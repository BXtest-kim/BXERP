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27823" w14:textId="2385BF43" w:rsidR="009E452E" w:rsidRDefault="00D67AD0" w:rsidP="00A76ABC">
      <w:pPr>
        <w:pStyle w:val="ab"/>
        <w:spacing w:line="240" w:lineRule="atLeast"/>
        <w:ind w:left="840" w:hanging="840"/>
        <w:jc w:val="left"/>
      </w:pPr>
      <w:bookmarkStart w:id="0" w:name="_Toc50496670"/>
      <w:r>
        <w:rPr>
          <w:rFonts w:hint="eastAsia"/>
        </w:rPr>
        <w:t>概要设计说明书</w:t>
      </w:r>
      <w:bookmarkEnd w:id="0"/>
    </w:p>
    <w:p w14:paraId="2407B20E" w14:textId="77777777" w:rsidR="009E452E" w:rsidRDefault="009E452E" w:rsidP="00A76ABC">
      <w:pPr>
        <w:spacing w:line="240" w:lineRule="atLeast"/>
        <w:jc w:val="left"/>
      </w:pPr>
    </w:p>
    <w:p w14:paraId="564686AC" w14:textId="77777777" w:rsidR="009E452E" w:rsidRDefault="00D67AD0" w:rsidP="00A76ABC">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9E452E" w14:paraId="14A3EAAC" w14:textId="77777777" w:rsidTr="009B0A4C">
        <w:trPr>
          <w:trHeight w:val="222"/>
        </w:trPr>
        <w:tc>
          <w:tcPr>
            <w:tcW w:w="1462" w:type="dxa"/>
            <w:shd w:val="clear" w:color="auto" w:fill="FF0000"/>
          </w:tcPr>
          <w:p w14:paraId="6AA9482D" w14:textId="77777777" w:rsidR="009E452E" w:rsidRDefault="00D67AD0" w:rsidP="00A76ABC">
            <w:pPr>
              <w:spacing w:line="240" w:lineRule="atLeast"/>
              <w:jc w:val="left"/>
            </w:pPr>
            <w:r>
              <w:rPr>
                <w:rFonts w:hint="eastAsia"/>
              </w:rPr>
              <w:t>Who</w:t>
            </w:r>
          </w:p>
        </w:tc>
        <w:tc>
          <w:tcPr>
            <w:tcW w:w="1982" w:type="dxa"/>
            <w:shd w:val="clear" w:color="auto" w:fill="FF0000"/>
          </w:tcPr>
          <w:p w14:paraId="7B42E26D" w14:textId="77777777" w:rsidR="009E452E" w:rsidRDefault="00D67AD0" w:rsidP="00A76ABC">
            <w:pPr>
              <w:spacing w:line="240" w:lineRule="atLeast"/>
              <w:jc w:val="left"/>
            </w:pPr>
            <w:r>
              <w:rPr>
                <w:rFonts w:hint="eastAsia"/>
              </w:rPr>
              <w:t>When</w:t>
            </w:r>
          </w:p>
        </w:tc>
        <w:tc>
          <w:tcPr>
            <w:tcW w:w="10585" w:type="dxa"/>
            <w:shd w:val="clear" w:color="auto" w:fill="FF0000"/>
          </w:tcPr>
          <w:p w14:paraId="4FF56802" w14:textId="77777777" w:rsidR="009E452E" w:rsidRDefault="00D67AD0" w:rsidP="00A76ABC">
            <w:pPr>
              <w:spacing w:line="240" w:lineRule="atLeast"/>
              <w:jc w:val="left"/>
            </w:pPr>
            <w:r>
              <w:rPr>
                <w:rFonts w:hint="eastAsia"/>
              </w:rPr>
              <w:t>What</w:t>
            </w:r>
          </w:p>
        </w:tc>
      </w:tr>
      <w:tr w:rsidR="009E452E" w14:paraId="491D8AD6" w14:textId="77777777" w:rsidTr="009B0A4C">
        <w:trPr>
          <w:trHeight w:val="306"/>
        </w:trPr>
        <w:tc>
          <w:tcPr>
            <w:tcW w:w="1462" w:type="dxa"/>
          </w:tcPr>
          <w:p w14:paraId="6F6E8912" w14:textId="77777777" w:rsidR="009E452E" w:rsidRDefault="00D67AD0" w:rsidP="00A76ABC">
            <w:pPr>
              <w:spacing w:line="240" w:lineRule="atLeast"/>
              <w:jc w:val="left"/>
            </w:pPr>
            <w:r>
              <w:rPr>
                <w:rFonts w:hint="eastAsia"/>
              </w:rPr>
              <w:t>0</w:t>
            </w:r>
            <w:r>
              <w:t>.1</w:t>
            </w:r>
          </w:p>
        </w:tc>
        <w:tc>
          <w:tcPr>
            <w:tcW w:w="1982" w:type="dxa"/>
          </w:tcPr>
          <w:p w14:paraId="7E8D6767" w14:textId="77777777" w:rsidR="009E452E" w:rsidRDefault="00D67AD0" w:rsidP="00A76ABC">
            <w:pPr>
              <w:spacing w:line="240" w:lineRule="atLeast"/>
              <w:jc w:val="left"/>
            </w:pPr>
            <w:r>
              <w:t>2018/2/5</w:t>
            </w:r>
          </w:p>
        </w:tc>
        <w:tc>
          <w:tcPr>
            <w:tcW w:w="10585" w:type="dxa"/>
          </w:tcPr>
          <w:p w14:paraId="11C4E1F7" w14:textId="77777777" w:rsidR="009E452E" w:rsidRDefault="00D67AD0" w:rsidP="00A76ABC">
            <w:pPr>
              <w:spacing w:line="240" w:lineRule="atLeast"/>
              <w:jc w:val="left"/>
            </w:pPr>
            <w:r>
              <w:rPr>
                <w:rFonts w:hint="eastAsia"/>
              </w:rPr>
              <w:t>Draft</w:t>
            </w:r>
          </w:p>
        </w:tc>
      </w:tr>
      <w:tr w:rsidR="00D3298B" w14:paraId="15FF9268" w14:textId="77777777" w:rsidTr="009B0A4C">
        <w:trPr>
          <w:trHeight w:val="306"/>
        </w:trPr>
        <w:tc>
          <w:tcPr>
            <w:tcW w:w="1462" w:type="dxa"/>
          </w:tcPr>
          <w:p w14:paraId="0D63FFDF" w14:textId="77777777" w:rsidR="00D3298B" w:rsidRDefault="00D3298B" w:rsidP="00A76ABC">
            <w:pPr>
              <w:spacing w:line="240" w:lineRule="atLeast"/>
              <w:jc w:val="left"/>
            </w:pPr>
            <w:r>
              <w:rPr>
                <w:rFonts w:hint="eastAsia"/>
              </w:rPr>
              <w:t>1</w:t>
            </w:r>
            <w:r>
              <w:t>.0</w:t>
            </w:r>
          </w:p>
        </w:tc>
        <w:tc>
          <w:tcPr>
            <w:tcW w:w="1982" w:type="dxa"/>
          </w:tcPr>
          <w:p w14:paraId="505BD677" w14:textId="77777777" w:rsidR="00D3298B" w:rsidRDefault="00D3298B" w:rsidP="00A76ABC">
            <w:pPr>
              <w:spacing w:line="240" w:lineRule="atLeast"/>
              <w:jc w:val="left"/>
            </w:pPr>
            <w:r>
              <w:rPr>
                <w:rFonts w:hint="eastAsia"/>
              </w:rPr>
              <w:t>2</w:t>
            </w:r>
            <w:r>
              <w:t>019</w:t>
            </w:r>
            <w:r>
              <w:rPr>
                <w:rFonts w:hint="eastAsia"/>
              </w:rPr>
              <w:t>/</w:t>
            </w:r>
            <w:r>
              <w:t>1/31</w:t>
            </w:r>
          </w:p>
        </w:tc>
        <w:tc>
          <w:tcPr>
            <w:tcW w:w="10585" w:type="dxa"/>
          </w:tcPr>
          <w:p w14:paraId="6E3F85DE" w14:textId="77777777" w:rsidR="00D3298B" w:rsidRDefault="00D3298B" w:rsidP="00A76ABC">
            <w:pPr>
              <w:spacing w:line="240" w:lineRule="atLeast"/>
              <w:jc w:val="left"/>
            </w:pPr>
            <w:bookmarkStart w:id="1" w:name="OLE_LINK92"/>
            <w:bookmarkStart w:id="2" w:name="OLE_LINK93"/>
            <w:r>
              <w:rPr>
                <w:rFonts w:hint="eastAsia"/>
              </w:rPr>
              <w:t>P</w:t>
            </w:r>
            <w:r>
              <w:t>OS</w:t>
            </w:r>
            <w:r>
              <w:rPr>
                <w:rFonts w:hint="eastAsia"/>
              </w:rPr>
              <w:t>获得身份证</w:t>
            </w:r>
            <w:bookmarkEnd w:id="1"/>
            <w:bookmarkEnd w:id="2"/>
          </w:p>
        </w:tc>
      </w:tr>
      <w:tr w:rsidR="00A04D56" w14:paraId="55EDF8E7" w14:textId="77777777" w:rsidTr="009B0A4C">
        <w:trPr>
          <w:trHeight w:val="306"/>
        </w:trPr>
        <w:tc>
          <w:tcPr>
            <w:tcW w:w="1462" w:type="dxa"/>
          </w:tcPr>
          <w:p w14:paraId="08A063E5" w14:textId="77777777" w:rsidR="00A04D56" w:rsidRDefault="00A04D56" w:rsidP="00A76ABC">
            <w:pPr>
              <w:spacing w:line="240" w:lineRule="atLeast"/>
              <w:jc w:val="left"/>
            </w:pPr>
            <w:r>
              <w:rPr>
                <w:rFonts w:hint="eastAsia"/>
              </w:rPr>
              <w:t>1.</w:t>
            </w:r>
            <w:r>
              <w:t>0</w:t>
            </w:r>
          </w:p>
        </w:tc>
        <w:tc>
          <w:tcPr>
            <w:tcW w:w="1982" w:type="dxa"/>
          </w:tcPr>
          <w:p w14:paraId="0C24FFF1" w14:textId="77777777" w:rsidR="00A04D56" w:rsidRDefault="00A04D56" w:rsidP="00A76ABC">
            <w:pPr>
              <w:spacing w:line="240" w:lineRule="atLeast"/>
              <w:jc w:val="left"/>
            </w:pPr>
            <w:r>
              <w:rPr>
                <w:rFonts w:hint="eastAsia"/>
              </w:rPr>
              <w:t>2</w:t>
            </w:r>
            <w:r>
              <w:t>019/2/2</w:t>
            </w:r>
          </w:p>
        </w:tc>
        <w:tc>
          <w:tcPr>
            <w:tcW w:w="10585" w:type="dxa"/>
          </w:tcPr>
          <w:p w14:paraId="027B796D" w14:textId="77777777" w:rsidR="00A04D56" w:rsidRDefault="00A04D56" w:rsidP="00A76ABC">
            <w:pPr>
              <w:spacing w:line="240" w:lineRule="atLeast"/>
            </w:pPr>
            <w:r>
              <w:rPr>
                <w:rFonts w:hint="eastAsia"/>
              </w:rPr>
              <w:t>部署备忘</w:t>
            </w:r>
          </w:p>
        </w:tc>
      </w:tr>
      <w:tr w:rsidR="0004062E" w14:paraId="11D15130" w14:textId="77777777" w:rsidTr="009B0A4C">
        <w:trPr>
          <w:trHeight w:val="306"/>
        </w:trPr>
        <w:tc>
          <w:tcPr>
            <w:tcW w:w="1462" w:type="dxa"/>
          </w:tcPr>
          <w:p w14:paraId="25729981" w14:textId="77777777" w:rsidR="0004062E" w:rsidRDefault="0004062E" w:rsidP="00A76ABC">
            <w:pPr>
              <w:spacing w:line="240" w:lineRule="atLeast"/>
              <w:jc w:val="left"/>
            </w:pPr>
            <w:r>
              <w:rPr>
                <w:rFonts w:hint="eastAsia"/>
              </w:rPr>
              <w:t>1</w:t>
            </w:r>
            <w:r>
              <w:t>.0</w:t>
            </w:r>
          </w:p>
        </w:tc>
        <w:tc>
          <w:tcPr>
            <w:tcW w:w="1982" w:type="dxa"/>
          </w:tcPr>
          <w:p w14:paraId="38779D57" w14:textId="77777777" w:rsidR="0004062E" w:rsidRDefault="0004062E" w:rsidP="00A76ABC">
            <w:pPr>
              <w:spacing w:line="240" w:lineRule="atLeast"/>
              <w:jc w:val="left"/>
            </w:pPr>
            <w:r>
              <w:t>2019/2/12</w:t>
            </w:r>
          </w:p>
        </w:tc>
        <w:tc>
          <w:tcPr>
            <w:tcW w:w="10585" w:type="dxa"/>
          </w:tcPr>
          <w:p w14:paraId="5FDBE447" w14:textId="77777777" w:rsidR="0004062E" w:rsidRDefault="0004062E" w:rsidP="00A76ABC">
            <w:pPr>
              <w:spacing w:line="240" w:lineRule="atLeast"/>
            </w:pPr>
            <w:r w:rsidRPr="0004062E">
              <w:t xml:space="preserve">1.1.1 </w:t>
            </w:r>
            <w:r w:rsidRPr="0004062E">
              <w:t>数据库存储过程（</w:t>
            </w:r>
            <w:r w:rsidRPr="0004062E">
              <w:t>SP</w:t>
            </w:r>
            <w:r w:rsidRPr="0004062E">
              <w:t>）</w:t>
            </w:r>
            <w:r w:rsidRPr="0004062E">
              <w:cr/>
              <w:t>1.1.2 http</w:t>
            </w:r>
            <w:r w:rsidRPr="0004062E">
              <w:t>请求与响应</w:t>
            </w:r>
          </w:p>
        </w:tc>
      </w:tr>
      <w:tr w:rsidR="00401744" w14:paraId="718B15BD" w14:textId="77777777" w:rsidTr="009B0A4C">
        <w:trPr>
          <w:trHeight w:val="306"/>
        </w:trPr>
        <w:tc>
          <w:tcPr>
            <w:tcW w:w="1462" w:type="dxa"/>
          </w:tcPr>
          <w:p w14:paraId="2624464D" w14:textId="77777777" w:rsidR="00401744" w:rsidRDefault="008E52B1" w:rsidP="00A76ABC">
            <w:pPr>
              <w:spacing w:line="240" w:lineRule="atLeast"/>
              <w:jc w:val="left"/>
            </w:pPr>
            <w:r>
              <w:rPr>
                <w:rFonts w:hint="eastAsia"/>
              </w:rPr>
              <w:t>1</w:t>
            </w:r>
            <w:r>
              <w:t>.0</w:t>
            </w:r>
          </w:p>
        </w:tc>
        <w:tc>
          <w:tcPr>
            <w:tcW w:w="1982" w:type="dxa"/>
          </w:tcPr>
          <w:p w14:paraId="58A9C3B9" w14:textId="77777777" w:rsidR="00401744" w:rsidRDefault="008E52B1" w:rsidP="00A76ABC">
            <w:pPr>
              <w:spacing w:line="240" w:lineRule="atLeast"/>
              <w:jc w:val="left"/>
            </w:pPr>
            <w:r>
              <w:t>2019/2/18</w:t>
            </w:r>
          </w:p>
        </w:tc>
        <w:tc>
          <w:tcPr>
            <w:tcW w:w="10585" w:type="dxa"/>
          </w:tcPr>
          <w:p w14:paraId="03C6828D" w14:textId="77777777" w:rsidR="00401744" w:rsidRPr="0004062E" w:rsidRDefault="008E52B1" w:rsidP="00A76ABC">
            <w:pPr>
              <w:spacing w:line="240" w:lineRule="atLeast"/>
            </w:pPr>
            <w:bookmarkStart w:id="3" w:name="OLE_LINK18"/>
            <w:bookmarkStart w:id="4" w:name="OLE_LINK19"/>
            <w:r w:rsidRPr="008E52B1">
              <w:t xml:space="preserve">1.1.1.1 </w:t>
            </w:r>
            <w:r w:rsidRPr="008E52B1">
              <w:t>商品类别的大类</w:t>
            </w:r>
            <w:r w:rsidRPr="008E52B1">
              <w:t>T_CategoryParent</w:t>
            </w:r>
            <w:bookmarkEnd w:id="3"/>
            <w:bookmarkEnd w:id="4"/>
          </w:p>
        </w:tc>
      </w:tr>
    </w:tbl>
    <w:p w14:paraId="7FCDEE8A" w14:textId="77777777" w:rsidR="009E452E" w:rsidRDefault="009E452E" w:rsidP="00A76ABC">
      <w:pPr>
        <w:spacing w:line="240" w:lineRule="atLeast"/>
        <w:jc w:val="left"/>
      </w:pPr>
    </w:p>
    <w:p w14:paraId="1A452024" w14:textId="77777777" w:rsidR="009E452E" w:rsidRDefault="009E452E" w:rsidP="00A76ABC">
      <w:pPr>
        <w:spacing w:line="240" w:lineRule="atLeast"/>
        <w:jc w:val="left"/>
      </w:pPr>
    </w:p>
    <w:sdt>
      <w:sdtPr>
        <w:rPr>
          <w:rFonts w:asciiTheme="minorHAnsi" w:eastAsia="微软雅黑" w:hAnsiTheme="minorHAnsi" w:cstheme="minorBidi"/>
          <w:color w:val="auto"/>
          <w:kern w:val="2"/>
          <w:sz w:val="21"/>
          <w:szCs w:val="22"/>
          <w:lang w:val="zh-CN"/>
        </w:rPr>
        <w:id w:val="1768581125"/>
      </w:sdtPr>
      <w:sdtEndPr>
        <w:rPr>
          <w:b/>
          <w:bCs/>
        </w:rPr>
      </w:sdtEndPr>
      <w:sdtContent>
        <w:p w14:paraId="68EED03B" w14:textId="7B5838C8" w:rsidR="009E452E" w:rsidRDefault="009E452E" w:rsidP="00A76ABC">
          <w:pPr>
            <w:pStyle w:val="TOC10"/>
            <w:spacing w:line="240" w:lineRule="atLeast"/>
            <w:rPr>
              <w:lang w:val="zh-CN"/>
            </w:rPr>
            <w:sectPr w:rsidR="009E452E" w:rsidSect="005B63D5">
              <w:headerReference w:type="default" r:id="rId9"/>
              <w:footerReference w:type="default" r:id="rId10"/>
              <w:pgSz w:w="16838" w:h="11906" w:orient="landscape"/>
              <w:pgMar w:top="1800" w:right="1440" w:bottom="1800" w:left="1440" w:header="851" w:footer="992" w:gutter="0"/>
              <w:cols w:space="425"/>
              <w:docGrid w:type="lines" w:linePitch="312"/>
            </w:sectPr>
          </w:pPr>
        </w:p>
        <w:p w14:paraId="2CB74864" w14:textId="77777777" w:rsidR="009E452E" w:rsidRDefault="00D67AD0" w:rsidP="00A76ABC">
          <w:pPr>
            <w:pStyle w:val="TOC10"/>
            <w:spacing w:line="240" w:lineRule="atLeast"/>
          </w:pPr>
          <w:r>
            <w:rPr>
              <w:lang w:val="zh-CN"/>
            </w:rPr>
            <w:lastRenderedPageBreak/>
            <w:t>目录</w:t>
          </w:r>
        </w:p>
        <w:p w14:paraId="631E1CB5" w14:textId="4CE9A743" w:rsidR="0098613C" w:rsidRDefault="00D67AD0">
          <w:pPr>
            <w:pStyle w:val="TOC1"/>
            <w:tabs>
              <w:tab w:val="right" w:leader="dot" w:pos="13948"/>
            </w:tabs>
            <w:rPr>
              <w:rFonts w:eastAsiaTheme="minorEastAsia"/>
              <w:noProof/>
            </w:rPr>
          </w:pPr>
          <w:r>
            <w:fldChar w:fldCharType="begin"/>
          </w:r>
          <w:r>
            <w:instrText xml:space="preserve"> TOC \o "1-3" \h \z \u </w:instrText>
          </w:r>
          <w:r>
            <w:fldChar w:fldCharType="separate"/>
          </w:r>
          <w:hyperlink w:anchor="_Toc50496670" w:history="1">
            <w:r w:rsidR="0098613C" w:rsidRPr="00550092">
              <w:rPr>
                <w:rStyle w:val="ad"/>
                <w:noProof/>
              </w:rPr>
              <w:t>概要设计说明书</w:t>
            </w:r>
            <w:r w:rsidR="0098613C">
              <w:rPr>
                <w:noProof/>
                <w:webHidden/>
              </w:rPr>
              <w:tab/>
            </w:r>
            <w:r w:rsidR="0098613C">
              <w:rPr>
                <w:noProof/>
                <w:webHidden/>
              </w:rPr>
              <w:fldChar w:fldCharType="begin"/>
            </w:r>
            <w:r w:rsidR="0098613C">
              <w:rPr>
                <w:noProof/>
                <w:webHidden/>
              </w:rPr>
              <w:instrText xml:space="preserve"> PAGEREF _Toc50496670 \h </w:instrText>
            </w:r>
            <w:r w:rsidR="0098613C">
              <w:rPr>
                <w:noProof/>
                <w:webHidden/>
              </w:rPr>
            </w:r>
            <w:r w:rsidR="0098613C">
              <w:rPr>
                <w:noProof/>
                <w:webHidden/>
              </w:rPr>
              <w:fldChar w:fldCharType="separate"/>
            </w:r>
            <w:r w:rsidR="0098613C">
              <w:rPr>
                <w:noProof/>
                <w:webHidden/>
              </w:rPr>
              <w:t>1</w:t>
            </w:r>
            <w:r w:rsidR="0098613C">
              <w:rPr>
                <w:noProof/>
                <w:webHidden/>
              </w:rPr>
              <w:fldChar w:fldCharType="end"/>
            </w:r>
          </w:hyperlink>
        </w:p>
        <w:p w14:paraId="154032DC" w14:textId="2DAAAA59" w:rsidR="0098613C" w:rsidRDefault="0098613C">
          <w:pPr>
            <w:pStyle w:val="TOC1"/>
            <w:tabs>
              <w:tab w:val="right" w:leader="dot" w:pos="13948"/>
            </w:tabs>
            <w:rPr>
              <w:rFonts w:eastAsiaTheme="minorEastAsia"/>
              <w:noProof/>
            </w:rPr>
          </w:pPr>
          <w:hyperlink w:anchor="_Toc50496671" w:history="1">
            <w:r w:rsidRPr="00550092">
              <w:rPr>
                <w:rStyle w:val="ad"/>
                <w:noProof/>
              </w:rPr>
              <w:t xml:space="preserve">1 </w:t>
            </w:r>
            <w:r w:rsidRPr="00550092">
              <w:rPr>
                <w:rStyle w:val="ad"/>
                <w:noProof/>
              </w:rPr>
              <w:t>引言</w:t>
            </w:r>
            <w:r>
              <w:rPr>
                <w:noProof/>
                <w:webHidden/>
              </w:rPr>
              <w:tab/>
            </w:r>
            <w:r>
              <w:rPr>
                <w:noProof/>
                <w:webHidden/>
              </w:rPr>
              <w:fldChar w:fldCharType="begin"/>
            </w:r>
            <w:r>
              <w:rPr>
                <w:noProof/>
                <w:webHidden/>
              </w:rPr>
              <w:instrText xml:space="preserve"> PAGEREF _Toc50496671 \h </w:instrText>
            </w:r>
            <w:r>
              <w:rPr>
                <w:noProof/>
                <w:webHidden/>
              </w:rPr>
            </w:r>
            <w:r>
              <w:rPr>
                <w:noProof/>
                <w:webHidden/>
              </w:rPr>
              <w:fldChar w:fldCharType="separate"/>
            </w:r>
            <w:r>
              <w:rPr>
                <w:noProof/>
                <w:webHidden/>
              </w:rPr>
              <w:t>7</w:t>
            </w:r>
            <w:r>
              <w:rPr>
                <w:noProof/>
                <w:webHidden/>
              </w:rPr>
              <w:fldChar w:fldCharType="end"/>
            </w:r>
          </w:hyperlink>
        </w:p>
        <w:p w14:paraId="5AEBD300" w14:textId="3C4F9FF2" w:rsidR="0098613C" w:rsidRDefault="0098613C">
          <w:pPr>
            <w:pStyle w:val="TOC2"/>
            <w:tabs>
              <w:tab w:val="right" w:leader="dot" w:pos="13948"/>
            </w:tabs>
            <w:rPr>
              <w:rFonts w:eastAsiaTheme="minorEastAsia"/>
              <w:noProof/>
            </w:rPr>
          </w:pPr>
          <w:hyperlink w:anchor="_Toc50496672" w:history="1">
            <w:r w:rsidRPr="00550092">
              <w:rPr>
                <w:rStyle w:val="ad"/>
                <w:noProof/>
              </w:rPr>
              <w:t xml:space="preserve">1.1 </w:t>
            </w:r>
            <w:r w:rsidRPr="00550092">
              <w:rPr>
                <w:rStyle w:val="ad"/>
                <w:noProof/>
              </w:rPr>
              <w:t>编写目的</w:t>
            </w:r>
            <w:r>
              <w:rPr>
                <w:noProof/>
                <w:webHidden/>
              </w:rPr>
              <w:tab/>
            </w:r>
            <w:r>
              <w:rPr>
                <w:noProof/>
                <w:webHidden/>
              </w:rPr>
              <w:fldChar w:fldCharType="begin"/>
            </w:r>
            <w:r>
              <w:rPr>
                <w:noProof/>
                <w:webHidden/>
              </w:rPr>
              <w:instrText xml:space="preserve"> PAGEREF _Toc50496672 \h </w:instrText>
            </w:r>
            <w:r>
              <w:rPr>
                <w:noProof/>
                <w:webHidden/>
              </w:rPr>
            </w:r>
            <w:r>
              <w:rPr>
                <w:noProof/>
                <w:webHidden/>
              </w:rPr>
              <w:fldChar w:fldCharType="separate"/>
            </w:r>
            <w:r>
              <w:rPr>
                <w:noProof/>
                <w:webHidden/>
              </w:rPr>
              <w:t>7</w:t>
            </w:r>
            <w:r>
              <w:rPr>
                <w:noProof/>
                <w:webHidden/>
              </w:rPr>
              <w:fldChar w:fldCharType="end"/>
            </w:r>
          </w:hyperlink>
        </w:p>
        <w:p w14:paraId="240A7FDE" w14:textId="1E5ECC82" w:rsidR="0098613C" w:rsidRDefault="0098613C">
          <w:pPr>
            <w:pStyle w:val="TOC2"/>
            <w:tabs>
              <w:tab w:val="right" w:leader="dot" w:pos="13948"/>
            </w:tabs>
            <w:rPr>
              <w:rFonts w:eastAsiaTheme="minorEastAsia"/>
              <w:noProof/>
            </w:rPr>
          </w:pPr>
          <w:hyperlink w:anchor="_Toc50496673" w:history="1">
            <w:r w:rsidRPr="00550092">
              <w:rPr>
                <w:rStyle w:val="ad"/>
                <w:noProof/>
              </w:rPr>
              <w:t xml:space="preserve">1.2 </w:t>
            </w:r>
            <w:r w:rsidRPr="00550092">
              <w:rPr>
                <w:rStyle w:val="ad"/>
                <w:noProof/>
              </w:rPr>
              <w:t>背景</w:t>
            </w:r>
            <w:r>
              <w:rPr>
                <w:noProof/>
                <w:webHidden/>
              </w:rPr>
              <w:tab/>
            </w:r>
            <w:r>
              <w:rPr>
                <w:noProof/>
                <w:webHidden/>
              </w:rPr>
              <w:fldChar w:fldCharType="begin"/>
            </w:r>
            <w:r>
              <w:rPr>
                <w:noProof/>
                <w:webHidden/>
              </w:rPr>
              <w:instrText xml:space="preserve"> PAGEREF _Toc50496673 \h </w:instrText>
            </w:r>
            <w:r>
              <w:rPr>
                <w:noProof/>
                <w:webHidden/>
              </w:rPr>
            </w:r>
            <w:r>
              <w:rPr>
                <w:noProof/>
                <w:webHidden/>
              </w:rPr>
              <w:fldChar w:fldCharType="separate"/>
            </w:r>
            <w:r>
              <w:rPr>
                <w:noProof/>
                <w:webHidden/>
              </w:rPr>
              <w:t>7</w:t>
            </w:r>
            <w:r>
              <w:rPr>
                <w:noProof/>
                <w:webHidden/>
              </w:rPr>
              <w:fldChar w:fldCharType="end"/>
            </w:r>
          </w:hyperlink>
        </w:p>
        <w:p w14:paraId="41D82B75" w14:textId="54AD8F44" w:rsidR="0098613C" w:rsidRDefault="0098613C">
          <w:pPr>
            <w:pStyle w:val="TOC2"/>
            <w:tabs>
              <w:tab w:val="right" w:leader="dot" w:pos="13948"/>
            </w:tabs>
            <w:rPr>
              <w:rFonts w:eastAsiaTheme="minorEastAsia"/>
              <w:noProof/>
            </w:rPr>
          </w:pPr>
          <w:hyperlink w:anchor="_Toc50496674" w:history="1">
            <w:r w:rsidRPr="00550092">
              <w:rPr>
                <w:rStyle w:val="ad"/>
                <w:noProof/>
              </w:rPr>
              <w:t xml:space="preserve">1.3 </w:t>
            </w:r>
            <w:r w:rsidRPr="00550092">
              <w:rPr>
                <w:rStyle w:val="ad"/>
                <w:noProof/>
              </w:rPr>
              <w:t>定义</w:t>
            </w:r>
            <w:r w:rsidRPr="00550092">
              <w:rPr>
                <w:rStyle w:val="ad"/>
                <w:noProof/>
              </w:rPr>
              <w:t>/</w:t>
            </w:r>
            <w:r w:rsidRPr="00550092">
              <w:rPr>
                <w:rStyle w:val="ad"/>
                <w:noProof/>
              </w:rPr>
              <w:t>名词解释</w:t>
            </w:r>
            <w:r>
              <w:rPr>
                <w:noProof/>
                <w:webHidden/>
              </w:rPr>
              <w:tab/>
            </w:r>
            <w:r>
              <w:rPr>
                <w:noProof/>
                <w:webHidden/>
              </w:rPr>
              <w:fldChar w:fldCharType="begin"/>
            </w:r>
            <w:r>
              <w:rPr>
                <w:noProof/>
                <w:webHidden/>
              </w:rPr>
              <w:instrText xml:space="preserve"> PAGEREF _Toc50496674 \h </w:instrText>
            </w:r>
            <w:r>
              <w:rPr>
                <w:noProof/>
                <w:webHidden/>
              </w:rPr>
            </w:r>
            <w:r>
              <w:rPr>
                <w:noProof/>
                <w:webHidden/>
              </w:rPr>
              <w:fldChar w:fldCharType="separate"/>
            </w:r>
            <w:r>
              <w:rPr>
                <w:noProof/>
                <w:webHidden/>
              </w:rPr>
              <w:t>7</w:t>
            </w:r>
            <w:r>
              <w:rPr>
                <w:noProof/>
                <w:webHidden/>
              </w:rPr>
              <w:fldChar w:fldCharType="end"/>
            </w:r>
          </w:hyperlink>
        </w:p>
        <w:p w14:paraId="1D08101B" w14:textId="2CC4CD12" w:rsidR="0098613C" w:rsidRDefault="0098613C">
          <w:pPr>
            <w:pStyle w:val="TOC2"/>
            <w:tabs>
              <w:tab w:val="right" w:leader="dot" w:pos="13948"/>
            </w:tabs>
            <w:rPr>
              <w:rFonts w:eastAsiaTheme="minorEastAsia"/>
              <w:noProof/>
            </w:rPr>
          </w:pPr>
          <w:hyperlink w:anchor="_Toc50496675" w:history="1">
            <w:r w:rsidRPr="00550092">
              <w:rPr>
                <w:rStyle w:val="ad"/>
                <w:noProof/>
              </w:rPr>
              <w:t xml:space="preserve">1.4 </w:t>
            </w:r>
            <w:r w:rsidRPr="00550092">
              <w:rPr>
                <w:rStyle w:val="ad"/>
                <w:noProof/>
              </w:rPr>
              <w:t>参考资料</w:t>
            </w:r>
            <w:r>
              <w:rPr>
                <w:noProof/>
                <w:webHidden/>
              </w:rPr>
              <w:tab/>
            </w:r>
            <w:r>
              <w:rPr>
                <w:noProof/>
                <w:webHidden/>
              </w:rPr>
              <w:fldChar w:fldCharType="begin"/>
            </w:r>
            <w:r>
              <w:rPr>
                <w:noProof/>
                <w:webHidden/>
              </w:rPr>
              <w:instrText xml:space="preserve"> PAGEREF _Toc50496675 \h </w:instrText>
            </w:r>
            <w:r>
              <w:rPr>
                <w:noProof/>
                <w:webHidden/>
              </w:rPr>
            </w:r>
            <w:r>
              <w:rPr>
                <w:noProof/>
                <w:webHidden/>
              </w:rPr>
              <w:fldChar w:fldCharType="separate"/>
            </w:r>
            <w:r>
              <w:rPr>
                <w:noProof/>
                <w:webHidden/>
              </w:rPr>
              <w:t>12</w:t>
            </w:r>
            <w:r>
              <w:rPr>
                <w:noProof/>
                <w:webHidden/>
              </w:rPr>
              <w:fldChar w:fldCharType="end"/>
            </w:r>
          </w:hyperlink>
        </w:p>
        <w:p w14:paraId="595EA52A" w14:textId="7915C0A1" w:rsidR="0098613C" w:rsidRDefault="0098613C">
          <w:pPr>
            <w:pStyle w:val="TOC2"/>
            <w:tabs>
              <w:tab w:val="right" w:leader="dot" w:pos="13948"/>
            </w:tabs>
            <w:rPr>
              <w:rFonts w:eastAsiaTheme="minorEastAsia"/>
              <w:noProof/>
            </w:rPr>
          </w:pPr>
          <w:hyperlink w:anchor="_Toc50496676" w:history="1">
            <w:r w:rsidRPr="00550092">
              <w:rPr>
                <w:rStyle w:val="ad"/>
                <w:noProof/>
              </w:rPr>
              <w:t xml:space="preserve">1.5 </w:t>
            </w:r>
            <w:r w:rsidRPr="00550092">
              <w:rPr>
                <w:rStyle w:val="ad"/>
                <w:noProof/>
              </w:rPr>
              <w:t>文档迭代指引</w:t>
            </w:r>
            <w:r>
              <w:rPr>
                <w:noProof/>
                <w:webHidden/>
              </w:rPr>
              <w:tab/>
            </w:r>
            <w:r>
              <w:rPr>
                <w:noProof/>
                <w:webHidden/>
              </w:rPr>
              <w:fldChar w:fldCharType="begin"/>
            </w:r>
            <w:r>
              <w:rPr>
                <w:noProof/>
                <w:webHidden/>
              </w:rPr>
              <w:instrText xml:space="preserve"> PAGEREF _Toc50496676 \h </w:instrText>
            </w:r>
            <w:r>
              <w:rPr>
                <w:noProof/>
                <w:webHidden/>
              </w:rPr>
            </w:r>
            <w:r>
              <w:rPr>
                <w:noProof/>
                <w:webHidden/>
              </w:rPr>
              <w:fldChar w:fldCharType="separate"/>
            </w:r>
            <w:r>
              <w:rPr>
                <w:noProof/>
                <w:webHidden/>
              </w:rPr>
              <w:t>12</w:t>
            </w:r>
            <w:r>
              <w:rPr>
                <w:noProof/>
                <w:webHidden/>
              </w:rPr>
              <w:fldChar w:fldCharType="end"/>
            </w:r>
          </w:hyperlink>
        </w:p>
        <w:p w14:paraId="1EF30F6E" w14:textId="7E80E96B" w:rsidR="0098613C" w:rsidRDefault="0098613C">
          <w:pPr>
            <w:pStyle w:val="TOC1"/>
            <w:tabs>
              <w:tab w:val="right" w:leader="dot" w:pos="13948"/>
            </w:tabs>
            <w:rPr>
              <w:rFonts w:eastAsiaTheme="minorEastAsia"/>
              <w:noProof/>
            </w:rPr>
          </w:pPr>
          <w:hyperlink w:anchor="_Toc50496677" w:history="1">
            <w:r w:rsidRPr="00550092">
              <w:rPr>
                <w:rStyle w:val="ad"/>
                <w:noProof/>
              </w:rPr>
              <w:t xml:space="preserve">2 </w:t>
            </w:r>
            <w:r w:rsidRPr="00550092">
              <w:rPr>
                <w:rStyle w:val="ad"/>
                <w:noProof/>
              </w:rPr>
              <w:t>总体设计</w:t>
            </w:r>
            <w:r>
              <w:rPr>
                <w:noProof/>
                <w:webHidden/>
              </w:rPr>
              <w:tab/>
            </w:r>
            <w:r>
              <w:rPr>
                <w:noProof/>
                <w:webHidden/>
              </w:rPr>
              <w:fldChar w:fldCharType="begin"/>
            </w:r>
            <w:r>
              <w:rPr>
                <w:noProof/>
                <w:webHidden/>
              </w:rPr>
              <w:instrText xml:space="preserve"> PAGEREF _Toc50496677 \h </w:instrText>
            </w:r>
            <w:r>
              <w:rPr>
                <w:noProof/>
                <w:webHidden/>
              </w:rPr>
            </w:r>
            <w:r>
              <w:rPr>
                <w:noProof/>
                <w:webHidden/>
              </w:rPr>
              <w:fldChar w:fldCharType="separate"/>
            </w:r>
            <w:r>
              <w:rPr>
                <w:noProof/>
                <w:webHidden/>
              </w:rPr>
              <w:t>13</w:t>
            </w:r>
            <w:r>
              <w:rPr>
                <w:noProof/>
                <w:webHidden/>
              </w:rPr>
              <w:fldChar w:fldCharType="end"/>
            </w:r>
          </w:hyperlink>
        </w:p>
        <w:p w14:paraId="6DA3BA43" w14:textId="5197CB1A" w:rsidR="0098613C" w:rsidRDefault="0098613C">
          <w:pPr>
            <w:pStyle w:val="TOC2"/>
            <w:tabs>
              <w:tab w:val="right" w:leader="dot" w:pos="13948"/>
            </w:tabs>
            <w:rPr>
              <w:rFonts w:eastAsiaTheme="minorEastAsia"/>
              <w:noProof/>
            </w:rPr>
          </w:pPr>
          <w:hyperlink w:anchor="_Toc50496678" w:history="1">
            <w:r w:rsidRPr="00550092">
              <w:rPr>
                <w:rStyle w:val="ad"/>
                <w:noProof/>
              </w:rPr>
              <w:t xml:space="preserve">2.1 </w:t>
            </w:r>
            <w:r w:rsidRPr="00550092">
              <w:rPr>
                <w:rStyle w:val="ad"/>
                <w:noProof/>
              </w:rPr>
              <w:t>需求规定</w:t>
            </w:r>
            <w:r>
              <w:rPr>
                <w:noProof/>
                <w:webHidden/>
              </w:rPr>
              <w:tab/>
            </w:r>
            <w:r>
              <w:rPr>
                <w:noProof/>
                <w:webHidden/>
              </w:rPr>
              <w:fldChar w:fldCharType="begin"/>
            </w:r>
            <w:r>
              <w:rPr>
                <w:noProof/>
                <w:webHidden/>
              </w:rPr>
              <w:instrText xml:space="preserve"> PAGEREF _Toc50496678 \h </w:instrText>
            </w:r>
            <w:r>
              <w:rPr>
                <w:noProof/>
                <w:webHidden/>
              </w:rPr>
            </w:r>
            <w:r>
              <w:rPr>
                <w:noProof/>
                <w:webHidden/>
              </w:rPr>
              <w:fldChar w:fldCharType="separate"/>
            </w:r>
            <w:r>
              <w:rPr>
                <w:noProof/>
                <w:webHidden/>
              </w:rPr>
              <w:t>13</w:t>
            </w:r>
            <w:r>
              <w:rPr>
                <w:noProof/>
                <w:webHidden/>
              </w:rPr>
              <w:fldChar w:fldCharType="end"/>
            </w:r>
          </w:hyperlink>
        </w:p>
        <w:p w14:paraId="3D2D8B3C" w14:textId="2CBD7E82" w:rsidR="0098613C" w:rsidRDefault="0098613C">
          <w:pPr>
            <w:pStyle w:val="TOC3"/>
            <w:tabs>
              <w:tab w:val="right" w:leader="dot" w:pos="13948"/>
            </w:tabs>
            <w:rPr>
              <w:rFonts w:eastAsiaTheme="minorEastAsia"/>
              <w:noProof/>
            </w:rPr>
          </w:pPr>
          <w:hyperlink w:anchor="_Toc50496679" w:history="1">
            <w:r w:rsidRPr="00550092">
              <w:rPr>
                <w:rStyle w:val="ad"/>
                <w:noProof/>
              </w:rPr>
              <w:t xml:space="preserve">2.1.1 </w:t>
            </w:r>
            <w:r w:rsidRPr="00550092">
              <w:rPr>
                <w:rStyle w:val="ad"/>
                <w:noProof/>
              </w:rPr>
              <w:t>系统结构</w:t>
            </w:r>
            <w:r w:rsidRPr="00550092">
              <w:rPr>
                <w:rStyle w:val="ad"/>
                <w:noProof/>
              </w:rPr>
              <w:t>/</w:t>
            </w:r>
            <w:r w:rsidRPr="00550092">
              <w:rPr>
                <w:rStyle w:val="ad"/>
                <w:noProof/>
              </w:rPr>
              <w:t>模块</w:t>
            </w:r>
            <w:r>
              <w:rPr>
                <w:noProof/>
                <w:webHidden/>
              </w:rPr>
              <w:tab/>
            </w:r>
            <w:r>
              <w:rPr>
                <w:noProof/>
                <w:webHidden/>
              </w:rPr>
              <w:fldChar w:fldCharType="begin"/>
            </w:r>
            <w:r>
              <w:rPr>
                <w:noProof/>
                <w:webHidden/>
              </w:rPr>
              <w:instrText xml:space="preserve"> PAGEREF _Toc50496679 \h </w:instrText>
            </w:r>
            <w:r>
              <w:rPr>
                <w:noProof/>
                <w:webHidden/>
              </w:rPr>
            </w:r>
            <w:r>
              <w:rPr>
                <w:noProof/>
                <w:webHidden/>
              </w:rPr>
              <w:fldChar w:fldCharType="separate"/>
            </w:r>
            <w:r>
              <w:rPr>
                <w:noProof/>
                <w:webHidden/>
              </w:rPr>
              <w:t>13</w:t>
            </w:r>
            <w:r>
              <w:rPr>
                <w:noProof/>
                <w:webHidden/>
              </w:rPr>
              <w:fldChar w:fldCharType="end"/>
            </w:r>
          </w:hyperlink>
        </w:p>
        <w:p w14:paraId="1743500C" w14:textId="6541A325" w:rsidR="0098613C" w:rsidRDefault="0098613C">
          <w:pPr>
            <w:pStyle w:val="TOC3"/>
            <w:tabs>
              <w:tab w:val="right" w:leader="dot" w:pos="13948"/>
            </w:tabs>
            <w:rPr>
              <w:rFonts w:eastAsiaTheme="minorEastAsia"/>
              <w:noProof/>
            </w:rPr>
          </w:pPr>
          <w:hyperlink w:anchor="_Toc50496680" w:history="1">
            <w:r w:rsidRPr="00550092">
              <w:rPr>
                <w:rStyle w:val="ad"/>
                <w:noProof/>
              </w:rPr>
              <w:t xml:space="preserve">2.1.2 </w:t>
            </w:r>
            <w:r w:rsidRPr="00550092">
              <w:rPr>
                <w:rStyle w:val="ad"/>
                <w:noProof/>
              </w:rPr>
              <w:t>系统功能</w:t>
            </w:r>
            <w:r>
              <w:rPr>
                <w:noProof/>
                <w:webHidden/>
              </w:rPr>
              <w:tab/>
            </w:r>
            <w:r>
              <w:rPr>
                <w:noProof/>
                <w:webHidden/>
              </w:rPr>
              <w:fldChar w:fldCharType="begin"/>
            </w:r>
            <w:r>
              <w:rPr>
                <w:noProof/>
                <w:webHidden/>
              </w:rPr>
              <w:instrText xml:space="preserve"> PAGEREF _Toc50496680 \h </w:instrText>
            </w:r>
            <w:r>
              <w:rPr>
                <w:noProof/>
                <w:webHidden/>
              </w:rPr>
            </w:r>
            <w:r>
              <w:rPr>
                <w:noProof/>
                <w:webHidden/>
              </w:rPr>
              <w:fldChar w:fldCharType="separate"/>
            </w:r>
            <w:r>
              <w:rPr>
                <w:noProof/>
                <w:webHidden/>
              </w:rPr>
              <w:t>14</w:t>
            </w:r>
            <w:r>
              <w:rPr>
                <w:noProof/>
                <w:webHidden/>
              </w:rPr>
              <w:fldChar w:fldCharType="end"/>
            </w:r>
          </w:hyperlink>
        </w:p>
        <w:p w14:paraId="0C628845" w14:textId="7E78EF68" w:rsidR="0098613C" w:rsidRDefault="0098613C">
          <w:pPr>
            <w:pStyle w:val="TOC3"/>
            <w:tabs>
              <w:tab w:val="right" w:leader="dot" w:pos="13948"/>
            </w:tabs>
            <w:rPr>
              <w:rFonts w:eastAsiaTheme="minorEastAsia"/>
              <w:noProof/>
            </w:rPr>
          </w:pPr>
          <w:hyperlink w:anchor="_Toc50496681" w:history="1">
            <w:r w:rsidRPr="00550092">
              <w:rPr>
                <w:rStyle w:val="ad"/>
                <w:noProof/>
              </w:rPr>
              <w:t xml:space="preserve">2.1.3 </w:t>
            </w:r>
            <w:r w:rsidRPr="00550092">
              <w:rPr>
                <w:rStyle w:val="ad"/>
                <w:noProof/>
              </w:rPr>
              <w:t>系统性能</w:t>
            </w:r>
            <w:r>
              <w:rPr>
                <w:noProof/>
                <w:webHidden/>
              </w:rPr>
              <w:tab/>
            </w:r>
            <w:r>
              <w:rPr>
                <w:noProof/>
                <w:webHidden/>
              </w:rPr>
              <w:fldChar w:fldCharType="begin"/>
            </w:r>
            <w:r>
              <w:rPr>
                <w:noProof/>
                <w:webHidden/>
              </w:rPr>
              <w:instrText xml:space="preserve"> PAGEREF _Toc50496681 \h </w:instrText>
            </w:r>
            <w:r>
              <w:rPr>
                <w:noProof/>
                <w:webHidden/>
              </w:rPr>
            </w:r>
            <w:r>
              <w:rPr>
                <w:noProof/>
                <w:webHidden/>
              </w:rPr>
              <w:fldChar w:fldCharType="separate"/>
            </w:r>
            <w:r>
              <w:rPr>
                <w:noProof/>
                <w:webHidden/>
              </w:rPr>
              <w:t>17</w:t>
            </w:r>
            <w:r>
              <w:rPr>
                <w:noProof/>
                <w:webHidden/>
              </w:rPr>
              <w:fldChar w:fldCharType="end"/>
            </w:r>
          </w:hyperlink>
        </w:p>
        <w:p w14:paraId="3B12837A" w14:textId="43C51BDD" w:rsidR="0098613C" w:rsidRDefault="0098613C">
          <w:pPr>
            <w:pStyle w:val="TOC3"/>
            <w:tabs>
              <w:tab w:val="right" w:leader="dot" w:pos="13948"/>
            </w:tabs>
            <w:rPr>
              <w:rFonts w:eastAsiaTheme="minorEastAsia"/>
              <w:noProof/>
            </w:rPr>
          </w:pPr>
          <w:hyperlink w:anchor="_Toc50496682" w:history="1">
            <w:r w:rsidRPr="00550092">
              <w:rPr>
                <w:rStyle w:val="ad"/>
                <w:noProof/>
              </w:rPr>
              <w:t xml:space="preserve">2.1.4 </w:t>
            </w:r>
            <w:r w:rsidRPr="00550092">
              <w:rPr>
                <w:rStyle w:val="ad"/>
                <w:noProof/>
              </w:rPr>
              <w:t>输入输出要求</w:t>
            </w:r>
            <w:r>
              <w:rPr>
                <w:noProof/>
                <w:webHidden/>
              </w:rPr>
              <w:tab/>
            </w:r>
            <w:r>
              <w:rPr>
                <w:noProof/>
                <w:webHidden/>
              </w:rPr>
              <w:fldChar w:fldCharType="begin"/>
            </w:r>
            <w:r>
              <w:rPr>
                <w:noProof/>
                <w:webHidden/>
              </w:rPr>
              <w:instrText xml:space="preserve"> PAGEREF _Toc50496682 \h </w:instrText>
            </w:r>
            <w:r>
              <w:rPr>
                <w:noProof/>
                <w:webHidden/>
              </w:rPr>
            </w:r>
            <w:r>
              <w:rPr>
                <w:noProof/>
                <w:webHidden/>
              </w:rPr>
              <w:fldChar w:fldCharType="separate"/>
            </w:r>
            <w:r>
              <w:rPr>
                <w:noProof/>
                <w:webHidden/>
              </w:rPr>
              <w:t>18</w:t>
            </w:r>
            <w:r>
              <w:rPr>
                <w:noProof/>
                <w:webHidden/>
              </w:rPr>
              <w:fldChar w:fldCharType="end"/>
            </w:r>
          </w:hyperlink>
        </w:p>
        <w:p w14:paraId="504AB2F1" w14:textId="1AF75F7D" w:rsidR="0098613C" w:rsidRDefault="0098613C">
          <w:pPr>
            <w:pStyle w:val="TOC3"/>
            <w:tabs>
              <w:tab w:val="right" w:leader="dot" w:pos="13948"/>
            </w:tabs>
            <w:rPr>
              <w:rFonts w:eastAsiaTheme="minorEastAsia"/>
              <w:noProof/>
            </w:rPr>
          </w:pPr>
          <w:hyperlink w:anchor="_Toc50496683" w:history="1">
            <w:r w:rsidRPr="00550092">
              <w:rPr>
                <w:rStyle w:val="ad"/>
                <w:noProof/>
              </w:rPr>
              <w:t xml:space="preserve">2.1.5 </w:t>
            </w:r>
            <w:r w:rsidRPr="00550092">
              <w:rPr>
                <w:rStyle w:val="ad"/>
                <w:noProof/>
              </w:rPr>
              <w:t>数据管理能力要求</w:t>
            </w:r>
            <w:r>
              <w:rPr>
                <w:noProof/>
                <w:webHidden/>
              </w:rPr>
              <w:tab/>
            </w:r>
            <w:r>
              <w:rPr>
                <w:noProof/>
                <w:webHidden/>
              </w:rPr>
              <w:fldChar w:fldCharType="begin"/>
            </w:r>
            <w:r>
              <w:rPr>
                <w:noProof/>
                <w:webHidden/>
              </w:rPr>
              <w:instrText xml:space="preserve"> PAGEREF _Toc50496683 \h </w:instrText>
            </w:r>
            <w:r>
              <w:rPr>
                <w:noProof/>
                <w:webHidden/>
              </w:rPr>
            </w:r>
            <w:r>
              <w:rPr>
                <w:noProof/>
                <w:webHidden/>
              </w:rPr>
              <w:fldChar w:fldCharType="separate"/>
            </w:r>
            <w:r>
              <w:rPr>
                <w:noProof/>
                <w:webHidden/>
              </w:rPr>
              <w:t>19</w:t>
            </w:r>
            <w:r>
              <w:rPr>
                <w:noProof/>
                <w:webHidden/>
              </w:rPr>
              <w:fldChar w:fldCharType="end"/>
            </w:r>
          </w:hyperlink>
        </w:p>
        <w:p w14:paraId="5CBF964D" w14:textId="11AD1DDA" w:rsidR="0098613C" w:rsidRDefault="0098613C">
          <w:pPr>
            <w:pStyle w:val="TOC3"/>
            <w:tabs>
              <w:tab w:val="right" w:leader="dot" w:pos="13948"/>
            </w:tabs>
            <w:rPr>
              <w:rFonts w:eastAsiaTheme="minorEastAsia"/>
              <w:noProof/>
            </w:rPr>
          </w:pPr>
          <w:hyperlink w:anchor="_Toc50496684" w:history="1">
            <w:r w:rsidRPr="00550092">
              <w:rPr>
                <w:rStyle w:val="ad"/>
                <w:noProof/>
              </w:rPr>
              <w:t xml:space="preserve">2.1.6 </w:t>
            </w:r>
            <w:r w:rsidRPr="00550092">
              <w:rPr>
                <w:rStyle w:val="ad"/>
                <w:noProof/>
              </w:rPr>
              <w:t>故障处理要求</w:t>
            </w:r>
            <w:r>
              <w:rPr>
                <w:noProof/>
                <w:webHidden/>
              </w:rPr>
              <w:tab/>
            </w:r>
            <w:r>
              <w:rPr>
                <w:noProof/>
                <w:webHidden/>
              </w:rPr>
              <w:fldChar w:fldCharType="begin"/>
            </w:r>
            <w:r>
              <w:rPr>
                <w:noProof/>
                <w:webHidden/>
              </w:rPr>
              <w:instrText xml:space="preserve"> PAGEREF _Toc50496684 \h </w:instrText>
            </w:r>
            <w:r>
              <w:rPr>
                <w:noProof/>
                <w:webHidden/>
              </w:rPr>
            </w:r>
            <w:r>
              <w:rPr>
                <w:noProof/>
                <w:webHidden/>
              </w:rPr>
              <w:fldChar w:fldCharType="separate"/>
            </w:r>
            <w:r>
              <w:rPr>
                <w:noProof/>
                <w:webHidden/>
              </w:rPr>
              <w:t>19</w:t>
            </w:r>
            <w:r>
              <w:rPr>
                <w:noProof/>
                <w:webHidden/>
              </w:rPr>
              <w:fldChar w:fldCharType="end"/>
            </w:r>
          </w:hyperlink>
        </w:p>
        <w:p w14:paraId="3CF5DE24" w14:textId="4B412979" w:rsidR="0098613C" w:rsidRDefault="0098613C">
          <w:pPr>
            <w:pStyle w:val="TOC3"/>
            <w:tabs>
              <w:tab w:val="right" w:leader="dot" w:pos="13948"/>
            </w:tabs>
            <w:rPr>
              <w:rFonts w:eastAsiaTheme="minorEastAsia"/>
              <w:noProof/>
            </w:rPr>
          </w:pPr>
          <w:hyperlink w:anchor="_Toc50496685" w:history="1">
            <w:r w:rsidRPr="00550092">
              <w:rPr>
                <w:rStyle w:val="ad"/>
                <w:noProof/>
              </w:rPr>
              <w:t xml:space="preserve">2.1.7 </w:t>
            </w:r>
            <w:r w:rsidRPr="00550092">
              <w:rPr>
                <w:rStyle w:val="ad"/>
                <w:noProof/>
              </w:rPr>
              <w:t>其他专门要求</w:t>
            </w:r>
            <w:r>
              <w:rPr>
                <w:noProof/>
                <w:webHidden/>
              </w:rPr>
              <w:tab/>
            </w:r>
            <w:r>
              <w:rPr>
                <w:noProof/>
                <w:webHidden/>
              </w:rPr>
              <w:fldChar w:fldCharType="begin"/>
            </w:r>
            <w:r>
              <w:rPr>
                <w:noProof/>
                <w:webHidden/>
              </w:rPr>
              <w:instrText xml:space="preserve"> PAGEREF _Toc50496685 \h </w:instrText>
            </w:r>
            <w:r>
              <w:rPr>
                <w:noProof/>
                <w:webHidden/>
              </w:rPr>
            </w:r>
            <w:r>
              <w:rPr>
                <w:noProof/>
                <w:webHidden/>
              </w:rPr>
              <w:fldChar w:fldCharType="separate"/>
            </w:r>
            <w:r>
              <w:rPr>
                <w:noProof/>
                <w:webHidden/>
              </w:rPr>
              <w:t>19</w:t>
            </w:r>
            <w:r>
              <w:rPr>
                <w:noProof/>
                <w:webHidden/>
              </w:rPr>
              <w:fldChar w:fldCharType="end"/>
            </w:r>
          </w:hyperlink>
        </w:p>
        <w:p w14:paraId="3F57E092" w14:textId="40BFBFE0" w:rsidR="0098613C" w:rsidRDefault="0098613C">
          <w:pPr>
            <w:pStyle w:val="TOC2"/>
            <w:tabs>
              <w:tab w:val="right" w:leader="dot" w:pos="13948"/>
            </w:tabs>
            <w:rPr>
              <w:rFonts w:eastAsiaTheme="minorEastAsia"/>
              <w:noProof/>
            </w:rPr>
          </w:pPr>
          <w:hyperlink w:anchor="_Toc50496686" w:history="1">
            <w:r w:rsidRPr="00550092">
              <w:rPr>
                <w:rStyle w:val="ad"/>
                <w:noProof/>
              </w:rPr>
              <w:t xml:space="preserve">2.2 </w:t>
            </w:r>
            <w:r w:rsidRPr="00550092">
              <w:rPr>
                <w:rStyle w:val="ad"/>
                <w:noProof/>
              </w:rPr>
              <w:t>运行环境</w:t>
            </w:r>
            <w:r>
              <w:rPr>
                <w:noProof/>
                <w:webHidden/>
              </w:rPr>
              <w:tab/>
            </w:r>
            <w:r>
              <w:rPr>
                <w:noProof/>
                <w:webHidden/>
              </w:rPr>
              <w:fldChar w:fldCharType="begin"/>
            </w:r>
            <w:r>
              <w:rPr>
                <w:noProof/>
                <w:webHidden/>
              </w:rPr>
              <w:instrText xml:space="preserve"> PAGEREF _Toc50496686 \h </w:instrText>
            </w:r>
            <w:r>
              <w:rPr>
                <w:noProof/>
                <w:webHidden/>
              </w:rPr>
            </w:r>
            <w:r>
              <w:rPr>
                <w:noProof/>
                <w:webHidden/>
              </w:rPr>
              <w:fldChar w:fldCharType="separate"/>
            </w:r>
            <w:r>
              <w:rPr>
                <w:noProof/>
                <w:webHidden/>
              </w:rPr>
              <w:t>20</w:t>
            </w:r>
            <w:r>
              <w:rPr>
                <w:noProof/>
                <w:webHidden/>
              </w:rPr>
              <w:fldChar w:fldCharType="end"/>
            </w:r>
          </w:hyperlink>
        </w:p>
        <w:p w14:paraId="294F248C" w14:textId="22BF0EE9" w:rsidR="0098613C" w:rsidRDefault="0098613C">
          <w:pPr>
            <w:pStyle w:val="TOC3"/>
            <w:tabs>
              <w:tab w:val="right" w:leader="dot" w:pos="13948"/>
            </w:tabs>
            <w:rPr>
              <w:rFonts w:eastAsiaTheme="minorEastAsia"/>
              <w:noProof/>
            </w:rPr>
          </w:pPr>
          <w:hyperlink w:anchor="_Toc50496687" w:history="1">
            <w:r w:rsidRPr="00550092">
              <w:rPr>
                <w:rStyle w:val="ad"/>
                <w:noProof/>
              </w:rPr>
              <w:t xml:space="preserve">2.2.1 </w:t>
            </w:r>
            <w:r w:rsidRPr="00550092">
              <w:rPr>
                <w:rStyle w:val="ad"/>
                <w:noProof/>
              </w:rPr>
              <w:t>设备</w:t>
            </w:r>
            <w:r>
              <w:rPr>
                <w:noProof/>
                <w:webHidden/>
              </w:rPr>
              <w:tab/>
            </w:r>
            <w:r>
              <w:rPr>
                <w:noProof/>
                <w:webHidden/>
              </w:rPr>
              <w:fldChar w:fldCharType="begin"/>
            </w:r>
            <w:r>
              <w:rPr>
                <w:noProof/>
                <w:webHidden/>
              </w:rPr>
              <w:instrText xml:space="preserve"> PAGEREF _Toc50496687 \h </w:instrText>
            </w:r>
            <w:r>
              <w:rPr>
                <w:noProof/>
                <w:webHidden/>
              </w:rPr>
            </w:r>
            <w:r>
              <w:rPr>
                <w:noProof/>
                <w:webHidden/>
              </w:rPr>
              <w:fldChar w:fldCharType="separate"/>
            </w:r>
            <w:r>
              <w:rPr>
                <w:noProof/>
                <w:webHidden/>
              </w:rPr>
              <w:t>20</w:t>
            </w:r>
            <w:r>
              <w:rPr>
                <w:noProof/>
                <w:webHidden/>
              </w:rPr>
              <w:fldChar w:fldCharType="end"/>
            </w:r>
          </w:hyperlink>
        </w:p>
        <w:p w14:paraId="5C39CABA" w14:textId="351E029D" w:rsidR="0098613C" w:rsidRDefault="0098613C">
          <w:pPr>
            <w:pStyle w:val="TOC3"/>
            <w:tabs>
              <w:tab w:val="right" w:leader="dot" w:pos="13948"/>
            </w:tabs>
            <w:rPr>
              <w:rFonts w:eastAsiaTheme="minorEastAsia"/>
              <w:noProof/>
            </w:rPr>
          </w:pPr>
          <w:hyperlink w:anchor="_Toc50496688" w:history="1">
            <w:r w:rsidRPr="00550092">
              <w:rPr>
                <w:rStyle w:val="ad"/>
                <w:noProof/>
              </w:rPr>
              <w:t xml:space="preserve">2.2.2 </w:t>
            </w:r>
            <w:r w:rsidRPr="00550092">
              <w:rPr>
                <w:rStyle w:val="ad"/>
                <w:noProof/>
              </w:rPr>
              <w:t>软件</w:t>
            </w:r>
            <w:r>
              <w:rPr>
                <w:noProof/>
                <w:webHidden/>
              </w:rPr>
              <w:tab/>
            </w:r>
            <w:r>
              <w:rPr>
                <w:noProof/>
                <w:webHidden/>
              </w:rPr>
              <w:fldChar w:fldCharType="begin"/>
            </w:r>
            <w:r>
              <w:rPr>
                <w:noProof/>
                <w:webHidden/>
              </w:rPr>
              <w:instrText xml:space="preserve"> PAGEREF _Toc50496688 \h </w:instrText>
            </w:r>
            <w:r>
              <w:rPr>
                <w:noProof/>
                <w:webHidden/>
              </w:rPr>
            </w:r>
            <w:r>
              <w:rPr>
                <w:noProof/>
                <w:webHidden/>
              </w:rPr>
              <w:fldChar w:fldCharType="separate"/>
            </w:r>
            <w:r>
              <w:rPr>
                <w:noProof/>
                <w:webHidden/>
              </w:rPr>
              <w:t>20</w:t>
            </w:r>
            <w:r>
              <w:rPr>
                <w:noProof/>
                <w:webHidden/>
              </w:rPr>
              <w:fldChar w:fldCharType="end"/>
            </w:r>
          </w:hyperlink>
        </w:p>
        <w:p w14:paraId="3023206E" w14:textId="6DADFE1B" w:rsidR="0098613C" w:rsidRDefault="0098613C">
          <w:pPr>
            <w:pStyle w:val="TOC3"/>
            <w:tabs>
              <w:tab w:val="right" w:leader="dot" w:pos="13948"/>
            </w:tabs>
            <w:rPr>
              <w:rFonts w:eastAsiaTheme="minorEastAsia"/>
              <w:noProof/>
            </w:rPr>
          </w:pPr>
          <w:hyperlink w:anchor="_Toc50496689" w:history="1">
            <w:r w:rsidRPr="00550092">
              <w:rPr>
                <w:rStyle w:val="ad"/>
                <w:noProof/>
              </w:rPr>
              <w:t xml:space="preserve">2.2.3 </w:t>
            </w:r>
            <w:r w:rsidRPr="00550092">
              <w:rPr>
                <w:rStyle w:val="ad"/>
                <w:noProof/>
              </w:rPr>
              <w:t>接口</w:t>
            </w:r>
            <w:r>
              <w:rPr>
                <w:noProof/>
                <w:webHidden/>
              </w:rPr>
              <w:tab/>
            </w:r>
            <w:r>
              <w:rPr>
                <w:noProof/>
                <w:webHidden/>
              </w:rPr>
              <w:fldChar w:fldCharType="begin"/>
            </w:r>
            <w:r>
              <w:rPr>
                <w:noProof/>
                <w:webHidden/>
              </w:rPr>
              <w:instrText xml:space="preserve"> PAGEREF _Toc50496689 \h </w:instrText>
            </w:r>
            <w:r>
              <w:rPr>
                <w:noProof/>
                <w:webHidden/>
              </w:rPr>
            </w:r>
            <w:r>
              <w:rPr>
                <w:noProof/>
                <w:webHidden/>
              </w:rPr>
              <w:fldChar w:fldCharType="separate"/>
            </w:r>
            <w:r>
              <w:rPr>
                <w:noProof/>
                <w:webHidden/>
              </w:rPr>
              <w:t>22</w:t>
            </w:r>
            <w:r>
              <w:rPr>
                <w:noProof/>
                <w:webHidden/>
              </w:rPr>
              <w:fldChar w:fldCharType="end"/>
            </w:r>
          </w:hyperlink>
        </w:p>
        <w:p w14:paraId="4E9FF427" w14:textId="4C68BF76" w:rsidR="0098613C" w:rsidRDefault="0098613C">
          <w:pPr>
            <w:pStyle w:val="TOC3"/>
            <w:tabs>
              <w:tab w:val="right" w:leader="dot" w:pos="13948"/>
            </w:tabs>
            <w:rPr>
              <w:rFonts w:eastAsiaTheme="minorEastAsia"/>
              <w:noProof/>
            </w:rPr>
          </w:pPr>
          <w:hyperlink w:anchor="_Toc50496690" w:history="1">
            <w:r w:rsidRPr="00550092">
              <w:rPr>
                <w:rStyle w:val="ad"/>
                <w:noProof/>
              </w:rPr>
              <w:t xml:space="preserve">2.2.4 </w:t>
            </w:r>
            <w:r w:rsidRPr="00550092">
              <w:rPr>
                <w:rStyle w:val="ad"/>
                <w:noProof/>
              </w:rPr>
              <w:t>控制</w:t>
            </w:r>
            <w:r>
              <w:rPr>
                <w:noProof/>
                <w:webHidden/>
              </w:rPr>
              <w:tab/>
            </w:r>
            <w:r>
              <w:rPr>
                <w:noProof/>
                <w:webHidden/>
              </w:rPr>
              <w:fldChar w:fldCharType="begin"/>
            </w:r>
            <w:r>
              <w:rPr>
                <w:noProof/>
                <w:webHidden/>
              </w:rPr>
              <w:instrText xml:space="preserve"> PAGEREF _Toc50496690 \h </w:instrText>
            </w:r>
            <w:r>
              <w:rPr>
                <w:noProof/>
                <w:webHidden/>
              </w:rPr>
            </w:r>
            <w:r>
              <w:rPr>
                <w:noProof/>
                <w:webHidden/>
              </w:rPr>
              <w:fldChar w:fldCharType="separate"/>
            </w:r>
            <w:r>
              <w:rPr>
                <w:noProof/>
                <w:webHidden/>
              </w:rPr>
              <w:t>23</w:t>
            </w:r>
            <w:r>
              <w:rPr>
                <w:noProof/>
                <w:webHidden/>
              </w:rPr>
              <w:fldChar w:fldCharType="end"/>
            </w:r>
          </w:hyperlink>
        </w:p>
        <w:p w14:paraId="69664DFD" w14:textId="1171631C" w:rsidR="0098613C" w:rsidRDefault="0098613C">
          <w:pPr>
            <w:pStyle w:val="TOC3"/>
            <w:tabs>
              <w:tab w:val="right" w:leader="dot" w:pos="13948"/>
            </w:tabs>
            <w:rPr>
              <w:rFonts w:eastAsiaTheme="minorEastAsia"/>
              <w:noProof/>
            </w:rPr>
          </w:pPr>
          <w:hyperlink w:anchor="_Toc50496691" w:history="1">
            <w:r w:rsidRPr="00550092">
              <w:rPr>
                <w:rStyle w:val="ad"/>
                <w:noProof/>
              </w:rPr>
              <w:t xml:space="preserve">2.2.5 </w:t>
            </w:r>
            <w:r w:rsidRPr="00550092">
              <w:rPr>
                <w:rStyle w:val="ad"/>
                <w:noProof/>
              </w:rPr>
              <w:t>限制描述</w:t>
            </w:r>
            <w:r>
              <w:rPr>
                <w:noProof/>
                <w:webHidden/>
              </w:rPr>
              <w:tab/>
            </w:r>
            <w:r>
              <w:rPr>
                <w:noProof/>
                <w:webHidden/>
              </w:rPr>
              <w:fldChar w:fldCharType="begin"/>
            </w:r>
            <w:r>
              <w:rPr>
                <w:noProof/>
                <w:webHidden/>
              </w:rPr>
              <w:instrText xml:space="preserve"> PAGEREF _Toc50496691 \h </w:instrText>
            </w:r>
            <w:r>
              <w:rPr>
                <w:noProof/>
                <w:webHidden/>
              </w:rPr>
            </w:r>
            <w:r>
              <w:rPr>
                <w:noProof/>
                <w:webHidden/>
              </w:rPr>
              <w:fldChar w:fldCharType="separate"/>
            </w:r>
            <w:r>
              <w:rPr>
                <w:noProof/>
                <w:webHidden/>
              </w:rPr>
              <w:t>23</w:t>
            </w:r>
            <w:r>
              <w:rPr>
                <w:noProof/>
                <w:webHidden/>
              </w:rPr>
              <w:fldChar w:fldCharType="end"/>
            </w:r>
          </w:hyperlink>
        </w:p>
        <w:p w14:paraId="14CACA3D" w14:textId="41E2E7B6" w:rsidR="0098613C" w:rsidRDefault="0098613C">
          <w:pPr>
            <w:pStyle w:val="TOC2"/>
            <w:tabs>
              <w:tab w:val="right" w:leader="dot" w:pos="13948"/>
            </w:tabs>
            <w:rPr>
              <w:rFonts w:eastAsiaTheme="minorEastAsia"/>
              <w:noProof/>
            </w:rPr>
          </w:pPr>
          <w:hyperlink w:anchor="_Toc50496692" w:history="1">
            <w:r w:rsidRPr="00550092">
              <w:rPr>
                <w:rStyle w:val="ad"/>
                <w:noProof/>
              </w:rPr>
              <w:t xml:space="preserve">2.3 </w:t>
            </w:r>
            <w:r w:rsidRPr="00550092">
              <w:rPr>
                <w:rStyle w:val="ad"/>
                <w:noProof/>
              </w:rPr>
              <w:t>基本设计概念和处理流程</w:t>
            </w:r>
            <w:r>
              <w:rPr>
                <w:noProof/>
                <w:webHidden/>
              </w:rPr>
              <w:tab/>
            </w:r>
            <w:r>
              <w:rPr>
                <w:noProof/>
                <w:webHidden/>
              </w:rPr>
              <w:fldChar w:fldCharType="begin"/>
            </w:r>
            <w:r>
              <w:rPr>
                <w:noProof/>
                <w:webHidden/>
              </w:rPr>
              <w:instrText xml:space="preserve"> PAGEREF _Toc50496692 \h </w:instrText>
            </w:r>
            <w:r>
              <w:rPr>
                <w:noProof/>
                <w:webHidden/>
              </w:rPr>
            </w:r>
            <w:r>
              <w:rPr>
                <w:noProof/>
                <w:webHidden/>
              </w:rPr>
              <w:fldChar w:fldCharType="separate"/>
            </w:r>
            <w:r>
              <w:rPr>
                <w:noProof/>
                <w:webHidden/>
              </w:rPr>
              <w:t>25</w:t>
            </w:r>
            <w:r>
              <w:rPr>
                <w:noProof/>
                <w:webHidden/>
              </w:rPr>
              <w:fldChar w:fldCharType="end"/>
            </w:r>
          </w:hyperlink>
        </w:p>
        <w:p w14:paraId="42BD4C25" w14:textId="79235D90" w:rsidR="0098613C" w:rsidRDefault="0098613C">
          <w:pPr>
            <w:pStyle w:val="TOC3"/>
            <w:tabs>
              <w:tab w:val="right" w:leader="dot" w:pos="13948"/>
            </w:tabs>
            <w:rPr>
              <w:rFonts w:eastAsiaTheme="minorEastAsia"/>
              <w:noProof/>
            </w:rPr>
          </w:pPr>
          <w:hyperlink w:anchor="_Toc50496693" w:history="1">
            <w:r w:rsidRPr="00550092">
              <w:rPr>
                <w:rStyle w:val="ad"/>
                <w:noProof/>
              </w:rPr>
              <w:t xml:space="preserve">2.3.1 </w:t>
            </w:r>
            <w:r w:rsidRPr="00550092">
              <w:rPr>
                <w:rStyle w:val="ad"/>
                <w:noProof/>
              </w:rPr>
              <w:t>创建商品</w:t>
            </w:r>
            <w:r>
              <w:rPr>
                <w:noProof/>
                <w:webHidden/>
              </w:rPr>
              <w:tab/>
            </w:r>
            <w:r>
              <w:rPr>
                <w:noProof/>
                <w:webHidden/>
              </w:rPr>
              <w:fldChar w:fldCharType="begin"/>
            </w:r>
            <w:r>
              <w:rPr>
                <w:noProof/>
                <w:webHidden/>
              </w:rPr>
              <w:instrText xml:space="preserve"> PAGEREF _Toc50496693 \h </w:instrText>
            </w:r>
            <w:r>
              <w:rPr>
                <w:noProof/>
                <w:webHidden/>
              </w:rPr>
            </w:r>
            <w:r>
              <w:rPr>
                <w:noProof/>
                <w:webHidden/>
              </w:rPr>
              <w:fldChar w:fldCharType="separate"/>
            </w:r>
            <w:r>
              <w:rPr>
                <w:noProof/>
                <w:webHidden/>
              </w:rPr>
              <w:t>25</w:t>
            </w:r>
            <w:r>
              <w:rPr>
                <w:noProof/>
                <w:webHidden/>
              </w:rPr>
              <w:fldChar w:fldCharType="end"/>
            </w:r>
          </w:hyperlink>
        </w:p>
        <w:p w14:paraId="731EF3F1" w14:textId="29C45CF4" w:rsidR="0098613C" w:rsidRDefault="0098613C">
          <w:pPr>
            <w:pStyle w:val="TOC3"/>
            <w:tabs>
              <w:tab w:val="right" w:leader="dot" w:pos="13948"/>
            </w:tabs>
            <w:rPr>
              <w:rFonts w:eastAsiaTheme="minorEastAsia"/>
              <w:noProof/>
            </w:rPr>
          </w:pPr>
          <w:hyperlink w:anchor="_Toc50496694" w:history="1">
            <w:r w:rsidRPr="00550092">
              <w:rPr>
                <w:rStyle w:val="ad"/>
                <w:noProof/>
              </w:rPr>
              <w:t xml:space="preserve">2.3.2 </w:t>
            </w:r>
            <w:r w:rsidRPr="00550092">
              <w:rPr>
                <w:rStyle w:val="ad"/>
                <w:noProof/>
              </w:rPr>
              <w:t>商品采购</w:t>
            </w:r>
            <w:r>
              <w:rPr>
                <w:noProof/>
                <w:webHidden/>
              </w:rPr>
              <w:tab/>
            </w:r>
            <w:r>
              <w:rPr>
                <w:noProof/>
                <w:webHidden/>
              </w:rPr>
              <w:fldChar w:fldCharType="begin"/>
            </w:r>
            <w:r>
              <w:rPr>
                <w:noProof/>
                <w:webHidden/>
              </w:rPr>
              <w:instrText xml:space="preserve"> PAGEREF _Toc50496694 \h </w:instrText>
            </w:r>
            <w:r>
              <w:rPr>
                <w:noProof/>
                <w:webHidden/>
              </w:rPr>
            </w:r>
            <w:r>
              <w:rPr>
                <w:noProof/>
                <w:webHidden/>
              </w:rPr>
              <w:fldChar w:fldCharType="separate"/>
            </w:r>
            <w:r>
              <w:rPr>
                <w:noProof/>
                <w:webHidden/>
              </w:rPr>
              <w:t>26</w:t>
            </w:r>
            <w:r>
              <w:rPr>
                <w:noProof/>
                <w:webHidden/>
              </w:rPr>
              <w:fldChar w:fldCharType="end"/>
            </w:r>
          </w:hyperlink>
        </w:p>
        <w:p w14:paraId="05814FDA" w14:textId="1775D8D3" w:rsidR="0098613C" w:rsidRDefault="0098613C">
          <w:pPr>
            <w:pStyle w:val="TOC3"/>
            <w:tabs>
              <w:tab w:val="right" w:leader="dot" w:pos="13948"/>
            </w:tabs>
            <w:rPr>
              <w:rFonts w:eastAsiaTheme="minorEastAsia"/>
              <w:noProof/>
            </w:rPr>
          </w:pPr>
          <w:hyperlink w:anchor="_Toc50496695" w:history="1">
            <w:r w:rsidRPr="00550092">
              <w:rPr>
                <w:rStyle w:val="ad"/>
                <w:noProof/>
              </w:rPr>
              <w:t xml:space="preserve">2.3.3 </w:t>
            </w:r>
            <w:r w:rsidRPr="00550092">
              <w:rPr>
                <w:rStyle w:val="ad"/>
                <w:noProof/>
              </w:rPr>
              <w:t>收银（售卖）</w:t>
            </w:r>
            <w:r w:rsidRPr="00550092">
              <w:rPr>
                <w:rStyle w:val="ad"/>
                <w:noProof/>
              </w:rPr>
              <w:t>/</w:t>
            </w:r>
            <w:r w:rsidRPr="00550092">
              <w:rPr>
                <w:rStyle w:val="ad"/>
                <w:noProof/>
              </w:rPr>
              <w:t>支付流程</w:t>
            </w:r>
            <w:r>
              <w:rPr>
                <w:noProof/>
                <w:webHidden/>
              </w:rPr>
              <w:tab/>
            </w:r>
            <w:r>
              <w:rPr>
                <w:noProof/>
                <w:webHidden/>
              </w:rPr>
              <w:fldChar w:fldCharType="begin"/>
            </w:r>
            <w:r>
              <w:rPr>
                <w:noProof/>
                <w:webHidden/>
              </w:rPr>
              <w:instrText xml:space="preserve"> PAGEREF _Toc50496695 \h </w:instrText>
            </w:r>
            <w:r>
              <w:rPr>
                <w:noProof/>
                <w:webHidden/>
              </w:rPr>
            </w:r>
            <w:r>
              <w:rPr>
                <w:noProof/>
                <w:webHidden/>
              </w:rPr>
              <w:fldChar w:fldCharType="separate"/>
            </w:r>
            <w:r>
              <w:rPr>
                <w:noProof/>
                <w:webHidden/>
              </w:rPr>
              <w:t>27</w:t>
            </w:r>
            <w:r>
              <w:rPr>
                <w:noProof/>
                <w:webHidden/>
              </w:rPr>
              <w:fldChar w:fldCharType="end"/>
            </w:r>
          </w:hyperlink>
        </w:p>
        <w:p w14:paraId="4CE115DE" w14:textId="431FC084" w:rsidR="0098613C" w:rsidRDefault="0098613C">
          <w:pPr>
            <w:pStyle w:val="TOC3"/>
            <w:tabs>
              <w:tab w:val="right" w:leader="dot" w:pos="13948"/>
            </w:tabs>
            <w:rPr>
              <w:rFonts w:eastAsiaTheme="minorEastAsia"/>
              <w:noProof/>
            </w:rPr>
          </w:pPr>
          <w:hyperlink w:anchor="_Toc50496696" w:history="1">
            <w:r w:rsidRPr="00550092">
              <w:rPr>
                <w:rStyle w:val="ad"/>
                <w:noProof/>
              </w:rPr>
              <w:t xml:space="preserve">2.3.4 </w:t>
            </w:r>
            <w:r w:rsidRPr="00550092">
              <w:rPr>
                <w:rStyle w:val="ad"/>
                <w:noProof/>
              </w:rPr>
              <w:t>盘点</w:t>
            </w:r>
            <w:r>
              <w:rPr>
                <w:noProof/>
                <w:webHidden/>
              </w:rPr>
              <w:tab/>
            </w:r>
            <w:r>
              <w:rPr>
                <w:noProof/>
                <w:webHidden/>
              </w:rPr>
              <w:fldChar w:fldCharType="begin"/>
            </w:r>
            <w:r>
              <w:rPr>
                <w:noProof/>
                <w:webHidden/>
              </w:rPr>
              <w:instrText xml:space="preserve"> PAGEREF _Toc50496696 \h </w:instrText>
            </w:r>
            <w:r>
              <w:rPr>
                <w:noProof/>
                <w:webHidden/>
              </w:rPr>
            </w:r>
            <w:r>
              <w:rPr>
                <w:noProof/>
                <w:webHidden/>
              </w:rPr>
              <w:fldChar w:fldCharType="separate"/>
            </w:r>
            <w:r>
              <w:rPr>
                <w:noProof/>
                <w:webHidden/>
              </w:rPr>
              <w:t>31</w:t>
            </w:r>
            <w:r>
              <w:rPr>
                <w:noProof/>
                <w:webHidden/>
              </w:rPr>
              <w:fldChar w:fldCharType="end"/>
            </w:r>
          </w:hyperlink>
        </w:p>
        <w:p w14:paraId="7210BDE9" w14:textId="1CF7991A" w:rsidR="0098613C" w:rsidRDefault="0098613C">
          <w:pPr>
            <w:pStyle w:val="TOC3"/>
            <w:tabs>
              <w:tab w:val="right" w:leader="dot" w:pos="13948"/>
            </w:tabs>
            <w:rPr>
              <w:rFonts w:eastAsiaTheme="minorEastAsia"/>
              <w:noProof/>
            </w:rPr>
          </w:pPr>
          <w:hyperlink w:anchor="_Toc50496697" w:history="1">
            <w:r w:rsidRPr="00550092">
              <w:rPr>
                <w:rStyle w:val="ad"/>
                <w:noProof/>
              </w:rPr>
              <w:t xml:space="preserve">2.3.5 </w:t>
            </w:r>
            <w:r w:rsidRPr="00550092">
              <w:rPr>
                <w:rStyle w:val="ad"/>
                <w:noProof/>
              </w:rPr>
              <w:t>生成采购建议</w:t>
            </w:r>
            <w:r>
              <w:rPr>
                <w:noProof/>
                <w:webHidden/>
              </w:rPr>
              <w:tab/>
            </w:r>
            <w:r>
              <w:rPr>
                <w:noProof/>
                <w:webHidden/>
              </w:rPr>
              <w:fldChar w:fldCharType="begin"/>
            </w:r>
            <w:r>
              <w:rPr>
                <w:noProof/>
                <w:webHidden/>
              </w:rPr>
              <w:instrText xml:space="preserve"> PAGEREF _Toc50496697 \h </w:instrText>
            </w:r>
            <w:r>
              <w:rPr>
                <w:noProof/>
                <w:webHidden/>
              </w:rPr>
            </w:r>
            <w:r>
              <w:rPr>
                <w:noProof/>
                <w:webHidden/>
              </w:rPr>
              <w:fldChar w:fldCharType="separate"/>
            </w:r>
            <w:r>
              <w:rPr>
                <w:noProof/>
                <w:webHidden/>
              </w:rPr>
              <w:t>33</w:t>
            </w:r>
            <w:r>
              <w:rPr>
                <w:noProof/>
                <w:webHidden/>
              </w:rPr>
              <w:fldChar w:fldCharType="end"/>
            </w:r>
          </w:hyperlink>
        </w:p>
        <w:p w14:paraId="075292CD" w14:textId="473327A0" w:rsidR="0098613C" w:rsidRDefault="0098613C">
          <w:pPr>
            <w:pStyle w:val="TOC3"/>
            <w:tabs>
              <w:tab w:val="right" w:leader="dot" w:pos="13948"/>
            </w:tabs>
            <w:rPr>
              <w:rFonts w:eastAsiaTheme="minorEastAsia"/>
              <w:noProof/>
            </w:rPr>
          </w:pPr>
          <w:hyperlink w:anchor="_Toc50496698" w:history="1">
            <w:r w:rsidRPr="00550092">
              <w:rPr>
                <w:rStyle w:val="ad"/>
                <w:noProof/>
              </w:rPr>
              <w:t xml:space="preserve">2.3.6 </w:t>
            </w:r>
            <w:r w:rsidRPr="00550092">
              <w:rPr>
                <w:rStyle w:val="ad"/>
                <w:noProof/>
              </w:rPr>
              <w:t>入库（</w:t>
            </w:r>
            <w:r w:rsidRPr="00550092">
              <w:rPr>
                <w:rStyle w:val="ad"/>
                <w:noProof/>
              </w:rPr>
              <w:t>1</w:t>
            </w:r>
            <w:r w:rsidRPr="00550092">
              <w:rPr>
                <w:rStyle w:val="ad"/>
                <w:noProof/>
              </w:rPr>
              <w:t>次或</w:t>
            </w:r>
            <w:r w:rsidRPr="00550092">
              <w:rPr>
                <w:rStyle w:val="ad"/>
                <w:noProof/>
              </w:rPr>
              <w:t>N</w:t>
            </w:r>
            <w:r w:rsidRPr="00550092">
              <w:rPr>
                <w:rStyle w:val="ad"/>
                <w:noProof/>
              </w:rPr>
              <w:t>次入库）</w:t>
            </w:r>
            <w:r>
              <w:rPr>
                <w:noProof/>
                <w:webHidden/>
              </w:rPr>
              <w:tab/>
            </w:r>
            <w:r>
              <w:rPr>
                <w:noProof/>
                <w:webHidden/>
              </w:rPr>
              <w:fldChar w:fldCharType="begin"/>
            </w:r>
            <w:r>
              <w:rPr>
                <w:noProof/>
                <w:webHidden/>
              </w:rPr>
              <w:instrText xml:space="preserve"> PAGEREF _Toc50496698 \h </w:instrText>
            </w:r>
            <w:r>
              <w:rPr>
                <w:noProof/>
                <w:webHidden/>
              </w:rPr>
            </w:r>
            <w:r>
              <w:rPr>
                <w:noProof/>
                <w:webHidden/>
              </w:rPr>
              <w:fldChar w:fldCharType="separate"/>
            </w:r>
            <w:r>
              <w:rPr>
                <w:noProof/>
                <w:webHidden/>
              </w:rPr>
              <w:t>34</w:t>
            </w:r>
            <w:r>
              <w:rPr>
                <w:noProof/>
                <w:webHidden/>
              </w:rPr>
              <w:fldChar w:fldCharType="end"/>
            </w:r>
          </w:hyperlink>
        </w:p>
        <w:p w14:paraId="05D67F65" w14:textId="19CA3950" w:rsidR="0098613C" w:rsidRDefault="0098613C">
          <w:pPr>
            <w:pStyle w:val="TOC3"/>
            <w:tabs>
              <w:tab w:val="right" w:leader="dot" w:pos="13948"/>
            </w:tabs>
            <w:rPr>
              <w:rFonts w:eastAsiaTheme="minorEastAsia"/>
              <w:noProof/>
            </w:rPr>
          </w:pPr>
          <w:hyperlink w:anchor="_Toc50496699" w:history="1">
            <w:r w:rsidRPr="00550092">
              <w:rPr>
                <w:rStyle w:val="ad"/>
                <w:noProof/>
              </w:rPr>
              <w:t xml:space="preserve">2.3.7 </w:t>
            </w:r>
            <w:r w:rsidRPr="00550092">
              <w:rPr>
                <w:rStyle w:val="ad"/>
                <w:noProof/>
              </w:rPr>
              <w:t>数据同步机制设计</w:t>
            </w:r>
            <w:r>
              <w:rPr>
                <w:noProof/>
                <w:webHidden/>
              </w:rPr>
              <w:tab/>
            </w:r>
            <w:r>
              <w:rPr>
                <w:noProof/>
                <w:webHidden/>
              </w:rPr>
              <w:fldChar w:fldCharType="begin"/>
            </w:r>
            <w:r>
              <w:rPr>
                <w:noProof/>
                <w:webHidden/>
              </w:rPr>
              <w:instrText xml:space="preserve"> PAGEREF _Toc50496699 \h </w:instrText>
            </w:r>
            <w:r>
              <w:rPr>
                <w:noProof/>
                <w:webHidden/>
              </w:rPr>
            </w:r>
            <w:r>
              <w:rPr>
                <w:noProof/>
                <w:webHidden/>
              </w:rPr>
              <w:fldChar w:fldCharType="separate"/>
            </w:r>
            <w:r>
              <w:rPr>
                <w:noProof/>
                <w:webHidden/>
              </w:rPr>
              <w:t>34</w:t>
            </w:r>
            <w:r>
              <w:rPr>
                <w:noProof/>
                <w:webHidden/>
              </w:rPr>
              <w:fldChar w:fldCharType="end"/>
            </w:r>
          </w:hyperlink>
        </w:p>
        <w:p w14:paraId="10E1ECA8" w14:textId="40EDA692" w:rsidR="0098613C" w:rsidRDefault="0098613C">
          <w:pPr>
            <w:pStyle w:val="TOC3"/>
            <w:tabs>
              <w:tab w:val="right" w:leader="dot" w:pos="13948"/>
            </w:tabs>
            <w:rPr>
              <w:rFonts w:eastAsiaTheme="minorEastAsia"/>
              <w:noProof/>
            </w:rPr>
          </w:pPr>
          <w:hyperlink w:anchor="_Toc50496700" w:history="1">
            <w:r w:rsidRPr="00550092">
              <w:rPr>
                <w:rStyle w:val="ad"/>
                <w:noProof/>
              </w:rPr>
              <w:t xml:space="preserve">2.3.8 </w:t>
            </w:r>
            <w:r w:rsidRPr="00550092">
              <w:rPr>
                <w:rStyle w:val="ad"/>
                <w:noProof/>
              </w:rPr>
              <w:t>促销</w:t>
            </w:r>
            <w:r>
              <w:rPr>
                <w:noProof/>
                <w:webHidden/>
              </w:rPr>
              <w:tab/>
            </w:r>
            <w:r>
              <w:rPr>
                <w:noProof/>
                <w:webHidden/>
              </w:rPr>
              <w:fldChar w:fldCharType="begin"/>
            </w:r>
            <w:r>
              <w:rPr>
                <w:noProof/>
                <w:webHidden/>
              </w:rPr>
              <w:instrText xml:space="preserve"> PAGEREF _Toc50496700 \h </w:instrText>
            </w:r>
            <w:r>
              <w:rPr>
                <w:noProof/>
                <w:webHidden/>
              </w:rPr>
            </w:r>
            <w:r>
              <w:rPr>
                <w:noProof/>
                <w:webHidden/>
              </w:rPr>
              <w:fldChar w:fldCharType="separate"/>
            </w:r>
            <w:r>
              <w:rPr>
                <w:noProof/>
                <w:webHidden/>
              </w:rPr>
              <w:t>53</w:t>
            </w:r>
            <w:r>
              <w:rPr>
                <w:noProof/>
                <w:webHidden/>
              </w:rPr>
              <w:fldChar w:fldCharType="end"/>
            </w:r>
          </w:hyperlink>
        </w:p>
        <w:p w14:paraId="4640ADE4" w14:textId="5C2C3280" w:rsidR="0098613C" w:rsidRDefault="0098613C">
          <w:pPr>
            <w:pStyle w:val="TOC3"/>
            <w:tabs>
              <w:tab w:val="right" w:leader="dot" w:pos="13948"/>
            </w:tabs>
            <w:rPr>
              <w:rFonts w:eastAsiaTheme="minorEastAsia"/>
              <w:noProof/>
            </w:rPr>
          </w:pPr>
          <w:hyperlink w:anchor="_Toc50496701" w:history="1">
            <w:r w:rsidRPr="00550092">
              <w:rPr>
                <w:rStyle w:val="ad"/>
                <w:noProof/>
              </w:rPr>
              <w:t xml:space="preserve">2.3.9 </w:t>
            </w:r>
            <w:r w:rsidRPr="00550092">
              <w:rPr>
                <w:rStyle w:val="ad"/>
                <w:noProof/>
              </w:rPr>
              <w:t>仓管退货</w:t>
            </w:r>
            <w:r>
              <w:rPr>
                <w:noProof/>
                <w:webHidden/>
              </w:rPr>
              <w:tab/>
            </w:r>
            <w:r>
              <w:rPr>
                <w:noProof/>
                <w:webHidden/>
              </w:rPr>
              <w:fldChar w:fldCharType="begin"/>
            </w:r>
            <w:r>
              <w:rPr>
                <w:noProof/>
                <w:webHidden/>
              </w:rPr>
              <w:instrText xml:space="preserve"> PAGEREF _Toc50496701 \h </w:instrText>
            </w:r>
            <w:r>
              <w:rPr>
                <w:noProof/>
                <w:webHidden/>
              </w:rPr>
            </w:r>
            <w:r>
              <w:rPr>
                <w:noProof/>
                <w:webHidden/>
              </w:rPr>
              <w:fldChar w:fldCharType="separate"/>
            </w:r>
            <w:r>
              <w:rPr>
                <w:noProof/>
                <w:webHidden/>
              </w:rPr>
              <w:t>56</w:t>
            </w:r>
            <w:r>
              <w:rPr>
                <w:noProof/>
                <w:webHidden/>
              </w:rPr>
              <w:fldChar w:fldCharType="end"/>
            </w:r>
          </w:hyperlink>
        </w:p>
        <w:p w14:paraId="3A5BDAE5" w14:textId="2C24FF49" w:rsidR="0098613C" w:rsidRDefault="0098613C">
          <w:pPr>
            <w:pStyle w:val="TOC3"/>
            <w:tabs>
              <w:tab w:val="right" w:leader="dot" w:pos="13948"/>
            </w:tabs>
            <w:rPr>
              <w:rFonts w:eastAsiaTheme="minorEastAsia"/>
              <w:noProof/>
            </w:rPr>
          </w:pPr>
          <w:hyperlink w:anchor="_Toc50496702" w:history="1">
            <w:r w:rsidRPr="00550092">
              <w:rPr>
                <w:rStyle w:val="ad"/>
                <w:noProof/>
              </w:rPr>
              <w:t xml:space="preserve">2.3.10 </w:t>
            </w:r>
            <w:r w:rsidRPr="00550092">
              <w:rPr>
                <w:rStyle w:val="ad"/>
                <w:noProof/>
              </w:rPr>
              <w:t>购物退货和退款流程</w:t>
            </w:r>
            <w:r>
              <w:rPr>
                <w:noProof/>
                <w:webHidden/>
              </w:rPr>
              <w:tab/>
            </w:r>
            <w:r>
              <w:rPr>
                <w:noProof/>
                <w:webHidden/>
              </w:rPr>
              <w:fldChar w:fldCharType="begin"/>
            </w:r>
            <w:r>
              <w:rPr>
                <w:noProof/>
                <w:webHidden/>
              </w:rPr>
              <w:instrText xml:space="preserve"> PAGEREF _Toc50496702 \h </w:instrText>
            </w:r>
            <w:r>
              <w:rPr>
                <w:noProof/>
                <w:webHidden/>
              </w:rPr>
            </w:r>
            <w:r>
              <w:rPr>
                <w:noProof/>
                <w:webHidden/>
              </w:rPr>
              <w:fldChar w:fldCharType="separate"/>
            </w:r>
            <w:r>
              <w:rPr>
                <w:noProof/>
                <w:webHidden/>
              </w:rPr>
              <w:t>57</w:t>
            </w:r>
            <w:r>
              <w:rPr>
                <w:noProof/>
                <w:webHidden/>
              </w:rPr>
              <w:fldChar w:fldCharType="end"/>
            </w:r>
          </w:hyperlink>
        </w:p>
        <w:p w14:paraId="70E95F93" w14:textId="4BCAE65A" w:rsidR="0098613C" w:rsidRDefault="0098613C">
          <w:pPr>
            <w:pStyle w:val="TOC3"/>
            <w:tabs>
              <w:tab w:val="right" w:leader="dot" w:pos="13948"/>
            </w:tabs>
            <w:rPr>
              <w:rFonts w:eastAsiaTheme="minorEastAsia"/>
              <w:noProof/>
            </w:rPr>
          </w:pPr>
          <w:hyperlink w:anchor="_Toc50496703" w:history="1">
            <w:r w:rsidRPr="00550092">
              <w:rPr>
                <w:rStyle w:val="ad"/>
                <w:noProof/>
              </w:rPr>
              <w:t xml:space="preserve">2.3.11 </w:t>
            </w:r>
            <w:r w:rsidRPr="00550092">
              <w:rPr>
                <w:rStyle w:val="ad"/>
                <w:noProof/>
              </w:rPr>
              <w:t>同步块缓存（别于普通对象缓存）</w:t>
            </w:r>
            <w:r>
              <w:rPr>
                <w:noProof/>
                <w:webHidden/>
              </w:rPr>
              <w:tab/>
            </w:r>
            <w:r>
              <w:rPr>
                <w:noProof/>
                <w:webHidden/>
              </w:rPr>
              <w:fldChar w:fldCharType="begin"/>
            </w:r>
            <w:r>
              <w:rPr>
                <w:noProof/>
                <w:webHidden/>
              </w:rPr>
              <w:instrText xml:space="preserve"> PAGEREF _Toc50496703 \h </w:instrText>
            </w:r>
            <w:r>
              <w:rPr>
                <w:noProof/>
                <w:webHidden/>
              </w:rPr>
            </w:r>
            <w:r>
              <w:rPr>
                <w:noProof/>
                <w:webHidden/>
              </w:rPr>
              <w:fldChar w:fldCharType="separate"/>
            </w:r>
            <w:r>
              <w:rPr>
                <w:noProof/>
                <w:webHidden/>
              </w:rPr>
              <w:t>58</w:t>
            </w:r>
            <w:r>
              <w:rPr>
                <w:noProof/>
                <w:webHidden/>
              </w:rPr>
              <w:fldChar w:fldCharType="end"/>
            </w:r>
          </w:hyperlink>
        </w:p>
        <w:p w14:paraId="4404892E" w14:textId="3905B106" w:rsidR="0098613C" w:rsidRDefault="0098613C">
          <w:pPr>
            <w:pStyle w:val="TOC3"/>
            <w:tabs>
              <w:tab w:val="right" w:leader="dot" w:pos="13948"/>
            </w:tabs>
            <w:rPr>
              <w:rFonts w:eastAsiaTheme="minorEastAsia"/>
              <w:noProof/>
            </w:rPr>
          </w:pPr>
          <w:hyperlink w:anchor="_Toc50496704" w:history="1">
            <w:r w:rsidRPr="00550092">
              <w:rPr>
                <w:rStyle w:val="ad"/>
                <w:noProof/>
              </w:rPr>
              <w:t xml:space="preserve">2.3.12 </w:t>
            </w:r>
            <w:r w:rsidRPr="00550092">
              <w:rPr>
                <w:rStyle w:val="ad"/>
                <w:noProof/>
              </w:rPr>
              <w:t>普通对象缓存（别于同步块缓存）</w:t>
            </w:r>
            <w:r>
              <w:rPr>
                <w:noProof/>
                <w:webHidden/>
              </w:rPr>
              <w:tab/>
            </w:r>
            <w:r>
              <w:rPr>
                <w:noProof/>
                <w:webHidden/>
              </w:rPr>
              <w:fldChar w:fldCharType="begin"/>
            </w:r>
            <w:r>
              <w:rPr>
                <w:noProof/>
                <w:webHidden/>
              </w:rPr>
              <w:instrText xml:space="preserve"> PAGEREF _Toc50496704 \h </w:instrText>
            </w:r>
            <w:r>
              <w:rPr>
                <w:noProof/>
                <w:webHidden/>
              </w:rPr>
            </w:r>
            <w:r>
              <w:rPr>
                <w:noProof/>
                <w:webHidden/>
              </w:rPr>
              <w:fldChar w:fldCharType="separate"/>
            </w:r>
            <w:r>
              <w:rPr>
                <w:noProof/>
                <w:webHidden/>
              </w:rPr>
              <w:t>59</w:t>
            </w:r>
            <w:r>
              <w:rPr>
                <w:noProof/>
                <w:webHidden/>
              </w:rPr>
              <w:fldChar w:fldCharType="end"/>
            </w:r>
          </w:hyperlink>
        </w:p>
        <w:p w14:paraId="7D0F906F" w14:textId="2C86E961" w:rsidR="0098613C" w:rsidRDefault="0098613C">
          <w:pPr>
            <w:pStyle w:val="TOC3"/>
            <w:tabs>
              <w:tab w:val="right" w:leader="dot" w:pos="13948"/>
            </w:tabs>
            <w:rPr>
              <w:rFonts w:eastAsiaTheme="minorEastAsia"/>
              <w:noProof/>
            </w:rPr>
          </w:pPr>
          <w:hyperlink w:anchor="_Toc50496705" w:history="1">
            <w:r w:rsidRPr="00550092">
              <w:rPr>
                <w:rStyle w:val="ad"/>
                <w:noProof/>
              </w:rPr>
              <w:t xml:space="preserve">2.3.13 </w:t>
            </w:r>
            <w:r w:rsidRPr="00550092">
              <w:rPr>
                <w:rStyle w:val="ad"/>
                <w:noProof/>
              </w:rPr>
              <w:t>（</w:t>
            </w:r>
            <w:r w:rsidRPr="00550092">
              <w:rPr>
                <w:rStyle w:val="ad"/>
                <w:noProof/>
              </w:rPr>
              <w:t>Android</w:t>
            </w:r>
            <w:r w:rsidRPr="00550092">
              <w:rPr>
                <w:rStyle w:val="ad"/>
                <w:noProof/>
              </w:rPr>
              <w:t>）收银员登录</w:t>
            </w:r>
            <w:r w:rsidRPr="00550092">
              <w:rPr>
                <w:rStyle w:val="ad"/>
                <w:noProof/>
              </w:rPr>
              <w:t>POS</w:t>
            </w:r>
            <w:r>
              <w:rPr>
                <w:noProof/>
                <w:webHidden/>
              </w:rPr>
              <w:tab/>
            </w:r>
            <w:r>
              <w:rPr>
                <w:noProof/>
                <w:webHidden/>
              </w:rPr>
              <w:fldChar w:fldCharType="begin"/>
            </w:r>
            <w:r>
              <w:rPr>
                <w:noProof/>
                <w:webHidden/>
              </w:rPr>
              <w:instrText xml:space="preserve"> PAGEREF _Toc50496705 \h </w:instrText>
            </w:r>
            <w:r>
              <w:rPr>
                <w:noProof/>
                <w:webHidden/>
              </w:rPr>
            </w:r>
            <w:r>
              <w:rPr>
                <w:noProof/>
                <w:webHidden/>
              </w:rPr>
              <w:fldChar w:fldCharType="separate"/>
            </w:r>
            <w:r>
              <w:rPr>
                <w:noProof/>
                <w:webHidden/>
              </w:rPr>
              <w:t>61</w:t>
            </w:r>
            <w:r>
              <w:rPr>
                <w:noProof/>
                <w:webHidden/>
              </w:rPr>
              <w:fldChar w:fldCharType="end"/>
            </w:r>
          </w:hyperlink>
        </w:p>
        <w:p w14:paraId="5924F3A6" w14:textId="481CA8C1" w:rsidR="0098613C" w:rsidRDefault="0098613C">
          <w:pPr>
            <w:pStyle w:val="TOC3"/>
            <w:tabs>
              <w:tab w:val="right" w:leader="dot" w:pos="13948"/>
            </w:tabs>
            <w:rPr>
              <w:rFonts w:eastAsiaTheme="minorEastAsia"/>
              <w:noProof/>
            </w:rPr>
          </w:pPr>
          <w:hyperlink w:anchor="_Toc50496706" w:history="1">
            <w:r w:rsidRPr="00550092">
              <w:rPr>
                <w:rStyle w:val="ad"/>
                <w:noProof/>
              </w:rPr>
              <w:t xml:space="preserve">2.3.14 </w:t>
            </w:r>
            <w:r w:rsidRPr="00550092">
              <w:rPr>
                <w:rStyle w:val="ad"/>
                <w:noProof/>
              </w:rPr>
              <w:t>（</w:t>
            </w:r>
            <w:r w:rsidRPr="00550092">
              <w:rPr>
                <w:rStyle w:val="ad"/>
                <w:noProof/>
              </w:rPr>
              <w:t>Android</w:t>
            </w:r>
            <w:r w:rsidRPr="00550092">
              <w:rPr>
                <w:rStyle w:val="ad"/>
                <w:noProof/>
              </w:rPr>
              <w:t>）收银员交班</w:t>
            </w:r>
            <w:r>
              <w:rPr>
                <w:noProof/>
                <w:webHidden/>
              </w:rPr>
              <w:tab/>
            </w:r>
            <w:r>
              <w:rPr>
                <w:noProof/>
                <w:webHidden/>
              </w:rPr>
              <w:fldChar w:fldCharType="begin"/>
            </w:r>
            <w:r>
              <w:rPr>
                <w:noProof/>
                <w:webHidden/>
              </w:rPr>
              <w:instrText xml:space="preserve"> PAGEREF _Toc50496706 \h </w:instrText>
            </w:r>
            <w:r>
              <w:rPr>
                <w:noProof/>
                <w:webHidden/>
              </w:rPr>
            </w:r>
            <w:r>
              <w:rPr>
                <w:noProof/>
                <w:webHidden/>
              </w:rPr>
              <w:fldChar w:fldCharType="separate"/>
            </w:r>
            <w:r>
              <w:rPr>
                <w:noProof/>
                <w:webHidden/>
              </w:rPr>
              <w:t>64</w:t>
            </w:r>
            <w:r>
              <w:rPr>
                <w:noProof/>
                <w:webHidden/>
              </w:rPr>
              <w:fldChar w:fldCharType="end"/>
            </w:r>
          </w:hyperlink>
        </w:p>
        <w:p w14:paraId="79A414EC" w14:textId="05681D87" w:rsidR="0098613C" w:rsidRDefault="0098613C">
          <w:pPr>
            <w:pStyle w:val="TOC3"/>
            <w:tabs>
              <w:tab w:val="right" w:leader="dot" w:pos="13948"/>
            </w:tabs>
            <w:rPr>
              <w:rFonts w:eastAsiaTheme="minorEastAsia"/>
              <w:noProof/>
            </w:rPr>
          </w:pPr>
          <w:hyperlink w:anchor="_Toc50496707" w:history="1">
            <w:r w:rsidRPr="00550092">
              <w:rPr>
                <w:rStyle w:val="ad"/>
                <w:noProof/>
              </w:rPr>
              <w:t xml:space="preserve">2.3.15 </w:t>
            </w:r>
            <w:r w:rsidRPr="00550092">
              <w:rPr>
                <w:rStyle w:val="ad"/>
                <w:noProof/>
              </w:rPr>
              <w:t>（</w:t>
            </w:r>
            <w:r w:rsidRPr="00550092">
              <w:rPr>
                <w:rStyle w:val="ad"/>
                <w:noProof/>
              </w:rPr>
              <w:t>Android</w:t>
            </w:r>
            <w:r w:rsidRPr="00550092">
              <w:rPr>
                <w:rStyle w:val="ad"/>
                <w:noProof/>
              </w:rPr>
              <w:t>）</w:t>
            </w:r>
            <w:r w:rsidRPr="00550092">
              <w:rPr>
                <w:rStyle w:val="ad"/>
                <w:noProof/>
              </w:rPr>
              <w:t>POS</w:t>
            </w:r>
            <w:r w:rsidRPr="00550092">
              <w:rPr>
                <w:rStyle w:val="ad"/>
                <w:noProof/>
              </w:rPr>
              <w:t>（不是门店人员）登录服务器</w:t>
            </w:r>
            <w:r>
              <w:rPr>
                <w:noProof/>
                <w:webHidden/>
              </w:rPr>
              <w:tab/>
            </w:r>
            <w:r>
              <w:rPr>
                <w:noProof/>
                <w:webHidden/>
              </w:rPr>
              <w:fldChar w:fldCharType="begin"/>
            </w:r>
            <w:r>
              <w:rPr>
                <w:noProof/>
                <w:webHidden/>
              </w:rPr>
              <w:instrText xml:space="preserve"> PAGEREF _Toc50496707 \h </w:instrText>
            </w:r>
            <w:r>
              <w:rPr>
                <w:noProof/>
                <w:webHidden/>
              </w:rPr>
            </w:r>
            <w:r>
              <w:rPr>
                <w:noProof/>
                <w:webHidden/>
              </w:rPr>
              <w:fldChar w:fldCharType="separate"/>
            </w:r>
            <w:r>
              <w:rPr>
                <w:noProof/>
                <w:webHidden/>
              </w:rPr>
              <w:t>65</w:t>
            </w:r>
            <w:r>
              <w:rPr>
                <w:noProof/>
                <w:webHidden/>
              </w:rPr>
              <w:fldChar w:fldCharType="end"/>
            </w:r>
          </w:hyperlink>
        </w:p>
        <w:p w14:paraId="26C397F9" w14:textId="7724285B" w:rsidR="0098613C" w:rsidRDefault="0098613C">
          <w:pPr>
            <w:pStyle w:val="TOC3"/>
            <w:tabs>
              <w:tab w:val="right" w:leader="dot" w:pos="13948"/>
            </w:tabs>
            <w:rPr>
              <w:rFonts w:eastAsiaTheme="minorEastAsia"/>
              <w:noProof/>
            </w:rPr>
          </w:pPr>
          <w:hyperlink w:anchor="_Toc50496708" w:history="1">
            <w:r w:rsidRPr="00550092">
              <w:rPr>
                <w:rStyle w:val="ad"/>
                <w:noProof/>
              </w:rPr>
              <w:t xml:space="preserve">2.3.16 Action </w:t>
            </w:r>
            <w:r w:rsidRPr="00550092">
              <w:rPr>
                <w:rStyle w:val="ad"/>
                <w:noProof/>
              </w:rPr>
              <w:t>和</w:t>
            </w:r>
            <w:r w:rsidRPr="00550092">
              <w:rPr>
                <w:rStyle w:val="ad"/>
                <w:noProof/>
              </w:rPr>
              <w:t xml:space="preserve"> SyncAction</w:t>
            </w:r>
            <w:r w:rsidRPr="00550092">
              <w:rPr>
                <w:rStyle w:val="ad"/>
                <w:noProof/>
              </w:rPr>
              <w:t>的职责</w:t>
            </w:r>
            <w:r>
              <w:rPr>
                <w:noProof/>
                <w:webHidden/>
              </w:rPr>
              <w:tab/>
            </w:r>
            <w:r>
              <w:rPr>
                <w:noProof/>
                <w:webHidden/>
              </w:rPr>
              <w:fldChar w:fldCharType="begin"/>
            </w:r>
            <w:r>
              <w:rPr>
                <w:noProof/>
                <w:webHidden/>
              </w:rPr>
              <w:instrText xml:space="preserve"> PAGEREF _Toc50496708 \h </w:instrText>
            </w:r>
            <w:r>
              <w:rPr>
                <w:noProof/>
                <w:webHidden/>
              </w:rPr>
            </w:r>
            <w:r>
              <w:rPr>
                <w:noProof/>
                <w:webHidden/>
              </w:rPr>
              <w:fldChar w:fldCharType="separate"/>
            </w:r>
            <w:r>
              <w:rPr>
                <w:noProof/>
                <w:webHidden/>
              </w:rPr>
              <w:t>66</w:t>
            </w:r>
            <w:r>
              <w:rPr>
                <w:noProof/>
                <w:webHidden/>
              </w:rPr>
              <w:fldChar w:fldCharType="end"/>
            </w:r>
          </w:hyperlink>
        </w:p>
        <w:p w14:paraId="38A9F736" w14:textId="65811F7B" w:rsidR="0098613C" w:rsidRDefault="0098613C">
          <w:pPr>
            <w:pStyle w:val="TOC3"/>
            <w:tabs>
              <w:tab w:val="right" w:leader="dot" w:pos="13948"/>
            </w:tabs>
            <w:rPr>
              <w:rFonts w:eastAsiaTheme="minorEastAsia"/>
              <w:noProof/>
            </w:rPr>
          </w:pPr>
          <w:hyperlink w:anchor="_Toc50496709" w:history="1">
            <w:r w:rsidRPr="00550092">
              <w:rPr>
                <w:rStyle w:val="ad"/>
                <w:noProof/>
              </w:rPr>
              <w:t>2.3.17 Android http</w:t>
            </w:r>
            <w:r w:rsidRPr="00550092">
              <w:rPr>
                <w:rStyle w:val="ad"/>
                <w:noProof/>
              </w:rPr>
              <w:t>请求之小票格式</w:t>
            </w:r>
            <w:r>
              <w:rPr>
                <w:noProof/>
                <w:webHidden/>
              </w:rPr>
              <w:tab/>
            </w:r>
            <w:r>
              <w:rPr>
                <w:noProof/>
                <w:webHidden/>
              </w:rPr>
              <w:fldChar w:fldCharType="begin"/>
            </w:r>
            <w:r>
              <w:rPr>
                <w:noProof/>
                <w:webHidden/>
              </w:rPr>
              <w:instrText xml:space="preserve"> PAGEREF _Toc50496709 \h </w:instrText>
            </w:r>
            <w:r>
              <w:rPr>
                <w:noProof/>
                <w:webHidden/>
              </w:rPr>
            </w:r>
            <w:r>
              <w:rPr>
                <w:noProof/>
                <w:webHidden/>
              </w:rPr>
              <w:fldChar w:fldCharType="separate"/>
            </w:r>
            <w:r>
              <w:rPr>
                <w:noProof/>
                <w:webHidden/>
              </w:rPr>
              <w:t>67</w:t>
            </w:r>
            <w:r>
              <w:rPr>
                <w:noProof/>
                <w:webHidden/>
              </w:rPr>
              <w:fldChar w:fldCharType="end"/>
            </w:r>
          </w:hyperlink>
        </w:p>
        <w:p w14:paraId="6B7D9E98" w14:textId="02078F07" w:rsidR="0098613C" w:rsidRDefault="0098613C">
          <w:pPr>
            <w:pStyle w:val="TOC3"/>
            <w:tabs>
              <w:tab w:val="right" w:leader="dot" w:pos="13948"/>
            </w:tabs>
            <w:rPr>
              <w:rFonts w:eastAsiaTheme="minorEastAsia"/>
              <w:noProof/>
            </w:rPr>
          </w:pPr>
          <w:hyperlink w:anchor="_Toc50496710" w:history="1">
            <w:r w:rsidRPr="00550092">
              <w:rPr>
                <w:rStyle w:val="ad"/>
                <w:noProof/>
              </w:rPr>
              <w:t>2.3.18 Android http</w:t>
            </w:r>
            <w:r w:rsidRPr="00550092">
              <w:rPr>
                <w:rStyle w:val="ad"/>
                <w:noProof/>
              </w:rPr>
              <w:t>请求之基础资料</w:t>
            </w:r>
            <w:r>
              <w:rPr>
                <w:noProof/>
                <w:webHidden/>
              </w:rPr>
              <w:tab/>
            </w:r>
            <w:r>
              <w:rPr>
                <w:noProof/>
                <w:webHidden/>
              </w:rPr>
              <w:fldChar w:fldCharType="begin"/>
            </w:r>
            <w:r>
              <w:rPr>
                <w:noProof/>
                <w:webHidden/>
              </w:rPr>
              <w:instrText xml:space="preserve"> PAGEREF _Toc50496710 \h </w:instrText>
            </w:r>
            <w:r>
              <w:rPr>
                <w:noProof/>
                <w:webHidden/>
              </w:rPr>
            </w:r>
            <w:r>
              <w:rPr>
                <w:noProof/>
                <w:webHidden/>
              </w:rPr>
              <w:fldChar w:fldCharType="separate"/>
            </w:r>
            <w:r>
              <w:rPr>
                <w:noProof/>
                <w:webHidden/>
              </w:rPr>
              <w:t>75</w:t>
            </w:r>
            <w:r>
              <w:rPr>
                <w:noProof/>
                <w:webHidden/>
              </w:rPr>
              <w:fldChar w:fldCharType="end"/>
            </w:r>
          </w:hyperlink>
        </w:p>
        <w:p w14:paraId="4D3A0E1A" w14:textId="40E72336" w:rsidR="0098613C" w:rsidRDefault="0098613C">
          <w:pPr>
            <w:pStyle w:val="TOC3"/>
            <w:tabs>
              <w:tab w:val="right" w:leader="dot" w:pos="13948"/>
            </w:tabs>
            <w:rPr>
              <w:rFonts w:eastAsiaTheme="minorEastAsia"/>
              <w:noProof/>
            </w:rPr>
          </w:pPr>
          <w:hyperlink w:anchor="_Toc50496711" w:history="1">
            <w:r w:rsidRPr="00550092">
              <w:rPr>
                <w:rStyle w:val="ad"/>
                <w:noProof/>
              </w:rPr>
              <w:t xml:space="preserve">2.3.19 </w:t>
            </w:r>
            <w:r w:rsidRPr="00550092">
              <w:rPr>
                <w:rStyle w:val="ad"/>
                <w:noProof/>
              </w:rPr>
              <w:t>商品毛利率计算</w:t>
            </w:r>
            <w:r>
              <w:rPr>
                <w:noProof/>
                <w:webHidden/>
              </w:rPr>
              <w:tab/>
            </w:r>
            <w:r>
              <w:rPr>
                <w:noProof/>
                <w:webHidden/>
              </w:rPr>
              <w:fldChar w:fldCharType="begin"/>
            </w:r>
            <w:r>
              <w:rPr>
                <w:noProof/>
                <w:webHidden/>
              </w:rPr>
              <w:instrText xml:space="preserve"> PAGEREF _Toc50496711 \h </w:instrText>
            </w:r>
            <w:r>
              <w:rPr>
                <w:noProof/>
                <w:webHidden/>
              </w:rPr>
            </w:r>
            <w:r>
              <w:rPr>
                <w:noProof/>
                <w:webHidden/>
              </w:rPr>
              <w:fldChar w:fldCharType="separate"/>
            </w:r>
            <w:r>
              <w:rPr>
                <w:noProof/>
                <w:webHidden/>
              </w:rPr>
              <w:t>76</w:t>
            </w:r>
            <w:r>
              <w:rPr>
                <w:noProof/>
                <w:webHidden/>
              </w:rPr>
              <w:fldChar w:fldCharType="end"/>
            </w:r>
          </w:hyperlink>
        </w:p>
        <w:p w14:paraId="473BD00A" w14:textId="192A2280" w:rsidR="0098613C" w:rsidRDefault="0098613C">
          <w:pPr>
            <w:pStyle w:val="TOC3"/>
            <w:tabs>
              <w:tab w:val="right" w:leader="dot" w:pos="13948"/>
            </w:tabs>
            <w:rPr>
              <w:rFonts w:eastAsiaTheme="minorEastAsia"/>
              <w:noProof/>
            </w:rPr>
          </w:pPr>
          <w:hyperlink w:anchor="_Toc50496712" w:history="1">
            <w:r w:rsidRPr="00550092">
              <w:rPr>
                <w:rStyle w:val="ad"/>
                <w:noProof/>
              </w:rPr>
              <w:t>2.3.20 Android POS</w:t>
            </w:r>
            <w:r w:rsidRPr="00550092">
              <w:rPr>
                <w:rStyle w:val="ad"/>
                <w:noProof/>
              </w:rPr>
              <w:t>开机</w:t>
            </w:r>
            <w:r w:rsidRPr="00550092">
              <w:rPr>
                <w:rStyle w:val="ad"/>
                <w:noProof/>
              </w:rPr>
              <w:t>SIT</w:t>
            </w:r>
            <w:r w:rsidRPr="00550092">
              <w:rPr>
                <w:rStyle w:val="ad"/>
                <w:noProof/>
              </w:rPr>
              <w:t>测试设计</w:t>
            </w:r>
            <w:r>
              <w:rPr>
                <w:noProof/>
                <w:webHidden/>
              </w:rPr>
              <w:tab/>
            </w:r>
            <w:r>
              <w:rPr>
                <w:noProof/>
                <w:webHidden/>
              </w:rPr>
              <w:fldChar w:fldCharType="begin"/>
            </w:r>
            <w:r>
              <w:rPr>
                <w:noProof/>
                <w:webHidden/>
              </w:rPr>
              <w:instrText xml:space="preserve"> PAGEREF _Toc50496712 \h </w:instrText>
            </w:r>
            <w:r>
              <w:rPr>
                <w:noProof/>
                <w:webHidden/>
              </w:rPr>
            </w:r>
            <w:r>
              <w:rPr>
                <w:noProof/>
                <w:webHidden/>
              </w:rPr>
              <w:fldChar w:fldCharType="separate"/>
            </w:r>
            <w:r>
              <w:rPr>
                <w:noProof/>
                <w:webHidden/>
              </w:rPr>
              <w:t>82</w:t>
            </w:r>
            <w:r>
              <w:rPr>
                <w:noProof/>
                <w:webHidden/>
              </w:rPr>
              <w:fldChar w:fldCharType="end"/>
            </w:r>
          </w:hyperlink>
        </w:p>
        <w:p w14:paraId="5CA8EC3E" w14:textId="6BC98D5A" w:rsidR="0098613C" w:rsidRDefault="0098613C">
          <w:pPr>
            <w:pStyle w:val="TOC3"/>
            <w:tabs>
              <w:tab w:val="right" w:leader="dot" w:pos="13948"/>
            </w:tabs>
            <w:rPr>
              <w:rFonts w:eastAsiaTheme="minorEastAsia"/>
              <w:noProof/>
            </w:rPr>
          </w:pPr>
          <w:hyperlink w:anchor="_Toc50496713" w:history="1">
            <w:r w:rsidRPr="00550092">
              <w:rPr>
                <w:rStyle w:val="ad"/>
                <w:noProof/>
              </w:rPr>
              <w:t xml:space="preserve">2.3.21 </w:t>
            </w:r>
            <w:r w:rsidRPr="00550092">
              <w:rPr>
                <w:rStyle w:val="ad"/>
                <w:noProof/>
              </w:rPr>
              <w:t>系统交付流程</w:t>
            </w:r>
            <w:r>
              <w:rPr>
                <w:noProof/>
                <w:webHidden/>
              </w:rPr>
              <w:tab/>
            </w:r>
            <w:r>
              <w:rPr>
                <w:noProof/>
                <w:webHidden/>
              </w:rPr>
              <w:fldChar w:fldCharType="begin"/>
            </w:r>
            <w:r>
              <w:rPr>
                <w:noProof/>
                <w:webHidden/>
              </w:rPr>
              <w:instrText xml:space="preserve"> PAGEREF _Toc50496713 \h </w:instrText>
            </w:r>
            <w:r>
              <w:rPr>
                <w:noProof/>
                <w:webHidden/>
              </w:rPr>
            </w:r>
            <w:r>
              <w:rPr>
                <w:noProof/>
                <w:webHidden/>
              </w:rPr>
              <w:fldChar w:fldCharType="separate"/>
            </w:r>
            <w:r>
              <w:rPr>
                <w:noProof/>
                <w:webHidden/>
              </w:rPr>
              <w:t>84</w:t>
            </w:r>
            <w:r>
              <w:rPr>
                <w:noProof/>
                <w:webHidden/>
              </w:rPr>
              <w:fldChar w:fldCharType="end"/>
            </w:r>
          </w:hyperlink>
        </w:p>
        <w:p w14:paraId="577BF3D8" w14:textId="0DB17427" w:rsidR="0098613C" w:rsidRDefault="0098613C">
          <w:pPr>
            <w:pStyle w:val="TOC3"/>
            <w:tabs>
              <w:tab w:val="right" w:leader="dot" w:pos="13948"/>
            </w:tabs>
            <w:rPr>
              <w:rFonts w:eastAsiaTheme="minorEastAsia"/>
              <w:noProof/>
            </w:rPr>
          </w:pPr>
          <w:hyperlink w:anchor="_Toc50496714" w:history="1">
            <w:r w:rsidRPr="00550092">
              <w:rPr>
                <w:rStyle w:val="ad"/>
                <w:noProof/>
              </w:rPr>
              <w:t xml:space="preserve">2.3.22 </w:t>
            </w:r>
            <w:r w:rsidRPr="00550092">
              <w:rPr>
                <w:rStyle w:val="ad"/>
                <w:noProof/>
              </w:rPr>
              <w:t>微信消息生成和处理流程</w:t>
            </w:r>
            <w:r>
              <w:rPr>
                <w:noProof/>
                <w:webHidden/>
              </w:rPr>
              <w:tab/>
            </w:r>
            <w:r>
              <w:rPr>
                <w:noProof/>
                <w:webHidden/>
              </w:rPr>
              <w:fldChar w:fldCharType="begin"/>
            </w:r>
            <w:r>
              <w:rPr>
                <w:noProof/>
                <w:webHidden/>
              </w:rPr>
              <w:instrText xml:space="preserve"> PAGEREF _Toc50496714 \h </w:instrText>
            </w:r>
            <w:r>
              <w:rPr>
                <w:noProof/>
                <w:webHidden/>
              </w:rPr>
            </w:r>
            <w:r>
              <w:rPr>
                <w:noProof/>
                <w:webHidden/>
              </w:rPr>
              <w:fldChar w:fldCharType="separate"/>
            </w:r>
            <w:r>
              <w:rPr>
                <w:noProof/>
                <w:webHidden/>
              </w:rPr>
              <w:t>86</w:t>
            </w:r>
            <w:r>
              <w:rPr>
                <w:noProof/>
                <w:webHidden/>
              </w:rPr>
              <w:fldChar w:fldCharType="end"/>
            </w:r>
          </w:hyperlink>
        </w:p>
        <w:p w14:paraId="49467FD5" w14:textId="163B06B4" w:rsidR="0098613C" w:rsidRDefault="0098613C">
          <w:pPr>
            <w:pStyle w:val="TOC3"/>
            <w:tabs>
              <w:tab w:val="right" w:leader="dot" w:pos="13948"/>
            </w:tabs>
            <w:rPr>
              <w:rFonts w:eastAsiaTheme="minorEastAsia"/>
              <w:noProof/>
            </w:rPr>
          </w:pPr>
          <w:hyperlink w:anchor="_Toc50496715" w:history="1">
            <w:r w:rsidRPr="00550092">
              <w:rPr>
                <w:rStyle w:val="ad"/>
                <w:noProof/>
              </w:rPr>
              <w:t xml:space="preserve">2.3.23 </w:t>
            </w:r>
            <w:r w:rsidRPr="00550092">
              <w:rPr>
                <w:rStyle w:val="ad"/>
                <w:noProof/>
              </w:rPr>
              <w:t>公共</w:t>
            </w:r>
            <w:r w:rsidRPr="00550092">
              <w:rPr>
                <w:rStyle w:val="ad"/>
                <w:noProof/>
              </w:rPr>
              <w:t>DB</w:t>
            </w:r>
            <w:r w:rsidRPr="00550092">
              <w:rPr>
                <w:rStyle w:val="ad"/>
                <w:noProof/>
              </w:rPr>
              <w:t>和私有</w:t>
            </w:r>
            <w:r w:rsidRPr="00550092">
              <w:rPr>
                <w:rStyle w:val="ad"/>
                <w:noProof/>
              </w:rPr>
              <w:t>DB</w:t>
            </w:r>
            <w:r w:rsidRPr="00550092">
              <w:rPr>
                <w:rStyle w:val="ad"/>
                <w:noProof/>
              </w:rPr>
              <w:t>设计</w:t>
            </w:r>
            <w:r>
              <w:rPr>
                <w:noProof/>
                <w:webHidden/>
              </w:rPr>
              <w:tab/>
            </w:r>
            <w:r>
              <w:rPr>
                <w:noProof/>
                <w:webHidden/>
              </w:rPr>
              <w:fldChar w:fldCharType="begin"/>
            </w:r>
            <w:r>
              <w:rPr>
                <w:noProof/>
                <w:webHidden/>
              </w:rPr>
              <w:instrText xml:space="preserve"> PAGEREF _Toc50496715 \h </w:instrText>
            </w:r>
            <w:r>
              <w:rPr>
                <w:noProof/>
                <w:webHidden/>
              </w:rPr>
            </w:r>
            <w:r>
              <w:rPr>
                <w:noProof/>
                <w:webHidden/>
              </w:rPr>
              <w:fldChar w:fldCharType="separate"/>
            </w:r>
            <w:r>
              <w:rPr>
                <w:noProof/>
                <w:webHidden/>
              </w:rPr>
              <w:t>98</w:t>
            </w:r>
            <w:r>
              <w:rPr>
                <w:noProof/>
                <w:webHidden/>
              </w:rPr>
              <w:fldChar w:fldCharType="end"/>
            </w:r>
          </w:hyperlink>
        </w:p>
        <w:p w14:paraId="30A2EA78" w14:textId="6409F634" w:rsidR="0098613C" w:rsidRDefault="0098613C">
          <w:pPr>
            <w:pStyle w:val="TOC3"/>
            <w:tabs>
              <w:tab w:val="right" w:leader="dot" w:pos="13948"/>
            </w:tabs>
            <w:rPr>
              <w:rFonts w:eastAsiaTheme="minorEastAsia"/>
              <w:noProof/>
            </w:rPr>
          </w:pPr>
          <w:hyperlink w:anchor="_Toc50496716" w:history="1">
            <w:r w:rsidRPr="00550092">
              <w:rPr>
                <w:rStyle w:val="ad"/>
                <w:noProof/>
              </w:rPr>
              <w:t xml:space="preserve">2.3.24 </w:t>
            </w:r>
            <w:r w:rsidRPr="00550092">
              <w:rPr>
                <w:rStyle w:val="ad"/>
                <w:noProof/>
              </w:rPr>
              <w:t>上传商品图片</w:t>
            </w:r>
            <w:r>
              <w:rPr>
                <w:noProof/>
                <w:webHidden/>
              </w:rPr>
              <w:tab/>
            </w:r>
            <w:r>
              <w:rPr>
                <w:noProof/>
                <w:webHidden/>
              </w:rPr>
              <w:fldChar w:fldCharType="begin"/>
            </w:r>
            <w:r>
              <w:rPr>
                <w:noProof/>
                <w:webHidden/>
              </w:rPr>
              <w:instrText xml:space="preserve"> PAGEREF _Toc50496716 \h </w:instrText>
            </w:r>
            <w:r>
              <w:rPr>
                <w:noProof/>
                <w:webHidden/>
              </w:rPr>
            </w:r>
            <w:r>
              <w:rPr>
                <w:noProof/>
                <w:webHidden/>
              </w:rPr>
              <w:fldChar w:fldCharType="separate"/>
            </w:r>
            <w:r>
              <w:rPr>
                <w:noProof/>
                <w:webHidden/>
              </w:rPr>
              <w:t>99</w:t>
            </w:r>
            <w:r>
              <w:rPr>
                <w:noProof/>
                <w:webHidden/>
              </w:rPr>
              <w:fldChar w:fldCharType="end"/>
            </w:r>
          </w:hyperlink>
        </w:p>
        <w:p w14:paraId="7509BA22" w14:textId="18859C07" w:rsidR="0098613C" w:rsidRDefault="0098613C">
          <w:pPr>
            <w:pStyle w:val="TOC3"/>
            <w:tabs>
              <w:tab w:val="right" w:leader="dot" w:pos="13948"/>
            </w:tabs>
            <w:rPr>
              <w:rFonts w:eastAsiaTheme="minorEastAsia"/>
              <w:noProof/>
            </w:rPr>
          </w:pPr>
          <w:hyperlink w:anchor="_Toc50496717" w:history="1">
            <w:r w:rsidRPr="00550092">
              <w:rPr>
                <w:rStyle w:val="ad"/>
                <w:noProof/>
              </w:rPr>
              <w:t xml:space="preserve">2.3.25 </w:t>
            </w:r>
            <w:r w:rsidRPr="00550092">
              <w:rPr>
                <w:rStyle w:val="ad"/>
                <w:noProof/>
              </w:rPr>
              <w:t>上传公司营业执照</w:t>
            </w:r>
            <w:r>
              <w:rPr>
                <w:noProof/>
                <w:webHidden/>
              </w:rPr>
              <w:tab/>
            </w:r>
            <w:r>
              <w:rPr>
                <w:noProof/>
                <w:webHidden/>
              </w:rPr>
              <w:fldChar w:fldCharType="begin"/>
            </w:r>
            <w:r>
              <w:rPr>
                <w:noProof/>
                <w:webHidden/>
              </w:rPr>
              <w:instrText xml:space="preserve"> PAGEREF _Toc50496717 \h </w:instrText>
            </w:r>
            <w:r>
              <w:rPr>
                <w:noProof/>
                <w:webHidden/>
              </w:rPr>
            </w:r>
            <w:r>
              <w:rPr>
                <w:noProof/>
                <w:webHidden/>
              </w:rPr>
              <w:fldChar w:fldCharType="separate"/>
            </w:r>
            <w:r>
              <w:rPr>
                <w:noProof/>
                <w:webHidden/>
              </w:rPr>
              <w:t>99</w:t>
            </w:r>
            <w:r>
              <w:rPr>
                <w:noProof/>
                <w:webHidden/>
              </w:rPr>
              <w:fldChar w:fldCharType="end"/>
            </w:r>
          </w:hyperlink>
        </w:p>
        <w:p w14:paraId="1136A191" w14:textId="15F4AF64" w:rsidR="0098613C" w:rsidRDefault="0098613C">
          <w:pPr>
            <w:pStyle w:val="TOC3"/>
            <w:tabs>
              <w:tab w:val="right" w:leader="dot" w:pos="13948"/>
            </w:tabs>
            <w:rPr>
              <w:rFonts w:eastAsiaTheme="minorEastAsia"/>
              <w:noProof/>
            </w:rPr>
          </w:pPr>
          <w:hyperlink w:anchor="_Toc50496718" w:history="1">
            <w:r w:rsidRPr="00550092">
              <w:rPr>
                <w:rStyle w:val="ad"/>
                <w:noProof/>
              </w:rPr>
              <w:t xml:space="preserve">2.3.26 </w:t>
            </w:r>
            <w:r w:rsidRPr="00550092">
              <w:rPr>
                <w:rStyle w:val="ad"/>
                <w:noProof/>
              </w:rPr>
              <w:t>上传微信退款证书和退款授权</w:t>
            </w:r>
            <w:r>
              <w:rPr>
                <w:noProof/>
                <w:webHidden/>
              </w:rPr>
              <w:tab/>
            </w:r>
            <w:r>
              <w:rPr>
                <w:noProof/>
                <w:webHidden/>
              </w:rPr>
              <w:fldChar w:fldCharType="begin"/>
            </w:r>
            <w:r>
              <w:rPr>
                <w:noProof/>
                <w:webHidden/>
              </w:rPr>
              <w:instrText xml:space="preserve"> PAGEREF _Toc50496718 \h </w:instrText>
            </w:r>
            <w:r>
              <w:rPr>
                <w:noProof/>
                <w:webHidden/>
              </w:rPr>
            </w:r>
            <w:r>
              <w:rPr>
                <w:noProof/>
                <w:webHidden/>
              </w:rPr>
              <w:fldChar w:fldCharType="separate"/>
            </w:r>
            <w:r>
              <w:rPr>
                <w:noProof/>
                <w:webHidden/>
              </w:rPr>
              <w:t>100</w:t>
            </w:r>
            <w:r>
              <w:rPr>
                <w:noProof/>
                <w:webHidden/>
              </w:rPr>
              <w:fldChar w:fldCharType="end"/>
            </w:r>
          </w:hyperlink>
        </w:p>
        <w:p w14:paraId="77E0EAD9" w14:textId="6FE15969" w:rsidR="0098613C" w:rsidRDefault="0098613C">
          <w:pPr>
            <w:pStyle w:val="TOC3"/>
            <w:tabs>
              <w:tab w:val="right" w:leader="dot" w:pos="13948"/>
            </w:tabs>
            <w:rPr>
              <w:rFonts w:eastAsiaTheme="minorEastAsia"/>
              <w:noProof/>
            </w:rPr>
          </w:pPr>
          <w:hyperlink w:anchor="_Toc50496719" w:history="1">
            <w:r w:rsidRPr="00550092">
              <w:rPr>
                <w:rStyle w:val="ad"/>
                <w:noProof/>
              </w:rPr>
              <w:t xml:space="preserve">2.3.27 </w:t>
            </w:r>
            <w:r w:rsidRPr="00550092">
              <w:rPr>
                <w:rStyle w:val="ad"/>
                <w:noProof/>
              </w:rPr>
              <w:t>会话管理</w:t>
            </w:r>
            <w:r>
              <w:rPr>
                <w:noProof/>
                <w:webHidden/>
              </w:rPr>
              <w:tab/>
            </w:r>
            <w:r>
              <w:rPr>
                <w:noProof/>
                <w:webHidden/>
              </w:rPr>
              <w:fldChar w:fldCharType="begin"/>
            </w:r>
            <w:r>
              <w:rPr>
                <w:noProof/>
                <w:webHidden/>
              </w:rPr>
              <w:instrText xml:space="preserve"> PAGEREF _Toc50496719 \h </w:instrText>
            </w:r>
            <w:r>
              <w:rPr>
                <w:noProof/>
                <w:webHidden/>
              </w:rPr>
            </w:r>
            <w:r>
              <w:rPr>
                <w:noProof/>
                <w:webHidden/>
              </w:rPr>
              <w:fldChar w:fldCharType="separate"/>
            </w:r>
            <w:r>
              <w:rPr>
                <w:noProof/>
                <w:webHidden/>
              </w:rPr>
              <w:t>100</w:t>
            </w:r>
            <w:r>
              <w:rPr>
                <w:noProof/>
                <w:webHidden/>
              </w:rPr>
              <w:fldChar w:fldCharType="end"/>
            </w:r>
          </w:hyperlink>
        </w:p>
        <w:p w14:paraId="0A9E895C" w14:textId="77473D55" w:rsidR="0098613C" w:rsidRDefault="0098613C">
          <w:pPr>
            <w:pStyle w:val="TOC3"/>
            <w:tabs>
              <w:tab w:val="right" w:leader="dot" w:pos="13948"/>
            </w:tabs>
            <w:rPr>
              <w:rFonts w:eastAsiaTheme="minorEastAsia"/>
              <w:noProof/>
            </w:rPr>
          </w:pPr>
          <w:hyperlink w:anchor="_Toc50496720" w:history="1">
            <w:r w:rsidRPr="00550092">
              <w:rPr>
                <w:rStyle w:val="ad"/>
                <w:noProof/>
              </w:rPr>
              <w:t xml:space="preserve">2.3.28 </w:t>
            </w:r>
            <w:r w:rsidRPr="00550092">
              <w:rPr>
                <w:rStyle w:val="ad"/>
                <w:noProof/>
              </w:rPr>
              <w:t>小程序上会员</w:t>
            </w:r>
            <w:r w:rsidRPr="00550092">
              <w:rPr>
                <w:rStyle w:val="ad"/>
                <w:noProof/>
              </w:rPr>
              <w:t>/</w:t>
            </w:r>
            <w:r w:rsidRPr="00550092">
              <w:rPr>
                <w:rStyle w:val="ad"/>
                <w:noProof/>
              </w:rPr>
              <w:t>顾客登录的流程</w:t>
            </w:r>
            <w:r>
              <w:rPr>
                <w:noProof/>
                <w:webHidden/>
              </w:rPr>
              <w:tab/>
            </w:r>
            <w:r>
              <w:rPr>
                <w:noProof/>
                <w:webHidden/>
              </w:rPr>
              <w:fldChar w:fldCharType="begin"/>
            </w:r>
            <w:r>
              <w:rPr>
                <w:noProof/>
                <w:webHidden/>
              </w:rPr>
              <w:instrText xml:space="preserve"> PAGEREF _Toc50496720 \h </w:instrText>
            </w:r>
            <w:r>
              <w:rPr>
                <w:noProof/>
                <w:webHidden/>
              </w:rPr>
            </w:r>
            <w:r>
              <w:rPr>
                <w:noProof/>
                <w:webHidden/>
              </w:rPr>
              <w:fldChar w:fldCharType="separate"/>
            </w:r>
            <w:r>
              <w:rPr>
                <w:noProof/>
                <w:webHidden/>
              </w:rPr>
              <w:t>101</w:t>
            </w:r>
            <w:r>
              <w:rPr>
                <w:noProof/>
                <w:webHidden/>
              </w:rPr>
              <w:fldChar w:fldCharType="end"/>
            </w:r>
          </w:hyperlink>
        </w:p>
        <w:p w14:paraId="7F085214" w14:textId="368CA2AB" w:rsidR="0098613C" w:rsidRDefault="0098613C">
          <w:pPr>
            <w:pStyle w:val="TOC3"/>
            <w:tabs>
              <w:tab w:val="right" w:leader="dot" w:pos="13948"/>
            </w:tabs>
            <w:rPr>
              <w:rFonts w:eastAsiaTheme="minorEastAsia"/>
              <w:noProof/>
            </w:rPr>
          </w:pPr>
          <w:hyperlink w:anchor="_Toc50496721" w:history="1">
            <w:r w:rsidRPr="00550092">
              <w:rPr>
                <w:rStyle w:val="ad"/>
                <w:noProof/>
              </w:rPr>
              <w:t>2.3.29 wpos.exe</w:t>
            </w:r>
            <w:r w:rsidRPr="00550092">
              <w:rPr>
                <w:rStyle w:val="ad"/>
                <w:noProof/>
              </w:rPr>
              <w:t>的启动流程</w:t>
            </w:r>
            <w:r>
              <w:rPr>
                <w:noProof/>
                <w:webHidden/>
              </w:rPr>
              <w:tab/>
            </w:r>
            <w:r>
              <w:rPr>
                <w:noProof/>
                <w:webHidden/>
              </w:rPr>
              <w:fldChar w:fldCharType="begin"/>
            </w:r>
            <w:r>
              <w:rPr>
                <w:noProof/>
                <w:webHidden/>
              </w:rPr>
              <w:instrText xml:space="preserve"> PAGEREF _Toc50496721 \h </w:instrText>
            </w:r>
            <w:r>
              <w:rPr>
                <w:noProof/>
                <w:webHidden/>
              </w:rPr>
            </w:r>
            <w:r>
              <w:rPr>
                <w:noProof/>
                <w:webHidden/>
              </w:rPr>
              <w:fldChar w:fldCharType="separate"/>
            </w:r>
            <w:r>
              <w:rPr>
                <w:noProof/>
                <w:webHidden/>
              </w:rPr>
              <w:t>103</w:t>
            </w:r>
            <w:r>
              <w:rPr>
                <w:noProof/>
                <w:webHidden/>
              </w:rPr>
              <w:fldChar w:fldCharType="end"/>
            </w:r>
          </w:hyperlink>
        </w:p>
        <w:p w14:paraId="7D41CA4A" w14:textId="59B633F8" w:rsidR="0098613C" w:rsidRDefault="0098613C">
          <w:pPr>
            <w:pStyle w:val="TOC2"/>
            <w:tabs>
              <w:tab w:val="right" w:leader="dot" w:pos="13948"/>
            </w:tabs>
            <w:rPr>
              <w:rFonts w:eastAsiaTheme="minorEastAsia"/>
              <w:noProof/>
            </w:rPr>
          </w:pPr>
          <w:hyperlink w:anchor="_Toc50496722" w:history="1">
            <w:r w:rsidRPr="00550092">
              <w:rPr>
                <w:rStyle w:val="ad"/>
                <w:noProof/>
              </w:rPr>
              <w:t xml:space="preserve">2.4 </w:t>
            </w:r>
            <w:r w:rsidRPr="00550092">
              <w:rPr>
                <w:rStyle w:val="ad"/>
                <w:noProof/>
              </w:rPr>
              <w:t>结构</w:t>
            </w:r>
            <w:r>
              <w:rPr>
                <w:noProof/>
                <w:webHidden/>
              </w:rPr>
              <w:tab/>
            </w:r>
            <w:r>
              <w:rPr>
                <w:noProof/>
                <w:webHidden/>
              </w:rPr>
              <w:fldChar w:fldCharType="begin"/>
            </w:r>
            <w:r>
              <w:rPr>
                <w:noProof/>
                <w:webHidden/>
              </w:rPr>
              <w:instrText xml:space="preserve"> PAGEREF _Toc50496722 \h </w:instrText>
            </w:r>
            <w:r>
              <w:rPr>
                <w:noProof/>
                <w:webHidden/>
              </w:rPr>
            </w:r>
            <w:r>
              <w:rPr>
                <w:noProof/>
                <w:webHidden/>
              </w:rPr>
              <w:fldChar w:fldCharType="separate"/>
            </w:r>
            <w:r>
              <w:rPr>
                <w:noProof/>
                <w:webHidden/>
              </w:rPr>
              <w:t>104</w:t>
            </w:r>
            <w:r>
              <w:rPr>
                <w:noProof/>
                <w:webHidden/>
              </w:rPr>
              <w:fldChar w:fldCharType="end"/>
            </w:r>
          </w:hyperlink>
        </w:p>
        <w:p w14:paraId="5FFA70FE" w14:textId="22D86275" w:rsidR="0098613C" w:rsidRDefault="0098613C">
          <w:pPr>
            <w:pStyle w:val="TOC3"/>
            <w:tabs>
              <w:tab w:val="right" w:leader="dot" w:pos="13948"/>
            </w:tabs>
            <w:rPr>
              <w:rFonts w:eastAsiaTheme="minorEastAsia"/>
              <w:noProof/>
            </w:rPr>
          </w:pPr>
          <w:hyperlink w:anchor="_Toc50496723" w:history="1">
            <w:r w:rsidRPr="00550092">
              <w:rPr>
                <w:rStyle w:val="ad"/>
                <w:noProof/>
              </w:rPr>
              <w:t xml:space="preserve">2.4.1 </w:t>
            </w:r>
            <w:r w:rsidRPr="00550092">
              <w:rPr>
                <w:rStyle w:val="ad"/>
                <w:noProof/>
              </w:rPr>
              <w:t>系统逻辑结构</w:t>
            </w:r>
            <w:r>
              <w:rPr>
                <w:noProof/>
                <w:webHidden/>
              </w:rPr>
              <w:tab/>
            </w:r>
            <w:r>
              <w:rPr>
                <w:noProof/>
                <w:webHidden/>
              </w:rPr>
              <w:fldChar w:fldCharType="begin"/>
            </w:r>
            <w:r>
              <w:rPr>
                <w:noProof/>
                <w:webHidden/>
              </w:rPr>
              <w:instrText xml:space="preserve"> PAGEREF _Toc50496723 \h </w:instrText>
            </w:r>
            <w:r>
              <w:rPr>
                <w:noProof/>
                <w:webHidden/>
              </w:rPr>
            </w:r>
            <w:r>
              <w:rPr>
                <w:noProof/>
                <w:webHidden/>
              </w:rPr>
              <w:fldChar w:fldCharType="separate"/>
            </w:r>
            <w:r>
              <w:rPr>
                <w:noProof/>
                <w:webHidden/>
              </w:rPr>
              <w:t>104</w:t>
            </w:r>
            <w:r>
              <w:rPr>
                <w:noProof/>
                <w:webHidden/>
              </w:rPr>
              <w:fldChar w:fldCharType="end"/>
            </w:r>
          </w:hyperlink>
        </w:p>
        <w:p w14:paraId="25CDA0B5" w14:textId="1B8E2EF8" w:rsidR="0098613C" w:rsidRDefault="0098613C">
          <w:pPr>
            <w:pStyle w:val="TOC3"/>
            <w:tabs>
              <w:tab w:val="right" w:leader="dot" w:pos="13948"/>
            </w:tabs>
            <w:rPr>
              <w:rFonts w:eastAsiaTheme="minorEastAsia"/>
              <w:noProof/>
            </w:rPr>
          </w:pPr>
          <w:hyperlink w:anchor="_Toc50496724" w:history="1">
            <w:r w:rsidRPr="00550092">
              <w:rPr>
                <w:rStyle w:val="ad"/>
                <w:noProof/>
              </w:rPr>
              <w:t xml:space="preserve">2.4.2 </w:t>
            </w:r>
            <w:r w:rsidRPr="00550092">
              <w:rPr>
                <w:rStyle w:val="ad"/>
                <w:noProof/>
              </w:rPr>
              <w:t>系统模块设计</w:t>
            </w:r>
            <w:r>
              <w:rPr>
                <w:noProof/>
                <w:webHidden/>
              </w:rPr>
              <w:tab/>
            </w:r>
            <w:r>
              <w:rPr>
                <w:noProof/>
                <w:webHidden/>
              </w:rPr>
              <w:fldChar w:fldCharType="begin"/>
            </w:r>
            <w:r>
              <w:rPr>
                <w:noProof/>
                <w:webHidden/>
              </w:rPr>
              <w:instrText xml:space="preserve"> PAGEREF _Toc50496724 \h </w:instrText>
            </w:r>
            <w:r>
              <w:rPr>
                <w:noProof/>
                <w:webHidden/>
              </w:rPr>
            </w:r>
            <w:r>
              <w:rPr>
                <w:noProof/>
                <w:webHidden/>
              </w:rPr>
              <w:fldChar w:fldCharType="separate"/>
            </w:r>
            <w:r>
              <w:rPr>
                <w:noProof/>
                <w:webHidden/>
              </w:rPr>
              <w:t>104</w:t>
            </w:r>
            <w:r>
              <w:rPr>
                <w:noProof/>
                <w:webHidden/>
              </w:rPr>
              <w:fldChar w:fldCharType="end"/>
            </w:r>
          </w:hyperlink>
        </w:p>
        <w:p w14:paraId="5C9B10D3" w14:textId="3517A78C" w:rsidR="0098613C" w:rsidRDefault="0098613C">
          <w:pPr>
            <w:pStyle w:val="TOC2"/>
            <w:tabs>
              <w:tab w:val="right" w:leader="dot" w:pos="13948"/>
            </w:tabs>
            <w:rPr>
              <w:rFonts w:eastAsiaTheme="minorEastAsia"/>
              <w:noProof/>
            </w:rPr>
          </w:pPr>
          <w:hyperlink w:anchor="_Toc50496725" w:history="1">
            <w:r w:rsidRPr="00550092">
              <w:rPr>
                <w:rStyle w:val="ad"/>
                <w:noProof/>
              </w:rPr>
              <w:t xml:space="preserve">2.5 </w:t>
            </w:r>
            <w:r w:rsidRPr="00550092">
              <w:rPr>
                <w:rStyle w:val="ad"/>
                <w:noProof/>
              </w:rPr>
              <w:t>功能需求与程序的关系</w:t>
            </w:r>
            <w:r>
              <w:rPr>
                <w:noProof/>
                <w:webHidden/>
              </w:rPr>
              <w:tab/>
            </w:r>
            <w:r>
              <w:rPr>
                <w:noProof/>
                <w:webHidden/>
              </w:rPr>
              <w:fldChar w:fldCharType="begin"/>
            </w:r>
            <w:r>
              <w:rPr>
                <w:noProof/>
                <w:webHidden/>
              </w:rPr>
              <w:instrText xml:space="preserve"> PAGEREF _Toc50496725 \h </w:instrText>
            </w:r>
            <w:r>
              <w:rPr>
                <w:noProof/>
                <w:webHidden/>
              </w:rPr>
            </w:r>
            <w:r>
              <w:rPr>
                <w:noProof/>
                <w:webHidden/>
              </w:rPr>
              <w:fldChar w:fldCharType="separate"/>
            </w:r>
            <w:r>
              <w:rPr>
                <w:noProof/>
                <w:webHidden/>
              </w:rPr>
              <w:t>116</w:t>
            </w:r>
            <w:r>
              <w:rPr>
                <w:noProof/>
                <w:webHidden/>
              </w:rPr>
              <w:fldChar w:fldCharType="end"/>
            </w:r>
          </w:hyperlink>
        </w:p>
        <w:p w14:paraId="43E15D06" w14:textId="078BA08F" w:rsidR="0098613C" w:rsidRDefault="0098613C">
          <w:pPr>
            <w:pStyle w:val="TOC2"/>
            <w:tabs>
              <w:tab w:val="right" w:leader="dot" w:pos="13948"/>
            </w:tabs>
            <w:rPr>
              <w:rFonts w:eastAsiaTheme="minorEastAsia"/>
              <w:noProof/>
            </w:rPr>
          </w:pPr>
          <w:hyperlink w:anchor="_Toc50496726" w:history="1">
            <w:r w:rsidRPr="00550092">
              <w:rPr>
                <w:rStyle w:val="ad"/>
                <w:noProof/>
              </w:rPr>
              <w:t xml:space="preserve">2.6 </w:t>
            </w:r>
            <w:r w:rsidRPr="00550092">
              <w:rPr>
                <w:rStyle w:val="ad"/>
                <w:noProof/>
              </w:rPr>
              <w:t>人工处理过程</w:t>
            </w:r>
            <w:r>
              <w:rPr>
                <w:noProof/>
                <w:webHidden/>
              </w:rPr>
              <w:tab/>
            </w:r>
            <w:r>
              <w:rPr>
                <w:noProof/>
                <w:webHidden/>
              </w:rPr>
              <w:fldChar w:fldCharType="begin"/>
            </w:r>
            <w:r>
              <w:rPr>
                <w:noProof/>
                <w:webHidden/>
              </w:rPr>
              <w:instrText xml:space="preserve"> PAGEREF _Toc50496726 \h </w:instrText>
            </w:r>
            <w:r>
              <w:rPr>
                <w:noProof/>
                <w:webHidden/>
              </w:rPr>
            </w:r>
            <w:r>
              <w:rPr>
                <w:noProof/>
                <w:webHidden/>
              </w:rPr>
              <w:fldChar w:fldCharType="separate"/>
            </w:r>
            <w:r>
              <w:rPr>
                <w:noProof/>
                <w:webHidden/>
              </w:rPr>
              <w:t>117</w:t>
            </w:r>
            <w:r>
              <w:rPr>
                <w:noProof/>
                <w:webHidden/>
              </w:rPr>
              <w:fldChar w:fldCharType="end"/>
            </w:r>
          </w:hyperlink>
        </w:p>
        <w:p w14:paraId="37BA7803" w14:textId="1C0F1E08" w:rsidR="0098613C" w:rsidRDefault="0098613C">
          <w:pPr>
            <w:pStyle w:val="TOC2"/>
            <w:tabs>
              <w:tab w:val="right" w:leader="dot" w:pos="13948"/>
            </w:tabs>
            <w:rPr>
              <w:rFonts w:eastAsiaTheme="minorEastAsia"/>
              <w:noProof/>
            </w:rPr>
          </w:pPr>
          <w:hyperlink w:anchor="_Toc50496727" w:history="1">
            <w:r w:rsidRPr="00550092">
              <w:rPr>
                <w:rStyle w:val="ad"/>
                <w:noProof/>
              </w:rPr>
              <w:t xml:space="preserve">2.7 </w:t>
            </w:r>
            <w:r w:rsidRPr="00550092">
              <w:rPr>
                <w:rStyle w:val="ad"/>
                <w:noProof/>
              </w:rPr>
              <w:t>自动化测试设计</w:t>
            </w:r>
            <w:r>
              <w:rPr>
                <w:noProof/>
                <w:webHidden/>
              </w:rPr>
              <w:tab/>
            </w:r>
            <w:r>
              <w:rPr>
                <w:noProof/>
                <w:webHidden/>
              </w:rPr>
              <w:fldChar w:fldCharType="begin"/>
            </w:r>
            <w:r>
              <w:rPr>
                <w:noProof/>
                <w:webHidden/>
              </w:rPr>
              <w:instrText xml:space="preserve"> PAGEREF _Toc50496727 \h </w:instrText>
            </w:r>
            <w:r>
              <w:rPr>
                <w:noProof/>
                <w:webHidden/>
              </w:rPr>
            </w:r>
            <w:r>
              <w:rPr>
                <w:noProof/>
                <w:webHidden/>
              </w:rPr>
              <w:fldChar w:fldCharType="separate"/>
            </w:r>
            <w:r>
              <w:rPr>
                <w:noProof/>
                <w:webHidden/>
              </w:rPr>
              <w:t>117</w:t>
            </w:r>
            <w:r>
              <w:rPr>
                <w:noProof/>
                <w:webHidden/>
              </w:rPr>
              <w:fldChar w:fldCharType="end"/>
            </w:r>
          </w:hyperlink>
        </w:p>
        <w:p w14:paraId="079AD3D9" w14:textId="2E8F893F" w:rsidR="0098613C" w:rsidRDefault="0098613C">
          <w:pPr>
            <w:pStyle w:val="TOC3"/>
            <w:tabs>
              <w:tab w:val="right" w:leader="dot" w:pos="13948"/>
            </w:tabs>
            <w:rPr>
              <w:rFonts w:eastAsiaTheme="minorEastAsia"/>
              <w:noProof/>
            </w:rPr>
          </w:pPr>
          <w:hyperlink w:anchor="_Toc50496728" w:history="1">
            <w:r w:rsidRPr="00550092">
              <w:rPr>
                <w:rStyle w:val="ad"/>
                <w:noProof/>
              </w:rPr>
              <w:t xml:space="preserve">2.7.1 </w:t>
            </w:r>
            <w:r w:rsidRPr="00550092">
              <w:rPr>
                <w:rStyle w:val="ad"/>
                <w:noProof/>
              </w:rPr>
              <w:t>销售开单价格计算</w:t>
            </w:r>
            <w:r>
              <w:rPr>
                <w:noProof/>
                <w:webHidden/>
              </w:rPr>
              <w:tab/>
            </w:r>
            <w:r>
              <w:rPr>
                <w:noProof/>
                <w:webHidden/>
              </w:rPr>
              <w:fldChar w:fldCharType="begin"/>
            </w:r>
            <w:r>
              <w:rPr>
                <w:noProof/>
                <w:webHidden/>
              </w:rPr>
              <w:instrText xml:space="preserve"> PAGEREF _Toc50496728 \h </w:instrText>
            </w:r>
            <w:r>
              <w:rPr>
                <w:noProof/>
                <w:webHidden/>
              </w:rPr>
            </w:r>
            <w:r>
              <w:rPr>
                <w:noProof/>
                <w:webHidden/>
              </w:rPr>
              <w:fldChar w:fldCharType="separate"/>
            </w:r>
            <w:r>
              <w:rPr>
                <w:noProof/>
                <w:webHidden/>
              </w:rPr>
              <w:t>117</w:t>
            </w:r>
            <w:r>
              <w:rPr>
                <w:noProof/>
                <w:webHidden/>
              </w:rPr>
              <w:fldChar w:fldCharType="end"/>
            </w:r>
          </w:hyperlink>
        </w:p>
        <w:p w14:paraId="59BDED9E" w14:textId="1D8A684E" w:rsidR="0098613C" w:rsidRDefault="0098613C">
          <w:pPr>
            <w:pStyle w:val="TOC3"/>
            <w:tabs>
              <w:tab w:val="right" w:leader="dot" w:pos="13948"/>
            </w:tabs>
            <w:rPr>
              <w:rFonts w:eastAsiaTheme="minorEastAsia"/>
              <w:noProof/>
            </w:rPr>
          </w:pPr>
          <w:hyperlink w:anchor="_Toc50496729" w:history="1">
            <w:r w:rsidRPr="00550092">
              <w:rPr>
                <w:rStyle w:val="ad"/>
                <w:noProof/>
              </w:rPr>
              <w:t xml:space="preserve">2.7.2 </w:t>
            </w:r>
            <w:r w:rsidRPr="00550092">
              <w:rPr>
                <w:rStyle w:val="ad"/>
                <w:noProof/>
              </w:rPr>
              <w:t>数据同步</w:t>
            </w:r>
            <w:r>
              <w:rPr>
                <w:noProof/>
                <w:webHidden/>
              </w:rPr>
              <w:tab/>
            </w:r>
            <w:r>
              <w:rPr>
                <w:noProof/>
                <w:webHidden/>
              </w:rPr>
              <w:fldChar w:fldCharType="begin"/>
            </w:r>
            <w:r>
              <w:rPr>
                <w:noProof/>
                <w:webHidden/>
              </w:rPr>
              <w:instrText xml:space="preserve"> PAGEREF _Toc50496729 \h </w:instrText>
            </w:r>
            <w:r>
              <w:rPr>
                <w:noProof/>
                <w:webHidden/>
              </w:rPr>
            </w:r>
            <w:r>
              <w:rPr>
                <w:noProof/>
                <w:webHidden/>
              </w:rPr>
              <w:fldChar w:fldCharType="separate"/>
            </w:r>
            <w:r>
              <w:rPr>
                <w:noProof/>
                <w:webHidden/>
              </w:rPr>
              <w:t>117</w:t>
            </w:r>
            <w:r>
              <w:rPr>
                <w:noProof/>
                <w:webHidden/>
              </w:rPr>
              <w:fldChar w:fldCharType="end"/>
            </w:r>
          </w:hyperlink>
        </w:p>
        <w:p w14:paraId="6651B2AB" w14:textId="78054E3F" w:rsidR="0098613C" w:rsidRDefault="0098613C">
          <w:pPr>
            <w:pStyle w:val="TOC3"/>
            <w:tabs>
              <w:tab w:val="right" w:leader="dot" w:pos="13948"/>
            </w:tabs>
            <w:rPr>
              <w:rFonts w:eastAsiaTheme="minorEastAsia"/>
              <w:noProof/>
            </w:rPr>
          </w:pPr>
          <w:hyperlink w:anchor="_Toc50496730" w:history="1">
            <w:r w:rsidRPr="00550092">
              <w:rPr>
                <w:rStyle w:val="ad"/>
                <w:noProof/>
              </w:rPr>
              <w:t>2.7.3 xxxxxxxxx</w:t>
            </w:r>
            <w:r>
              <w:rPr>
                <w:noProof/>
                <w:webHidden/>
              </w:rPr>
              <w:tab/>
            </w:r>
            <w:r>
              <w:rPr>
                <w:noProof/>
                <w:webHidden/>
              </w:rPr>
              <w:fldChar w:fldCharType="begin"/>
            </w:r>
            <w:r>
              <w:rPr>
                <w:noProof/>
                <w:webHidden/>
              </w:rPr>
              <w:instrText xml:space="preserve"> PAGEREF _Toc50496730 \h </w:instrText>
            </w:r>
            <w:r>
              <w:rPr>
                <w:noProof/>
                <w:webHidden/>
              </w:rPr>
            </w:r>
            <w:r>
              <w:rPr>
                <w:noProof/>
                <w:webHidden/>
              </w:rPr>
              <w:fldChar w:fldCharType="separate"/>
            </w:r>
            <w:r>
              <w:rPr>
                <w:noProof/>
                <w:webHidden/>
              </w:rPr>
              <w:t>123</w:t>
            </w:r>
            <w:r>
              <w:rPr>
                <w:noProof/>
                <w:webHidden/>
              </w:rPr>
              <w:fldChar w:fldCharType="end"/>
            </w:r>
          </w:hyperlink>
        </w:p>
        <w:p w14:paraId="67403604" w14:textId="06D4A5A5" w:rsidR="0098613C" w:rsidRDefault="0098613C">
          <w:pPr>
            <w:pStyle w:val="TOC2"/>
            <w:tabs>
              <w:tab w:val="right" w:leader="dot" w:pos="13948"/>
            </w:tabs>
            <w:rPr>
              <w:rFonts w:eastAsiaTheme="minorEastAsia"/>
              <w:noProof/>
            </w:rPr>
          </w:pPr>
          <w:hyperlink w:anchor="_Toc50496731" w:history="1">
            <w:r w:rsidRPr="00550092">
              <w:rPr>
                <w:rStyle w:val="ad"/>
                <w:noProof/>
              </w:rPr>
              <w:t xml:space="preserve">2.8 </w:t>
            </w:r>
            <w:r w:rsidRPr="00550092">
              <w:rPr>
                <w:rStyle w:val="ad"/>
                <w:noProof/>
              </w:rPr>
              <w:t>版本升级设计</w:t>
            </w:r>
            <w:r>
              <w:rPr>
                <w:noProof/>
                <w:webHidden/>
              </w:rPr>
              <w:tab/>
            </w:r>
            <w:r>
              <w:rPr>
                <w:noProof/>
                <w:webHidden/>
              </w:rPr>
              <w:fldChar w:fldCharType="begin"/>
            </w:r>
            <w:r>
              <w:rPr>
                <w:noProof/>
                <w:webHidden/>
              </w:rPr>
              <w:instrText xml:space="preserve"> PAGEREF _Toc50496731 \h </w:instrText>
            </w:r>
            <w:r>
              <w:rPr>
                <w:noProof/>
                <w:webHidden/>
              </w:rPr>
            </w:r>
            <w:r>
              <w:rPr>
                <w:noProof/>
                <w:webHidden/>
              </w:rPr>
              <w:fldChar w:fldCharType="separate"/>
            </w:r>
            <w:r>
              <w:rPr>
                <w:noProof/>
                <w:webHidden/>
              </w:rPr>
              <w:t>124</w:t>
            </w:r>
            <w:r>
              <w:rPr>
                <w:noProof/>
                <w:webHidden/>
              </w:rPr>
              <w:fldChar w:fldCharType="end"/>
            </w:r>
          </w:hyperlink>
        </w:p>
        <w:p w14:paraId="256526E0" w14:textId="5848ABAC" w:rsidR="0098613C" w:rsidRDefault="0098613C">
          <w:pPr>
            <w:pStyle w:val="TOC2"/>
            <w:tabs>
              <w:tab w:val="right" w:leader="dot" w:pos="13948"/>
            </w:tabs>
            <w:rPr>
              <w:rFonts w:eastAsiaTheme="minorEastAsia"/>
              <w:noProof/>
            </w:rPr>
          </w:pPr>
          <w:hyperlink w:anchor="_Toc50496732" w:history="1">
            <w:r w:rsidRPr="00550092">
              <w:rPr>
                <w:rStyle w:val="ad"/>
                <w:noProof/>
              </w:rPr>
              <w:t xml:space="preserve">2.9 </w:t>
            </w:r>
            <w:r w:rsidRPr="00550092">
              <w:rPr>
                <w:rStyle w:val="ad"/>
                <w:noProof/>
              </w:rPr>
              <w:t>尚未解决的问题</w:t>
            </w:r>
            <w:r>
              <w:rPr>
                <w:noProof/>
                <w:webHidden/>
              </w:rPr>
              <w:tab/>
            </w:r>
            <w:r>
              <w:rPr>
                <w:noProof/>
                <w:webHidden/>
              </w:rPr>
              <w:fldChar w:fldCharType="begin"/>
            </w:r>
            <w:r>
              <w:rPr>
                <w:noProof/>
                <w:webHidden/>
              </w:rPr>
              <w:instrText xml:space="preserve"> PAGEREF _Toc50496732 \h </w:instrText>
            </w:r>
            <w:r>
              <w:rPr>
                <w:noProof/>
                <w:webHidden/>
              </w:rPr>
            </w:r>
            <w:r>
              <w:rPr>
                <w:noProof/>
                <w:webHidden/>
              </w:rPr>
              <w:fldChar w:fldCharType="separate"/>
            </w:r>
            <w:r>
              <w:rPr>
                <w:noProof/>
                <w:webHidden/>
              </w:rPr>
              <w:t>124</w:t>
            </w:r>
            <w:r>
              <w:rPr>
                <w:noProof/>
                <w:webHidden/>
              </w:rPr>
              <w:fldChar w:fldCharType="end"/>
            </w:r>
          </w:hyperlink>
        </w:p>
        <w:p w14:paraId="349116AC" w14:textId="33FF599C" w:rsidR="0098613C" w:rsidRDefault="0098613C">
          <w:pPr>
            <w:pStyle w:val="TOC2"/>
            <w:tabs>
              <w:tab w:val="right" w:leader="dot" w:pos="13948"/>
            </w:tabs>
            <w:rPr>
              <w:rFonts w:eastAsiaTheme="minorEastAsia"/>
              <w:noProof/>
            </w:rPr>
          </w:pPr>
          <w:hyperlink w:anchor="_Toc50496733" w:history="1">
            <w:r w:rsidRPr="00550092">
              <w:rPr>
                <w:rStyle w:val="ad"/>
                <w:noProof/>
              </w:rPr>
              <w:t xml:space="preserve">2.10 </w:t>
            </w:r>
            <w:r w:rsidRPr="00550092">
              <w:rPr>
                <w:rStyle w:val="ad"/>
                <w:noProof/>
              </w:rPr>
              <w:t>部署备忘</w:t>
            </w:r>
            <w:r>
              <w:rPr>
                <w:noProof/>
                <w:webHidden/>
              </w:rPr>
              <w:tab/>
            </w:r>
            <w:r>
              <w:rPr>
                <w:noProof/>
                <w:webHidden/>
              </w:rPr>
              <w:fldChar w:fldCharType="begin"/>
            </w:r>
            <w:r>
              <w:rPr>
                <w:noProof/>
                <w:webHidden/>
              </w:rPr>
              <w:instrText xml:space="preserve"> PAGEREF _Toc50496733 \h </w:instrText>
            </w:r>
            <w:r>
              <w:rPr>
                <w:noProof/>
                <w:webHidden/>
              </w:rPr>
            </w:r>
            <w:r>
              <w:rPr>
                <w:noProof/>
                <w:webHidden/>
              </w:rPr>
              <w:fldChar w:fldCharType="separate"/>
            </w:r>
            <w:r>
              <w:rPr>
                <w:noProof/>
                <w:webHidden/>
              </w:rPr>
              <w:t>124</w:t>
            </w:r>
            <w:r>
              <w:rPr>
                <w:noProof/>
                <w:webHidden/>
              </w:rPr>
              <w:fldChar w:fldCharType="end"/>
            </w:r>
          </w:hyperlink>
        </w:p>
        <w:p w14:paraId="3D1FA046" w14:textId="3A9D9699" w:rsidR="0098613C" w:rsidRDefault="0098613C">
          <w:pPr>
            <w:pStyle w:val="TOC3"/>
            <w:tabs>
              <w:tab w:val="right" w:leader="dot" w:pos="13948"/>
            </w:tabs>
            <w:rPr>
              <w:rFonts w:eastAsiaTheme="minorEastAsia"/>
              <w:noProof/>
            </w:rPr>
          </w:pPr>
          <w:hyperlink w:anchor="_Toc50496734" w:history="1">
            <w:r w:rsidRPr="00550092">
              <w:rPr>
                <w:rStyle w:val="ad"/>
                <w:noProof/>
              </w:rPr>
              <w:t>2.10.1 DB</w:t>
            </w:r>
            <w:r w:rsidRPr="00550092">
              <w:rPr>
                <w:rStyle w:val="ad"/>
                <w:noProof/>
              </w:rPr>
              <w:t>部署</w:t>
            </w:r>
            <w:r>
              <w:rPr>
                <w:noProof/>
                <w:webHidden/>
              </w:rPr>
              <w:tab/>
            </w:r>
            <w:r>
              <w:rPr>
                <w:noProof/>
                <w:webHidden/>
              </w:rPr>
              <w:fldChar w:fldCharType="begin"/>
            </w:r>
            <w:r>
              <w:rPr>
                <w:noProof/>
                <w:webHidden/>
              </w:rPr>
              <w:instrText xml:space="preserve"> PAGEREF _Toc50496734 \h </w:instrText>
            </w:r>
            <w:r>
              <w:rPr>
                <w:noProof/>
                <w:webHidden/>
              </w:rPr>
            </w:r>
            <w:r>
              <w:rPr>
                <w:noProof/>
                <w:webHidden/>
              </w:rPr>
              <w:fldChar w:fldCharType="separate"/>
            </w:r>
            <w:r>
              <w:rPr>
                <w:noProof/>
                <w:webHidden/>
              </w:rPr>
              <w:t>125</w:t>
            </w:r>
            <w:r>
              <w:rPr>
                <w:noProof/>
                <w:webHidden/>
              </w:rPr>
              <w:fldChar w:fldCharType="end"/>
            </w:r>
          </w:hyperlink>
        </w:p>
        <w:p w14:paraId="01546477" w14:textId="7CF4368A" w:rsidR="0098613C" w:rsidRDefault="0098613C">
          <w:pPr>
            <w:pStyle w:val="TOC3"/>
            <w:tabs>
              <w:tab w:val="right" w:leader="dot" w:pos="13948"/>
            </w:tabs>
            <w:rPr>
              <w:rFonts w:eastAsiaTheme="minorEastAsia"/>
              <w:noProof/>
            </w:rPr>
          </w:pPr>
          <w:hyperlink w:anchor="_Toc50496735" w:history="1">
            <w:r w:rsidRPr="00550092">
              <w:rPr>
                <w:rStyle w:val="ad"/>
                <w:noProof/>
              </w:rPr>
              <w:t>2.10.2 POS</w:t>
            </w:r>
            <w:r w:rsidRPr="00550092">
              <w:rPr>
                <w:rStyle w:val="ad"/>
                <w:noProof/>
              </w:rPr>
              <w:t>机身份识别问题</w:t>
            </w:r>
            <w:r>
              <w:rPr>
                <w:noProof/>
                <w:webHidden/>
              </w:rPr>
              <w:tab/>
            </w:r>
            <w:r>
              <w:rPr>
                <w:noProof/>
                <w:webHidden/>
              </w:rPr>
              <w:fldChar w:fldCharType="begin"/>
            </w:r>
            <w:r>
              <w:rPr>
                <w:noProof/>
                <w:webHidden/>
              </w:rPr>
              <w:instrText xml:space="preserve"> PAGEREF _Toc50496735 \h </w:instrText>
            </w:r>
            <w:r>
              <w:rPr>
                <w:noProof/>
                <w:webHidden/>
              </w:rPr>
            </w:r>
            <w:r>
              <w:rPr>
                <w:noProof/>
                <w:webHidden/>
              </w:rPr>
              <w:fldChar w:fldCharType="separate"/>
            </w:r>
            <w:r>
              <w:rPr>
                <w:noProof/>
                <w:webHidden/>
              </w:rPr>
              <w:t>125</w:t>
            </w:r>
            <w:r>
              <w:rPr>
                <w:noProof/>
                <w:webHidden/>
              </w:rPr>
              <w:fldChar w:fldCharType="end"/>
            </w:r>
          </w:hyperlink>
        </w:p>
        <w:p w14:paraId="1D9EE434" w14:textId="62168591" w:rsidR="0098613C" w:rsidRDefault="0098613C">
          <w:pPr>
            <w:pStyle w:val="TOC3"/>
            <w:tabs>
              <w:tab w:val="right" w:leader="dot" w:pos="13948"/>
            </w:tabs>
            <w:rPr>
              <w:rFonts w:eastAsiaTheme="minorEastAsia"/>
              <w:noProof/>
            </w:rPr>
          </w:pPr>
          <w:hyperlink w:anchor="_Toc50496736" w:history="1">
            <w:r w:rsidRPr="00550092">
              <w:rPr>
                <w:rStyle w:val="ad"/>
                <w:noProof/>
              </w:rPr>
              <w:t xml:space="preserve">2.10.3 </w:t>
            </w:r>
            <w:r w:rsidRPr="00550092">
              <w:rPr>
                <w:rStyle w:val="ad"/>
                <w:noProof/>
              </w:rPr>
              <w:t>基础资料在</w:t>
            </w:r>
            <w:r w:rsidRPr="00550092">
              <w:rPr>
                <w:rStyle w:val="ad"/>
                <w:noProof/>
              </w:rPr>
              <w:t>POS</w:t>
            </w:r>
            <w:r w:rsidRPr="00550092">
              <w:rPr>
                <w:rStyle w:val="ad"/>
                <w:noProof/>
              </w:rPr>
              <w:t>中的初始化</w:t>
            </w:r>
            <w:r>
              <w:rPr>
                <w:noProof/>
                <w:webHidden/>
              </w:rPr>
              <w:tab/>
            </w:r>
            <w:r>
              <w:rPr>
                <w:noProof/>
                <w:webHidden/>
              </w:rPr>
              <w:fldChar w:fldCharType="begin"/>
            </w:r>
            <w:r>
              <w:rPr>
                <w:noProof/>
                <w:webHidden/>
              </w:rPr>
              <w:instrText xml:space="preserve"> PAGEREF _Toc50496736 \h </w:instrText>
            </w:r>
            <w:r>
              <w:rPr>
                <w:noProof/>
                <w:webHidden/>
              </w:rPr>
            </w:r>
            <w:r>
              <w:rPr>
                <w:noProof/>
                <w:webHidden/>
              </w:rPr>
              <w:fldChar w:fldCharType="separate"/>
            </w:r>
            <w:r>
              <w:rPr>
                <w:noProof/>
                <w:webHidden/>
              </w:rPr>
              <w:t>126</w:t>
            </w:r>
            <w:r>
              <w:rPr>
                <w:noProof/>
                <w:webHidden/>
              </w:rPr>
              <w:fldChar w:fldCharType="end"/>
            </w:r>
          </w:hyperlink>
        </w:p>
        <w:p w14:paraId="73A5507E" w14:textId="6C47784A" w:rsidR="0098613C" w:rsidRDefault="0098613C">
          <w:pPr>
            <w:pStyle w:val="TOC3"/>
            <w:tabs>
              <w:tab w:val="right" w:leader="dot" w:pos="13948"/>
            </w:tabs>
            <w:rPr>
              <w:rFonts w:eastAsiaTheme="minorEastAsia"/>
              <w:noProof/>
            </w:rPr>
          </w:pPr>
          <w:hyperlink w:anchor="_Toc50496737" w:history="1">
            <w:r w:rsidRPr="00550092">
              <w:rPr>
                <w:rStyle w:val="ad"/>
                <w:noProof/>
              </w:rPr>
              <w:t>2.10.4 Mysql</w:t>
            </w:r>
            <w:r>
              <w:rPr>
                <w:noProof/>
                <w:webHidden/>
              </w:rPr>
              <w:tab/>
            </w:r>
            <w:r>
              <w:rPr>
                <w:noProof/>
                <w:webHidden/>
              </w:rPr>
              <w:fldChar w:fldCharType="begin"/>
            </w:r>
            <w:r>
              <w:rPr>
                <w:noProof/>
                <w:webHidden/>
              </w:rPr>
              <w:instrText xml:space="preserve"> PAGEREF _Toc50496737 \h </w:instrText>
            </w:r>
            <w:r>
              <w:rPr>
                <w:noProof/>
                <w:webHidden/>
              </w:rPr>
            </w:r>
            <w:r>
              <w:rPr>
                <w:noProof/>
                <w:webHidden/>
              </w:rPr>
              <w:fldChar w:fldCharType="separate"/>
            </w:r>
            <w:r>
              <w:rPr>
                <w:noProof/>
                <w:webHidden/>
              </w:rPr>
              <w:t>126</w:t>
            </w:r>
            <w:r>
              <w:rPr>
                <w:noProof/>
                <w:webHidden/>
              </w:rPr>
              <w:fldChar w:fldCharType="end"/>
            </w:r>
          </w:hyperlink>
        </w:p>
        <w:p w14:paraId="280DE08F" w14:textId="082A088C" w:rsidR="0098613C" w:rsidRDefault="0098613C">
          <w:pPr>
            <w:pStyle w:val="TOC3"/>
            <w:tabs>
              <w:tab w:val="right" w:leader="dot" w:pos="13948"/>
            </w:tabs>
            <w:rPr>
              <w:rFonts w:eastAsiaTheme="minorEastAsia"/>
              <w:noProof/>
            </w:rPr>
          </w:pPr>
          <w:hyperlink w:anchor="_Toc50496738" w:history="1">
            <w:r w:rsidRPr="00550092">
              <w:rPr>
                <w:rStyle w:val="ad"/>
                <w:noProof/>
              </w:rPr>
              <w:t>2.10.5 Tomcat</w:t>
            </w:r>
            <w:r w:rsidRPr="00550092">
              <w:rPr>
                <w:rStyle w:val="ad"/>
                <w:noProof/>
              </w:rPr>
              <w:t>配置</w:t>
            </w:r>
            <w:r>
              <w:rPr>
                <w:noProof/>
                <w:webHidden/>
              </w:rPr>
              <w:tab/>
            </w:r>
            <w:r>
              <w:rPr>
                <w:noProof/>
                <w:webHidden/>
              </w:rPr>
              <w:fldChar w:fldCharType="begin"/>
            </w:r>
            <w:r>
              <w:rPr>
                <w:noProof/>
                <w:webHidden/>
              </w:rPr>
              <w:instrText xml:space="preserve"> PAGEREF _Toc50496738 \h </w:instrText>
            </w:r>
            <w:r>
              <w:rPr>
                <w:noProof/>
                <w:webHidden/>
              </w:rPr>
            </w:r>
            <w:r>
              <w:rPr>
                <w:noProof/>
                <w:webHidden/>
              </w:rPr>
              <w:fldChar w:fldCharType="separate"/>
            </w:r>
            <w:r>
              <w:rPr>
                <w:noProof/>
                <w:webHidden/>
              </w:rPr>
              <w:t>126</w:t>
            </w:r>
            <w:r>
              <w:rPr>
                <w:noProof/>
                <w:webHidden/>
              </w:rPr>
              <w:fldChar w:fldCharType="end"/>
            </w:r>
          </w:hyperlink>
        </w:p>
        <w:p w14:paraId="376C83AC" w14:textId="39733FB4" w:rsidR="0098613C" w:rsidRDefault="0098613C">
          <w:pPr>
            <w:pStyle w:val="TOC3"/>
            <w:tabs>
              <w:tab w:val="right" w:leader="dot" w:pos="13948"/>
            </w:tabs>
            <w:rPr>
              <w:rFonts w:eastAsiaTheme="minorEastAsia"/>
              <w:noProof/>
            </w:rPr>
          </w:pPr>
          <w:hyperlink w:anchor="_Toc50496739" w:history="1">
            <w:r w:rsidRPr="00550092">
              <w:rPr>
                <w:rStyle w:val="ad"/>
                <w:noProof/>
              </w:rPr>
              <w:t>2.10.6 Log4j</w:t>
            </w:r>
            <w:r w:rsidRPr="00550092">
              <w:rPr>
                <w:rStyle w:val="ad"/>
                <w:noProof/>
              </w:rPr>
              <w:t>配置</w:t>
            </w:r>
            <w:r>
              <w:rPr>
                <w:noProof/>
                <w:webHidden/>
              </w:rPr>
              <w:tab/>
            </w:r>
            <w:r>
              <w:rPr>
                <w:noProof/>
                <w:webHidden/>
              </w:rPr>
              <w:fldChar w:fldCharType="begin"/>
            </w:r>
            <w:r>
              <w:rPr>
                <w:noProof/>
                <w:webHidden/>
              </w:rPr>
              <w:instrText xml:space="preserve"> PAGEREF _Toc50496739 \h </w:instrText>
            </w:r>
            <w:r>
              <w:rPr>
                <w:noProof/>
                <w:webHidden/>
              </w:rPr>
            </w:r>
            <w:r>
              <w:rPr>
                <w:noProof/>
                <w:webHidden/>
              </w:rPr>
              <w:fldChar w:fldCharType="separate"/>
            </w:r>
            <w:r>
              <w:rPr>
                <w:noProof/>
                <w:webHidden/>
              </w:rPr>
              <w:t>127</w:t>
            </w:r>
            <w:r>
              <w:rPr>
                <w:noProof/>
                <w:webHidden/>
              </w:rPr>
              <w:fldChar w:fldCharType="end"/>
            </w:r>
          </w:hyperlink>
        </w:p>
        <w:p w14:paraId="59044063" w14:textId="666346C8" w:rsidR="0098613C" w:rsidRDefault="0098613C">
          <w:pPr>
            <w:pStyle w:val="TOC3"/>
            <w:tabs>
              <w:tab w:val="right" w:leader="dot" w:pos="13948"/>
            </w:tabs>
            <w:rPr>
              <w:rFonts w:eastAsiaTheme="minorEastAsia"/>
              <w:noProof/>
            </w:rPr>
          </w:pPr>
          <w:hyperlink w:anchor="_Toc50496740" w:history="1">
            <w:r w:rsidRPr="00550092">
              <w:rPr>
                <w:rStyle w:val="ad"/>
                <w:noProof/>
              </w:rPr>
              <w:t>2.10.7 Jenkins</w:t>
            </w:r>
            <w:r w:rsidRPr="00550092">
              <w:rPr>
                <w:rStyle w:val="ad"/>
                <w:noProof/>
              </w:rPr>
              <w:t>健康检查</w:t>
            </w:r>
            <w:r>
              <w:rPr>
                <w:noProof/>
                <w:webHidden/>
              </w:rPr>
              <w:tab/>
            </w:r>
            <w:r>
              <w:rPr>
                <w:noProof/>
                <w:webHidden/>
              </w:rPr>
              <w:fldChar w:fldCharType="begin"/>
            </w:r>
            <w:r>
              <w:rPr>
                <w:noProof/>
                <w:webHidden/>
              </w:rPr>
              <w:instrText xml:space="preserve"> PAGEREF _Toc50496740 \h </w:instrText>
            </w:r>
            <w:r>
              <w:rPr>
                <w:noProof/>
                <w:webHidden/>
              </w:rPr>
            </w:r>
            <w:r>
              <w:rPr>
                <w:noProof/>
                <w:webHidden/>
              </w:rPr>
              <w:fldChar w:fldCharType="separate"/>
            </w:r>
            <w:r>
              <w:rPr>
                <w:noProof/>
                <w:webHidden/>
              </w:rPr>
              <w:t>128</w:t>
            </w:r>
            <w:r>
              <w:rPr>
                <w:noProof/>
                <w:webHidden/>
              </w:rPr>
              <w:fldChar w:fldCharType="end"/>
            </w:r>
          </w:hyperlink>
        </w:p>
        <w:p w14:paraId="13270D2E" w14:textId="0DD6AEA9" w:rsidR="0098613C" w:rsidRDefault="0098613C">
          <w:pPr>
            <w:pStyle w:val="TOC3"/>
            <w:tabs>
              <w:tab w:val="right" w:leader="dot" w:pos="13948"/>
            </w:tabs>
            <w:rPr>
              <w:rFonts w:eastAsiaTheme="minorEastAsia"/>
              <w:noProof/>
            </w:rPr>
          </w:pPr>
          <w:hyperlink w:anchor="_Toc50496741" w:history="1">
            <w:r w:rsidRPr="00550092">
              <w:rPr>
                <w:rStyle w:val="ad"/>
                <w:noProof/>
              </w:rPr>
              <w:t xml:space="preserve">2.10.8 </w:t>
            </w:r>
            <w:r w:rsidRPr="00550092">
              <w:rPr>
                <w:rStyle w:val="ad"/>
                <w:noProof/>
              </w:rPr>
              <w:t>皇后服务</w:t>
            </w:r>
            <w:r>
              <w:rPr>
                <w:noProof/>
                <w:webHidden/>
              </w:rPr>
              <w:tab/>
            </w:r>
            <w:r>
              <w:rPr>
                <w:noProof/>
                <w:webHidden/>
              </w:rPr>
              <w:fldChar w:fldCharType="begin"/>
            </w:r>
            <w:r>
              <w:rPr>
                <w:noProof/>
                <w:webHidden/>
              </w:rPr>
              <w:instrText xml:space="preserve"> PAGEREF _Toc50496741 \h </w:instrText>
            </w:r>
            <w:r>
              <w:rPr>
                <w:noProof/>
                <w:webHidden/>
              </w:rPr>
            </w:r>
            <w:r>
              <w:rPr>
                <w:noProof/>
                <w:webHidden/>
              </w:rPr>
              <w:fldChar w:fldCharType="separate"/>
            </w:r>
            <w:r>
              <w:rPr>
                <w:noProof/>
                <w:webHidden/>
              </w:rPr>
              <w:t>128</w:t>
            </w:r>
            <w:r>
              <w:rPr>
                <w:noProof/>
                <w:webHidden/>
              </w:rPr>
              <w:fldChar w:fldCharType="end"/>
            </w:r>
          </w:hyperlink>
        </w:p>
        <w:p w14:paraId="5C3150D0" w14:textId="5C4E958F" w:rsidR="0098613C" w:rsidRDefault="0098613C">
          <w:pPr>
            <w:pStyle w:val="TOC3"/>
            <w:tabs>
              <w:tab w:val="right" w:leader="dot" w:pos="13948"/>
            </w:tabs>
            <w:rPr>
              <w:rFonts w:eastAsiaTheme="minorEastAsia"/>
              <w:noProof/>
            </w:rPr>
          </w:pPr>
          <w:hyperlink w:anchor="_Toc50496742" w:history="1">
            <w:r w:rsidRPr="00550092">
              <w:rPr>
                <w:rStyle w:val="ad"/>
                <w:noProof/>
              </w:rPr>
              <w:t xml:space="preserve">2.10.9 </w:t>
            </w:r>
            <w:r w:rsidRPr="00550092">
              <w:rPr>
                <w:rStyle w:val="ad"/>
                <w:noProof/>
              </w:rPr>
              <w:t>微信公众号配置</w:t>
            </w:r>
            <w:r>
              <w:rPr>
                <w:noProof/>
                <w:webHidden/>
              </w:rPr>
              <w:tab/>
            </w:r>
            <w:r>
              <w:rPr>
                <w:noProof/>
                <w:webHidden/>
              </w:rPr>
              <w:fldChar w:fldCharType="begin"/>
            </w:r>
            <w:r>
              <w:rPr>
                <w:noProof/>
                <w:webHidden/>
              </w:rPr>
              <w:instrText xml:space="preserve"> PAGEREF _Toc50496742 \h </w:instrText>
            </w:r>
            <w:r>
              <w:rPr>
                <w:noProof/>
                <w:webHidden/>
              </w:rPr>
            </w:r>
            <w:r>
              <w:rPr>
                <w:noProof/>
                <w:webHidden/>
              </w:rPr>
              <w:fldChar w:fldCharType="separate"/>
            </w:r>
            <w:r>
              <w:rPr>
                <w:noProof/>
                <w:webHidden/>
              </w:rPr>
              <w:t>129</w:t>
            </w:r>
            <w:r>
              <w:rPr>
                <w:noProof/>
                <w:webHidden/>
              </w:rPr>
              <w:fldChar w:fldCharType="end"/>
            </w:r>
          </w:hyperlink>
        </w:p>
        <w:p w14:paraId="6AF610C1" w14:textId="13ED1721" w:rsidR="0098613C" w:rsidRDefault="0098613C">
          <w:pPr>
            <w:pStyle w:val="TOC3"/>
            <w:tabs>
              <w:tab w:val="right" w:leader="dot" w:pos="13948"/>
            </w:tabs>
            <w:rPr>
              <w:rFonts w:eastAsiaTheme="minorEastAsia"/>
              <w:noProof/>
            </w:rPr>
          </w:pPr>
          <w:hyperlink w:anchor="_Toc50496743" w:history="1">
            <w:r w:rsidRPr="00550092">
              <w:rPr>
                <w:rStyle w:val="ad"/>
                <w:noProof/>
              </w:rPr>
              <w:t>2.10.10 HouseKeepService</w:t>
            </w:r>
            <w:r>
              <w:rPr>
                <w:noProof/>
                <w:webHidden/>
              </w:rPr>
              <w:tab/>
            </w:r>
            <w:r>
              <w:rPr>
                <w:noProof/>
                <w:webHidden/>
              </w:rPr>
              <w:fldChar w:fldCharType="begin"/>
            </w:r>
            <w:r>
              <w:rPr>
                <w:noProof/>
                <w:webHidden/>
              </w:rPr>
              <w:instrText xml:space="preserve"> PAGEREF _Toc50496743 \h </w:instrText>
            </w:r>
            <w:r>
              <w:rPr>
                <w:noProof/>
                <w:webHidden/>
              </w:rPr>
            </w:r>
            <w:r>
              <w:rPr>
                <w:noProof/>
                <w:webHidden/>
              </w:rPr>
              <w:fldChar w:fldCharType="separate"/>
            </w:r>
            <w:r>
              <w:rPr>
                <w:noProof/>
                <w:webHidden/>
              </w:rPr>
              <w:t>130</w:t>
            </w:r>
            <w:r>
              <w:rPr>
                <w:noProof/>
                <w:webHidden/>
              </w:rPr>
              <w:fldChar w:fldCharType="end"/>
            </w:r>
          </w:hyperlink>
        </w:p>
        <w:p w14:paraId="7CEDAA1B" w14:textId="171190DA" w:rsidR="0098613C" w:rsidRDefault="0098613C">
          <w:pPr>
            <w:pStyle w:val="TOC1"/>
            <w:tabs>
              <w:tab w:val="right" w:leader="dot" w:pos="13948"/>
            </w:tabs>
            <w:rPr>
              <w:rFonts w:eastAsiaTheme="minorEastAsia"/>
              <w:noProof/>
            </w:rPr>
          </w:pPr>
          <w:hyperlink w:anchor="_Toc50496744" w:history="1">
            <w:r w:rsidRPr="00550092">
              <w:rPr>
                <w:rStyle w:val="ad"/>
                <w:noProof/>
              </w:rPr>
              <w:t xml:space="preserve">3 </w:t>
            </w:r>
            <w:r w:rsidRPr="00550092">
              <w:rPr>
                <w:rStyle w:val="ad"/>
                <w:noProof/>
              </w:rPr>
              <w:t>接口设计</w:t>
            </w:r>
            <w:r>
              <w:rPr>
                <w:noProof/>
                <w:webHidden/>
              </w:rPr>
              <w:tab/>
            </w:r>
            <w:r>
              <w:rPr>
                <w:noProof/>
                <w:webHidden/>
              </w:rPr>
              <w:fldChar w:fldCharType="begin"/>
            </w:r>
            <w:r>
              <w:rPr>
                <w:noProof/>
                <w:webHidden/>
              </w:rPr>
              <w:instrText xml:space="preserve"> PAGEREF _Toc50496744 \h </w:instrText>
            </w:r>
            <w:r>
              <w:rPr>
                <w:noProof/>
                <w:webHidden/>
              </w:rPr>
            </w:r>
            <w:r>
              <w:rPr>
                <w:noProof/>
                <w:webHidden/>
              </w:rPr>
              <w:fldChar w:fldCharType="separate"/>
            </w:r>
            <w:r>
              <w:rPr>
                <w:noProof/>
                <w:webHidden/>
              </w:rPr>
              <w:t>130</w:t>
            </w:r>
            <w:r>
              <w:rPr>
                <w:noProof/>
                <w:webHidden/>
              </w:rPr>
              <w:fldChar w:fldCharType="end"/>
            </w:r>
          </w:hyperlink>
        </w:p>
        <w:p w14:paraId="44A3C086" w14:textId="756B36C7" w:rsidR="0098613C" w:rsidRDefault="0098613C">
          <w:pPr>
            <w:pStyle w:val="TOC2"/>
            <w:tabs>
              <w:tab w:val="right" w:leader="dot" w:pos="13948"/>
            </w:tabs>
            <w:rPr>
              <w:rFonts w:eastAsiaTheme="minorEastAsia"/>
              <w:noProof/>
            </w:rPr>
          </w:pPr>
          <w:hyperlink w:anchor="_Toc50496745" w:history="1">
            <w:r w:rsidRPr="00550092">
              <w:rPr>
                <w:rStyle w:val="ad"/>
                <w:noProof/>
              </w:rPr>
              <w:t xml:space="preserve">3.1 </w:t>
            </w:r>
            <w:r w:rsidRPr="00550092">
              <w:rPr>
                <w:rStyle w:val="ad"/>
                <w:noProof/>
              </w:rPr>
              <w:t>用户接口</w:t>
            </w:r>
            <w:r>
              <w:rPr>
                <w:noProof/>
                <w:webHidden/>
              </w:rPr>
              <w:tab/>
            </w:r>
            <w:r>
              <w:rPr>
                <w:noProof/>
                <w:webHidden/>
              </w:rPr>
              <w:fldChar w:fldCharType="begin"/>
            </w:r>
            <w:r>
              <w:rPr>
                <w:noProof/>
                <w:webHidden/>
              </w:rPr>
              <w:instrText xml:space="preserve"> PAGEREF _Toc50496745 \h </w:instrText>
            </w:r>
            <w:r>
              <w:rPr>
                <w:noProof/>
                <w:webHidden/>
              </w:rPr>
            </w:r>
            <w:r>
              <w:rPr>
                <w:noProof/>
                <w:webHidden/>
              </w:rPr>
              <w:fldChar w:fldCharType="separate"/>
            </w:r>
            <w:r>
              <w:rPr>
                <w:noProof/>
                <w:webHidden/>
              </w:rPr>
              <w:t>130</w:t>
            </w:r>
            <w:r>
              <w:rPr>
                <w:noProof/>
                <w:webHidden/>
              </w:rPr>
              <w:fldChar w:fldCharType="end"/>
            </w:r>
          </w:hyperlink>
        </w:p>
        <w:p w14:paraId="591DB21D" w14:textId="34D23E53" w:rsidR="0098613C" w:rsidRDefault="0098613C">
          <w:pPr>
            <w:pStyle w:val="TOC3"/>
            <w:tabs>
              <w:tab w:val="right" w:leader="dot" w:pos="13948"/>
            </w:tabs>
            <w:rPr>
              <w:rFonts w:eastAsiaTheme="minorEastAsia"/>
              <w:noProof/>
            </w:rPr>
          </w:pPr>
          <w:hyperlink w:anchor="_Toc50496746" w:history="1">
            <w:r w:rsidRPr="00550092">
              <w:rPr>
                <w:rStyle w:val="ad"/>
                <w:noProof/>
              </w:rPr>
              <w:t xml:space="preserve">3.1.1 </w:t>
            </w:r>
            <w:r w:rsidRPr="00550092">
              <w:rPr>
                <w:rStyle w:val="ad"/>
                <w:noProof/>
              </w:rPr>
              <w:t>界面设计</w:t>
            </w:r>
            <w:r>
              <w:rPr>
                <w:noProof/>
                <w:webHidden/>
              </w:rPr>
              <w:tab/>
            </w:r>
            <w:r>
              <w:rPr>
                <w:noProof/>
                <w:webHidden/>
              </w:rPr>
              <w:fldChar w:fldCharType="begin"/>
            </w:r>
            <w:r>
              <w:rPr>
                <w:noProof/>
                <w:webHidden/>
              </w:rPr>
              <w:instrText xml:space="preserve"> PAGEREF _Toc50496746 \h </w:instrText>
            </w:r>
            <w:r>
              <w:rPr>
                <w:noProof/>
                <w:webHidden/>
              </w:rPr>
            </w:r>
            <w:r>
              <w:rPr>
                <w:noProof/>
                <w:webHidden/>
              </w:rPr>
              <w:fldChar w:fldCharType="separate"/>
            </w:r>
            <w:r>
              <w:rPr>
                <w:noProof/>
                <w:webHidden/>
              </w:rPr>
              <w:t>130</w:t>
            </w:r>
            <w:r>
              <w:rPr>
                <w:noProof/>
                <w:webHidden/>
              </w:rPr>
              <w:fldChar w:fldCharType="end"/>
            </w:r>
          </w:hyperlink>
        </w:p>
        <w:p w14:paraId="6346EFC7" w14:textId="7D021448" w:rsidR="0098613C" w:rsidRDefault="0098613C">
          <w:pPr>
            <w:pStyle w:val="TOC3"/>
            <w:tabs>
              <w:tab w:val="right" w:leader="dot" w:pos="13948"/>
            </w:tabs>
            <w:rPr>
              <w:rFonts w:eastAsiaTheme="minorEastAsia"/>
              <w:noProof/>
            </w:rPr>
          </w:pPr>
          <w:hyperlink w:anchor="_Toc50496747" w:history="1">
            <w:r w:rsidRPr="00550092">
              <w:rPr>
                <w:rStyle w:val="ad"/>
                <w:noProof/>
              </w:rPr>
              <w:t xml:space="preserve">3.1.2 </w:t>
            </w:r>
            <w:r w:rsidRPr="00550092">
              <w:rPr>
                <w:rStyle w:val="ad"/>
                <w:noProof/>
              </w:rPr>
              <w:t>微信小程序界面</w:t>
            </w:r>
            <w:r>
              <w:rPr>
                <w:noProof/>
                <w:webHidden/>
              </w:rPr>
              <w:tab/>
            </w:r>
            <w:r>
              <w:rPr>
                <w:noProof/>
                <w:webHidden/>
              </w:rPr>
              <w:fldChar w:fldCharType="begin"/>
            </w:r>
            <w:r>
              <w:rPr>
                <w:noProof/>
                <w:webHidden/>
              </w:rPr>
              <w:instrText xml:space="preserve"> PAGEREF _Toc50496747 \h </w:instrText>
            </w:r>
            <w:r>
              <w:rPr>
                <w:noProof/>
                <w:webHidden/>
              </w:rPr>
            </w:r>
            <w:r>
              <w:rPr>
                <w:noProof/>
                <w:webHidden/>
              </w:rPr>
              <w:fldChar w:fldCharType="separate"/>
            </w:r>
            <w:r>
              <w:rPr>
                <w:noProof/>
                <w:webHidden/>
              </w:rPr>
              <w:t>130</w:t>
            </w:r>
            <w:r>
              <w:rPr>
                <w:noProof/>
                <w:webHidden/>
              </w:rPr>
              <w:fldChar w:fldCharType="end"/>
            </w:r>
          </w:hyperlink>
        </w:p>
        <w:p w14:paraId="33699F0D" w14:textId="54D60ABF" w:rsidR="0098613C" w:rsidRDefault="0098613C">
          <w:pPr>
            <w:pStyle w:val="TOC2"/>
            <w:tabs>
              <w:tab w:val="right" w:leader="dot" w:pos="13948"/>
            </w:tabs>
            <w:rPr>
              <w:rFonts w:eastAsiaTheme="minorEastAsia"/>
              <w:noProof/>
            </w:rPr>
          </w:pPr>
          <w:hyperlink w:anchor="_Toc50496748" w:history="1">
            <w:r w:rsidRPr="00550092">
              <w:rPr>
                <w:rStyle w:val="ad"/>
                <w:noProof/>
              </w:rPr>
              <w:t xml:space="preserve">3.2 </w:t>
            </w:r>
            <w:r w:rsidRPr="00550092">
              <w:rPr>
                <w:rStyle w:val="ad"/>
                <w:noProof/>
              </w:rPr>
              <w:t>外部接口</w:t>
            </w:r>
            <w:r>
              <w:rPr>
                <w:noProof/>
                <w:webHidden/>
              </w:rPr>
              <w:tab/>
            </w:r>
            <w:r>
              <w:rPr>
                <w:noProof/>
                <w:webHidden/>
              </w:rPr>
              <w:fldChar w:fldCharType="begin"/>
            </w:r>
            <w:r>
              <w:rPr>
                <w:noProof/>
                <w:webHidden/>
              </w:rPr>
              <w:instrText xml:space="preserve"> PAGEREF _Toc50496748 \h </w:instrText>
            </w:r>
            <w:r>
              <w:rPr>
                <w:noProof/>
                <w:webHidden/>
              </w:rPr>
            </w:r>
            <w:r>
              <w:rPr>
                <w:noProof/>
                <w:webHidden/>
              </w:rPr>
              <w:fldChar w:fldCharType="separate"/>
            </w:r>
            <w:r>
              <w:rPr>
                <w:noProof/>
                <w:webHidden/>
              </w:rPr>
              <w:t>131</w:t>
            </w:r>
            <w:r>
              <w:rPr>
                <w:noProof/>
                <w:webHidden/>
              </w:rPr>
              <w:fldChar w:fldCharType="end"/>
            </w:r>
          </w:hyperlink>
        </w:p>
        <w:p w14:paraId="760795ED" w14:textId="7AC17658" w:rsidR="0098613C" w:rsidRDefault="0098613C">
          <w:pPr>
            <w:pStyle w:val="TOC2"/>
            <w:tabs>
              <w:tab w:val="right" w:leader="dot" w:pos="13948"/>
            </w:tabs>
            <w:rPr>
              <w:rFonts w:eastAsiaTheme="minorEastAsia"/>
              <w:noProof/>
            </w:rPr>
          </w:pPr>
          <w:hyperlink w:anchor="_Toc50496749" w:history="1">
            <w:r w:rsidRPr="00550092">
              <w:rPr>
                <w:rStyle w:val="ad"/>
                <w:noProof/>
              </w:rPr>
              <w:t xml:space="preserve">3.3 </w:t>
            </w:r>
            <w:r w:rsidRPr="00550092">
              <w:rPr>
                <w:rStyle w:val="ad"/>
                <w:noProof/>
              </w:rPr>
              <w:t>内部接口</w:t>
            </w:r>
            <w:r>
              <w:rPr>
                <w:noProof/>
                <w:webHidden/>
              </w:rPr>
              <w:tab/>
            </w:r>
            <w:r>
              <w:rPr>
                <w:noProof/>
                <w:webHidden/>
              </w:rPr>
              <w:fldChar w:fldCharType="begin"/>
            </w:r>
            <w:r>
              <w:rPr>
                <w:noProof/>
                <w:webHidden/>
              </w:rPr>
              <w:instrText xml:space="preserve"> PAGEREF _Toc50496749 \h </w:instrText>
            </w:r>
            <w:r>
              <w:rPr>
                <w:noProof/>
                <w:webHidden/>
              </w:rPr>
            </w:r>
            <w:r>
              <w:rPr>
                <w:noProof/>
                <w:webHidden/>
              </w:rPr>
              <w:fldChar w:fldCharType="separate"/>
            </w:r>
            <w:r>
              <w:rPr>
                <w:noProof/>
                <w:webHidden/>
              </w:rPr>
              <w:t>131</w:t>
            </w:r>
            <w:r>
              <w:rPr>
                <w:noProof/>
                <w:webHidden/>
              </w:rPr>
              <w:fldChar w:fldCharType="end"/>
            </w:r>
          </w:hyperlink>
        </w:p>
        <w:p w14:paraId="1C0FADFF" w14:textId="57ACC4EF" w:rsidR="0098613C" w:rsidRDefault="0098613C">
          <w:pPr>
            <w:pStyle w:val="TOC3"/>
            <w:tabs>
              <w:tab w:val="right" w:leader="dot" w:pos="13948"/>
            </w:tabs>
            <w:rPr>
              <w:rFonts w:eastAsiaTheme="minorEastAsia"/>
              <w:noProof/>
            </w:rPr>
          </w:pPr>
          <w:hyperlink w:anchor="_Toc50496750" w:history="1">
            <w:r w:rsidRPr="00550092">
              <w:rPr>
                <w:rStyle w:val="ad"/>
                <w:noProof/>
              </w:rPr>
              <w:t xml:space="preserve">3.3.1 </w:t>
            </w:r>
            <w:r w:rsidRPr="00550092">
              <w:rPr>
                <w:rStyle w:val="ad"/>
                <w:noProof/>
              </w:rPr>
              <w:t>小票打印与小票设置</w:t>
            </w:r>
            <w:r>
              <w:rPr>
                <w:noProof/>
                <w:webHidden/>
              </w:rPr>
              <w:tab/>
            </w:r>
            <w:r>
              <w:rPr>
                <w:noProof/>
                <w:webHidden/>
              </w:rPr>
              <w:fldChar w:fldCharType="begin"/>
            </w:r>
            <w:r>
              <w:rPr>
                <w:noProof/>
                <w:webHidden/>
              </w:rPr>
              <w:instrText xml:space="preserve"> PAGEREF _Toc50496750 \h </w:instrText>
            </w:r>
            <w:r>
              <w:rPr>
                <w:noProof/>
                <w:webHidden/>
              </w:rPr>
            </w:r>
            <w:r>
              <w:rPr>
                <w:noProof/>
                <w:webHidden/>
              </w:rPr>
              <w:fldChar w:fldCharType="separate"/>
            </w:r>
            <w:r>
              <w:rPr>
                <w:noProof/>
                <w:webHidden/>
              </w:rPr>
              <w:t>131</w:t>
            </w:r>
            <w:r>
              <w:rPr>
                <w:noProof/>
                <w:webHidden/>
              </w:rPr>
              <w:fldChar w:fldCharType="end"/>
            </w:r>
          </w:hyperlink>
        </w:p>
        <w:p w14:paraId="2092BDB8" w14:textId="499045E3" w:rsidR="0098613C" w:rsidRDefault="0098613C">
          <w:pPr>
            <w:pStyle w:val="TOC3"/>
            <w:tabs>
              <w:tab w:val="right" w:leader="dot" w:pos="13948"/>
            </w:tabs>
            <w:rPr>
              <w:rFonts w:eastAsiaTheme="minorEastAsia"/>
              <w:noProof/>
            </w:rPr>
          </w:pPr>
          <w:hyperlink w:anchor="_Toc50496751" w:history="1">
            <w:r w:rsidRPr="00550092">
              <w:rPr>
                <w:rStyle w:val="ad"/>
                <w:noProof/>
              </w:rPr>
              <w:t xml:space="preserve">3.3.2 </w:t>
            </w:r>
            <w:r w:rsidRPr="00550092">
              <w:rPr>
                <w:rStyle w:val="ad"/>
                <w:noProof/>
              </w:rPr>
              <w:t>网页跳转</w:t>
            </w:r>
            <w:r>
              <w:rPr>
                <w:noProof/>
                <w:webHidden/>
              </w:rPr>
              <w:tab/>
            </w:r>
            <w:r>
              <w:rPr>
                <w:noProof/>
                <w:webHidden/>
              </w:rPr>
              <w:fldChar w:fldCharType="begin"/>
            </w:r>
            <w:r>
              <w:rPr>
                <w:noProof/>
                <w:webHidden/>
              </w:rPr>
              <w:instrText xml:space="preserve"> PAGEREF _Toc50496751 \h </w:instrText>
            </w:r>
            <w:r>
              <w:rPr>
                <w:noProof/>
                <w:webHidden/>
              </w:rPr>
            </w:r>
            <w:r>
              <w:rPr>
                <w:noProof/>
                <w:webHidden/>
              </w:rPr>
              <w:fldChar w:fldCharType="separate"/>
            </w:r>
            <w:r>
              <w:rPr>
                <w:noProof/>
                <w:webHidden/>
              </w:rPr>
              <w:t>132</w:t>
            </w:r>
            <w:r>
              <w:rPr>
                <w:noProof/>
                <w:webHidden/>
              </w:rPr>
              <w:fldChar w:fldCharType="end"/>
            </w:r>
          </w:hyperlink>
        </w:p>
        <w:p w14:paraId="38850A85" w14:textId="7266C617" w:rsidR="0098613C" w:rsidRDefault="0098613C">
          <w:pPr>
            <w:pStyle w:val="TOC3"/>
            <w:tabs>
              <w:tab w:val="right" w:leader="dot" w:pos="13948"/>
            </w:tabs>
            <w:rPr>
              <w:rFonts w:eastAsiaTheme="minorEastAsia"/>
              <w:noProof/>
            </w:rPr>
          </w:pPr>
          <w:hyperlink w:anchor="_Toc50496752" w:history="1">
            <w:r w:rsidRPr="00550092">
              <w:rPr>
                <w:rStyle w:val="ad"/>
                <w:noProof/>
              </w:rPr>
              <w:t>3.3.3 Android</w:t>
            </w:r>
            <w:r w:rsidRPr="00550092">
              <w:rPr>
                <w:rStyle w:val="ad"/>
                <w:noProof/>
              </w:rPr>
              <w:t>界面跳转</w:t>
            </w:r>
            <w:r>
              <w:rPr>
                <w:noProof/>
                <w:webHidden/>
              </w:rPr>
              <w:tab/>
            </w:r>
            <w:r>
              <w:rPr>
                <w:noProof/>
                <w:webHidden/>
              </w:rPr>
              <w:fldChar w:fldCharType="begin"/>
            </w:r>
            <w:r>
              <w:rPr>
                <w:noProof/>
                <w:webHidden/>
              </w:rPr>
              <w:instrText xml:space="preserve"> PAGEREF _Toc50496752 \h </w:instrText>
            </w:r>
            <w:r>
              <w:rPr>
                <w:noProof/>
                <w:webHidden/>
              </w:rPr>
            </w:r>
            <w:r>
              <w:rPr>
                <w:noProof/>
                <w:webHidden/>
              </w:rPr>
              <w:fldChar w:fldCharType="separate"/>
            </w:r>
            <w:r>
              <w:rPr>
                <w:noProof/>
                <w:webHidden/>
              </w:rPr>
              <w:t>132</w:t>
            </w:r>
            <w:r>
              <w:rPr>
                <w:noProof/>
                <w:webHidden/>
              </w:rPr>
              <w:fldChar w:fldCharType="end"/>
            </w:r>
          </w:hyperlink>
        </w:p>
        <w:p w14:paraId="62F15F84" w14:textId="6D7AC6F1" w:rsidR="0098613C" w:rsidRDefault="0098613C">
          <w:pPr>
            <w:pStyle w:val="TOC3"/>
            <w:tabs>
              <w:tab w:val="right" w:leader="dot" w:pos="13948"/>
            </w:tabs>
            <w:rPr>
              <w:rFonts w:eastAsiaTheme="minorEastAsia"/>
              <w:noProof/>
            </w:rPr>
          </w:pPr>
          <w:hyperlink w:anchor="_Toc50496753" w:history="1">
            <w:r w:rsidRPr="00550092">
              <w:rPr>
                <w:rStyle w:val="ad"/>
                <w:noProof/>
              </w:rPr>
              <w:t xml:space="preserve">3.3.4 </w:t>
            </w:r>
            <w:r w:rsidRPr="00550092">
              <w:rPr>
                <w:rStyle w:val="ad"/>
                <w:noProof/>
              </w:rPr>
              <w:t>数据库存储过程（</w:t>
            </w:r>
            <w:r w:rsidRPr="00550092">
              <w:rPr>
                <w:rStyle w:val="ad"/>
                <w:noProof/>
              </w:rPr>
              <w:t>SP</w:t>
            </w:r>
            <w:r w:rsidRPr="00550092">
              <w:rPr>
                <w:rStyle w:val="ad"/>
                <w:noProof/>
              </w:rPr>
              <w:t>）</w:t>
            </w:r>
            <w:r>
              <w:rPr>
                <w:noProof/>
                <w:webHidden/>
              </w:rPr>
              <w:tab/>
            </w:r>
            <w:r>
              <w:rPr>
                <w:noProof/>
                <w:webHidden/>
              </w:rPr>
              <w:fldChar w:fldCharType="begin"/>
            </w:r>
            <w:r>
              <w:rPr>
                <w:noProof/>
                <w:webHidden/>
              </w:rPr>
              <w:instrText xml:space="preserve"> PAGEREF _Toc50496753 \h </w:instrText>
            </w:r>
            <w:r>
              <w:rPr>
                <w:noProof/>
                <w:webHidden/>
              </w:rPr>
            </w:r>
            <w:r>
              <w:rPr>
                <w:noProof/>
                <w:webHidden/>
              </w:rPr>
              <w:fldChar w:fldCharType="separate"/>
            </w:r>
            <w:r>
              <w:rPr>
                <w:noProof/>
                <w:webHidden/>
              </w:rPr>
              <w:t>133</w:t>
            </w:r>
            <w:r>
              <w:rPr>
                <w:noProof/>
                <w:webHidden/>
              </w:rPr>
              <w:fldChar w:fldCharType="end"/>
            </w:r>
          </w:hyperlink>
        </w:p>
        <w:p w14:paraId="60EA2491" w14:textId="0B4978D8" w:rsidR="0098613C" w:rsidRDefault="0098613C">
          <w:pPr>
            <w:pStyle w:val="TOC3"/>
            <w:tabs>
              <w:tab w:val="right" w:leader="dot" w:pos="13948"/>
            </w:tabs>
            <w:rPr>
              <w:rFonts w:eastAsiaTheme="minorEastAsia"/>
              <w:noProof/>
            </w:rPr>
          </w:pPr>
          <w:hyperlink w:anchor="_Toc50496754" w:history="1">
            <w:r w:rsidRPr="00550092">
              <w:rPr>
                <w:rStyle w:val="ad"/>
                <w:noProof/>
              </w:rPr>
              <w:t>3.3.5 http</w:t>
            </w:r>
            <w:r w:rsidRPr="00550092">
              <w:rPr>
                <w:rStyle w:val="ad"/>
                <w:noProof/>
              </w:rPr>
              <w:t>请求与响应</w:t>
            </w:r>
            <w:r>
              <w:rPr>
                <w:noProof/>
                <w:webHidden/>
              </w:rPr>
              <w:tab/>
            </w:r>
            <w:r>
              <w:rPr>
                <w:noProof/>
                <w:webHidden/>
              </w:rPr>
              <w:fldChar w:fldCharType="begin"/>
            </w:r>
            <w:r>
              <w:rPr>
                <w:noProof/>
                <w:webHidden/>
              </w:rPr>
              <w:instrText xml:space="preserve"> PAGEREF _Toc50496754 \h </w:instrText>
            </w:r>
            <w:r>
              <w:rPr>
                <w:noProof/>
                <w:webHidden/>
              </w:rPr>
            </w:r>
            <w:r>
              <w:rPr>
                <w:noProof/>
                <w:webHidden/>
              </w:rPr>
              <w:fldChar w:fldCharType="separate"/>
            </w:r>
            <w:r>
              <w:rPr>
                <w:noProof/>
                <w:webHidden/>
              </w:rPr>
              <w:t>133</w:t>
            </w:r>
            <w:r>
              <w:rPr>
                <w:noProof/>
                <w:webHidden/>
              </w:rPr>
              <w:fldChar w:fldCharType="end"/>
            </w:r>
          </w:hyperlink>
        </w:p>
        <w:p w14:paraId="1189B1CF" w14:textId="0D219F60" w:rsidR="0098613C" w:rsidRDefault="0098613C">
          <w:pPr>
            <w:pStyle w:val="TOC1"/>
            <w:tabs>
              <w:tab w:val="right" w:leader="dot" w:pos="13948"/>
            </w:tabs>
            <w:rPr>
              <w:rFonts w:eastAsiaTheme="minorEastAsia"/>
              <w:noProof/>
            </w:rPr>
          </w:pPr>
          <w:hyperlink w:anchor="_Toc50496755" w:history="1">
            <w:r w:rsidRPr="00550092">
              <w:rPr>
                <w:rStyle w:val="ad"/>
                <w:noProof/>
              </w:rPr>
              <w:t xml:space="preserve">4 </w:t>
            </w:r>
            <w:r w:rsidRPr="00550092">
              <w:rPr>
                <w:rStyle w:val="ad"/>
                <w:noProof/>
              </w:rPr>
              <w:t>运行设计</w:t>
            </w:r>
            <w:r>
              <w:rPr>
                <w:noProof/>
                <w:webHidden/>
              </w:rPr>
              <w:tab/>
            </w:r>
            <w:r>
              <w:rPr>
                <w:noProof/>
                <w:webHidden/>
              </w:rPr>
              <w:fldChar w:fldCharType="begin"/>
            </w:r>
            <w:r>
              <w:rPr>
                <w:noProof/>
                <w:webHidden/>
              </w:rPr>
              <w:instrText xml:space="preserve"> PAGEREF _Toc50496755 \h </w:instrText>
            </w:r>
            <w:r>
              <w:rPr>
                <w:noProof/>
                <w:webHidden/>
              </w:rPr>
            </w:r>
            <w:r>
              <w:rPr>
                <w:noProof/>
                <w:webHidden/>
              </w:rPr>
              <w:fldChar w:fldCharType="separate"/>
            </w:r>
            <w:r>
              <w:rPr>
                <w:noProof/>
                <w:webHidden/>
              </w:rPr>
              <w:t>133</w:t>
            </w:r>
            <w:r>
              <w:rPr>
                <w:noProof/>
                <w:webHidden/>
              </w:rPr>
              <w:fldChar w:fldCharType="end"/>
            </w:r>
          </w:hyperlink>
        </w:p>
        <w:p w14:paraId="6A771196" w14:textId="2ABD085E" w:rsidR="0098613C" w:rsidRDefault="0098613C">
          <w:pPr>
            <w:pStyle w:val="TOC2"/>
            <w:tabs>
              <w:tab w:val="right" w:leader="dot" w:pos="13948"/>
            </w:tabs>
            <w:rPr>
              <w:rFonts w:eastAsiaTheme="minorEastAsia"/>
              <w:noProof/>
            </w:rPr>
          </w:pPr>
          <w:hyperlink w:anchor="_Toc50496756" w:history="1">
            <w:r w:rsidRPr="00550092">
              <w:rPr>
                <w:rStyle w:val="ad"/>
                <w:noProof/>
              </w:rPr>
              <w:t xml:space="preserve">4.1 </w:t>
            </w:r>
            <w:r w:rsidRPr="00550092">
              <w:rPr>
                <w:rStyle w:val="ad"/>
                <w:noProof/>
              </w:rPr>
              <w:t>运行模块组合</w:t>
            </w:r>
            <w:r>
              <w:rPr>
                <w:noProof/>
                <w:webHidden/>
              </w:rPr>
              <w:tab/>
            </w:r>
            <w:r>
              <w:rPr>
                <w:noProof/>
                <w:webHidden/>
              </w:rPr>
              <w:fldChar w:fldCharType="begin"/>
            </w:r>
            <w:r>
              <w:rPr>
                <w:noProof/>
                <w:webHidden/>
              </w:rPr>
              <w:instrText xml:space="preserve"> PAGEREF _Toc50496756 \h </w:instrText>
            </w:r>
            <w:r>
              <w:rPr>
                <w:noProof/>
                <w:webHidden/>
              </w:rPr>
            </w:r>
            <w:r>
              <w:rPr>
                <w:noProof/>
                <w:webHidden/>
              </w:rPr>
              <w:fldChar w:fldCharType="separate"/>
            </w:r>
            <w:r>
              <w:rPr>
                <w:noProof/>
                <w:webHidden/>
              </w:rPr>
              <w:t>133</w:t>
            </w:r>
            <w:r>
              <w:rPr>
                <w:noProof/>
                <w:webHidden/>
              </w:rPr>
              <w:fldChar w:fldCharType="end"/>
            </w:r>
          </w:hyperlink>
        </w:p>
        <w:p w14:paraId="74EA9AF4" w14:textId="71E6CB3E" w:rsidR="0098613C" w:rsidRDefault="0098613C">
          <w:pPr>
            <w:pStyle w:val="TOC2"/>
            <w:tabs>
              <w:tab w:val="right" w:leader="dot" w:pos="13948"/>
            </w:tabs>
            <w:rPr>
              <w:rFonts w:eastAsiaTheme="minorEastAsia"/>
              <w:noProof/>
            </w:rPr>
          </w:pPr>
          <w:hyperlink w:anchor="_Toc50496757" w:history="1">
            <w:r w:rsidRPr="00550092">
              <w:rPr>
                <w:rStyle w:val="ad"/>
                <w:noProof/>
              </w:rPr>
              <w:t xml:space="preserve">4.2 </w:t>
            </w:r>
            <w:r w:rsidRPr="00550092">
              <w:rPr>
                <w:rStyle w:val="ad"/>
                <w:noProof/>
              </w:rPr>
              <w:t>运行控制</w:t>
            </w:r>
            <w:r>
              <w:rPr>
                <w:noProof/>
                <w:webHidden/>
              </w:rPr>
              <w:tab/>
            </w:r>
            <w:r>
              <w:rPr>
                <w:noProof/>
                <w:webHidden/>
              </w:rPr>
              <w:fldChar w:fldCharType="begin"/>
            </w:r>
            <w:r>
              <w:rPr>
                <w:noProof/>
                <w:webHidden/>
              </w:rPr>
              <w:instrText xml:space="preserve"> PAGEREF _Toc50496757 \h </w:instrText>
            </w:r>
            <w:r>
              <w:rPr>
                <w:noProof/>
                <w:webHidden/>
              </w:rPr>
            </w:r>
            <w:r>
              <w:rPr>
                <w:noProof/>
                <w:webHidden/>
              </w:rPr>
              <w:fldChar w:fldCharType="separate"/>
            </w:r>
            <w:r>
              <w:rPr>
                <w:noProof/>
                <w:webHidden/>
              </w:rPr>
              <w:t>133</w:t>
            </w:r>
            <w:r>
              <w:rPr>
                <w:noProof/>
                <w:webHidden/>
              </w:rPr>
              <w:fldChar w:fldCharType="end"/>
            </w:r>
          </w:hyperlink>
        </w:p>
        <w:p w14:paraId="67477F52" w14:textId="197D94A7" w:rsidR="0098613C" w:rsidRDefault="0098613C">
          <w:pPr>
            <w:pStyle w:val="TOC3"/>
            <w:tabs>
              <w:tab w:val="right" w:leader="dot" w:pos="13948"/>
            </w:tabs>
            <w:rPr>
              <w:rFonts w:eastAsiaTheme="minorEastAsia"/>
              <w:noProof/>
            </w:rPr>
          </w:pPr>
          <w:hyperlink w:anchor="_Toc50496758" w:history="1">
            <w:r w:rsidRPr="00550092">
              <w:rPr>
                <w:rStyle w:val="ad"/>
                <w:noProof/>
              </w:rPr>
              <w:t xml:space="preserve">4.2.1 </w:t>
            </w:r>
            <w:r w:rsidRPr="00550092">
              <w:rPr>
                <w:rStyle w:val="ad"/>
                <w:noProof/>
              </w:rPr>
              <w:t>配置</w:t>
            </w:r>
            <w:r>
              <w:rPr>
                <w:noProof/>
                <w:webHidden/>
              </w:rPr>
              <w:tab/>
            </w:r>
            <w:r>
              <w:rPr>
                <w:noProof/>
                <w:webHidden/>
              </w:rPr>
              <w:fldChar w:fldCharType="begin"/>
            </w:r>
            <w:r>
              <w:rPr>
                <w:noProof/>
                <w:webHidden/>
              </w:rPr>
              <w:instrText xml:space="preserve"> PAGEREF _Toc50496758 \h </w:instrText>
            </w:r>
            <w:r>
              <w:rPr>
                <w:noProof/>
                <w:webHidden/>
              </w:rPr>
            </w:r>
            <w:r>
              <w:rPr>
                <w:noProof/>
                <w:webHidden/>
              </w:rPr>
              <w:fldChar w:fldCharType="separate"/>
            </w:r>
            <w:r>
              <w:rPr>
                <w:noProof/>
                <w:webHidden/>
              </w:rPr>
              <w:t>133</w:t>
            </w:r>
            <w:r>
              <w:rPr>
                <w:noProof/>
                <w:webHidden/>
              </w:rPr>
              <w:fldChar w:fldCharType="end"/>
            </w:r>
          </w:hyperlink>
        </w:p>
        <w:p w14:paraId="3CEC5038" w14:textId="5911413D" w:rsidR="0098613C" w:rsidRDefault="0098613C">
          <w:pPr>
            <w:pStyle w:val="TOC3"/>
            <w:tabs>
              <w:tab w:val="right" w:leader="dot" w:pos="13948"/>
            </w:tabs>
            <w:rPr>
              <w:rFonts w:eastAsiaTheme="minorEastAsia"/>
              <w:noProof/>
            </w:rPr>
          </w:pPr>
          <w:hyperlink w:anchor="_Toc50496759" w:history="1">
            <w:r w:rsidRPr="00550092">
              <w:rPr>
                <w:rStyle w:val="ad"/>
                <w:noProof/>
              </w:rPr>
              <w:t xml:space="preserve">4.2.2 </w:t>
            </w:r>
            <w:r w:rsidRPr="00550092">
              <w:rPr>
                <w:rStyle w:val="ad"/>
                <w:noProof/>
              </w:rPr>
              <w:t>服务器运行过程</w:t>
            </w:r>
            <w:r>
              <w:rPr>
                <w:noProof/>
                <w:webHidden/>
              </w:rPr>
              <w:tab/>
            </w:r>
            <w:r>
              <w:rPr>
                <w:noProof/>
                <w:webHidden/>
              </w:rPr>
              <w:fldChar w:fldCharType="begin"/>
            </w:r>
            <w:r>
              <w:rPr>
                <w:noProof/>
                <w:webHidden/>
              </w:rPr>
              <w:instrText xml:space="preserve"> PAGEREF _Toc50496759 \h </w:instrText>
            </w:r>
            <w:r>
              <w:rPr>
                <w:noProof/>
                <w:webHidden/>
              </w:rPr>
            </w:r>
            <w:r>
              <w:rPr>
                <w:noProof/>
                <w:webHidden/>
              </w:rPr>
              <w:fldChar w:fldCharType="separate"/>
            </w:r>
            <w:r>
              <w:rPr>
                <w:noProof/>
                <w:webHidden/>
              </w:rPr>
              <w:t>134</w:t>
            </w:r>
            <w:r>
              <w:rPr>
                <w:noProof/>
                <w:webHidden/>
              </w:rPr>
              <w:fldChar w:fldCharType="end"/>
            </w:r>
          </w:hyperlink>
        </w:p>
        <w:p w14:paraId="50CE4F9B" w14:textId="39A7203A" w:rsidR="0098613C" w:rsidRDefault="0098613C">
          <w:pPr>
            <w:pStyle w:val="TOC3"/>
            <w:tabs>
              <w:tab w:val="right" w:leader="dot" w:pos="13948"/>
            </w:tabs>
            <w:rPr>
              <w:rFonts w:eastAsiaTheme="minorEastAsia"/>
              <w:noProof/>
            </w:rPr>
          </w:pPr>
          <w:hyperlink w:anchor="_Toc50496760" w:history="1">
            <w:r w:rsidRPr="00550092">
              <w:rPr>
                <w:rStyle w:val="ad"/>
                <w:noProof/>
              </w:rPr>
              <w:t>4.2.3 POS</w:t>
            </w:r>
            <w:r w:rsidRPr="00550092">
              <w:rPr>
                <w:rStyle w:val="ad"/>
                <w:noProof/>
              </w:rPr>
              <w:t>机运行过程</w:t>
            </w:r>
            <w:r>
              <w:rPr>
                <w:noProof/>
                <w:webHidden/>
              </w:rPr>
              <w:tab/>
            </w:r>
            <w:r>
              <w:rPr>
                <w:noProof/>
                <w:webHidden/>
              </w:rPr>
              <w:fldChar w:fldCharType="begin"/>
            </w:r>
            <w:r>
              <w:rPr>
                <w:noProof/>
                <w:webHidden/>
              </w:rPr>
              <w:instrText xml:space="preserve"> PAGEREF _Toc50496760 \h </w:instrText>
            </w:r>
            <w:r>
              <w:rPr>
                <w:noProof/>
                <w:webHidden/>
              </w:rPr>
            </w:r>
            <w:r>
              <w:rPr>
                <w:noProof/>
                <w:webHidden/>
              </w:rPr>
              <w:fldChar w:fldCharType="separate"/>
            </w:r>
            <w:r>
              <w:rPr>
                <w:noProof/>
                <w:webHidden/>
              </w:rPr>
              <w:t>136</w:t>
            </w:r>
            <w:r>
              <w:rPr>
                <w:noProof/>
                <w:webHidden/>
              </w:rPr>
              <w:fldChar w:fldCharType="end"/>
            </w:r>
          </w:hyperlink>
        </w:p>
        <w:p w14:paraId="15D0D04B" w14:textId="3BC06319" w:rsidR="0098613C" w:rsidRDefault="0098613C">
          <w:pPr>
            <w:pStyle w:val="TOC2"/>
            <w:tabs>
              <w:tab w:val="right" w:leader="dot" w:pos="13948"/>
            </w:tabs>
            <w:rPr>
              <w:rFonts w:eastAsiaTheme="minorEastAsia"/>
              <w:noProof/>
            </w:rPr>
          </w:pPr>
          <w:hyperlink w:anchor="_Toc50496761" w:history="1">
            <w:r w:rsidRPr="00550092">
              <w:rPr>
                <w:rStyle w:val="ad"/>
                <w:noProof/>
              </w:rPr>
              <w:t xml:space="preserve">4.3 </w:t>
            </w:r>
            <w:r w:rsidRPr="00550092">
              <w:rPr>
                <w:rStyle w:val="ad"/>
                <w:noProof/>
              </w:rPr>
              <w:t>运行时间</w:t>
            </w:r>
            <w:r>
              <w:rPr>
                <w:noProof/>
                <w:webHidden/>
              </w:rPr>
              <w:tab/>
            </w:r>
            <w:r>
              <w:rPr>
                <w:noProof/>
                <w:webHidden/>
              </w:rPr>
              <w:fldChar w:fldCharType="begin"/>
            </w:r>
            <w:r>
              <w:rPr>
                <w:noProof/>
                <w:webHidden/>
              </w:rPr>
              <w:instrText xml:space="preserve"> PAGEREF _Toc50496761 \h </w:instrText>
            </w:r>
            <w:r>
              <w:rPr>
                <w:noProof/>
                <w:webHidden/>
              </w:rPr>
            </w:r>
            <w:r>
              <w:rPr>
                <w:noProof/>
                <w:webHidden/>
              </w:rPr>
              <w:fldChar w:fldCharType="separate"/>
            </w:r>
            <w:r>
              <w:rPr>
                <w:noProof/>
                <w:webHidden/>
              </w:rPr>
              <w:t>139</w:t>
            </w:r>
            <w:r>
              <w:rPr>
                <w:noProof/>
                <w:webHidden/>
              </w:rPr>
              <w:fldChar w:fldCharType="end"/>
            </w:r>
          </w:hyperlink>
        </w:p>
        <w:p w14:paraId="06D37EB4" w14:textId="221A6877" w:rsidR="0098613C" w:rsidRDefault="0098613C">
          <w:pPr>
            <w:pStyle w:val="TOC1"/>
            <w:tabs>
              <w:tab w:val="right" w:leader="dot" w:pos="13948"/>
            </w:tabs>
            <w:rPr>
              <w:rFonts w:eastAsiaTheme="minorEastAsia"/>
              <w:noProof/>
            </w:rPr>
          </w:pPr>
          <w:hyperlink w:anchor="_Toc50496762" w:history="1">
            <w:r w:rsidRPr="00550092">
              <w:rPr>
                <w:rStyle w:val="ad"/>
                <w:noProof/>
              </w:rPr>
              <w:t xml:space="preserve">5 </w:t>
            </w:r>
            <w:r w:rsidRPr="00550092">
              <w:rPr>
                <w:rStyle w:val="ad"/>
                <w:noProof/>
              </w:rPr>
              <w:t>系统数据结构设计</w:t>
            </w:r>
            <w:r>
              <w:rPr>
                <w:noProof/>
                <w:webHidden/>
              </w:rPr>
              <w:tab/>
            </w:r>
            <w:r>
              <w:rPr>
                <w:noProof/>
                <w:webHidden/>
              </w:rPr>
              <w:fldChar w:fldCharType="begin"/>
            </w:r>
            <w:r>
              <w:rPr>
                <w:noProof/>
                <w:webHidden/>
              </w:rPr>
              <w:instrText xml:space="preserve"> PAGEREF _Toc50496762 \h </w:instrText>
            </w:r>
            <w:r>
              <w:rPr>
                <w:noProof/>
                <w:webHidden/>
              </w:rPr>
            </w:r>
            <w:r>
              <w:rPr>
                <w:noProof/>
                <w:webHidden/>
              </w:rPr>
              <w:fldChar w:fldCharType="separate"/>
            </w:r>
            <w:r>
              <w:rPr>
                <w:noProof/>
                <w:webHidden/>
              </w:rPr>
              <w:t>140</w:t>
            </w:r>
            <w:r>
              <w:rPr>
                <w:noProof/>
                <w:webHidden/>
              </w:rPr>
              <w:fldChar w:fldCharType="end"/>
            </w:r>
          </w:hyperlink>
        </w:p>
        <w:p w14:paraId="7AB06E5E" w14:textId="6082FAFB" w:rsidR="0098613C" w:rsidRDefault="0098613C">
          <w:pPr>
            <w:pStyle w:val="TOC2"/>
            <w:tabs>
              <w:tab w:val="right" w:leader="dot" w:pos="13948"/>
            </w:tabs>
            <w:rPr>
              <w:rFonts w:eastAsiaTheme="minorEastAsia"/>
              <w:noProof/>
            </w:rPr>
          </w:pPr>
          <w:hyperlink w:anchor="_Toc50496763" w:history="1">
            <w:r w:rsidRPr="00550092">
              <w:rPr>
                <w:rStyle w:val="ad"/>
                <w:noProof/>
              </w:rPr>
              <w:t xml:space="preserve">5.1 </w:t>
            </w:r>
            <w:r w:rsidRPr="00550092">
              <w:rPr>
                <w:rStyle w:val="ad"/>
                <w:noProof/>
              </w:rPr>
              <w:t>逻辑结构设计要点</w:t>
            </w:r>
            <w:r>
              <w:rPr>
                <w:noProof/>
                <w:webHidden/>
              </w:rPr>
              <w:tab/>
            </w:r>
            <w:r>
              <w:rPr>
                <w:noProof/>
                <w:webHidden/>
              </w:rPr>
              <w:fldChar w:fldCharType="begin"/>
            </w:r>
            <w:r>
              <w:rPr>
                <w:noProof/>
                <w:webHidden/>
              </w:rPr>
              <w:instrText xml:space="preserve"> PAGEREF _Toc50496763 \h </w:instrText>
            </w:r>
            <w:r>
              <w:rPr>
                <w:noProof/>
                <w:webHidden/>
              </w:rPr>
            </w:r>
            <w:r>
              <w:rPr>
                <w:noProof/>
                <w:webHidden/>
              </w:rPr>
              <w:fldChar w:fldCharType="separate"/>
            </w:r>
            <w:r>
              <w:rPr>
                <w:noProof/>
                <w:webHidden/>
              </w:rPr>
              <w:t>140</w:t>
            </w:r>
            <w:r>
              <w:rPr>
                <w:noProof/>
                <w:webHidden/>
              </w:rPr>
              <w:fldChar w:fldCharType="end"/>
            </w:r>
          </w:hyperlink>
        </w:p>
        <w:p w14:paraId="5D870814" w14:textId="0B073678" w:rsidR="0098613C" w:rsidRDefault="0098613C">
          <w:pPr>
            <w:pStyle w:val="TOC3"/>
            <w:tabs>
              <w:tab w:val="right" w:leader="dot" w:pos="13948"/>
            </w:tabs>
            <w:rPr>
              <w:rFonts w:eastAsiaTheme="minorEastAsia"/>
              <w:noProof/>
            </w:rPr>
          </w:pPr>
          <w:hyperlink w:anchor="_Toc50496764" w:history="1">
            <w:r w:rsidRPr="00550092">
              <w:rPr>
                <w:rStyle w:val="ad"/>
                <w:noProof/>
              </w:rPr>
              <w:t xml:space="preserve">5.1.1 </w:t>
            </w:r>
            <w:r w:rsidRPr="00550092">
              <w:rPr>
                <w:rStyle w:val="ad"/>
                <w:noProof/>
              </w:rPr>
              <w:t>综述</w:t>
            </w:r>
            <w:r>
              <w:rPr>
                <w:noProof/>
                <w:webHidden/>
              </w:rPr>
              <w:tab/>
            </w:r>
            <w:r>
              <w:rPr>
                <w:noProof/>
                <w:webHidden/>
              </w:rPr>
              <w:fldChar w:fldCharType="begin"/>
            </w:r>
            <w:r>
              <w:rPr>
                <w:noProof/>
                <w:webHidden/>
              </w:rPr>
              <w:instrText xml:space="preserve"> PAGEREF _Toc50496764 \h </w:instrText>
            </w:r>
            <w:r>
              <w:rPr>
                <w:noProof/>
                <w:webHidden/>
              </w:rPr>
            </w:r>
            <w:r>
              <w:rPr>
                <w:noProof/>
                <w:webHidden/>
              </w:rPr>
              <w:fldChar w:fldCharType="separate"/>
            </w:r>
            <w:r>
              <w:rPr>
                <w:noProof/>
                <w:webHidden/>
              </w:rPr>
              <w:t>141</w:t>
            </w:r>
            <w:r>
              <w:rPr>
                <w:noProof/>
                <w:webHidden/>
              </w:rPr>
              <w:fldChar w:fldCharType="end"/>
            </w:r>
          </w:hyperlink>
        </w:p>
        <w:p w14:paraId="204DD1E4" w14:textId="784B4CC2" w:rsidR="0098613C" w:rsidRDefault="0098613C">
          <w:pPr>
            <w:pStyle w:val="TOC3"/>
            <w:tabs>
              <w:tab w:val="right" w:leader="dot" w:pos="13948"/>
            </w:tabs>
            <w:rPr>
              <w:rFonts w:eastAsiaTheme="minorEastAsia"/>
              <w:noProof/>
            </w:rPr>
          </w:pPr>
          <w:hyperlink w:anchor="_Toc50496765" w:history="1">
            <w:r w:rsidRPr="00550092">
              <w:rPr>
                <w:rStyle w:val="ad"/>
                <w:noProof/>
              </w:rPr>
              <w:t xml:space="preserve">5.1.2 </w:t>
            </w:r>
            <w:r w:rsidRPr="00550092">
              <w:rPr>
                <w:rStyle w:val="ad"/>
                <w:noProof/>
              </w:rPr>
              <w:t>商品</w:t>
            </w:r>
            <w:r>
              <w:rPr>
                <w:noProof/>
                <w:webHidden/>
              </w:rPr>
              <w:tab/>
            </w:r>
            <w:r>
              <w:rPr>
                <w:noProof/>
                <w:webHidden/>
              </w:rPr>
              <w:fldChar w:fldCharType="begin"/>
            </w:r>
            <w:r>
              <w:rPr>
                <w:noProof/>
                <w:webHidden/>
              </w:rPr>
              <w:instrText xml:space="preserve"> PAGEREF _Toc50496765 \h </w:instrText>
            </w:r>
            <w:r>
              <w:rPr>
                <w:noProof/>
                <w:webHidden/>
              </w:rPr>
            </w:r>
            <w:r>
              <w:rPr>
                <w:noProof/>
                <w:webHidden/>
              </w:rPr>
              <w:fldChar w:fldCharType="separate"/>
            </w:r>
            <w:r>
              <w:rPr>
                <w:noProof/>
                <w:webHidden/>
              </w:rPr>
              <w:t>141</w:t>
            </w:r>
            <w:r>
              <w:rPr>
                <w:noProof/>
                <w:webHidden/>
              </w:rPr>
              <w:fldChar w:fldCharType="end"/>
            </w:r>
          </w:hyperlink>
        </w:p>
        <w:p w14:paraId="6479DD82" w14:textId="75F4D1F1" w:rsidR="0098613C" w:rsidRDefault="0098613C">
          <w:pPr>
            <w:pStyle w:val="TOC3"/>
            <w:tabs>
              <w:tab w:val="right" w:leader="dot" w:pos="13948"/>
            </w:tabs>
            <w:rPr>
              <w:rFonts w:eastAsiaTheme="minorEastAsia"/>
              <w:noProof/>
            </w:rPr>
          </w:pPr>
          <w:hyperlink w:anchor="_Toc50496766" w:history="1">
            <w:r w:rsidRPr="00550092">
              <w:rPr>
                <w:rStyle w:val="ad"/>
                <w:noProof/>
              </w:rPr>
              <w:t xml:space="preserve">5.1.3 </w:t>
            </w:r>
            <w:r w:rsidRPr="00550092">
              <w:rPr>
                <w:rStyle w:val="ad"/>
                <w:noProof/>
              </w:rPr>
              <w:t>入库次表</w:t>
            </w:r>
            <w:r>
              <w:rPr>
                <w:noProof/>
                <w:webHidden/>
              </w:rPr>
              <w:tab/>
            </w:r>
            <w:r>
              <w:rPr>
                <w:noProof/>
                <w:webHidden/>
              </w:rPr>
              <w:fldChar w:fldCharType="begin"/>
            </w:r>
            <w:r>
              <w:rPr>
                <w:noProof/>
                <w:webHidden/>
              </w:rPr>
              <w:instrText xml:space="preserve"> PAGEREF _Toc50496766 \h </w:instrText>
            </w:r>
            <w:r>
              <w:rPr>
                <w:noProof/>
                <w:webHidden/>
              </w:rPr>
            </w:r>
            <w:r>
              <w:rPr>
                <w:noProof/>
                <w:webHidden/>
              </w:rPr>
              <w:fldChar w:fldCharType="separate"/>
            </w:r>
            <w:r>
              <w:rPr>
                <w:noProof/>
                <w:webHidden/>
              </w:rPr>
              <w:t>161</w:t>
            </w:r>
            <w:r>
              <w:rPr>
                <w:noProof/>
                <w:webHidden/>
              </w:rPr>
              <w:fldChar w:fldCharType="end"/>
            </w:r>
          </w:hyperlink>
        </w:p>
        <w:p w14:paraId="3233C195" w14:textId="317453D2" w:rsidR="0098613C" w:rsidRDefault="0098613C">
          <w:pPr>
            <w:pStyle w:val="TOC3"/>
            <w:tabs>
              <w:tab w:val="right" w:leader="dot" w:pos="13948"/>
            </w:tabs>
            <w:rPr>
              <w:rFonts w:eastAsiaTheme="minorEastAsia"/>
              <w:noProof/>
            </w:rPr>
          </w:pPr>
          <w:hyperlink w:anchor="_Toc50496767" w:history="1">
            <w:r w:rsidRPr="00550092">
              <w:rPr>
                <w:rStyle w:val="ad"/>
                <w:noProof/>
              </w:rPr>
              <w:t xml:space="preserve">5.1.4 </w:t>
            </w:r>
            <w:r w:rsidRPr="00550092">
              <w:rPr>
                <w:rStyle w:val="ad"/>
                <w:noProof/>
              </w:rPr>
              <w:t>采购订单</w:t>
            </w:r>
            <w:r>
              <w:rPr>
                <w:noProof/>
                <w:webHidden/>
              </w:rPr>
              <w:tab/>
            </w:r>
            <w:r>
              <w:rPr>
                <w:noProof/>
                <w:webHidden/>
              </w:rPr>
              <w:fldChar w:fldCharType="begin"/>
            </w:r>
            <w:r>
              <w:rPr>
                <w:noProof/>
                <w:webHidden/>
              </w:rPr>
              <w:instrText xml:space="preserve"> PAGEREF _Toc50496767 \h </w:instrText>
            </w:r>
            <w:r>
              <w:rPr>
                <w:noProof/>
                <w:webHidden/>
              </w:rPr>
            </w:r>
            <w:r>
              <w:rPr>
                <w:noProof/>
                <w:webHidden/>
              </w:rPr>
              <w:fldChar w:fldCharType="separate"/>
            </w:r>
            <w:r>
              <w:rPr>
                <w:noProof/>
                <w:webHidden/>
              </w:rPr>
              <w:t>164</w:t>
            </w:r>
            <w:r>
              <w:rPr>
                <w:noProof/>
                <w:webHidden/>
              </w:rPr>
              <w:fldChar w:fldCharType="end"/>
            </w:r>
          </w:hyperlink>
        </w:p>
        <w:p w14:paraId="0696468D" w14:textId="781D821C" w:rsidR="0098613C" w:rsidRDefault="0098613C">
          <w:pPr>
            <w:pStyle w:val="TOC3"/>
            <w:tabs>
              <w:tab w:val="right" w:leader="dot" w:pos="13948"/>
            </w:tabs>
            <w:rPr>
              <w:rFonts w:eastAsiaTheme="minorEastAsia"/>
              <w:noProof/>
            </w:rPr>
          </w:pPr>
          <w:hyperlink w:anchor="_Toc50496768" w:history="1">
            <w:r w:rsidRPr="00550092">
              <w:rPr>
                <w:rStyle w:val="ad"/>
                <w:noProof/>
              </w:rPr>
              <w:t xml:space="preserve">5.1.5 </w:t>
            </w:r>
            <w:r w:rsidRPr="00550092">
              <w:rPr>
                <w:rStyle w:val="ad"/>
                <w:noProof/>
              </w:rPr>
              <w:t>仓管退货单</w:t>
            </w:r>
            <w:r>
              <w:rPr>
                <w:noProof/>
                <w:webHidden/>
              </w:rPr>
              <w:tab/>
            </w:r>
            <w:r>
              <w:rPr>
                <w:noProof/>
                <w:webHidden/>
              </w:rPr>
              <w:fldChar w:fldCharType="begin"/>
            </w:r>
            <w:r>
              <w:rPr>
                <w:noProof/>
                <w:webHidden/>
              </w:rPr>
              <w:instrText xml:space="preserve"> PAGEREF _Toc50496768 \h </w:instrText>
            </w:r>
            <w:r>
              <w:rPr>
                <w:noProof/>
                <w:webHidden/>
              </w:rPr>
            </w:r>
            <w:r>
              <w:rPr>
                <w:noProof/>
                <w:webHidden/>
              </w:rPr>
              <w:fldChar w:fldCharType="separate"/>
            </w:r>
            <w:r>
              <w:rPr>
                <w:noProof/>
                <w:webHidden/>
              </w:rPr>
              <w:t>168</w:t>
            </w:r>
            <w:r>
              <w:rPr>
                <w:noProof/>
                <w:webHidden/>
              </w:rPr>
              <w:fldChar w:fldCharType="end"/>
            </w:r>
          </w:hyperlink>
        </w:p>
        <w:p w14:paraId="4E1D4565" w14:textId="15AB8346" w:rsidR="0098613C" w:rsidRDefault="0098613C">
          <w:pPr>
            <w:pStyle w:val="TOC3"/>
            <w:tabs>
              <w:tab w:val="right" w:leader="dot" w:pos="13948"/>
            </w:tabs>
            <w:rPr>
              <w:rFonts w:eastAsiaTheme="minorEastAsia"/>
              <w:noProof/>
            </w:rPr>
          </w:pPr>
          <w:hyperlink w:anchor="_Toc50496769" w:history="1">
            <w:r w:rsidRPr="00550092">
              <w:rPr>
                <w:rStyle w:val="ad"/>
                <w:noProof/>
              </w:rPr>
              <w:t xml:space="preserve">5.1.6 </w:t>
            </w:r>
            <w:r w:rsidRPr="00550092">
              <w:rPr>
                <w:rStyle w:val="ad"/>
                <w:noProof/>
              </w:rPr>
              <w:t>盘点单</w:t>
            </w:r>
            <w:r>
              <w:rPr>
                <w:noProof/>
                <w:webHidden/>
              </w:rPr>
              <w:tab/>
            </w:r>
            <w:r>
              <w:rPr>
                <w:noProof/>
                <w:webHidden/>
              </w:rPr>
              <w:fldChar w:fldCharType="begin"/>
            </w:r>
            <w:r>
              <w:rPr>
                <w:noProof/>
                <w:webHidden/>
              </w:rPr>
              <w:instrText xml:space="preserve"> PAGEREF _Toc50496769 \h </w:instrText>
            </w:r>
            <w:r>
              <w:rPr>
                <w:noProof/>
                <w:webHidden/>
              </w:rPr>
            </w:r>
            <w:r>
              <w:rPr>
                <w:noProof/>
                <w:webHidden/>
              </w:rPr>
              <w:fldChar w:fldCharType="separate"/>
            </w:r>
            <w:r>
              <w:rPr>
                <w:noProof/>
                <w:webHidden/>
              </w:rPr>
              <w:t>170</w:t>
            </w:r>
            <w:r>
              <w:rPr>
                <w:noProof/>
                <w:webHidden/>
              </w:rPr>
              <w:fldChar w:fldCharType="end"/>
            </w:r>
          </w:hyperlink>
        </w:p>
        <w:p w14:paraId="53FC1A0B" w14:textId="60573A03" w:rsidR="0098613C" w:rsidRDefault="0098613C">
          <w:pPr>
            <w:pStyle w:val="TOC3"/>
            <w:tabs>
              <w:tab w:val="right" w:leader="dot" w:pos="13948"/>
            </w:tabs>
            <w:rPr>
              <w:rFonts w:eastAsiaTheme="minorEastAsia"/>
              <w:noProof/>
            </w:rPr>
          </w:pPr>
          <w:hyperlink w:anchor="_Toc50496770" w:history="1">
            <w:r w:rsidRPr="00550092">
              <w:rPr>
                <w:rStyle w:val="ad"/>
                <w:noProof/>
              </w:rPr>
              <w:t xml:space="preserve">5.1.7 </w:t>
            </w:r>
            <w:r w:rsidRPr="00550092">
              <w:rPr>
                <w:rStyle w:val="ad"/>
                <w:noProof/>
              </w:rPr>
              <w:t>微信事件推送消息表</w:t>
            </w:r>
            <w:r w:rsidRPr="00550092">
              <w:rPr>
                <w:rStyle w:val="ad"/>
                <w:noProof/>
              </w:rPr>
              <w:t>T_WxEventPushMessage</w:t>
            </w:r>
            <w:r>
              <w:rPr>
                <w:noProof/>
                <w:webHidden/>
              </w:rPr>
              <w:tab/>
            </w:r>
            <w:r>
              <w:rPr>
                <w:noProof/>
                <w:webHidden/>
              </w:rPr>
              <w:fldChar w:fldCharType="begin"/>
            </w:r>
            <w:r>
              <w:rPr>
                <w:noProof/>
                <w:webHidden/>
              </w:rPr>
              <w:instrText xml:space="preserve"> PAGEREF _Toc50496770 \h </w:instrText>
            </w:r>
            <w:r>
              <w:rPr>
                <w:noProof/>
                <w:webHidden/>
              </w:rPr>
            </w:r>
            <w:r>
              <w:rPr>
                <w:noProof/>
                <w:webHidden/>
              </w:rPr>
              <w:fldChar w:fldCharType="separate"/>
            </w:r>
            <w:r>
              <w:rPr>
                <w:noProof/>
                <w:webHidden/>
              </w:rPr>
              <w:t>171</w:t>
            </w:r>
            <w:r>
              <w:rPr>
                <w:noProof/>
                <w:webHidden/>
              </w:rPr>
              <w:fldChar w:fldCharType="end"/>
            </w:r>
          </w:hyperlink>
        </w:p>
        <w:p w14:paraId="097FF67C" w14:textId="29822CC9" w:rsidR="0098613C" w:rsidRDefault="0098613C">
          <w:pPr>
            <w:pStyle w:val="TOC3"/>
            <w:tabs>
              <w:tab w:val="right" w:leader="dot" w:pos="13948"/>
            </w:tabs>
            <w:rPr>
              <w:rFonts w:eastAsiaTheme="minorEastAsia"/>
              <w:noProof/>
            </w:rPr>
          </w:pPr>
          <w:hyperlink w:anchor="_Toc50496771" w:history="1">
            <w:r w:rsidRPr="00550092">
              <w:rPr>
                <w:rStyle w:val="ad"/>
                <w:noProof/>
              </w:rPr>
              <w:t xml:space="preserve">5.1.8 </w:t>
            </w:r>
            <w:r w:rsidRPr="00550092">
              <w:rPr>
                <w:rStyle w:val="ad"/>
                <w:noProof/>
              </w:rPr>
              <w:t>零售和收银</w:t>
            </w:r>
            <w:r>
              <w:rPr>
                <w:noProof/>
                <w:webHidden/>
              </w:rPr>
              <w:tab/>
            </w:r>
            <w:r>
              <w:rPr>
                <w:noProof/>
                <w:webHidden/>
              </w:rPr>
              <w:fldChar w:fldCharType="begin"/>
            </w:r>
            <w:r>
              <w:rPr>
                <w:noProof/>
                <w:webHidden/>
              </w:rPr>
              <w:instrText xml:space="preserve"> PAGEREF _Toc50496771 \h </w:instrText>
            </w:r>
            <w:r>
              <w:rPr>
                <w:noProof/>
                <w:webHidden/>
              </w:rPr>
            </w:r>
            <w:r>
              <w:rPr>
                <w:noProof/>
                <w:webHidden/>
              </w:rPr>
              <w:fldChar w:fldCharType="separate"/>
            </w:r>
            <w:r>
              <w:rPr>
                <w:noProof/>
                <w:webHidden/>
              </w:rPr>
              <w:t>172</w:t>
            </w:r>
            <w:r>
              <w:rPr>
                <w:noProof/>
                <w:webHidden/>
              </w:rPr>
              <w:fldChar w:fldCharType="end"/>
            </w:r>
          </w:hyperlink>
        </w:p>
        <w:p w14:paraId="0D1FA866" w14:textId="6DF1392D" w:rsidR="0098613C" w:rsidRDefault="0098613C">
          <w:pPr>
            <w:pStyle w:val="TOC3"/>
            <w:tabs>
              <w:tab w:val="right" w:leader="dot" w:pos="13948"/>
            </w:tabs>
            <w:rPr>
              <w:rFonts w:eastAsiaTheme="minorEastAsia"/>
              <w:noProof/>
            </w:rPr>
          </w:pPr>
          <w:hyperlink w:anchor="_Toc50496772" w:history="1">
            <w:r w:rsidRPr="00550092">
              <w:rPr>
                <w:rStyle w:val="ad"/>
                <w:noProof/>
              </w:rPr>
              <w:t xml:space="preserve">5.1.9 </w:t>
            </w:r>
            <w:r w:rsidRPr="00550092">
              <w:rPr>
                <w:rStyle w:val="ad"/>
                <w:noProof/>
              </w:rPr>
              <w:t>门店用户</w:t>
            </w:r>
            <w:r>
              <w:rPr>
                <w:noProof/>
                <w:webHidden/>
              </w:rPr>
              <w:tab/>
            </w:r>
            <w:r>
              <w:rPr>
                <w:noProof/>
                <w:webHidden/>
              </w:rPr>
              <w:fldChar w:fldCharType="begin"/>
            </w:r>
            <w:r>
              <w:rPr>
                <w:noProof/>
                <w:webHidden/>
              </w:rPr>
              <w:instrText xml:space="preserve"> PAGEREF _Toc50496772 \h </w:instrText>
            </w:r>
            <w:r>
              <w:rPr>
                <w:noProof/>
                <w:webHidden/>
              </w:rPr>
            </w:r>
            <w:r>
              <w:rPr>
                <w:noProof/>
                <w:webHidden/>
              </w:rPr>
              <w:fldChar w:fldCharType="separate"/>
            </w:r>
            <w:r>
              <w:rPr>
                <w:noProof/>
                <w:webHidden/>
              </w:rPr>
              <w:t>201</w:t>
            </w:r>
            <w:r>
              <w:rPr>
                <w:noProof/>
                <w:webHidden/>
              </w:rPr>
              <w:fldChar w:fldCharType="end"/>
            </w:r>
          </w:hyperlink>
        </w:p>
        <w:p w14:paraId="128C111F" w14:textId="222D910F" w:rsidR="0098613C" w:rsidRDefault="0098613C">
          <w:pPr>
            <w:pStyle w:val="TOC3"/>
            <w:tabs>
              <w:tab w:val="right" w:leader="dot" w:pos="13948"/>
            </w:tabs>
            <w:rPr>
              <w:rFonts w:eastAsiaTheme="minorEastAsia"/>
              <w:noProof/>
            </w:rPr>
          </w:pPr>
          <w:hyperlink w:anchor="_Toc50496773" w:history="1">
            <w:r w:rsidRPr="00550092">
              <w:rPr>
                <w:rStyle w:val="ad"/>
                <w:noProof/>
              </w:rPr>
              <w:t xml:space="preserve">5.1.10 </w:t>
            </w:r>
            <w:r w:rsidRPr="00550092">
              <w:rPr>
                <w:rStyle w:val="ad"/>
                <w:noProof/>
              </w:rPr>
              <w:t>消息</w:t>
            </w:r>
            <w:r>
              <w:rPr>
                <w:noProof/>
                <w:webHidden/>
              </w:rPr>
              <w:tab/>
            </w:r>
            <w:r>
              <w:rPr>
                <w:noProof/>
                <w:webHidden/>
              </w:rPr>
              <w:fldChar w:fldCharType="begin"/>
            </w:r>
            <w:r>
              <w:rPr>
                <w:noProof/>
                <w:webHidden/>
              </w:rPr>
              <w:instrText xml:space="preserve"> PAGEREF _Toc50496773 \h </w:instrText>
            </w:r>
            <w:r>
              <w:rPr>
                <w:noProof/>
                <w:webHidden/>
              </w:rPr>
            </w:r>
            <w:r>
              <w:rPr>
                <w:noProof/>
                <w:webHidden/>
              </w:rPr>
              <w:fldChar w:fldCharType="separate"/>
            </w:r>
            <w:r>
              <w:rPr>
                <w:noProof/>
                <w:webHidden/>
              </w:rPr>
              <w:t>207</w:t>
            </w:r>
            <w:r>
              <w:rPr>
                <w:noProof/>
                <w:webHidden/>
              </w:rPr>
              <w:fldChar w:fldCharType="end"/>
            </w:r>
          </w:hyperlink>
        </w:p>
        <w:p w14:paraId="2279915A" w14:textId="60E98D98" w:rsidR="0098613C" w:rsidRDefault="0098613C">
          <w:pPr>
            <w:pStyle w:val="TOC3"/>
            <w:tabs>
              <w:tab w:val="right" w:leader="dot" w:pos="13948"/>
            </w:tabs>
            <w:rPr>
              <w:rFonts w:eastAsiaTheme="minorEastAsia"/>
              <w:noProof/>
            </w:rPr>
          </w:pPr>
          <w:hyperlink w:anchor="_Toc50496774" w:history="1">
            <w:r w:rsidRPr="00550092">
              <w:rPr>
                <w:rStyle w:val="ad"/>
                <w:noProof/>
              </w:rPr>
              <w:t xml:space="preserve">5.1.11 </w:t>
            </w:r>
            <w:r w:rsidRPr="00550092">
              <w:rPr>
                <w:rStyle w:val="ad"/>
                <w:noProof/>
              </w:rPr>
              <w:t>博昕客户（公司）信息及其门店</w:t>
            </w:r>
            <w:r>
              <w:rPr>
                <w:noProof/>
                <w:webHidden/>
              </w:rPr>
              <w:tab/>
            </w:r>
            <w:r>
              <w:rPr>
                <w:noProof/>
                <w:webHidden/>
              </w:rPr>
              <w:fldChar w:fldCharType="begin"/>
            </w:r>
            <w:r>
              <w:rPr>
                <w:noProof/>
                <w:webHidden/>
              </w:rPr>
              <w:instrText xml:space="preserve"> PAGEREF _Toc50496774 \h </w:instrText>
            </w:r>
            <w:r>
              <w:rPr>
                <w:noProof/>
                <w:webHidden/>
              </w:rPr>
            </w:r>
            <w:r>
              <w:rPr>
                <w:noProof/>
                <w:webHidden/>
              </w:rPr>
              <w:fldChar w:fldCharType="separate"/>
            </w:r>
            <w:r>
              <w:rPr>
                <w:noProof/>
                <w:webHidden/>
              </w:rPr>
              <w:t>210</w:t>
            </w:r>
            <w:r>
              <w:rPr>
                <w:noProof/>
                <w:webHidden/>
              </w:rPr>
              <w:fldChar w:fldCharType="end"/>
            </w:r>
          </w:hyperlink>
        </w:p>
        <w:p w14:paraId="2CCA014A" w14:textId="4A4BFA33" w:rsidR="0098613C" w:rsidRDefault="0098613C">
          <w:pPr>
            <w:pStyle w:val="TOC3"/>
            <w:tabs>
              <w:tab w:val="right" w:leader="dot" w:pos="13948"/>
            </w:tabs>
            <w:rPr>
              <w:rFonts w:eastAsiaTheme="minorEastAsia"/>
              <w:noProof/>
            </w:rPr>
          </w:pPr>
          <w:hyperlink w:anchor="_Toc50496775" w:history="1">
            <w:r w:rsidRPr="00550092">
              <w:rPr>
                <w:rStyle w:val="ad"/>
                <w:noProof/>
              </w:rPr>
              <w:t xml:space="preserve">5.1.12 </w:t>
            </w:r>
            <w:r w:rsidRPr="00550092">
              <w:rPr>
                <w:rStyle w:val="ad"/>
                <w:noProof/>
              </w:rPr>
              <w:t>（公共</w:t>
            </w:r>
            <w:r w:rsidRPr="00550092">
              <w:rPr>
                <w:rStyle w:val="ad"/>
                <w:noProof/>
              </w:rPr>
              <w:t>DB</w:t>
            </w:r>
            <w:r w:rsidRPr="00550092">
              <w:rPr>
                <w:rStyle w:val="ad"/>
                <w:noProof/>
              </w:rPr>
              <w:t>）博昕内部员工表</w:t>
            </w:r>
            <w:r>
              <w:rPr>
                <w:noProof/>
                <w:webHidden/>
              </w:rPr>
              <w:tab/>
            </w:r>
            <w:r>
              <w:rPr>
                <w:noProof/>
                <w:webHidden/>
              </w:rPr>
              <w:fldChar w:fldCharType="begin"/>
            </w:r>
            <w:r>
              <w:rPr>
                <w:noProof/>
                <w:webHidden/>
              </w:rPr>
              <w:instrText xml:space="preserve"> PAGEREF _Toc50496775 \h </w:instrText>
            </w:r>
            <w:r>
              <w:rPr>
                <w:noProof/>
                <w:webHidden/>
              </w:rPr>
            </w:r>
            <w:r>
              <w:rPr>
                <w:noProof/>
                <w:webHidden/>
              </w:rPr>
              <w:fldChar w:fldCharType="separate"/>
            </w:r>
            <w:r>
              <w:rPr>
                <w:noProof/>
                <w:webHidden/>
              </w:rPr>
              <w:t>224</w:t>
            </w:r>
            <w:r>
              <w:rPr>
                <w:noProof/>
                <w:webHidden/>
              </w:rPr>
              <w:fldChar w:fldCharType="end"/>
            </w:r>
          </w:hyperlink>
        </w:p>
        <w:p w14:paraId="5CA03452" w14:textId="6A9003C0" w:rsidR="0098613C" w:rsidRDefault="0098613C">
          <w:pPr>
            <w:pStyle w:val="TOC3"/>
            <w:tabs>
              <w:tab w:val="right" w:leader="dot" w:pos="13948"/>
            </w:tabs>
            <w:rPr>
              <w:rFonts w:eastAsiaTheme="minorEastAsia"/>
              <w:noProof/>
            </w:rPr>
          </w:pPr>
          <w:hyperlink w:anchor="_Toc50496776" w:history="1">
            <w:r w:rsidRPr="00550092">
              <w:rPr>
                <w:rStyle w:val="ad"/>
                <w:noProof/>
              </w:rPr>
              <w:t xml:space="preserve">5.1.13 </w:t>
            </w:r>
            <w:r w:rsidRPr="00550092">
              <w:rPr>
                <w:rStyle w:val="ad"/>
                <w:noProof/>
              </w:rPr>
              <w:t>会员</w:t>
            </w:r>
            <w:r>
              <w:rPr>
                <w:noProof/>
                <w:webHidden/>
              </w:rPr>
              <w:tab/>
            </w:r>
            <w:r>
              <w:rPr>
                <w:noProof/>
                <w:webHidden/>
              </w:rPr>
              <w:fldChar w:fldCharType="begin"/>
            </w:r>
            <w:r>
              <w:rPr>
                <w:noProof/>
                <w:webHidden/>
              </w:rPr>
              <w:instrText xml:space="preserve"> PAGEREF _Toc50496776 \h </w:instrText>
            </w:r>
            <w:r>
              <w:rPr>
                <w:noProof/>
                <w:webHidden/>
              </w:rPr>
            </w:r>
            <w:r>
              <w:rPr>
                <w:noProof/>
                <w:webHidden/>
              </w:rPr>
              <w:fldChar w:fldCharType="separate"/>
            </w:r>
            <w:r>
              <w:rPr>
                <w:noProof/>
                <w:webHidden/>
              </w:rPr>
              <w:t>225</w:t>
            </w:r>
            <w:r>
              <w:rPr>
                <w:noProof/>
                <w:webHidden/>
              </w:rPr>
              <w:fldChar w:fldCharType="end"/>
            </w:r>
          </w:hyperlink>
        </w:p>
        <w:p w14:paraId="09040FB9" w14:textId="406A425E" w:rsidR="0098613C" w:rsidRDefault="0098613C">
          <w:pPr>
            <w:pStyle w:val="TOC3"/>
            <w:tabs>
              <w:tab w:val="right" w:leader="dot" w:pos="13948"/>
            </w:tabs>
            <w:rPr>
              <w:rFonts w:eastAsiaTheme="minorEastAsia"/>
              <w:noProof/>
            </w:rPr>
          </w:pPr>
          <w:hyperlink w:anchor="_Toc50496777" w:history="1">
            <w:r w:rsidRPr="00550092">
              <w:rPr>
                <w:rStyle w:val="ad"/>
                <w:noProof/>
              </w:rPr>
              <w:t xml:space="preserve">5.1.14 </w:t>
            </w:r>
            <w:r w:rsidRPr="00550092">
              <w:rPr>
                <w:rStyle w:val="ad"/>
                <w:noProof/>
              </w:rPr>
              <w:t>供应商</w:t>
            </w:r>
            <w:r>
              <w:rPr>
                <w:noProof/>
                <w:webHidden/>
              </w:rPr>
              <w:tab/>
            </w:r>
            <w:r>
              <w:rPr>
                <w:noProof/>
                <w:webHidden/>
              </w:rPr>
              <w:fldChar w:fldCharType="begin"/>
            </w:r>
            <w:r>
              <w:rPr>
                <w:noProof/>
                <w:webHidden/>
              </w:rPr>
              <w:instrText xml:space="preserve"> PAGEREF _Toc50496777 \h </w:instrText>
            </w:r>
            <w:r>
              <w:rPr>
                <w:noProof/>
                <w:webHidden/>
              </w:rPr>
            </w:r>
            <w:r>
              <w:rPr>
                <w:noProof/>
                <w:webHidden/>
              </w:rPr>
              <w:fldChar w:fldCharType="separate"/>
            </w:r>
            <w:r>
              <w:rPr>
                <w:noProof/>
                <w:webHidden/>
              </w:rPr>
              <w:t>296</w:t>
            </w:r>
            <w:r>
              <w:rPr>
                <w:noProof/>
                <w:webHidden/>
              </w:rPr>
              <w:fldChar w:fldCharType="end"/>
            </w:r>
          </w:hyperlink>
        </w:p>
        <w:p w14:paraId="7BDBEF31" w14:textId="2BE4A7DA" w:rsidR="0098613C" w:rsidRDefault="0098613C">
          <w:pPr>
            <w:pStyle w:val="TOC3"/>
            <w:tabs>
              <w:tab w:val="right" w:leader="dot" w:pos="13948"/>
            </w:tabs>
            <w:rPr>
              <w:rFonts w:eastAsiaTheme="minorEastAsia"/>
              <w:noProof/>
            </w:rPr>
          </w:pPr>
          <w:hyperlink w:anchor="_Toc50496778" w:history="1">
            <w:r w:rsidRPr="00550092">
              <w:rPr>
                <w:rStyle w:val="ad"/>
                <w:noProof/>
              </w:rPr>
              <w:t xml:space="preserve">5.1.15 </w:t>
            </w:r>
            <w:r w:rsidRPr="00550092">
              <w:rPr>
                <w:rStyle w:val="ad"/>
                <w:noProof/>
              </w:rPr>
              <w:t>仓库</w:t>
            </w:r>
            <w:r>
              <w:rPr>
                <w:noProof/>
                <w:webHidden/>
              </w:rPr>
              <w:tab/>
            </w:r>
            <w:r>
              <w:rPr>
                <w:noProof/>
                <w:webHidden/>
              </w:rPr>
              <w:fldChar w:fldCharType="begin"/>
            </w:r>
            <w:r>
              <w:rPr>
                <w:noProof/>
                <w:webHidden/>
              </w:rPr>
              <w:instrText xml:space="preserve"> PAGEREF _Toc50496778 \h </w:instrText>
            </w:r>
            <w:r>
              <w:rPr>
                <w:noProof/>
                <w:webHidden/>
              </w:rPr>
            </w:r>
            <w:r>
              <w:rPr>
                <w:noProof/>
                <w:webHidden/>
              </w:rPr>
              <w:fldChar w:fldCharType="separate"/>
            </w:r>
            <w:r>
              <w:rPr>
                <w:noProof/>
                <w:webHidden/>
              </w:rPr>
              <w:t>297</w:t>
            </w:r>
            <w:r>
              <w:rPr>
                <w:noProof/>
                <w:webHidden/>
              </w:rPr>
              <w:fldChar w:fldCharType="end"/>
            </w:r>
          </w:hyperlink>
        </w:p>
        <w:p w14:paraId="3F74137A" w14:textId="71ECAA51" w:rsidR="0098613C" w:rsidRDefault="0098613C">
          <w:pPr>
            <w:pStyle w:val="TOC3"/>
            <w:tabs>
              <w:tab w:val="right" w:leader="dot" w:pos="13948"/>
            </w:tabs>
            <w:rPr>
              <w:rFonts w:eastAsiaTheme="minorEastAsia"/>
              <w:noProof/>
            </w:rPr>
          </w:pPr>
          <w:hyperlink w:anchor="_Toc50496779" w:history="1">
            <w:r w:rsidRPr="00550092">
              <w:rPr>
                <w:rStyle w:val="ad"/>
                <w:noProof/>
              </w:rPr>
              <w:t xml:space="preserve">5.1.16 </w:t>
            </w:r>
            <w:r w:rsidRPr="00550092">
              <w:rPr>
                <w:rStyle w:val="ad"/>
                <w:noProof/>
              </w:rPr>
              <w:t>询价单</w:t>
            </w:r>
            <w:r>
              <w:rPr>
                <w:noProof/>
                <w:webHidden/>
              </w:rPr>
              <w:tab/>
            </w:r>
            <w:r>
              <w:rPr>
                <w:noProof/>
                <w:webHidden/>
              </w:rPr>
              <w:fldChar w:fldCharType="begin"/>
            </w:r>
            <w:r>
              <w:rPr>
                <w:noProof/>
                <w:webHidden/>
              </w:rPr>
              <w:instrText xml:space="preserve"> PAGEREF _Toc50496779 \h </w:instrText>
            </w:r>
            <w:r>
              <w:rPr>
                <w:noProof/>
                <w:webHidden/>
              </w:rPr>
            </w:r>
            <w:r>
              <w:rPr>
                <w:noProof/>
                <w:webHidden/>
              </w:rPr>
              <w:fldChar w:fldCharType="separate"/>
            </w:r>
            <w:r>
              <w:rPr>
                <w:noProof/>
                <w:webHidden/>
              </w:rPr>
              <w:t>298</w:t>
            </w:r>
            <w:r>
              <w:rPr>
                <w:noProof/>
                <w:webHidden/>
              </w:rPr>
              <w:fldChar w:fldCharType="end"/>
            </w:r>
          </w:hyperlink>
        </w:p>
        <w:p w14:paraId="631BFFB7" w14:textId="4BC574A7" w:rsidR="0098613C" w:rsidRDefault="0098613C">
          <w:pPr>
            <w:pStyle w:val="TOC3"/>
            <w:tabs>
              <w:tab w:val="right" w:leader="dot" w:pos="13948"/>
            </w:tabs>
            <w:rPr>
              <w:rFonts w:eastAsiaTheme="minorEastAsia"/>
              <w:noProof/>
            </w:rPr>
          </w:pPr>
          <w:hyperlink w:anchor="_Toc50496780" w:history="1">
            <w:r w:rsidRPr="00550092">
              <w:rPr>
                <w:rStyle w:val="ad"/>
                <w:noProof/>
              </w:rPr>
              <w:t xml:space="preserve">5.1.17 </w:t>
            </w:r>
            <w:r w:rsidRPr="00550092">
              <w:rPr>
                <w:rStyle w:val="ad"/>
                <w:noProof/>
              </w:rPr>
              <w:t>促销</w:t>
            </w:r>
            <w:r>
              <w:rPr>
                <w:noProof/>
                <w:webHidden/>
              </w:rPr>
              <w:tab/>
            </w:r>
            <w:r>
              <w:rPr>
                <w:noProof/>
                <w:webHidden/>
              </w:rPr>
              <w:fldChar w:fldCharType="begin"/>
            </w:r>
            <w:r>
              <w:rPr>
                <w:noProof/>
                <w:webHidden/>
              </w:rPr>
              <w:instrText xml:space="preserve"> PAGEREF _Toc50496780 \h </w:instrText>
            </w:r>
            <w:r>
              <w:rPr>
                <w:noProof/>
                <w:webHidden/>
              </w:rPr>
            </w:r>
            <w:r>
              <w:rPr>
                <w:noProof/>
                <w:webHidden/>
              </w:rPr>
              <w:fldChar w:fldCharType="separate"/>
            </w:r>
            <w:r>
              <w:rPr>
                <w:noProof/>
                <w:webHidden/>
              </w:rPr>
              <w:t>298</w:t>
            </w:r>
            <w:r>
              <w:rPr>
                <w:noProof/>
                <w:webHidden/>
              </w:rPr>
              <w:fldChar w:fldCharType="end"/>
            </w:r>
          </w:hyperlink>
        </w:p>
        <w:p w14:paraId="442E0BDD" w14:textId="716DF555" w:rsidR="0098613C" w:rsidRDefault="0098613C">
          <w:pPr>
            <w:pStyle w:val="TOC3"/>
            <w:tabs>
              <w:tab w:val="right" w:leader="dot" w:pos="13948"/>
            </w:tabs>
            <w:rPr>
              <w:rFonts w:eastAsiaTheme="minorEastAsia"/>
              <w:noProof/>
            </w:rPr>
          </w:pPr>
          <w:hyperlink w:anchor="_Toc50496781" w:history="1">
            <w:r w:rsidRPr="00550092">
              <w:rPr>
                <w:rStyle w:val="ad"/>
                <w:noProof/>
              </w:rPr>
              <w:t xml:space="preserve">5.1.18 </w:t>
            </w:r>
            <w:r w:rsidRPr="00550092">
              <w:rPr>
                <w:rStyle w:val="ad"/>
                <w:noProof/>
              </w:rPr>
              <w:t>销售目标</w:t>
            </w:r>
            <w:r>
              <w:rPr>
                <w:noProof/>
                <w:webHidden/>
              </w:rPr>
              <w:tab/>
            </w:r>
            <w:r>
              <w:rPr>
                <w:noProof/>
                <w:webHidden/>
              </w:rPr>
              <w:fldChar w:fldCharType="begin"/>
            </w:r>
            <w:r>
              <w:rPr>
                <w:noProof/>
                <w:webHidden/>
              </w:rPr>
              <w:instrText xml:space="preserve"> PAGEREF _Toc50496781 \h </w:instrText>
            </w:r>
            <w:r>
              <w:rPr>
                <w:noProof/>
                <w:webHidden/>
              </w:rPr>
            </w:r>
            <w:r>
              <w:rPr>
                <w:noProof/>
                <w:webHidden/>
              </w:rPr>
              <w:fldChar w:fldCharType="separate"/>
            </w:r>
            <w:r>
              <w:rPr>
                <w:noProof/>
                <w:webHidden/>
              </w:rPr>
              <w:t>303</w:t>
            </w:r>
            <w:r>
              <w:rPr>
                <w:noProof/>
                <w:webHidden/>
              </w:rPr>
              <w:fldChar w:fldCharType="end"/>
            </w:r>
          </w:hyperlink>
        </w:p>
        <w:p w14:paraId="3589E4D8" w14:textId="65092C2F" w:rsidR="0098613C" w:rsidRDefault="0098613C">
          <w:pPr>
            <w:pStyle w:val="TOC3"/>
            <w:tabs>
              <w:tab w:val="right" w:leader="dot" w:pos="13948"/>
            </w:tabs>
            <w:rPr>
              <w:rFonts w:eastAsiaTheme="minorEastAsia"/>
              <w:noProof/>
            </w:rPr>
          </w:pPr>
          <w:hyperlink w:anchor="_Toc50496782" w:history="1">
            <w:r w:rsidRPr="00550092">
              <w:rPr>
                <w:rStyle w:val="ad"/>
                <w:noProof/>
              </w:rPr>
              <w:t xml:space="preserve">5.1.19 </w:t>
            </w:r>
            <w:r w:rsidRPr="00550092">
              <w:rPr>
                <w:rStyle w:val="ad"/>
                <w:noProof/>
              </w:rPr>
              <w:t>全局配置表（配置性数据）</w:t>
            </w:r>
            <w:r>
              <w:rPr>
                <w:noProof/>
                <w:webHidden/>
              </w:rPr>
              <w:tab/>
            </w:r>
            <w:r>
              <w:rPr>
                <w:noProof/>
                <w:webHidden/>
              </w:rPr>
              <w:fldChar w:fldCharType="begin"/>
            </w:r>
            <w:r>
              <w:rPr>
                <w:noProof/>
                <w:webHidden/>
              </w:rPr>
              <w:instrText xml:space="preserve"> PAGEREF _Toc50496782 \h </w:instrText>
            </w:r>
            <w:r>
              <w:rPr>
                <w:noProof/>
                <w:webHidden/>
              </w:rPr>
            </w:r>
            <w:r>
              <w:rPr>
                <w:noProof/>
                <w:webHidden/>
              </w:rPr>
              <w:fldChar w:fldCharType="separate"/>
            </w:r>
            <w:r>
              <w:rPr>
                <w:noProof/>
                <w:webHidden/>
              </w:rPr>
              <w:t>305</w:t>
            </w:r>
            <w:r>
              <w:rPr>
                <w:noProof/>
                <w:webHidden/>
              </w:rPr>
              <w:fldChar w:fldCharType="end"/>
            </w:r>
          </w:hyperlink>
        </w:p>
        <w:p w14:paraId="061CF7DB" w14:textId="1A62558A" w:rsidR="0098613C" w:rsidRDefault="0098613C">
          <w:pPr>
            <w:pStyle w:val="TOC3"/>
            <w:tabs>
              <w:tab w:val="right" w:leader="dot" w:pos="13948"/>
            </w:tabs>
            <w:rPr>
              <w:rFonts w:eastAsiaTheme="minorEastAsia"/>
              <w:noProof/>
            </w:rPr>
          </w:pPr>
          <w:hyperlink w:anchor="_Toc50496783" w:history="1">
            <w:r w:rsidRPr="00550092">
              <w:rPr>
                <w:rStyle w:val="ad"/>
                <w:noProof/>
              </w:rPr>
              <w:t xml:space="preserve">5.1.20 </w:t>
            </w:r>
            <w:r w:rsidRPr="00550092">
              <w:rPr>
                <w:rStyle w:val="ad"/>
                <w:noProof/>
              </w:rPr>
              <w:t>同步缓存表</w:t>
            </w:r>
            <w:r>
              <w:rPr>
                <w:noProof/>
                <w:webHidden/>
              </w:rPr>
              <w:tab/>
            </w:r>
            <w:r>
              <w:rPr>
                <w:noProof/>
                <w:webHidden/>
              </w:rPr>
              <w:fldChar w:fldCharType="begin"/>
            </w:r>
            <w:r>
              <w:rPr>
                <w:noProof/>
                <w:webHidden/>
              </w:rPr>
              <w:instrText xml:space="preserve"> PAGEREF _Toc50496783 \h </w:instrText>
            </w:r>
            <w:r>
              <w:rPr>
                <w:noProof/>
                <w:webHidden/>
              </w:rPr>
            </w:r>
            <w:r>
              <w:rPr>
                <w:noProof/>
                <w:webHidden/>
              </w:rPr>
              <w:fldChar w:fldCharType="separate"/>
            </w:r>
            <w:r>
              <w:rPr>
                <w:noProof/>
                <w:webHidden/>
              </w:rPr>
              <w:t>307</w:t>
            </w:r>
            <w:r>
              <w:rPr>
                <w:noProof/>
                <w:webHidden/>
              </w:rPr>
              <w:fldChar w:fldCharType="end"/>
            </w:r>
          </w:hyperlink>
        </w:p>
        <w:p w14:paraId="205D47AE" w14:textId="1F8CD605" w:rsidR="0098613C" w:rsidRDefault="0098613C">
          <w:pPr>
            <w:pStyle w:val="TOC3"/>
            <w:tabs>
              <w:tab w:val="right" w:leader="dot" w:pos="13948"/>
            </w:tabs>
            <w:rPr>
              <w:rFonts w:eastAsiaTheme="minorEastAsia"/>
              <w:noProof/>
            </w:rPr>
          </w:pPr>
          <w:hyperlink w:anchor="_Toc50496784" w:history="1">
            <w:r w:rsidRPr="00550092">
              <w:rPr>
                <w:rStyle w:val="ad"/>
                <w:noProof/>
              </w:rPr>
              <w:t>5.1.21 Nbr_bx</w:t>
            </w:r>
            <w:r w:rsidRPr="00550092">
              <w:rPr>
                <w:rStyle w:val="ad"/>
                <w:noProof/>
              </w:rPr>
              <w:t>全局配置表</w:t>
            </w:r>
            <w:r>
              <w:rPr>
                <w:noProof/>
                <w:webHidden/>
              </w:rPr>
              <w:tab/>
            </w:r>
            <w:r>
              <w:rPr>
                <w:noProof/>
                <w:webHidden/>
              </w:rPr>
              <w:fldChar w:fldCharType="begin"/>
            </w:r>
            <w:r>
              <w:rPr>
                <w:noProof/>
                <w:webHidden/>
              </w:rPr>
              <w:instrText xml:space="preserve"> PAGEREF _Toc50496784 \h </w:instrText>
            </w:r>
            <w:r>
              <w:rPr>
                <w:noProof/>
                <w:webHidden/>
              </w:rPr>
            </w:r>
            <w:r>
              <w:rPr>
                <w:noProof/>
                <w:webHidden/>
              </w:rPr>
              <w:fldChar w:fldCharType="separate"/>
            </w:r>
            <w:r>
              <w:rPr>
                <w:noProof/>
                <w:webHidden/>
              </w:rPr>
              <w:t>309</w:t>
            </w:r>
            <w:r>
              <w:rPr>
                <w:noProof/>
                <w:webHidden/>
              </w:rPr>
              <w:fldChar w:fldCharType="end"/>
            </w:r>
          </w:hyperlink>
        </w:p>
        <w:p w14:paraId="35939DC0" w14:textId="0F65239F" w:rsidR="0098613C" w:rsidRDefault="0098613C">
          <w:pPr>
            <w:pStyle w:val="TOC3"/>
            <w:tabs>
              <w:tab w:val="right" w:leader="dot" w:pos="13948"/>
            </w:tabs>
            <w:rPr>
              <w:rFonts w:eastAsiaTheme="minorEastAsia"/>
              <w:noProof/>
            </w:rPr>
          </w:pPr>
          <w:hyperlink w:anchor="_Toc50496785" w:history="1">
            <w:r w:rsidRPr="00550092">
              <w:rPr>
                <w:rStyle w:val="ad"/>
                <w:noProof/>
              </w:rPr>
              <w:t>5.1.22 Nbr_bx.T_CurrentRelease</w:t>
            </w:r>
            <w:r>
              <w:rPr>
                <w:noProof/>
                <w:webHidden/>
              </w:rPr>
              <w:tab/>
            </w:r>
            <w:r>
              <w:rPr>
                <w:noProof/>
                <w:webHidden/>
              </w:rPr>
              <w:fldChar w:fldCharType="begin"/>
            </w:r>
            <w:r>
              <w:rPr>
                <w:noProof/>
                <w:webHidden/>
              </w:rPr>
              <w:instrText xml:space="preserve"> PAGEREF _Toc50496785 \h </w:instrText>
            </w:r>
            <w:r>
              <w:rPr>
                <w:noProof/>
                <w:webHidden/>
              </w:rPr>
            </w:r>
            <w:r>
              <w:rPr>
                <w:noProof/>
                <w:webHidden/>
              </w:rPr>
              <w:fldChar w:fldCharType="separate"/>
            </w:r>
            <w:r>
              <w:rPr>
                <w:noProof/>
                <w:webHidden/>
              </w:rPr>
              <w:t>311</w:t>
            </w:r>
            <w:r>
              <w:rPr>
                <w:noProof/>
                <w:webHidden/>
              </w:rPr>
              <w:fldChar w:fldCharType="end"/>
            </w:r>
          </w:hyperlink>
        </w:p>
        <w:p w14:paraId="7B17A9C9" w14:textId="1618EB0E" w:rsidR="0098613C" w:rsidRDefault="0098613C">
          <w:pPr>
            <w:pStyle w:val="TOC2"/>
            <w:tabs>
              <w:tab w:val="right" w:leader="dot" w:pos="13948"/>
            </w:tabs>
            <w:rPr>
              <w:rFonts w:eastAsiaTheme="minorEastAsia"/>
              <w:noProof/>
            </w:rPr>
          </w:pPr>
          <w:hyperlink w:anchor="_Toc50496786" w:history="1">
            <w:r w:rsidRPr="00550092">
              <w:rPr>
                <w:rStyle w:val="ad"/>
                <w:noProof/>
              </w:rPr>
              <w:t xml:space="preserve">5.2 </w:t>
            </w:r>
            <w:r w:rsidRPr="00550092">
              <w:rPr>
                <w:rStyle w:val="ad"/>
                <w:noProof/>
              </w:rPr>
              <w:t>物理结构设计要点</w:t>
            </w:r>
            <w:r>
              <w:rPr>
                <w:noProof/>
                <w:webHidden/>
              </w:rPr>
              <w:tab/>
            </w:r>
            <w:r>
              <w:rPr>
                <w:noProof/>
                <w:webHidden/>
              </w:rPr>
              <w:fldChar w:fldCharType="begin"/>
            </w:r>
            <w:r>
              <w:rPr>
                <w:noProof/>
                <w:webHidden/>
              </w:rPr>
              <w:instrText xml:space="preserve"> PAGEREF _Toc50496786 \h </w:instrText>
            </w:r>
            <w:r>
              <w:rPr>
                <w:noProof/>
                <w:webHidden/>
              </w:rPr>
            </w:r>
            <w:r>
              <w:rPr>
                <w:noProof/>
                <w:webHidden/>
              </w:rPr>
              <w:fldChar w:fldCharType="separate"/>
            </w:r>
            <w:r>
              <w:rPr>
                <w:noProof/>
                <w:webHidden/>
              </w:rPr>
              <w:t>312</w:t>
            </w:r>
            <w:r>
              <w:rPr>
                <w:noProof/>
                <w:webHidden/>
              </w:rPr>
              <w:fldChar w:fldCharType="end"/>
            </w:r>
          </w:hyperlink>
        </w:p>
        <w:p w14:paraId="55D97875" w14:textId="3AF45D98" w:rsidR="0098613C" w:rsidRDefault="0098613C">
          <w:pPr>
            <w:pStyle w:val="TOC2"/>
            <w:tabs>
              <w:tab w:val="right" w:leader="dot" w:pos="13948"/>
            </w:tabs>
            <w:rPr>
              <w:rFonts w:eastAsiaTheme="minorEastAsia"/>
              <w:noProof/>
            </w:rPr>
          </w:pPr>
          <w:hyperlink w:anchor="_Toc50496787" w:history="1">
            <w:r w:rsidRPr="00550092">
              <w:rPr>
                <w:rStyle w:val="ad"/>
                <w:noProof/>
              </w:rPr>
              <w:t xml:space="preserve">5.3 </w:t>
            </w:r>
            <w:r w:rsidRPr="00550092">
              <w:rPr>
                <w:rStyle w:val="ad"/>
                <w:noProof/>
              </w:rPr>
              <w:t>数据结构与程序的关系</w:t>
            </w:r>
            <w:r>
              <w:rPr>
                <w:noProof/>
                <w:webHidden/>
              </w:rPr>
              <w:tab/>
            </w:r>
            <w:r>
              <w:rPr>
                <w:noProof/>
                <w:webHidden/>
              </w:rPr>
              <w:fldChar w:fldCharType="begin"/>
            </w:r>
            <w:r>
              <w:rPr>
                <w:noProof/>
                <w:webHidden/>
              </w:rPr>
              <w:instrText xml:space="preserve"> PAGEREF _Toc50496787 \h </w:instrText>
            </w:r>
            <w:r>
              <w:rPr>
                <w:noProof/>
                <w:webHidden/>
              </w:rPr>
            </w:r>
            <w:r>
              <w:rPr>
                <w:noProof/>
                <w:webHidden/>
              </w:rPr>
              <w:fldChar w:fldCharType="separate"/>
            </w:r>
            <w:r>
              <w:rPr>
                <w:noProof/>
                <w:webHidden/>
              </w:rPr>
              <w:t>312</w:t>
            </w:r>
            <w:r>
              <w:rPr>
                <w:noProof/>
                <w:webHidden/>
              </w:rPr>
              <w:fldChar w:fldCharType="end"/>
            </w:r>
          </w:hyperlink>
        </w:p>
        <w:p w14:paraId="12EF04D6" w14:textId="1F51774D" w:rsidR="0098613C" w:rsidRDefault="0098613C">
          <w:pPr>
            <w:pStyle w:val="TOC1"/>
            <w:tabs>
              <w:tab w:val="right" w:leader="dot" w:pos="13948"/>
            </w:tabs>
            <w:rPr>
              <w:rFonts w:eastAsiaTheme="minorEastAsia"/>
              <w:noProof/>
            </w:rPr>
          </w:pPr>
          <w:hyperlink w:anchor="_Toc50496788" w:history="1">
            <w:r w:rsidRPr="00550092">
              <w:rPr>
                <w:rStyle w:val="ad"/>
                <w:noProof/>
              </w:rPr>
              <w:t xml:space="preserve">6 </w:t>
            </w:r>
            <w:r w:rsidRPr="00550092">
              <w:rPr>
                <w:rStyle w:val="ad"/>
                <w:noProof/>
              </w:rPr>
              <w:t>系统出错处理设计</w:t>
            </w:r>
            <w:r>
              <w:rPr>
                <w:noProof/>
                <w:webHidden/>
              </w:rPr>
              <w:tab/>
            </w:r>
            <w:r>
              <w:rPr>
                <w:noProof/>
                <w:webHidden/>
              </w:rPr>
              <w:fldChar w:fldCharType="begin"/>
            </w:r>
            <w:r>
              <w:rPr>
                <w:noProof/>
                <w:webHidden/>
              </w:rPr>
              <w:instrText xml:space="preserve"> PAGEREF _Toc50496788 \h </w:instrText>
            </w:r>
            <w:r>
              <w:rPr>
                <w:noProof/>
                <w:webHidden/>
              </w:rPr>
            </w:r>
            <w:r>
              <w:rPr>
                <w:noProof/>
                <w:webHidden/>
              </w:rPr>
              <w:fldChar w:fldCharType="separate"/>
            </w:r>
            <w:r>
              <w:rPr>
                <w:noProof/>
                <w:webHidden/>
              </w:rPr>
              <w:t>313</w:t>
            </w:r>
            <w:r>
              <w:rPr>
                <w:noProof/>
                <w:webHidden/>
              </w:rPr>
              <w:fldChar w:fldCharType="end"/>
            </w:r>
          </w:hyperlink>
        </w:p>
        <w:p w14:paraId="76994188" w14:textId="478848B1" w:rsidR="0098613C" w:rsidRDefault="0098613C">
          <w:pPr>
            <w:pStyle w:val="TOC2"/>
            <w:tabs>
              <w:tab w:val="right" w:leader="dot" w:pos="13948"/>
            </w:tabs>
            <w:rPr>
              <w:rFonts w:eastAsiaTheme="minorEastAsia"/>
              <w:noProof/>
            </w:rPr>
          </w:pPr>
          <w:hyperlink w:anchor="_Toc50496789" w:history="1">
            <w:r w:rsidRPr="00550092">
              <w:rPr>
                <w:rStyle w:val="ad"/>
                <w:noProof/>
              </w:rPr>
              <w:t xml:space="preserve">6.1 </w:t>
            </w:r>
            <w:r w:rsidRPr="00550092">
              <w:rPr>
                <w:rStyle w:val="ad"/>
                <w:noProof/>
              </w:rPr>
              <w:t>出错信息</w:t>
            </w:r>
            <w:r>
              <w:rPr>
                <w:noProof/>
                <w:webHidden/>
              </w:rPr>
              <w:tab/>
            </w:r>
            <w:r>
              <w:rPr>
                <w:noProof/>
                <w:webHidden/>
              </w:rPr>
              <w:fldChar w:fldCharType="begin"/>
            </w:r>
            <w:r>
              <w:rPr>
                <w:noProof/>
                <w:webHidden/>
              </w:rPr>
              <w:instrText xml:space="preserve"> PAGEREF _Toc50496789 \h </w:instrText>
            </w:r>
            <w:r>
              <w:rPr>
                <w:noProof/>
                <w:webHidden/>
              </w:rPr>
            </w:r>
            <w:r>
              <w:rPr>
                <w:noProof/>
                <w:webHidden/>
              </w:rPr>
              <w:fldChar w:fldCharType="separate"/>
            </w:r>
            <w:r>
              <w:rPr>
                <w:noProof/>
                <w:webHidden/>
              </w:rPr>
              <w:t>313</w:t>
            </w:r>
            <w:r>
              <w:rPr>
                <w:noProof/>
                <w:webHidden/>
              </w:rPr>
              <w:fldChar w:fldCharType="end"/>
            </w:r>
          </w:hyperlink>
        </w:p>
        <w:p w14:paraId="7073FCA8" w14:textId="1068E79F" w:rsidR="0098613C" w:rsidRDefault="0098613C">
          <w:pPr>
            <w:pStyle w:val="TOC2"/>
            <w:tabs>
              <w:tab w:val="right" w:leader="dot" w:pos="13948"/>
            </w:tabs>
            <w:rPr>
              <w:rFonts w:eastAsiaTheme="minorEastAsia"/>
              <w:noProof/>
            </w:rPr>
          </w:pPr>
          <w:hyperlink w:anchor="_Toc50496790" w:history="1">
            <w:r w:rsidRPr="00550092">
              <w:rPr>
                <w:rStyle w:val="ad"/>
                <w:noProof/>
              </w:rPr>
              <w:t xml:space="preserve">6.2 </w:t>
            </w:r>
            <w:r w:rsidRPr="00550092">
              <w:rPr>
                <w:rStyle w:val="ad"/>
                <w:noProof/>
              </w:rPr>
              <w:t>补救措施</w:t>
            </w:r>
            <w:r>
              <w:rPr>
                <w:noProof/>
                <w:webHidden/>
              </w:rPr>
              <w:tab/>
            </w:r>
            <w:r>
              <w:rPr>
                <w:noProof/>
                <w:webHidden/>
              </w:rPr>
              <w:fldChar w:fldCharType="begin"/>
            </w:r>
            <w:r>
              <w:rPr>
                <w:noProof/>
                <w:webHidden/>
              </w:rPr>
              <w:instrText xml:space="preserve"> PAGEREF _Toc50496790 \h </w:instrText>
            </w:r>
            <w:r>
              <w:rPr>
                <w:noProof/>
                <w:webHidden/>
              </w:rPr>
            </w:r>
            <w:r>
              <w:rPr>
                <w:noProof/>
                <w:webHidden/>
              </w:rPr>
              <w:fldChar w:fldCharType="separate"/>
            </w:r>
            <w:r>
              <w:rPr>
                <w:noProof/>
                <w:webHidden/>
              </w:rPr>
              <w:t>313</w:t>
            </w:r>
            <w:r>
              <w:rPr>
                <w:noProof/>
                <w:webHidden/>
              </w:rPr>
              <w:fldChar w:fldCharType="end"/>
            </w:r>
          </w:hyperlink>
        </w:p>
        <w:p w14:paraId="2CB0BBC8" w14:textId="31A8E46B" w:rsidR="0098613C" w:rsidRDefault="0098613C">
          <w:pPr>
            <w:pStyle w:val="TOC2"/>
            <w:tabs>
              <w:tab w:val="right" w:leader="dot" w:pos="13948"/>
            </w:tabs>
            <w:rPr>
              <w:rFonts w:eastAsiaTheme="minorEastAsia"/>
              <w:noProof/>
            </w:rPr>
          </w:pPr>
          <w:hyperlink w:anchor="_Toc50496791" w:history="1">
            <w:r w:rsidRPr="00550092">
              <w:rPr>
                <w:rStyle w:val="ad"/>
                <w:noProof/>
              </w:rPr>
              <w:t xml:space="preserve">6.3 </w:t>
            </w:r>
            <w:r w:rsidRPr="00550092">
              <w:rPr>
                <w:rStyle w:val="ad"/>
                <w:noProof/>
              </w:rPr>
              <w:t>系统维护设计</w:t>
            </w:r>
            <w:r>
              <w:rPr>
                <w:noProof/>
                <w:webHidden/>
              </w:rPr>
              <w:tab/>
            </w:r>
            <w:r>
              <w:rPr>
                <w:noProof/>
                <w:webHidden/>
              </w:rPr>
              <w:fldChar w:fldCharType="begin"/>
            </w:r>
            <w:r>
              <w:rPr>
                <w:noProof/>
                <w:webHidden/>
              </w:rPr>
              <w:instrText xml:space="preserve"> PAGEREF _Toc50496791 \h </w:instrText>
            </w:r>
            <w:r>
              <w:rPr>
                <w:noProof/>
                <w:webHidden/>
              </w:rPr>
            </w:r>
            <w:r>
              <w:rPr>
                <w:noProof/>
                <w:webHidden/>
              </w:rPr>
              <w:fldChar w:fldCharType="separate"/>
            </w:r>
            <w:r>
              <w:rPr>
                <w:noProof/>
                <w:webHidden/>
              </w:rPr>
              <w:t>313</w:t>
            </w:r>
            <w:r>
              <w:rPr>
                <w:noProof/>
                <w:webHidden/>
              </w:rPr>
              <w:fldChar w:fldCharType="end"/>
            </w:r>
          </w:hyperlink>
        </w:p>
        <w:p w14:paraId="4010FE16" w14:textId="1320C026" w:rsidR="009E452E" w:rsidRDefault="00D67AD0" w:rsidP="00A76ABC">
          <w:pPr>
            <w:spacing w:line="240" w:lineRule="atLeast"/>
            <w:jc w:val="left"/>
          </w:pPr>
          <w:r>
            <w:rPr>
              <w:b/>
              <w:bCs/>
              <w:lang w:val="zh-CN"/>
            </w:rPr>
            <w:fldChar w:fldCharType="end"/>
          </w:r>
        </w:p>
      </w:sdtContent>
    </w:sdt>
    <w:p w14:paraId="66F0695B" w14:textId="77777777" w:rsidR="009E452E" w:rsidRDefault="009E452E" w:rsidP="00A76ABC">
      <w:pPr>
        <w:pStyle w:val="1"/>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006C052" w14:textId="77777777" w:rsidR="009E452E" w:rsidRDefault="00D67AD0" w:rsidP="00A76ABC">
      <w:pPr>
        <w:pStyle w:val="1"/>
        <w:spacing w:line="240" w:lineRule="atLeast"/>
        <w:jc w:val="left"/>
      </w:pPr>
      <w:bookmarkStart w:id="5" w:name="_Toc50496671"/>
      <w:r>
        <w:lastRenderedPageBreak/>
        <w:t>引言</w:t>
      </w:r>
      <w:bookmarkEnd w:id="5"/>
    </w:p>
    <w:p w14:paraId="0E0CD1B9" w14:textId="77777777" w:rsidR="009E452E" w:rsidRDefault="00D67AD0" w:rsidP="00A76ABC">
      <w:pPr>
        <w:pStyle w:val="2"/>
        <w:spacing w:line="240" w:lineRule="atLeast"/>
        <w:jc w:val="left"/>
      </w:pPr>
      <w:bookmarkStart w:id="6" w:name="_Toc50496672"/>
      <w:r>
        <w:t>编写目的</w:t>
      </w:r>
      <w:bookmarkEnd w:id="6"/>
    </w:p>
    <w:p w14:paraId="1CD66812" w14:textId="77777777" w:rsidR="009E452E" w:rsidRDefault="00D67AD0" w:rsidP="00A76ABC">
      <w:pPr>
        <w:pStyle w:val="2"/>
        <w:spacing w:line="240" w:lineRule="atLeast"/>
        <w:jc w:val="left"/>
      </w:pPr>
      <w:bookmarkStart w:id="7" w:name="_Toc50496673"/>
      <w:r>
        <w:rPr>
          <w:rFonts w:hint="eastAsia"/>
        </w:rPr>
        <w:t>背景</w:t>
      </w:r>
      <w:bookmarkEnd w:id="7"/>
    </w:p>
    <w:p w14:paraId="6863476A" w14:textId="77777777" w:rsidR="009E452E" w:rsidRDefault="00D67AD0" w:rsidP="00A76ABC">
      <w:pPr>
        <w:spacing w:line="240" w:lineRule="atLeast"/>
        <w:jc w:val="left"/>
      </w:pPr>
      <w:r>
        <w:rPr>
          <w:rFonts w:hint="eastAsia"/>
        </w:rPr>
        <w:t>软件名称：博昕</w:t>
      </w:r>
      <w:r>
        <w:rPr>
          <w:rFonts w:hint="eastAsia"/>
        </w:rPr>
        <w:t>P</w:t>
      </w:r>
      <w:r>
        <w:t>OS-ERP</w:t>
      </w:r>
    </w:p>
    <w:p w14:paraId="43B79549" w14:textId="77777777" w:rsidR="009E452E" w:rsidRDefault="00D67AD0" w:rsidP="00A76ABC">
      <w:pPr>
        <w:spacing w:line="240" w:lineRule="atLeast"/>
        <w:jc w:val="left"/>
      </w:pPr>
      <w:r>
        <w:rPr>
          <w:rFonts w:hint="eastAsia"/>
        </w:rPr>
        <w:t>开发者：博昕软件研发团队</w:t>
      </w:r>
    </w:p>
    <w:p w14:paraId="74E6DAF2" w14:textId="77777777" w:rsidR="009E452E" w:rsidRDefault="00D67AD0" w:rsidP="00A76ABC">
      <w:pPr>
        <w:spacing w:line="240" w:lineRule="atLeast"/>
        <w:jc w:val="left"/>
      </w:pPr>
      <w:r>
        <w:rPr>
          <w:rFonts w:hint="eastAsia"/>
        </w:rPr>
        <w:t>用户：中小型零售门店全体员工</w:t>
      </w:r>
    </w:p>
    <w:p w14:paraId="576A766A" w14:textId="77777777" w:rsidR="009E452E" w:rsidRDefault="009E452E" w:rsidP="00A76ABC">
      <w:pPr>
        <w:spacing w:line="240" w:lineRule="atLeast"/>
        <w:jc w:val="left"/>
      </w:pPr>
    </w:p>
    <w:p w14:paraId="2A4DAE21" w14:textId="77777777" w:rsidR="009E452E" w:rsidRDefault="00D67AD0" w:rsidP="00A76ABC">
      <w:pPr>
        <w:pStyle w:val="2"/>
        <w:spacing w:line="240" w:lineRule="atLeast"/>
        <w:jc w:val="left"/>
      </w:pPr>
      <w:bookmarkStart w:id="8" w:name="_定义"/>
      <w:bookmarkStart w:id="9" w:name="_Toc50496674"/>
      <w:bookmarkEnd w:id="8"/>
      <w:r>
        <w:rPr>
          <w:rFonts w:hint="eastAsia"/>
        </w:rPr>
        <w:t>定义</w:t>
      </w:r>
      <w:r w:rsidR="007D7AFE">
        <w:rPr>
          <w:rFonts w:hint="eastAsia"/>
        </w:rPr>
        <w:t>/</w:t>
      </w:r>
      <w:r w:rsidR="007D7AFE">
        <w:rPr>
          <w:rFonts w:hint="eastAsia"/>
        </w:rPr>
        <w:t>名词解释</w:t>
      </w:r>
      <w:bookmarkEnd w:id="9"/>
    </w:p>
    <w:tbl>
      <w:tblPr>
        <w:tblpPr w:leftFromText="180" w:rightFromText="180" w:vertAnchor="text" w:tblpY="253"/>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2223"/>
      </w:tblGrid>
      <w:tr w:rsidR="00237BF8" w14:paraId="14547CDF" w14:textId="77777777" w:rsidTr="00AC7C05">
        <w:tc>
          <w:tcPr>
            <w:tcW w:w="1838" w:type="dxa"/>
            <w:shd w:val="clear" w:color="auto" w:fill="FF0000"/>
          </w:tcPr>
          <w:p w14:paraId="011DF7DE" w14:textId="77777777" w:rsidR="00237BF8" w:rsidRDefault="00237BF8" w:rsidP="00AC7C05">
            <w:pPr>
              <w:spacing w:line="240" w:lineRule="atLeast"/>
              <w:jc w:val="left"/>
              <w:rPr>
                <w:color w:val="FFFFFF" w:themeColor="background1"/>
              </w:rPr>
            </w:pPr>
            <w:r>
              <w:rPr>
                <w:rFonts w:hint="eastAsia"/>
                <w:color w:val="FFFFFF" w:themeColor="background1"/>
              </w:rPr>
              <w:t>名词</w:t>
            </w:r>
          </w:p>
        </w:tc>
        <w:tc>
          <w:tcPr>
            <w:tcW w:w="12223" w:type="dxa"/>
            <w:shd w:val="clear" w:color="auto" w:fill="FF0000"/>
          </w:tcPr>
          <w:p w14:paraId="75BAA4E3" w14:textId="77777777" w:rsidR="00237BF8" w:rsidRDefault="00237BF8" w:rsidP="00AC7C05">
            <w:pPr>
              <w:spacing w:line="240" w:lineRule="atLeast"/>
              <w:jc w:val="left"/>
              <w:rPr>
                <w:color w:val="FFFFFF" w:themeColor="background1"/>
              </w:rPr>
            </w:pPr>
            <w:r>
              <w:rPr>
                <w:rFonts w:hint="eastAsia"/>
                <w:color w:val="FFFFFF" w:themeColor="background1"/>
              </w:rPr>
              <w:t>定义</w:t>
            </w:r>
            <w:r>
              <w:rPr>
                <w:rFonts w:hint="eastAsia"/>
                <w:color w:val="FFFFFF" w:themeColor="background1"/>
              </w:rPr>
              <w:t>/</w:t>
            </w:r>
            <w:r>
              <w:rPr>
                <w:rFonts w:hint="eastAsia"/>
                <w:color w:val="FFFFFF" w:themeColor="background1"/>
              </w:rPr>
              <w:t>范围</w:t>
            </w:r>
          </w:p>
        </w:tc>
      </w:tr>
      <w:tr w:rsidR="00237BF8" w14:paraId="3ACE46E0" w14:textId="77777777" w:rsidTr="00AC7C05">
        <w:tc>
          <w:tcPr>
            <w:tcW w:w="1838" w:type="dxa"/>
          </w:tcPr>
          <w:p w14:paraId="08474551" w14:textId="77777777" w:rsidR="00237BF8" w:rsidRDefault="00237BF8" w:rsidP="00AC7C05">
            <w:pPr>
              <w:spacing w:line="240" w:lineRule="atLeast"/>
              <w:jc w:val="left"/>
            </w:pPr>
            <w:r>
              <w:rPr>
                <w:rFonts w:hint="eastAsia"/>
              </w:rPr>
              <w:t>瘦系统</w:t>
            </w:r>
          </w:p>
        </w:tc>
        <w:tc>
          <w:tcPr>
            <w:tcW w:w="12223" w:type="dxa"/>
          </w:tcPr>
          <w:p w14:paraId="313AE0C9" w14:textId="77777777" w:rsidR="00237BF8" w:rsidRDefault="00237BF8" w:rsidP="00AC7C05">
            <w:pPr>
              <w:spacing w:line="240" w:lineRule="atLeast"/>
              <w:jc w:val="left"/>
            </w:pPr>
            <w:r>
              <w:rPr>
                <w:rFonts w:hint="eastAsia"/>
              </w:rPr>
              <w:t>只关注产品的主要部分，主要部分有数据和相应的程序程序。次要部分只有数据，几乎没有程序代码</w:t>
            </w:r>
          </w:p>
        </w:tc>
      </w:tr>
      <w:tr w:rsidR="00237BF8" w14:paraId="2769A73C" w14:textId="77777777" w:rsidTr="00AC7C05">
        <w:tc>
          <w:tcPr>
            <w:tcW w:w="1838" w:type="dxa"/>
          </w:tcPr>
          <w:p w14:paraId="1681E0A3" w14:textId="77777777" w:rsidR="00237BF8" w:rsidRDefault="00237BF8" w:rsidP="00AC7C05">
            <w:pPr>
              <w:spacing w:line="240" w:lineRule="atLeast"/>
              <w:jc w:val="left"/>
            </w:pPr>
            <w:r>
              <w:rPr>
                <w:rFonts w:hint="eastAsia"/>
              </w:rPr>
              <w:lastRenderedPageBreak/>
              <w:t>肥系统</w:t>
            </w:r>
          </w:p>
        </w:tc>
        <w:tc>
          <w:tcPr>
            <w:tcW w:w="12223" w:type="dxa"/>
          </w:tcPr>
          <w:p w14:paraId="0F9377DA" w14:textId="77777777" w:rsidR="00237BF8" w:rsidRDefault="00237BF8" w:rsidP="00AC7C05">
            <w:pPr>
              <w:spacing w:line="240" w:lineRule="atLeast"/>
              <w:jc w:val="left"/>
            </w:pPr>
            <w:r>
              <w:rPr>
                <w:rFonts w:hint="eastAsia"/>
              </w:rPr>
              <w:t>由瘦系统不断重构而来。重构会增减功能并不断完善整个产品</w:t>
            </w:r>
          </w:p>
        </w:tc>
      </w:tr>
      <w:tr w:rsidR="00237BF8" w14:paraId="290450A9" w14:textId="77777777" w:rsidTr="00AC7C05">
        <w:tc>
          <w:tcPr>
            <w:tcW w:w="1838" w:type="dxa"/>
          </w:tcPr>
          <w:p w14:paraId="1B4175C0" w14:textId="77777777" w:rsidR="00237BF8" w:rsidRDefault="00237BF8" w:rsidP="00AC7C05">
            <w:pPr>
              <w:spacing w:line="240" w:lineRule="atLeast"/>
              <w:jc w:val="left"/>
            </w:pPr>
            <w:r>
              <w:rPr>
                <w:rFonts w:hint="eastAsia"/>
              </w:rPr>
              <w:t>CRUD</w:t>
            </w:r>
          </w:p>
        </w:tc>
        <w:tc>
          <w:tcPr>
            <w:tcW w:w="12223" w:type="dxa"/>
          </w:tcPr>
          <w:p w14:paraId="394F0F22" w14:textId="77777777" w:rsidR="00237BF8" w:rsidRDefault="00237BF8" w:rsidP="00AC7C05">
            <w:pPr>
              <w:spacing w:line="240" w:lineRule="atLeast"/>
              <w:jc w:val="left"/>
            </w:pPr>
            <w:r>
              <w:rPr>
                <w:rFonts w:hint="eastAsia"/>
              </w:rPr>
              <w:t>即增删改查。</w:t>
            </w:r>
            <w:r>
              <w:rPr>
                <w:rFonts w:hint="eastAsia"/>
              </w:rPr>
              <w:t>C</w:t>
            </w:r>
            <w:r>
              <w:rPr>
                <w:rFonts w:hint="eastAsia"/>
              </w:rPr>
              <w:t>即</w:t>
            </w:r>
            <w:r>
              <w:rPr>
                <w:rFonts w:hint="eastAsia"/>
              </w:rPr>
              <w:t>C</w:t>
            </w:r>
            <w:r>
              <w:t>reate</w:t>
            </w:r>
            <w:r>
              <w:rPr>
                <w:rFonts w:hint="eastAsia"/>
              </w:rPr>
              <w:t>，</w:t>
            </w:r>
            <w:r>
              <w:rPr>
                <w:rFonts w:hint="eastAsia"/>
              </w:rPr>
              <w:t>R</w:t>
            </w:r>
            <w:r>
              <w:rPr>
                <w:rFonts w:hint="eastAsia"/>
              </w:rPr>
              <w:t>即</w:t>
            </w:r>
            <w:r>
              <w:rPr>
                <w:rFonts w:hint="eastAsia"/>
              </w:rPr>
              <w:t>R</w:t>
            </w:r>
            <w:r>
              <w:t>etrieve</w:t>
            </w:r>
            <w:r>
              <w:rPr>
                <w:rFonts w:hint="eastAsia"/>
              </w:rPr>
              <w:t>，包含</w:t>
            </w:r>
            <w:r>
              <w:rPr>
                <w:rFonts w:hint="eastAsia"/>
              </w:rPr>
              <w:t>R</w:t>
            </w:r>
            <w:r>
              <w:t>1</w:t>
            </w:r>
            <w:r>
              <w:rPr>
                <w:rFonts w:hint="eastAsia"/>
              </w:rPr>
              <w:t>和</w:t>
            </w:r>
            <w:r>
              <w:rPr>
                <w:rFonts w:hint="eastAsia"/>
              </w:rPr>
              <w:t>RN</w:t>
            </w:r>
            <w:r>
              <w:rPr>
                <w:rFonts w:hint="eastAsia"/>
              </w:rPr>
              <w:t>（</w:t>
            </w:r>
            <w:r>
              <w:rPr>
                <w:rFonts w:hint="eastAsia"/>
              </w:rPr>
              <w:t>Re</w:t>
            </w:r>
            <w:r>
              <w:t>trieve1</w:t>
            </w:r>
            <w:r>
              <w:rPr>
                <w:rFonts w:hint="eastAsia"/>
              </w:rPr>
              <w:t>和</w:t>
            </w:r>
            <w:r>
              <w:rPr>
                <w:rFonts w:hint="eastAsia"/>
              </w:rPr>
              <w:t>RetrieveN</w:t>
            </w:r>
            <w:r>
              <w:rPr>
                <w:rFonts w:hint="eastAsia"/>
              </w:rPr>
              <w:t>），</w:t>
            </w:r>
            <w:r>
              <w:rPr>
                <w:rFonts w:hint="eastAsia"/>
              </w:rPr>
              <w:t>U</w:t>
            </w:r>
            <w:r>
              <w:rPr>
                <w:rFonts w:hint="eastAsia"/>
              </w:rPr>
              <w:t>即</w:t>
            </w:r>
            <w:r>
              <w:rPr>
                <w:rFonts w:hint="eastAsia"/>
              </w:rPr>
              <w:t>U</w:t>
            </w:r>
            <w:r>
              <w:t>pdate</w:t>
            </w:r>
            <w:r>
              <w:rPr>
                <w:rFonts w:hint="eastAsia"/>
              </w:rPr>
              <w:t>，</w:t>
            </w:r>
            <w:r>
              <w:rPr>
                <w:rFonts w:hint="eastAsia"/>
              </w:rPr>
              <w:t>D</w:t>
            </w:r>
            <w:r>
              <w:rPr>
                <w:rFonts w:hint="eastAsia"/>
              </w:rPr>
              <w:t>即</w:t>
            </w:r>
            <w:r>
              <w:rPr>
                <w:rFonts w:hint="eastAsia"/>
              </w:rPr>
              <w:t>D</w:t>
            </w:r>
            <w:r>
              <w:t>elete</w:t>
            </w:r>
          </w:p>
        </w:tc>
      </w:tr>
      <w:tr w:rsidR="00237BF8" w14:paraId="3E06A600" w14:textId="77777777" w:rsidTr="00AC7C05">
        <w:tc>
          <w:tcPr>
            <w:tcW w:w="1838" w:type="dxa"/>
          </w:tcPr>
          <w:p w14:paraId="25973DE9" w14:textId="77777777" w:rsidR="00237BF8" w:rsidRDefault="00237BF8" w:rsidP="00AC7C05">
            <w:pPr>
              <w:spacing w:line="240" w:lineRule="atLeast"/>
              <w:jc w:val="left"/>
            </w:pPr>
            <w:r>
              <w:rPr>
                <w:rFonts w:hint="eastAsia"/>
              </w:rPr>
              <w:t>采购计划表</w:t>
            </w:r>
          </w:p>
        </w:tc>
        <w:tc>
          <w:tcPr>
            <w:tcW w:w="12223" w:type="dxa"/>
          </w:tcPr>
          <w:p w14:paraId="362ED74E" w14:textId="77777777" w:rsidR="00237BF8" w:rsidRDefault="00237BF8" w:rsidP="00AC7C05">
            <w:pPr>
              <w:spacing w:line="240" w:lineRule="atLeast"/>
              <w:jc w:val="left"/>
            </w:pPr>
            <w:r>
              <w:rPr>
                <w:rFonts w:hint="eastAsia"/>
              </w:rPr>
              <w:t>未选择供应商</w:t>
            </w:r>
          </w:p>
        </w:tc>
      </w:tr>
      <w:tr w:rsidR="00237BF8" w14:paraId="21B80FB6" w14:textId="77777777" w:rsidTr="00AC7C05">
        <w:tc>
          <w:tcPr>
            <w:tcW w:w="1838" w:type="dxa"/>
          </w:tcPr>
          <w:p w14:paraId="201B1F99" w14:textId="77777777" w:rsidR="00237BF8" w:rsidRDefault="00237BF8" w:rsidP="00AC7C05">
            <w:pPr>
              <w:spacing w:line="240" w:lineRule="atLeast"/>
              <w:jc w:val="left"/>
            </w:pPr>
            <w:r>
              <w:rPr>
                <w:rFonts w:hint="eastAsia"/>
              </w:rPr>
              <w:t>采购订单</w:t>
            </w:r>
          </w:p>
        </w:tc>
        <w:tc>
          <w:tcPr>
            <w:tcW w:w="12223" w:type="dxa"/>
          </w:tcPr>
          <w:p w14:paraId="4B980301" w14:textId="77777777" w:rsidR="00237BF8" w:rsidRDefault="00237BF8" w:rsidP="00AC7C05">
            <w:pPr>
              <w:spacing w:line="240" w:lineRule="atLeast"/>
              <w:jc w:val="left"/>
            </w:pPr>
            <w:r>
              <w:rPr>
                <w:rFonts w:hint="eastAsia"/>
              </w:rPr>
              <w:t>已经选择好供应商，已审核＋未审核</w:t>
            </w:r>
          </w:p>
        </w:tc>
      </w:tr>
      <w:tr w:rsidR="00237BF8" w14:paraId="02A10B41" w14:textId="77777777" w:rsidTr="00AC7C05">
        <w:tc>
          <w:tcPr>
            <w:tcW w:w="1838" w:type="dxa"/>
          </w:tcPr>
          <w:p w14:paraId="2D3F847F" w14:textId="77777777" w:rsidR="00237BF8" w:rsidRDefault="00237BF8" w:rsidP="00AC7C05">
            <w:pPr>
              <w:spacing w:line="240" w:lineRule="atLeast"/>
              <w:jc w:val="left"/>
            </w:pPr>
            <w:r>
              <w:rPr>
                <w:rFonts w:hint="eastAsia"/>
              </w:rPr>
              <w:t>采购周期</w:t>
            </w:r>
          </w:p>
        </w:tc>
        <w:tc>
          <w:tcPr>
            <w:tcW w:w="12223" w:type="dxa"/>
          </w:tcPr>
          <w:p w14:paraId="78CACBA2" w14:textId="77777777" w:rsidR="00237BF8" w:rsidRDefault="00237BF8" w:rsidP="00AC7C05">
            <w:pPr>
              <w:pStyle w:val="12"/>
              <w:numPr>
                <w:ilvl w:val="0"/>
                <w:numId w:val="1"/>
              </w:numPr>
              <w:spacing w:line="240" w:lineRule="atLeast"/>
              <w:ind w:firstLineChars="0"/>
              <w:jc w:val="left"/>
            </w:pPr>
            <w:r>
              <w:rPr>
                <w:rFonts w:hint="eastAsia"/>
              </w:rPr>
              <w:t>生成采购建议根据采购周期及周期内销量</w:t>
            </w:r>
          </w:p>
          <w:p w14:paraId="16F2FB58" w14:textId="77777777" w:rsidR="00237BF8" w:rsidRDefault="00237BF8" w:rsidP="00AC7C05">
            <w:pPr>
              <w:pStyle w:val="12"/>
              <w:numPr>
                <w:ilvl w:val="0"/>
                <w:numId w:val="1"/>
              </w:numPr>
              <w:spacing w:line="240" w:lineRule="atLeast"/>
              <w:ind w:firstLineChars="0"/>
              <w:jc w:val="left"/>
            </w:pPr>
            <w:r>
              <w:rPr>
                <w:rFonts w:hint="eastAsia"/>
              </w:rPr>
              <w:t>采购订单生成之后，到送货期限</w:t>
            </w:r>
          </w:p>
        </w:tc>
      </w:tr>
      <w:tr w:rsidR="00237BF8" w14:paraId="74C6FEB0" w14:textId="77777777" w:rsidTr="00AC7C05">
        <w:tc>
          <w:tcPr>
            <w:tcW w:w="1838" w:type="dxa"/>
          </w:tcPr>
          <w:p w14:paraId="77397D80" w14:textId="77777777" w:rsidR="00237BF8" w:rsidRDefault="00237BF8" w:rsidP="00AC7C05">
            <w:pPr>
              <w:spacing w:line="240" w:lineRule="atLeast"/>
              <w:jc w:val="left"/>
            </w:pPr>
            <w:r>
              <w:rPr>
                <w:rFonts w:hint="eastAsia"/>
              </w:rPr>
              <w:t>商品类型</w:t>
            </w:r>
          </w:p>
        </w:tc>
        <w:tc>
          <w:tcPr>
            <w:tcW w:w="12223" w:type="dxa"/>
          </w:tcPr>
          <w:p w14:paraId="73907CE1" w14:textId="77777777" w:rsidR="00237BF8" w:rsidRDefault="00237BF8" w:rsidP="00AC7C05">
            <w:pPr>
              <w:spacing w:line="240" w:lineRule="atLeast"/>
              <w:jc w:val="left"/>
            </w:pPr>
            <w:r>
              <w:rPr>
                <w:rFonts w:hint="eastAsia"/>
              </w:rPr>
              <w:t>标准商品</w:t>
            </w:r>
          </w:p>
          <w:p w14:paraId="0913AB5E" w14:textId="77777777" w:rsidR="00237BF8" w:rsidRDefault="00237BF8" w:rsidP="00AC7C05">
            <w:pPr>
              <w:spacing w:line="240" w:lineRule="atLeast"/>
              <w:jc w:val="left"/>
            </w:pPr>
            <w:r>
              <w:rPr>
                <w:rFonts w:hint="eastAsia"/>
              </w:rPr>
              <w:t>非标商品（计重商品）</w:t>
            </w:r>
          </w:p>
          <w:p w14:paraId="52A1F0B7" w14:textId="77777777" w:rsidR="00237BF8" w:rsidRDefault="00237BF8" w:rsidP="00AC7C05">
            <w:pPr>
              <w:spacing w:line="240" w:lineRule="atLeast"/>
              <w:jc w:val="left"/>
            </w:pPr>
            <w:r>
              <w:rPr>
                <w:rFonts w:hint="eastAsia"/>
              </w:rPr>
              <w:t>非标商品（计件商品）</w:t>
            </w:r>
          </w:p>
          <w:p w14:paraId="299C85D5" w14:textId="77777777" w:rsidR="00237BF8" w:rsidRDefault="00237BF8" w:rsidP="00AC7C05">
            <w:pPr>
              <w:spacing w:line="240" w:lineRule="atLeast"/>
              <w:jc w:val="left"/>
            </w:pPr>
          </w:p>
        </w:tc>
      </w:tr>
      <w:tr w:rsidR="00237BF8" w14:paraId="0BFA0B07" w14:textId="77777777" w:rsidTr="00AC7C05">
        <w:tc>
          <w:tcPr>
            <w:tcW w:w="1838" w:type="dxa"/>
          </w:tcPr>
          <w:p w14:paraId="11259CA1" w14:textId="77777777" w:rsidR="00237BF8" w:rsidRDefault="00237BF8" w:rsidP="00AC7C05">
            <w:pPr>
              <w:spacing w:line="240" w:lineRule="atLeast"/>
              <w:jc w:val="left"/>
            </w:pPr>
            <w:r>
              <w:rPr>
                <w:rFonts w:hint="eastAsia"/>
              </w:rPr>
              <w:t>进货价</w:t>
            </w:r>
          </w:p>
        </w:tc>
        <w:tc>
          <w:tcPr>
            <w:tcW w:w="12223" w:type="dxa"/>
          </w:tcPr>
          <w:p w14:paraId="6AF6752C" w14:textId="77777777" w:rsidR="00237BF8" w:rsidRDefault="00237BF8" w:rsidP="00AC7C05">
            <w:pPr>
              <w:spacing w:line="240" w:lineRule="atLeast"/>
              <w:jc w:val="left"/>
            </w:pPr>
          </w:p>
        </w:tc>
      </w:tr>
      <w:tr w:rsidR="00237BF8" w14:paraId="6582D6FF" w14:textId="77777777" w:rsidTr="00AC7C05">
        <w:tc>
          <w:tcPr>
            <w:tcW w:w="1838" w:type="dxa"/>
          </w:tcPr>
          <w:p w14:paraId="1285D0B4" w14:textId="77777777" w:rsidR="00237BF8" w:rsidRDefault="00237BF8" w:rsidP="00AC7C05">
            <w:pPr>
              <w:spacing w:line="240" w:lineRule="atLeast"/>
              <w:jc w:val="left"/>
            </w:pPr>
            <w:r>
              <w:rPr>
                <w:rFonts w:hint="eastAsia"/>
              </w:rPr>
              <w:t>一码多品</w:t>
            </w:r>
          </w:p>
        </w:tc>
        <w:tc>
          <w:tcPr>
            <w:tcW w:w="12223" w:type="dxa"/>
          </w:tcPr>
          <w:p w14:paraId="32A455F8" w14:textId="77777777" w:rsidR="00237BF8" w:rsidRDefault="00237BF8" w:rsidP="00AC7C05">
            <w:pPr>
              <w:spacing w:line="240" w:lineRule="atLeast"/>
              <w:jc w:val="left"/>
            </w:pPr>
            <w:r>
              <w:rPr>
                <w:rFonts w:hint="eastAsia"/>
              </w:rPr>
              <w:t>商品种类惟一编码。举例：不同味的鱼</w:t>
            </w:r>
          </w:p>
        </w:tc>
      </w:tr>
      <w:tr w:rsidR="00237BF8" w14:paraId="1421268E" w14:textId="77777777" w:rsidTr="00AC7C05">
        <w:tc>
          <w:tcPr>
            <w:tcW w:w="1838" w:type="dxa"/>
          </w:tcPr>
          <w:p w14:paraId="677ECE8C" w14:textId="77777777" w:rsidR="00237BF8" w:rsidRDefault="00237BF8" w:rsidP="00AC7C05">
            <w:pPr>
              <w:spacing w:line="240" w:lineRule="atLeast"/>
              <w:jc w:val="left"/>
            </w:pPr>
            <w:r>
              <w:rPr>
                <w:rFonts w:hint="eastAsia"/>
              </w:rPr>
              <w:t>一品多码</w:t>
            </w:r>
          </w:p>
        </w:tc>
        <w:tc>
          <w:tcPr>
            <w:tcW w:w="12223" w:type="dxa"/>
          </w:tcPr>
          <w:p w14:paraId="06C6CFDE" w14:textId="77777777" w:rsidR="00237BF8" w:rsidRDefault="00237BF8" w:rsidP="00AC7C05">
            <w:pPr>
              <w:spacing w:line="240" w:lineRule="atLeast"/>
              <w:jc w:val="left"/>
            </w:pPr>
            <w:r>
              <w:rPr>
                <w:rFonts w:hint="eastAsia"/>
              </w:rPr>
              <w:t>一种商品有多个国际条形码。用于区域销售</w:t>
            </w:r>
          </w:p>
        </w:tc>
      </w:tr>
      <w:tr w:rsidR="00237BF8" w14:paraId="66B4F6DB" w14:textId="77777777" w:rsidTr="00AC7C05">
        <w:tc>
          <w:tcPr>
            <w:tcW w:w="1838" w:type="dxa"/>
          </w:tcPr>
          <w:p w14:paraId="56D0E42F" w14:textId="77777777" w:rsidR="00237BF8" w:rsidRDefault="00237BF8" w:rsidP="00AC7C05">
            <w:pPr>
              <w:spacing w:line="240" w:lineRule="atLeast"/>
              <w:jc w:val="left"/>
            </w:pPr>
            <w:r>
              <w:rPr>
                <w:rFonts w:hint="eastAsia"/>
              </w:rPr>
              <w:t>一品多包装</w:t>
            </w:r>
          </w:p>
        </w:tc>
        <w:tc>
          <w:tcPr>
            <w:tcW w:w="12223" w:type="dxa"/>
          </w:tcPr>
          <w:p w14:paraId="26CECDAC" w14:textId="77777777" w:rsidR="00237BF8" w:rsidRDefault="00237BF8" w:rsidP="00AC7C05">
            <w:pPr>
              <w:spacing w:line="240" w:lineRule="atLeast"/>
              <w:jc w:val="left"/>
            </w:pPr>
            <w:r>
              <w:rPr>
                <w:rFonts w:hint="eastAsia"/>
              </w:rPr>
              <w:t>散卖和整包卖，同价。整包卖和散卖价格不一致。会员价，不同店的价。支付方式不同价。每一种品类，都有一个最小单位，比如</w:t>
            </w:r>
            <w:r>
              <w:rPr>
                <w:rFonts w:hint="eastAsia"/>
              </w:rPr>
              <w:lastRenderedPageBreak/>
              <w:t>一罐加多宝。</w:t>
            </w:r>
            <w:r>
              <w:rPr>
                <w:rFonts w:hint="eastAsia"/>
              </w:rPr>
              <w:t>1</w:t>
            </w:r>
            <w:r>
              <w:t>6</w:t>
            </w:r>
            <w:r>
              <w:rPr>
                <w:rFonts w:hint="eastAsia"/>
              </w:rPr>
              <w:t>罐装的时候，应该表明它与一罐加多宝的关系，</w:t>
            </w:r>
            <w:r>
              <w:rPr>
                <w:rFonts w:hint="eastAsia"/>
              </w:rPr>
              <w:t>1</w:t>
            </w:r>
            <w:r>
              <w:t>6</w:t>
            </w:r>
            <w:r>
              <w:rPr>
                <w:rFonts w:hint="eastAsia"/>
              </w:rPr>
              <w:t>倍。主要用于计库存。散卖和整包卖利润不一样。</w:t>
            </w:r>
            <w:r>
              <w:rPr>
                <w:rFonts w:hint="eastAsia"/>
              </w:rPr>
              <w:t>D</w:t>
            </w:r>
            <w:r>
              <w:t>B</w:t>
            </w:r>
            <w:r>
              <w:rPr>
                <w:rFonts w:hint="eastAsia"/>
              </w:rPr>
              <w:t>存储的时候，当成多品处理，每品分别有个包装</w:t>
            </w:r>
          </w:p>
        </w:tc>
      </w:tr>
      <w:tr w:rsidR="00237BF8" w14:paraId="29C874F3" w14:textId="77777777" w:rsidTr="00AC7C05">
        <w:tc>
          <w:tcPr>
            <w:tcW w:w="1838" w:type="dxa"/>
          </w:tcPr>
          <w:p w14:paraId="476F1250" w14:textId="77777777" w:rsidR="00237BF8" w:rsidRDefault="00237BF8" w:rsidP="00AC7C05">
            <w:pPr>
              <w:spacing w:line="240" w:lineRule="atLeast"/>
              <w:jc w:val="left"/>
            </w:pPr>
            <w:r>
              <w:rPr>
                <w:rFonts w:hint="eastAsia"/>
              </w:rPr>
              <w:lastRenderedPageBreak/>
              <w:t>备用金</w:t>
            </w:r>
          </w:p>
        </w:tc>
        <w:tc>
          <w:tcPr>
            <w:tcW w:w="12223" w:type="dxa"/>
          </w:tcPr>
          <w:p w14:paraId="0B1E7057" w14:textId="77777777" w:rsidR="00237BF8" w:rsidRDefault="00237BF8" w:rsidP="00AC7C05">
            <w:pPr>
              <w:spacing w:line="240" w:lineRule="atLeast"/>
              <w:jc w:val="left"/>
            </w:pPr>
          </w:p>
        </w:tc>
      </w:tr>
      <w:tr w:rsidR="00237BF8" w14:paraId="7AEBAA4C" w14:textId="77777777" w:rsidTr="00AC7C05">
        <w:tc>
          <w:tcPr>
            <w:tcW w:w="1838" w:type="dxa"/>
          </w:tcPr>
          <w:p w14:paraId="0A3B62BA" w14:textId="77777777" w:rsidR="00237BF8" w:rsidRDefault="00237BF8" w:rsidP="00AC7C05">
            <w:pPr>
              <w:spacing w:line="240" w:lineRule="atLeast"/>
              <w:jc w:val="left"/>
            </w:pPr>
            <w:r>
              <w:rPr>
                <w:rFonts w:hint="eastAsia"/>
              </w:rPr>
              <w:t>供应商区域</w:t>
            </w:r>
          </w:p>
        </w:tc>
        <w:tc>
          <w:tcPr>
            <w:tcW w:w="12223" w:type="dxa"/>
          </w:tcPr>
          <w:p w14:paraId="234721E2" w14:textId="77777777" w:rsidR="00237BF8" w:rsidRDefault="00237BF8" w:rsidP="00AC7C05">
            <w:pPr>
              <w:spacing w:line="240" w:lineRule="atLeast"/>
              <w:jc w:val="left"/>
            </w:pPr>
            <w:r>
              <w:rPr>
                <w:rFonts w:hint="eastAsia"/>
              </w:rPr>
              <w:t>供应商</w:t>
            </w:r>
            <w:r>
              <w:rPr>
                <w:rFonts w:hint="eastAsia"/>
              </w:rPr>
              <w:t>A</w:t>
            </w:r>
            <w:r>
              <w:rPr>
                <w:rFonts w:hint="eastAsia"/>
              </w:rPr>
              <w:t>只允许在广州销售，供应商</w:t>
            </w:r>
            <w:r>
              <w:rPr>
                <w:rFonts w:hint="eastAsia"/>
              </w:rPr>
              <w:t>B</w:t>
            </w:r>
            <w:r>
              <w:rPr>
                <w:rFonts w:hint="eastAsia"/>
              </w:rPr>
              <w:t>只允许在佛山销售，故须区别区域。这点对连锁店为必需</w:t>
            </w:r>
          </w:p>
        </w:tc>
      </w:tr>
      <w:tr w:rsidR="00237BF8" w14:paraId="7C728F83" w14:textId="77777777" w:rsidTr="00AC7C05">
        <w:tc>
          <w:tcPr>
            <w:tcW w:w="1838" w:type="dxa"/>
          </w:tcPr>
          <w:p w14:paraId="3DF12596" w14:textId="77777777" w:rsidR="00237BF8" w:rsidRDefault="00237BF8" w:rsidP="00AC7C05">
            <w:pPr>
              <w:spacing w:line="240" w:lineRule="atLeast"/>
              <w:jc w:val="left"/>
            </w:pPr>
            <w:r>
              <w:rPr>
                <w:rFonts w:hint="eastAsia"/>
              </w:rPr>
              <w:t>部门</w:t>
            </w:r>
          </w:p>
        </w:tc>
        <w:tc>
          <w:tcPr>
            <w:tcW w:w="12223" w:type="dxa"/>
          </w:tcPr>
          <w:p w14:paraId="673BCE9F" w14:textId="77777777" w:rsidR="00237BF8" w:rsidRDefault="00237BF8" w:rsidP="00AC7C05">
            <w:pPr>
              <w:spacing w:line="240" w:lineRule="atLeast"/>
              <w:jc w:val="left"/>
            </w:pPr>
            <w:r>
              <w:rPr>
                <w:rFonts w:hint="eastAsia"/>
              </w:rPr>
              <w:t>举例，日班和夜班是两个部门，仓库</w:t>
            </w:r>
            <w:r>
              <w:rPr>
                <w:rFonts w:hint="eastAsia"/>
              </w:rPr>
              <w:t>1</w:t>
            </w:r>
            <w:r>
              <w:rPr>
                <w:rFonts w:hint="eastAsia"/>
              </w:rPr>
              <w:t>和仓库</w:t>
            </w:r>
            <w:r>
              <w:rPr>
                <w:rFonts w:hint="eastAsia"/>
              </w:rPr>
              <w:t>2</w:t>
            </w:r>
            <w:r>
              <w:rPr>
                <w:rFonts w:hint="eastAsia"/>
              </w:rPr>
              <w:t>属于两个不同部门</w:t>
            </w:r>
          </w:p>
        </w:tc>
      </w:tr>
      <w:tr w:rsidR="00237BF8" w14:paraId="7790CDB7" w14:textId="77777777" w:rsidTr="00AC7C05">
        <w:tc>
          <w:tcPr>
            <w:tcW w:w="1838" w:type="dxa"/>
          </w:tcPr>
          <w:p w14:paraId="51F8880E" w14:textId="77777777" w:rsidR="00237BF8" w:rsidRDefault="00237BF8" w:rsidP="00AC7C05">
            <w:pPr>
              <w:spacing w:line="240" w:lineRule="atLeast"/>
              <w:jc w:val="left"/>
            </w:pPr>
            <w:r>
              <w:rPr>
                <w:rFonts w:hint="eastAsia"/>
              </w:rPr>
              <w:t>清空数据</w:t>
            </w:r>
          </w:p>
        </w:tc>
        <w:tc>
          <w:tcPr>
            <w:tcW w:w="12223" w:type="dxa"/>
          </w:tcPr>
          <w:p w14:paraId="4688577A" w14:textId="77777777" w:rsidR="00237BF8" w:rsidRDefault="00237BF8" w:rsidP="00AC7C05">
            <w:pPr>
              <w:spacing w:line="240" w:lineRule="atLeast"/>
              <w:jc w:val="left"/>
            </w:pPr>
            <w:r>
              <w:rPr>
                <w:rFonts w:hint="eastAsia"/>
              </w:rPr>
              <w:t>除开商品资料的所有销售数据（包括出库、入库记录在内）</w:t>
            </w:r>
          </w:p>
        </w:tc>
      </w:tr>
      <w:tr w:rsidR="00237BF8" w14:paraId="325A929C" w14:textId="77777777" w:rsidTr="00AC7C05">
        <w:tc>
          <w:tcPr>
            <w:tcW w:w="1838" w:type="dxa"/>
          </w:tcPr>
          <w:p w14:paraId="0930E2FD" w14:textId="77777777" w:rsidR="00237BF8" w:rsidRDefault="00237BF8" w:rsidP="00AC7C05">
            <w:pPr>
              <w:spacing w:line="240" w:lineRule="atLeast"/>
              <w:jc w:val="left"/>
            </w:pPr>
            <w:r>
              <w:rPr>
                <w:rFonts w:hint="eastAsia"/>
              </w:rPr>
              <w:t>中间结果表</w:t>
            </w:r>
          </w:p>
        </w:tc>
        <w:tc>
          <w:tcPr>
            <w:tcW w:w="12223" w:type="dxa"/>
          </w:tcPr>
          <w:p w14:paraId="3380C0FA" w14:textId="77777777" w:rsidR="00237BF8" w:rsidRDefault="00237BF8" w:rsidP="00AC7C05">
            <w:pPr>
              <w:spacing w:line="240" w:lineRule="atLeast"/>
              <w:jc w:val="left"/>
            </w:pPr>
            <w:r>
              <w:rPr>
                <w:rFonts w:hint="eastAsia"/>
              </w:rPr>
              <w:t>设计中间结果表是为了打开网页时能够快速看到统计结果。</w:t>
            </w:r>
          </w:p>
          <w:p w14:paraId="6D781215" w14:textId="77777777" w:rsidR="00237BF8" w:rsidRDefault="00237BF8" w:rsidP="00AC7C05">
            <w:pPr>
              <w:spacing w:line="240" w:lineRule="atLeast"/>
              <w:jc w:val="left"/>
            </w:pPr>
            <w:r>
              <w:rPr>
                <w:rFonts w:hint="eastAsia"/>
              </w:rPr>
              <w:t>因为打开某些报表时，需要进行大量的计算，较为耗时，故预先在夜间任务中计算好结果，存储在中间结果表中。打开网页时，直接从中间结果表中读取数据进行计算，能大大简化计算过程，大大缩短网页响应的时间。</w:t>
            </w:r>
          </w:p>
        </w:tc>
      </w:tr>
      <w:tr w:rsidR="00237BF8" w14:paraId="7BE44D92" w14:textId="77777777" w:rsidTr="00AC7C05">
        <w:tc>
          <w:tcPr>
            <w:tcW w:w="1838" w:type="dxa"/>
          </w:tcPr>
          <w:p w14:paraId="57B74290" w14:textId="77777777" w:rsidR="00237BF8" w:rsidRDefault="00237BF8" w:rsidP="00AC7C05">
            <w:pPr>
              <w:spacing w:line="240" w:lineRule="atLeast"/>
              <w:jc w:val="left"/>
            </w:pPr>
            <w:r>
              <w:rPr>
                <w:rFonts w:hint="eastAsia"/>
              </w:rPr>
              <w:t>售前帐号</w:t>
            </w:r>
          </w:p>
        </w:tc>
        <w:tc>
          <w:tcPr>
            <w:tcW w:w="12223" w:type="dxa"/>
          </w:tcPr>
          <w:p w14:paraId="2C816AA0" w14:textId="77777777" w:rsidR="00237BF8" w:rsidRDefault="00237BF8" w:rsidP="00AC7C05">
            <w:pPr>
              <w:spacing w:line="240" w:lineRule="atLeast"/>
              <w:jc w:val="left"/>
            </w:pPr>
            <w:r>
              <w:rPr>
                <w:rFonts w:hint="eastAsia"/>
              </w:rPr>
              <w:t>业务经理创建公司后售前帐号会被</w:t>
            </w:r>
            <w:r>
              <w:rPr>
                <w:rFonts w:hint="eastAsia"/>
              </w:rPr>
              <w:t>NBR</w:t>
            </w:r>
            <w:r>
              <w:rPr>
                <w:rFonts w:hint="eastAsia"/>
              </w:rPr>
              <w:t>自动创建。这个帐号可以为这个公司的</w:t>
            </w:r>
            <w:r>
              <w:rPr>
                <w:rFonts w:hint="eastAsia"/>
              </w:rPr>
              <w:t>POS</w:t>
            </w:r>
            <w:r>
              <w:rPr>
                <w:rFonts w:hint="eastAsia"/>
              </w:rPr>
              <w:t>机作初始化（比如获取自己的密码，下载基础资料等等）。它会在初始化完成后被禁用（否则可能对门店老板产生安全威胁）。</w:t>
            </w:r>
          </w:p>
        </w:tc>
      </w:tr>
      <w:tr w:rsidR="00237BF8" w14:paraId="374220FD" w14:textId="77777777" w:rsidTr="00AC7C05">
        <w:tc>
          <w:tcPr>
            <w:tcW w:w="1838" w:type="dxa"/>
          </w:tcPr>
          <w:p w14:paraId="0080C4E4" w14:textId="77777777" w:rsidR="00237BF8" w:rsidRDefault="00237BF8" w:rsidP="00AC7C05">
            <w:pPr>
              <w:spacing w:line="240" w:lineRule="atLeast"/>
              <w:jc w:val="left"/>
            </w:pPr>
            <w:r>
              <w:rPr>
                <w:rFonts w:hint="eastAsia"/>
              </w:rPr>
              <w:t>同步缓存</w:t>
            </w:r>
          </w:p>
        </w:tc>
        <w:tc>
          <w:tcPr>
            <w:tcW w:w="12223" w:type="dxa"/>
          </w:tcPr>
          <w:p w14:paraId="670E1333" w14:textId="77777777" w:rsidR="00237BF8" w:rsidRDefault="00237BF8" w:rsidP="00AC7C05">
            <w:pPr>
              <w:spacing w:line="240" w:lineRule="atLeast"/>
              <w:jc w:val="left"/>
            </w:pPr>
            <w:r>
              <w:rPr>
                <w:rFonts w:hint="eastAsia"/>
              </w:rPr>
              <w:t>NBR</w:t>
            </w:r>
            <w:r>
              <w:rPr>
                <w:rFonts w:hint="eastAsia"/>
              </w:rPr>
              <w:t>端存储同步对象的缓存。同步指同步到不同的</w:t>
            </w:r>
            <w:r>
              <w:rPr>
                <w:rFonts w:hint="eastAsia"/>
              </w:rPr>
              <w:t>POS</w:t>
            </w:r>
            <w:r>
              <w:rPr>
                <w:rFonts w:hint="eastAsia"/>
              </w:rPr>
              <w:t>机（多于</w:t>
            </w:r>
            <w:r>
              <w:rPr>
                <w:rFonts w:hint="eastAsia"/>
              </w:rPr>
              <w:t>1</w:t>
            </w:r>
            <w:r>
              <w:rPr>
                <w:rFonts w:hint="eastAsia"/>
              </w:rPr>
              <w:t>台</w:t>
            </w:r>
            <w:r>
              <w:rPr>
                <w:rFonts w:hint="eastAsia"/>
              </w:rPr>
              <w:t>POS</w:t>
            </w:r>
            <w:r>
              <w:rPr>
                <w:rFonts w:hint="eastAsia"/>
              </w:rPr>
              <w:t>机）。</w:t>
            </w:r>
          </w:p>
          <w:p w14:paraId="22038A76" w14:textId="77777777" w:rsidR="00237BF8" w:rsidRDefault="00237BF8" w:rsidP="00AC7C05">
            <w:pPr>
              <w:spacing w:line="240" w:lineRule="atLeast"/>
              <w:jc w:val="left"/>
            </w:pPr>
            <w:r>
              <w:rPr>
                <w:rFonts w:hint="eastAsia"/>
              </w:rPr>
              <w:t>它包含一个块，以及这个块被什么</w:t>
            </w:r>
            <w:r>
              <w:rPr>
                <w:rFonts w:hint="eastAsia"/>
              </w:rPr>
              <w:t>POS</w:t>
            </w:r>
            <w:r>
              <w:rPr>
                <w:rFonts w:hint="eastAsia"/>
              </w:rPr>
              <w:t>机同步过了。已经同步过的</w:t>
            </w:r>
            <w:r>
              <w:rPr>
                <w:rFonts w:hint="eastAsia"/>
              </w:rPr>
              <w:t>POS</w:t>
            </w:r>
            <w:r>
              <w:rPr>
                <w:rFonts w:hint="eastAsia"/>
              </w:rPr>
              <w:t>不再需要这个块，而其它</w:t>
            </w:r>
            <w:r>
              <w:rPr>
                <w:rFonts w:hint="eastAsia"/>
              </w:rPr>
              <w:t>POS</w:t>
            </w:r>
            <w:r>
              <w:rPr>
                <w:rFonts w:hint="eastAsia"/>
              </w:rPr>
              <w:t>需要。它可以是</w:t>
            </w:r>
            <w:r>
              <w:rPr>
                <w:rFonts w:hint="eastAsia"/>
              </w:rPr>
              <w:t>CUD</w:t>
            </w:r>
            <w:r>
              <w:rPr>
                <w:rFonts w:hint="eastAsia"/>
              </w:rPr>
              <w:t>块。</w:t>
            </w:r>
          </w:p>
          <w:p w14:paraId="7CE38444" w14:textId="77777777" w:rsidR="00237BF8" w:rsidRDefault="00237BF8" w:rsidP="00AC7C05">
            <w:pPr>
              <w:spacing w:line="240" w:lineRule="atLeast"/>
              <w:jc w:val="left"/>
            </w:pPr>
            <w:r>
              <w:rPr>
                <w:rFonts w:hint="eastAsia"/>
              </w:rPr>
              <w:lastRenderedPageBreak/>
              <w:t>C</w:t>
            </w:r>
            <w:r>
              <w:rPr>
                <w:rFonts w:hint="eastAsia"/>
              </w:rPr>
              <w:t>块只会有一个</w:t>
            </w:r>
          </w:p>
          <w:p w14:paraId="3F5615C5" w14:textId="77777777" w:rsidR="00237BF8" w:rsidRDefault="00237BF8" w:rsidP="00AC7C05">
            <w:pPr>
              <w:spacing w:line="240" w:lineRule="atLeast"/>
              <w:jc w:val="left"/>
            </w:pPr>
            <w:r>
              <w:rPr>
                <w:rFonts w:hint="eastAsia"/>
              </w:rPr>
              <w:t>U</w:t>
            </w:r>
            <w:r>
              <w:rPr>
                <w:rFonts w:hint="eastAsia"/>
              </w:rPr>
              <w:t>块必须在</w:t>
            </w:r>
            <w:r>
              <w:rPr>
                <w:rFonts w:hint="eastAsia"/>
              </w:rPr>
              <w:t>C</w:t>
            </w:r>
            <w:r>
              <w:rPr>
                <w:rFonts w:hint="eastAsia"/>
              </w:rPr>
              <w:t>块之后，因为必须先有创建后有修改。</w:t>
            </w:r>
          </w:p>
          <w:p w14:paraId="648E0426" w14:textId="77777777" w:rsidR="00237BF8" w:rsidRDefault="00237BF8" w:rsidP="00AC7C05">
            <w:pPr>
              <w:spacing w:line="240" w:lineRule="atLeast"/>
              <w:jc w:val="left"/>
            </w:pPr>
            <w:r>
              <w:rPr>
                <w:rFonts w:hint="eastAsia"/>
              </w:rPr>
              <w:t>D</w:t>
            </w:r>
            <w:r>
              <w:rPr>
                <w:rFonts w:hint="eastAsia"/>
              </w:rPr>
              <w:t>块必须在</w:t>
            </w:r>
            <w:r>
              <w:rPr>
                <w:rFonts w:hint="eastAsia"/>
              </w:rPr>
              <w:t>C</w:t>
            </w:r>
            <w:r>
              <w:rPr>
                <w:rFonts w:hint="eastAsia"/>
              </w:rPr>
              <w:t>块之后。</w:t>
            </w:r>
            <w:r>
              <w:rPr>
                <w:rFonts w:hint="eastAsia"/>
              </w:rPr>
              <w:t>D</w:t>
            </w:r>
            <w:r>
              <w:rPr>
                <w:rFonts w:hint="eastAsia"/>
              </w:rPr>
              <w:t>块一旦出现，</w:t>
            </w:r>
            <w:r>
              <w:rPr>
                <w:rFonts w:hint="eastAsia"/>
              </w:rPr>
              <w:t>C</w:t>
            </w:r>
            <w:r>
              <w:rPr>
                <w:rFonts w:hint="eastAsia"/>
              </w:rPr>
              <w:t>块和</w:t>
            </w:r>
            <w:r>
              <w:rPr>
                <w:rFonts w:hint="eastAsia"/>
              </w:rPr>
              <w:t>U</w:t>
            </w:r>
            <w:r>
              <w:rPr>
                <w:rFonts w:hint="eastAsia"/>
              </w:rPr>
              <w:t>块都会被删除，因为既然此块即将被删除，那</w:t>
            </w:r>
            <w:r>
              <w:rPr>
                <w:rFonts w:hint="eastAsia"/>
              </w:rPr>
              <w:t>C</w:t>
            </w:r>
            <w:r>
              <w:rPr>
                <w:rFonts w:hint="eastAsia"/>
              </w:rPr>
              <w:t>和</w:t>
            </w:r>
            <w:r>
              <w:rPr>
                <w:rFonts w:hint="eastAsia"/>
              </w:rPr>
              <w:t>U</w:t>
            </w:r>
            <w:r>
              <w:rPr>
                <w:rFonts w:hint="eastAsia"/>
              </w:rPr>
              <w:t>出来的对象同步到</w:t>
            </w:r>
            <w:r>
              <w:rPr>
                <w:rFonts w:hint="eastAsia"/>
              </w:rPr>
              <w:t>POS</w:t>
            </w:r>
            <w:r>
              <w:rPr>
                <w:rFonts w:hint="eastAsia"/>
              </w:rPr>
              <w:t>机没意义</w:t>
            </w:r>
          </w:p>
        </w:tc>
      </w:tr>
      <w:tr w:rsidR="00237BF8" w14:paraId="26D68C35" w14:textId="77777777" w:rsidTr="00AC7C05">
        <w:tc>
          <w:tcPr>
            <w:tcW w:w="1838" w:type="dxa"/>
          </w:tcPr>
          <w:p w14:paraId="7EF8550F" w14:textId="77777777" w:rsidR="00237BF8" w:rsidRDefault="00237BF8" w:rsidP="00AC7C05">
            <w:pPr>
              <w:spacing w:line="240" w:lineRule="atLeast"/>
              <w:jc w:val="left"/>
            </w:pPr>
            <w:r>
              <w:rPr>
                <w:rFonts w:hint="eastAsia"/>
              </w:rPr>
              <w:lastRenderedPageBreak/>
              <w:t>普通缓存</w:t>
            </w:r>
          </w:p>
        </w:tc>
        <w:tc>
          <w:tcPr>
            <w:tcW w:w="12223" w:type="dxa"/>
          </w:tcPr>
          <w:p w14:paraId="17E427C6" w14:textId="77777777" w:rsidR="00237BF8" w:rsidRDefault="00237BF8" w:rsidP="00AC7C05">
            <w:pPr>
              <w:spacing w:line="240" w:lineRule="atLeast"/>
              <w:jc w:val="left"/>
            </w:pPr>
            <w:r>
              <w:rPr>
                <w:rFonts w:hint="eastAsia"/>
              </w:rPr>
              <w:t>存储普通对象（不需要同步的对象）以外的对象的缓存</w:t>
            </w:r>
          </w:p>
        </w:tc>
      </w:tr>
      <w:tr w:rsidR="00237BF8" w14:paraId="073F5677" w14:textId="77777777" w:rsidTr="00AC7C05">
        <w:tc>
          <w:tcPr>
            <w:tcW w:w="1838" w:type="dxa"/>
          </w:tcPr>
          <w:p w14:paraId="0FCD865A" w14:textId="77777777" w:rsidR="00237BF8" w:rsidRDefault="00237BF8" w:rsidP="00AC7C05">
            <w:pPr>
              <w:spacing w:line="240" w:lineRule="atLeast"/>
              <w:jc w:val="left"/>
            </w:pPr>
            <w:r>
              <w:rPr>
                <w:rFonts w:hint="eastAsia"/>
              </w:rPr>
              <w:t>保持商品名称的历史原貌</w:t>
            </w:r>
          </w:p>
        </w:tc>
        <w:tc>
          <w:tcPr>
            <w:tcW w:w="12223" w:type="dxa"/>
          </w:tcPr>
          <w:p w14:paraId="5AA7EDE8" w14:textId="77777777" w:rsidR="00237BF8" w:rsidRDefault="00237BF8" w:rsidP="00AC7C05">
            <w:pPr>
              <w:spacing w:line="240" w:lineRule="atLeast"/>
              <w:jc w:val="left"/>
            </w:pPr>
            <w:r>
              <w:rPr>
                <w:rFonts w:hint="eastAsia"/>
              </w:rPr>
              <w:t>部分表需要保存旧的商品名称，比如指定范围的促销、采购、入库。</w:t>
            </w:r>
          </w:p>
          <w:p w14:paraId="775EB47F" w14:textId="77777777" w:rsidR="00237BF8" w:rsidRDefault="00237BF8" w:rsidP="00AC7C05">
            <w:pPr>
              <w:spacing w:line="240" w:lineRule="atLeast"/>
              <w:jc w:val="left"/>
            </w:pPr>
            <w:r>
              <w:rPr>
                <w:rFonts w:hint="eastAsia"/>
              </w:rPr>
              <w:t>比如，创建指定范围的促销时，将此时的商品名称插入到本字段中保留。此后不管</w:t>
            </w:r>
            <w:r>
              <w:rPr>
                <w:rFonts w:hint="eastAsia"/>
              </w:rPr>
              <w:t>T_</w:t>
            </w:r>
            <w:r>
              <w:t>Commodity</w:t>
            </w:r>
            <w:r>
              <w:rPr>
                <w:rFonts w:hint="eastAsia"/>
              </w:rPr>
              <w:t>中的名称如何变化，此处不变，即“保持历史原貌”</w:t>
            </w:r>
          </w:p>
        </w:tc>
      </w:tr>
      <w:tr w:rsidR="00237BF8" w14:paraId="11FE3FFC" w14:textId="77777777" w:rsidTr="00AC7C05">
        <w:tc>
          <w:tcPr>
            <w:tcW w:w="1838" w:type="dxa"/>
          </w:tcPr>
          <w:p w14:paraId="23E4BD1E" w14:textId="77777777" w:rsidR="00237BF8" w:rsidRPr="00EE7CC3" w:rsidRDefault="00237BF8" w:rsidP="00AC7C05">
            <w:pPr>
              <w:spacing w:line="240" w:lineRule="atLeast"/>
              <w:jc w:val="left"/>
              <w:rPr>
                <w:highlight w:val="yellow"/>
              </w:rPr>
            </w:pPr>
            <w:r w:rsidRPr="00EE7CC3">
              <w:rPr>
                <w:rFonts w:hint="eastAsia"/>
                <w:highlight w:val="yellow"/>
              </w:rPr>
              <w:t>服务商</w:t>
            </w:r>
          </w:p>
        </w:tc>
        <w:tc>
          <w:tcPr>
            <w:tcW w:w="12223" w:type="dxa"/>
          </w:tcPr>
          <w:p w14:paraId="1937EFFB" w14:textId="77777777" w:rsidR="00237BF8" w:rsidRPr="00EE7CC3" w:rsidRDefault="00237BF8" w:rsidP="00AC7C05">
            <w:pPr>
              <w:spacing w:line="240" w:lineRule="atLeast"/>
              <w:jc w:val="left"/>
              <w:rPr>
                <w:highlight w:val="yellow"/>
              </w:rPr>
            </w:pPr>
            <w:r w:rsidRPr="00EE7CC3">
              <w:rPr>
                <w:rFonts w:hint="eastAsia"/>
                <w:highlight w:val="yellow"/>
              </w:rPr>
              <w:t>门店通过服务商向微信发送收款退款请求。比如我们博昕，就是一个服务商</w:t>
            </w:r>
          </w:p>
        </w:tc>
      </w:tr>
      <w:tr w:rsidR="00237BF8" w14:paraId="6AF9628B" w14:textId="77777777" w:rsidTr="00AC7C05">
        <w:tc>
          <w:tcPr>
            <w:tcW w:w="1838" w:type="dxa"/>
          </w:tcPr>
          <w:p w14:paraId="61E96B2E" w14:textId="77777777" w:rsidR="00237BF8" w:rsidRPr="00EE7CC3" w:rsidRDefault="00237BF8" w:rsidP="00AC7C05">
            <w:pPr>
              <w:spacing w:line="240" w:lineRule="atLeast"/>
              <w:jc w:val="left"/>
              <w:rPr>
                <w:highlight w:val="yellow"/>
              </w:rPr>
            </w:pPr>
            <w:r w:rsidRPr="00EE7CC3">
              <w:rPr>
                <w:rFonts w:hint="eastAsia"/>
                <w:highlight w:val="yellow"/>
              </w:rPr>
              <w:t>子商户</w:t>
            </w:r>
          </w:p>
        </w:tc>
        <w:tc>
          <w:tcPr>
            <w:tcW w:w="12223" w:type="dxa"/>
          </w:tcPr>
          <w:p w14:paraId="52C1AC3C" w14:textId="77777777" w:rsidR="00237BF8" w:rsidRPr="00EE7CC3" w:rsidRDefault="00237BF8" w:rsidP="00AC7C05">
            <w:pPr>
              <w:spacing w:line="240" w:lineRule="atLeast"/>
              <w:jc w:val="left"/>
              <w:rPr>
                <w:highlight w:val="yellow"/>
              </w:rPr>
            </w:pPr>
            <w:r w:rsidRPr="00EE7CC3">
              <w:rPr>
                <w:rFonts w:hint="eastAsia"/>
                <w:highlight w:val="yellow"/>
              </w:rPr>
              <w:t>子商户是使用服务商的服务的商业实体。比如使用我们收银系统的门店、商场等</w:t>
            </w:r>
          </w:p>
        </w:tc>
      </w:tr>
      <w:tr w:rsidR="00237BF8" w14:paraId="5A116E14" w14:textId="77777777" w:rsidTr="00AC7C05">
        <w:tc>
          <w:tcPr>
            <w:tcW w:w="1838" w:type="dxa"/>
          </w:tcPr>
          <w:p w14:paraId="7C466C26" w14:textId="77777777" w:rsidR="00237BF8" w:rsidRPr="00EE7CC3" w:rsidRDefault="00237BF8" w:rsidP="00AC7C05">
            <w:pPr>
              <w:spacing w:line="240" w:lineRule="atLeast"/>
              <w:jc w:val="left"/>
              <w:rPr>
                <w:highlight w:val="yellow"/>
              </w:rPr>
            </w:pPr>
          </w:p>
        </w:tc>
        <w:tc>
          <w:tcPr>
            <w:tcW w:w="12223" w:type="dxa"/>
          </w:tcPr>
          <w:p w14:paraId="34AFDF2C" w14:textId="77777777" w:rsidR="00237BF8" w:rsidRPr="00EE7CC3" w:rsidRDefault="00237BF8" w:rsidP="00AC7C05">
            <w:pPr>
              <w:spacing w:line="240" w:lineRule="atLeast"/>
              <w:jc w:val="left"/>
              <w:rPr>
                <w:highlight w:val="yellow"/>
              </w:rPr>
            </w:pPr>
          </w:p>
        </w:tc>
      </w:tr>
      <w:tr w:rsidR="00237BF8" w14:paraId="40DE2979" w14:textId="77777777" w:rsidTr="00AC7C05">
        <w:tc>
          <w:tcPr>
            <w:tcW w:w="1838" w:type="dxa"/>
          </w:tcPr>
          <w:p w14:paraId="69B8DFF6" w14:textId="77777777" w:rsidR="00237BF8" w:rsidRDefault="00237BF8" w:rsidP="00AC7C05">
            <w:pPr>
              <w:spacing w:line="240" w:lineRule="atLeast"/>
              <w:jc w:val="left"/>
              <w:rPr>
                <w:highlight w:val="yellow"/>
              </w:rPr>
            </w:pPr>
            <w:r>
              <w:rPr>
                <w:rFonts w:hint="eastAsia"/>
                <w:highlight w:val="yellow"/>
              </w:rPr>
              <w:t>非退货型零售单</w:t>
            </w:r>
          </w:p>
        </w:tc>
        <w:tc>
          <w:tcPr>
            <w:tcW w:w="12223" w:type="dxa"/>
          </w:tcPr>
          <w:p w14:paraId="7474D361" w14:textId="77777777" w:rsidR="00237BF8" w:rsidRPr="00EE7CC3" w:rsidRDefault="00237BF8" w:rsidP="00AC7C05">
            <w:pPr>
              <w:spacing w:line="240" w:lineRule="atLeast"/>
              <w:jc w:val="left"/>
              <w:rPr>
                <w:highlight w:val="yellow"/>
              </w:rPr>
            </w:pPr>
            <w:r>
              <w:rPr>
                <w:rFonts w:hint="eastAsia"/>
                <w:highlight w:val="yellow"/>
              </w:rPr>
              <w:t>普通零售单，卖出商品时生成</w:t>
            </w:r>
          </w:p>
        </w:tc>
      </w:tr>
      <w:tr w:rsidR="00237BF8" w14:paraId="135326BC" w14:textId="77777777" w:rsidTr="00AC7C05">
        <w:tc>
          <w:tcPr>
            <w:tcW w:w="1838" w:type="dxa"/>
          </w:tcPr>
          <w:p w14:paraId="25E9DCE7" w14:textId="77777777" w:rsidR="00237BF8" w:rsidRPr="00EE7CC3" w:rsidRDefault="00237BF8" w:rsidP="00AC7C05">
            <w:pPr>
              <w:spacing w:line="240" w:lineRule="atLeast"/>
              <w:jc w:val="left"/>
              <w:rPr>
                <w:highlight w:val="yellow"/>
              </w:rPr>
            </w:pPr>
            <w:r>
              <w:rPr>
                <w:rFonts w:hint="eastAsia"/>
                <w:highlight w:val="yellow"/>
              </w:rPr>
              <w:t>退货型零售单</w:t>
            </w:r>
          </w:p>
        </w:tc>
        <w:tc>
          <w:tcPr>
            <w:tcW w:w="12223" w:type="dxa"/>
          </w:tcPr>
          <w:p w14:paraId="17CC4A82" w14:textId="77777777" w:rsidR="00237BF8" w:rsidRDefault="00237BF8" w:rsidP="00AC7C05">
            <w:pPr>
              <w:spacing w:line="240" w:lineRule="atLeast"/>
              <w:jc w:val="left"/>
              <w:rPr>
                <w:highlight w:val="yellow"/>
              </w:rPr>
            </w:pPr>
            <w:r>
              <w:rPr>
                <w:rFonts w:hint="eastAsia"/>
                <w:highlight w:val="yellow"/>
              </w:rPr>
              <w:t>对普通零售单进行退货生成的特殊零售单。它必须对应一张普通零售单，</w:t>
            </w:r>
            <w:r>
              <w:rPr>
                <w:rFonts w:hint="eastAsia"/>
                <w:highlight w:val="yellow"/>
              </w:rPr>
              <w:t>DB</w:t>
            </w:r>
            <w:r>
              <w:rPr>
                <w:rFonts w:hint="eastAsia"/>
                <w:highlight w:val="yellow"/>
              </w:rPr>
              <w:t>字段为</w:t>
            </w:r>
            <w:r>
              <w:rPr>
                <w:rFonts w:hint="eastAsia"/>
                <w:highlight w:val="yellow"/>
              </w:rPr>
              <w:t>T</w:t>
            </w:r>
            <w:r>
              <w:rPr>
                <w:highlight w:val="yellow"/>
              </w:rPr>
              <w:t>_RetailTrade.</w:t>
            </w:r>
            <w:r>
              <w:rPr>
                <w:rFonts w:hint="eastAsia"/>
                <w:highlight w:val="yellow"/>
              </w:rPr>
              <w:t>F</w:t>
            </w:r>
            <w:r>
              <w:rPr>
                <w:highlight w:val="yellow"/>
              </w:rPr>
              <w:t>_SourceID</w:t>
            </w:r>
          </w:p>
        </w:tc>
      </w:tr>
      <w:tr w:rsidR="007D7AFE" w14:paraId="19D94ACF" w14:textId="77777777" w:rsidTr="00AC7C05">
        <w:tc>
          <w:tcPr>
            <w:tcW w:w="1838" w:type="dxa"/>
          </w:tcPr>
          <w:p w14:paraId="7801B50A" w14:textId="77777777" w:rsidR="007D7AFE" w:rsidRPr="00802DB1" w:rsidRDefault="007D7AFE" w:rsidP="00AC7C05">
            <w:pPr>
              <w:spacing w:line="240" w:lineRule="atLeast"/>
              <w:jc w:val="left"/>
              <w:rPr>
                <w:strike/>
                <w:highlight w:val="yellow"/>
              </w:rPr>
            </w:pPr>
            <w:r w:rsidRPr="00802DB1">
              <w:rPr>
                <w:rFonts w:hint="eastAsia"/>
                <w:strike/>
                <w:highlight w:val="yellow"/>
              </w:rPr>
              <w:lastRenderedPageBreak/>
              <w:t>会员和会员单元</w:t>
            </w:r>
          </w:p>
        </w:tc>
        <w:tc>
          <w:tcPr>
            <w:tcW w:w="12223" w:type="dxa"/>
          </w:tcPr>
          <w:p w14:paraId="748B2A0E" w14:textId="77777777" w:rsidR="007D7AFE" w:rsidRPr="00802DB1" w:rsidRDefault="007D7AFE" w:rsidP="00AC7C05">
            <w:pPr>
              <w:spacing w:line="240" w:lineRule="atLeast"/>
              <w:jc w:val="left"/>
              <w:rPr>
                <w:strike/>
                <w:highlight w:val="yellow"/>
              </w:rPr>
            </w:pPr>
            <w:r w:rsidRPr="00802DB1">
              <w:rPr>
                <w:rFonts w:hint="eastAsia"/>
                <w:strike/>
                <w:highlight w:val="yellow"/>
              </w:rPr>
              <w:t>会员单元指单个人，会员是会员单元的组合。比如一个家庭是一个会员，家庭成员作为会员单元来消费</w:t>
            </w:r>
            <w:r w:rsidR="00122FEA" w:rsidRPr="00802DB1">
              <w:rPr>
                <w:rFonts w:hint="eastAsia"/>
                <w:strike/>
                <w:highlight w:val="yellow"/>
              </w:rPr>
              <w:t>。会员单元消费，全部是给会员增加积分而不是给自己增加积分</w:t>
            </w:r>
          </w:p>
        </w:tc>
      </w:tr>
      <w:tr w:rsidR="00EF5F60" w14:paraId="6B333946" w14:textId="77777777" w:rsidTr="00AC7C05">
        <w:tc>
          <w:tcPr>
            <w:tcW w:w="1838" w:type="dxa"/>
          </w:tcPr>
          <w:p w14:paraId="7A33EDB0" w14:textId="21D2C6F4" w:rsidR="00EF5F60" w:rsidRDefault="00EF5F60" w:rsidP="00AC7C05">
            <w:pPr>
              <w:spacing w:line="240" w:lineRule="atLeast"/>
              <w:jc w:val="left"/>
              <w:rPr>
                <w:highlight w:val="yellow"/>
              </w:rPr>
            </w:pPr>
            <w:r>
              <w:rPr>
                <w:rFonts w:hint="eastAsia"/>
                <w:highlight w:val="yellow"/>
              </w:rPr>
              <w:t>PSB</w:t>
            </w:r>
            <w:r w:rsidR="001E4FD5">
              <w:rPr>
                <w:rFonts w:hint="eastAsia"/>
                <w:highlight w:val="yellow"/>
              </w:rPr>
              <w:t>或</w:t>
            </w:r>
            <w:r w:rsidR="001E4FD5" w:rsidRPr="00BE74A3">
              <w:rPr>
                <w:color w:val="FF0000"/>
              </w:rPr>
              <w:t>博销宝</w:t>
            </w:r>
          </w:p>
        </w:tc>
        <w:tc>
          <w:tcPr>
            <w:tcW w:w="12223" w:type="dxa"/>
          </w:tcPr>
          <w:p w14:paraId="35327159" w14:textId="50DA4ABE" w:rsidR="00EF5F60" w:rsidRDefault="00EF5F60" w:rsidP="00AC7C05">
            <w:pPr>
              <w:spacing w:line="240" w:lineRule="atLeast"/>
              <w:jc w:val="left"/>
              <w:rPr>
                <w:highlight w:val="yellow"/>
              </w:rPr>
            </w:pPr>
            <w:r>
              <w:rPr>
                <w:rFonts w:hint="eastAsia"/>
                <w:highlight w:val="yellow"/>
              </w:rPr>
              <w:t>博销宝（</w:t>
            </w:r>
            <w:r>
              <w:rPr>
                <w:rFonts w:hint="eastAsia"/>
                <w:highlight w:val="yellow"/>
              </w:rPr>
              <w:t>Prosalesbox</w:t>
            </w:r>
            <w:r w:rsidR="00821E32">
              <w:rPr>
                <w:rFonts w:hint="eastAsia"/>
                <w:highlight w:val="yellow"/>
              </w:rPr>
              <w:t>，不要漏掉</w:t>
            </w:r>
            <w:r w:rsidR="00821E32">
              <w:rPr>
                <w:rFonts w:hint="eastAsia"/>
                <w:highlight w:val="yellow"/>
              </w:rPr>
              <w:t>s</w:t>
            </w:r>
            <w:r>
              <w:rPr>
                <w:rFonts w:hint="eastAsia"/>
                <w:highlight w:val="yellow"/>
              </w:rPr>
              <w:t>），</w:t>
            </w:r>
            <w:r w:rsidR="00627F04">
              <w:rPr>
                <w:rFonts w:hint="eastAsia"/>
                <w:highlight w:val="yellow"/>
              </w:rPr>
              <w:t>博销宝整个产品线的统称，它是</w:t>
            </w:r>
            <w:r w:rsidR="00627F04" w:rsidRPr="00627F04">
              <w:rPr>
                <w:color w:val="FF0000"/>
                <w:highlight w:val="yellow"/>
              </w:rPr>
              <w:t>移动互联网时代的门店运营平台</w:t>
            </w:r>
          </w:p>
        </w:tc>
      </w:tr>
      <w:tr w:rsidR="00EF5F60" w14:paraId="276B8CBC" w14:textId="77777777" w:rsidTr="00AC7C05">
        <w:tc>
          <w:tcPr>
            <w:tcW w:w="1838" w:type="dxa"/>
          </w:tcPr>
          <w:p w14:paraId="6E503D56" w14:textId="1E1C64AB" w:rsidR="00EF5F60" w:rsidRDefault="00EF5F60" w:rsidP="00AC7C05">
            <w:pPr>
              <w:spacing w:line="240" w:lineRule="atLeast"/>
              <w:jc w:val="left"/>
              <w:rPr>
                <w:highlight w:val="yellow"/>
              </w:rPr>
            </w:pPr>
            <w:r>
              <w:rPr>
                <w:rFonts w:hint="eastAsia"/>
                <w:highlight w:val="yellow"/>
              </w:rPr>
              <w:t>PSB</w:t>
            </w:r>
            <w:r>
              <w:rPr>
                <w:highlight w:val="yellow"/>
              </w:rPr>
              <w:t>-CMS</w:t>
            </w:r>
          </w:p>
        </w:tc>
        <w:tc>
          <w:tcPr>
            <w:tcW w:w="12223" w:type="dxa"/>
          </w:tcPr>
          <w:p w14:paraId="174E06E7" w14:textId="65F6F744" w:rsidR="00EF5F60" w:rsidRDefault="00271468" w:rsidP="00AC7C05">
            <w:pPr>
              <w:spacing w:line="240" w:lineRule="atLeast"/>
              <w:jc w:val="left"/>
              <w:rPr>
                <w:highlight w:val="yellow"/>
              </w:rPr>
            </w:pPr>
            <w:r>
              <w:rPr>
                <w:rFonts w:hint="eastAsia"/>
                <w:highlight w:val="yellow"/>
              </w:rPr>
              <w:t>Client</w:t>
            </w:r>
            <w:r>
              <w:rPr>
                <w:highlight w:val="yellow"/>
              </w:rPr>
              <w:t xml:space="preserve"> Management System</w:t>
            </w:r>
            <w:r w:rsidR="004D56FB">
              <w:rPr>
                <w:rFonts w:hint="eastAsia"/>
                <w:highlight w:val="yellow"/>
              </w:rPr>
              <w:t>（</w:t>
            </w:r>
            <w:r w:rsidR="004D56FB">
              <w:rPr>
                <w:rFonts w:hint="eastAsia"/>
                <w:highlight w:val="yellow"/>
              </w:rPr>
              <w:t>CMS</w:t>
            </w:r>
            <w:r w:rsidR="004D56FB">
              <w:rPr>
                <w:rFonts w:hint="eastAsia"/>
                <w:highlight w:val="yellow"/>
              </w:rPr>
              <w:t>）</w:t>
            </w:r>
            <w:r>
              <w:rPr>
                <w:rFonts w:hint="eastAsia"/>
                <w:highlight w:val="yellow"/>
              </w:rPr>
              <w:t>，</w:t>
            </w:r>
            <w:r w:rsidR="00EF5F60">
              <w:rPr>
                <w:rFonts w:hint="eastAsia"/>
                <w:highlight w:val="yellow"/>
              </w:rPr>
              <w:t>博销宝</w:t>
            </w:r>
            <w:r w:rsidR="00EF5F60">
              <w:rPr>
                <w:rFonts w:hint="eastAsia"/>
                <w:highlight w:val="yellow"/>
              </w:rPr>
              <w:t>-</w:t>
            </w:r>
            <w:r w:rsidR="00821E32">
              <w:rPr>
                <w:rFonts w:hint="eastAsia"/>
                <w:highlight w:val="yellow"/>
              </w:rPr>
              <w:t>博昕</w:t>
            </w:r>
            <w:r w:rsidR="00EF5F60">
              <w:rPr>
                <w:rFonts w:hint="eastAsia"/>
                <w:highlight w:val="yellow"/>
              </w:rPr>
              <w:t>客户管理系统，是</w:t>
            </w:r>
            <w:r w:rsidR="00EF5F60">
              <w:rPr>
                <w:rFonts w:hint="eastAsia"/>
                <w:highlight w:val="yellow"/>
              </w:rPr>
              <w:t>OP</w:t>
            </w:r>
            <w:r w:rsidR="00EF5F60">
              <w:rPr>
                <w:rFonts w:hint="eastAsia"/>
                <w:highlight w:val="yellow"/>
              </w:rPr>
              <w:t>管理各个公司</w:t>
            </w:r>
            <w:r w:rsidR="00EF5F60">
              <w:rPr>
                <w:rFonts w:hint="eastAsia"/>
                <w:highlight w:val="yellow"/>
              </w:rPr>
              <w:t>/</w:t>
            </w:r>
            <w:r w:rsidR="00EF5F60">
              <w:rPr>
                <w:rFonts w:hint="eastAsia"/>
                <w:highlight w:val="yellow"/>
              </w:rPr>
              <w:t>门店的后台</w:t>
            </w:r>
            <w:r w:rsidR="00535208">
              <w:rPr>
                <w:rFonts w:hint="eastAsia"/>
                <w:highlight w:val="yellow"/>
              </w:rPr>
              <w:t>，创建、修改公司资料等</w:t>
            </w:r>
          </w:p>
        </w:tc>
      </w:tr>
      <w:tr w:rsidR="00747C93" w:rsidRPr="00747C93" w14:paraId="6837BFE7" w14:textId="77777777" w:rsidTr="00AC7C05">
        <w:tc>
          <w:tcPr>
            <w:tcW w:w="1838" w:type="dxa"/>
          </w:tcPr>
          <w:p w14:paraId="4014661A" w14:textId="780EC509" w:rsidR="00747C93" w:rsidRDefault="00747C93" w:rsidP="00AC7C05">
            <w:pPr>
              <w:spacing w:line="240" w:lineRule="atLeast"/>
              <w:jc w:val="left"/>
              <w:rPr>
                <w:highlight w:val="yellow"/>
              </w:rPr>
            </w:pPr>
            <w:r>
              <w:rPr>
                <w:rFonts w:hint="eastAsia"/>
                <w:highlight w:val="yellow"/>
              </w:rPr>
              <w:t>PSB</w:t>
            </w:r>
            <w:r>
              <w:rPr>
                <w:highlight w:val="yellow"/>
              </w:rPr>
              <w:t>-CMP</w:t>
            </w:r>
          </w:p>
        </w:tc>
        <w:tc>
          <w:tcPr>
            <w:tcW w:w="12223" w:type="dxa"/>
          </w:tcPr>
          <w:p w14:paraId="699DDD18" w14:textId="1BA7FC94" w:rsidR="00747C93" w:rsidRDefault="00271468" w:rsidP="00AC7C05">
            <w:pPr>
              <w:spacing w:line="240" w:lineRule="atLeast"/>
              <w:jc w:val="left"/>
              <w:rPr>
                <w:highlight w:val="yellow"/>
              </w:rPr>
            </w:pPr>
            <w:r>
              <w:rPr>
                <w:rFonts w:hint="eastAsia"/>
                <w:highlight w:val="yellow"/>
              </w:rPr>
              <w:t>Customer</w:t>
            </w:r>
            <w:r>
              <w:rPr>
                <w:highlight w:val="yellow"/>
              </w:rPr>
              <w:t xml:space="preserve"> Mini-Program</w:t>
            </w:r>
            <w:r w:rsidR="004D56FB">
              <w:rPr>
                <w:rFonts w:hint="eastAsia"/>
                <w:highlight w:val="yellow"/>
              </w:rPr>
              <w:t>（</w:t>
            </w:r>
            <w:r w:rsidR="004D56FB">
              <w:rPr>
                <w:rFonts w:hint="eastAsia"/>
                <w:highlight w:val="yellow"/>
              </w:rPr>
              <w:t>CMP</w:t>
            </w:r>
            <w:r w:rsidR="004D56FB">
              <w:rPr>
                <w:rFonts w:hint="eastAsia"/>
                <w:highlight w:val="yellow"/>
              </w:rPr>
              <w:t>）</w:t>
            </w:r>
            <w:r>
              <w:rPr>
                <w:rFonts w:hint="eastAsia"/>
                <w:highlight w:val="yellow"/>
              </w:rPr>
              <w:t>，</w:t>
            </w:r>
            <w:r w:rsidR="00747C93">
              <w:rPr>
                <w:rFonts w:hint="eastAsia"/>
                <w:highlight w:val="yellow"/>
              </w:rPr>
              <w:t>博销宝</w:t>
            </w:r>
            <w:r w:rsidR="00747C93">
              <w:rPr>
                <w:rFonts w:hint="eastAsia"/>
                <w:highlight w:val="yellow"/>
              </w:rPr>
              <w:t>-</w:t>
            </w:r>
            <w:r w:rsidR="00747C93">
              <w:rPr>
                <w:rFonts w:hint="eastAsia"/>
                <w:highlight w:val="yellow"/>
              </w:rPr>
              <w:t>顾客</w:t>
            </w:r>
            <w:r w:rsidR="00747C93">
              <w:rPr>
                <w:rFonts w:hint="eastAsia"/>
                <w:highlight w:val="yellow"/>
              </w:rPr>
              <w:t>/</w:t>
            </w:r>
            <w:r w:rsidR="00747C93">
              <w:rPr>
                <w:rFonts w:hint="eastAsia"/>
                <w:highlight w:val="yellow"/>
              </w:rPr>
              <w:t>会员小程序</w:t>
            </w:r>
          </w:p>
        </w:tc>
      </w:tr>
      <w:tr w:rsidR="00747C93" w:rsidRPr="00747C93" w14:paraId="100DDA91" w14:textId="77777777" w:rsidTr="00AC7C05">
        <w:tc>
          <w:tcPr>
            <w:tcW w:w="1838" w:type="dxa"/>
          </w:tcPr>
          <w:p w14:paraId="7DBE9869" w14:textId="3032B14F" w:rsidR="00747C93" w:rsidRDefault="00747C93" w:rsidP="00AC7C05">
            <w:pPr>
              <w:spacing w:line="240" w:lineRule="atLeast"/>
              <w:jc w:val="left"/>
              <w:rPr>
                <w:highlight w:val="yellow"/>
              </w:rPr>
            </w:pPr>
            <w:r>
              <w:rPr>
                <w:rFonts w:hint="eastAsia"/>
                <w:highlight w:val="yellow"/>
              </w:rPr>
              <w:t>PSB</w:t>
            </w:r>
            <w:r>
              <w:rPr>
                <w:highlight w:val="yellow"/>
              </w:rPr>
              <w:t>-</w:t>
            </w:r>
            <w:r>
              <w:rPr>
                <w:rFonts w:hint="eastAsia"/>
                <w:highlight w:val="yellow"/>
              </w:rPr>
              <w:t>MMP</w:t>
            </w:r>
          </w:p>
        </w:tc>
        <w:tc>
          <w:tcPr>
            <w:tcW w:w="12223" w:type="dxa"/>
          </w:tcPr>
          <w:p w14:paraId="13E9EBF5" w14:textId="263D6C41" w:rsidR="00747C93" w:rsidRDefault="00271468" w:rsidP="00AC7C05">
            <w:pPr>
              <w:spacing w:line="240" w:lineRule="atLeast"/>
              <w:jc w:val="left"/>
              <w:rPr>
                <w:highlight w:val="yellow"/>
              </w:rPr>
            </w:pPr>
            <w:r>
              <w:rPr>
                <w:rFonts w:hint="eastAsia"/>
                <w:highlight w:val="yellow"/>
              </w:rPr>
              <w:t>Mer</w:t>
            </w:r>
            <w:r>
              <w:rPr>
                <w:highlight w:val="yellow"/>
              </w:rPr>
              <w:t>chant Mini-Program</w:t>
            </w:r>
            <w:r w:rsidR="004D56FB">
              <w:rPr>
                <w:rFonts w:hint="eastAsia"/>
                <w:highlight w:val="yellow"/>
              </w:rPr>
              <w:t>（</w:t>
            </w:r>
            <w:r w:rsidR="004D56FB">
              <w:rPr>
                <w:rFonts w:hint="eastAsia"/>
                <w:highlight w:val="yellow"/>
              </w:rPr>
              <w:t>MMP</w:t>
            </w:r>
            <w:r w:rsidR="004D56FB">
              <w:rPr>
                <w:rFonts w:hint="eastAsia"/>
                <w:highlight w:val="yellow"/>
              </w:rPr>
              <w:t>）</w:t>
            </w:r>
            <w:r>
              <w:rPr>
                <w:rFonts w:hint="eastAsia"/>
                <w:highlight w:val="yellow"/>
              </w:rPr>
              <w:t>，</w:t>
            </w:r>
            <w:r w:rsidR="00747C93">
              <w:rPr>
                <w:rFonts w:hint="eastAsia"/>
                <w:highlight w:val="yellow"/>
              </w:rPr>
              <w:t>博销宝</w:t>
            </w:r>
            <w:r w:rsidR="00747C93">
              <w:rPr>
                <w:rFonts w:hint="eastAsia"/>
                <w:highlight w:val="yellow"/>
              </w:rPr>
              <w:t>-</w:t>
            </w:r>
            <w:r w:rsidR="00747C93">
              <w:rPr>
                <w:rFonts w:hint="eastAsia"/>
                <w:highlight w:val="yellow"/>
              </w:rPr>
              <w:t>商家小程序</w:t>
            </w:r>
          </w:p>
        </w:tc>
      </w:tr>
      <w:tr w:rsidR="00EF5F60" w14:paraId="61D7E2F5" w14:textId="77777777" w:rsidTr="00AC7C05">
        <w:tc>
          <w:tcPr>
            <w:tcW w:w="1838" w:type="dxa"/>
          </w:tcPr>
          <w:p w14:paraId="1CBB249B" w14:textId="710AE57A" w:rsidR="00EF5F60" w:rsidRDefault="00EF5F60" w:rsidP="00AC7C05">
            <w:pPr>
              <w:spacing w:line="240" w:lineRule="atLeast"/>
              <w:jc w:val="left"/>
              <w:rPr>
                <w:highlight w:val="yellow"/>
              </w:rPr>
            </w:pPr>
            <w:r>
              <w:rPr>
                <w:rFonts w:hint="eastAsia"/>
                <w:highlight w:val="yellow"/>
              </w:rPr>
              <w:t>PSB</w:t>
            </w:r>
            <w:r>
              <w:rPr>
                <w:highlight w:val="yellow"/>
              </w:rPr>
              <w:t>-NBR</w:t>
            </w:r>
          </w:p>
        </w:tc>
        <w:tc>
          <w:tcPr>
            <w:tcW w:w="12223" w:type="dxa"/>
          </w:tcPr>
          <w:p w14:paraId="52780801" w14:textId="4439E80D" w:rsidR="00EF5F60" w:rsidRDefault="00821E32" w:rsidP="00AC7C05">
            <w:pPr>
              <w:spacing w:line="240" w:lineRule="atLeast"/>
              <w:jc w:val="left"/>
              <w:rPr>
                <w:highlight w:val="yellow"/>
              </w:rPr>
            </w:pPr>
            <w:r>
              <w:rPr>
                <w:rFonts w:hint="eastAsia"/>
                <w:highlight w:val="yellow"/>
              </w:rPr>
              <w:t>New</w:t>
            </w:r>
            <w:r>
              <w:rPr>
                <w:highlight w:val="yellow"/>
              </w:rPr>
              <w:t xml:space="preserve"> Businees of Retail</w:t>
            </w:r>
            <w:r w:rsidR="004D56FB">
              <w:rPr>
                <w:rFonts w:hint="eastAsia"/>
                <w:highlight w:val="yellow"/>
              </w:rPr>
              <w:t>（</w:t>
            </w:r>
            <w:r w:rsidR="004D56FB">
              <w:rPr>
                <w:rFonts w:hint="eastAsia"/>
                <w:highlight w:val="yellow"/>
              </w:rPr>
              <w:t>NBR</w:t>
            </w:r>
            <w:r w:rsidR="004D56FB">
              <w:rPr>
                <w:rFonts w:hint="eastAsia"/>
                <w:highlight w:val="yellow"/>
              </w:rPr>
              <w:t>）</w:t>
            </w:r>
            <w:r>
              <w:rPr>
                <w:rFonts w:hint="eastAsia"/>
                <w:highlight w:val="yellow"/>
              </w:rPr>
              <w:t>，</w:t>
            </w:r>
            <w:r w:rsidR="00EF5F60" w:rsidRPr="00627F04">
              <w:rPr>
                <w:rFonts w:hint="eastAsia"/>
                <w:color w:val="FF0000"/>
                <w:highlight w:val="yellow"/>
              </w:rPr>
              <w:t>博销宝</w:t>
            </w:r>
            <w:r w:rsidR="00627F04" w:rsidRPr="00627F04">
              <w:rPr>
                <w:rFonts w:hint="eastAsia"/>
                <w:color w:val="FF0000"/>
                <w:highlight w:val="yellow"/>
              </w:rPr>
              <w:t>管理</w:t>
            </w:r>
            <w:r w:rsidR="00EF5F60" w:rsidRPr="00627F04">
              <w:rPr>
                <w:rFonts w:hint="eastAsia"/>
                <w:color w:val="FF0000"/>
                <w:highlight w:val="yellow"/>
              </w:rPr>
              <w:t>后台</w:t>
            </w:r>
            <w:r w:rsidR="00EF5F60">
              <w:rPr>
                <w:rFonts w:hint="eastAsia"/>
                <w:highlight w:val="yellow"/>
              </w:rPr>
              <w:t>，</w:t>
            </w:r>
            <w:r w:rsidR="00535208">
              <w:rPr>
                <w:rFonts w:hint="eastAsia"/>
                <w:highlight w:val="yellow"/>
              </w:rPr>
              <w:t>管理商家的资料、零售单，生成报表等，同时提供会员、积分、优惠券等服务</w:t>
            </w:r>
          </w:p>
        </w:tc>
      </w:tr>
      <w:tr w:rsidR="00E669B5" w14:paraId="573B77BD" w14:textId="77777777" w:rsidTr="00AC7C05">
        <w:tc>
          <w:tcPr>
            <w:tcW w:w="1838" w:type="dxa"/>
          </w:tcPr>
          <w:p w14:paraId="2627F043" w14:textId="472D517E" w:rsidR="00E669B5" w:rsidRPr="00E669B5" w:rsidRDefault="00E669B5" w:rsidP="00AC7C05">
            <w:pPr>
              <w:spacing w:line="240" w:lineRule="atLeast"/>
              <w:jc w:val="left"/>
              <w:rPr>
                <w:highlight w:val="yellow"/>
              </w:rPr>
            </w:pPr>
            <w:r>
              <w:rPr>
                <w:rFonts w:hint="eastAsia"/>
                <w:highlight w:val="yellow"/>
              </w:rPr>
              <w:t>PSB</w:t>
            </w:r>
            <w:r>
              <w:rPr>
                <w:highlight w:val="yellow"/>
              </w:rPr>
              <w:t>-</w:t>
            </w:r>
            <w:r>
              <w:rPr>
                <w:rFonts w:hint="eastAsia"/>
                <w:highlight w:val="yellow"/>
              </w:rPr>
              <w:t>APOS</w:t>
            </w:r>
          </w:p>
        </w:tc>
        <w:tc>
          <w:tcPr>
            <w:tcW w:w="12223" w:type="dxa"/>
          </w:tcPr>
          <w:p w14:paraId="6539032B" w14:textId="70FA6457" w:rsidR="00E669B5" w:rsidRDefault="00821E32" w:rsidP="00AC7C05">
            <w:pPr>
              <w:spacing w:line="240" w:lineRule="atLeast"/>
              <w:jc w:val="left"/>
              <w:rPr>
                <w:highlight w:val="yellow"/>
              </w:rPr>
            </w:pPr>
            <w:r>
              <w:rPr>
                <w:rFonts w:hint="eastAsia"/>
                <w:highlight w:val="yellow"/>
              </w:rPr>
              <w:t>Android</w:t>
            </w:r>
            <w:r>
              <w:rPr>
                <w:highlight w:val="yellow"/>
              </w:rPr>
              <w:t xml:space="preserve"> POS</w:t>
            </w:r>
            <w:r w:rsidR="004D56FB">
              <w:rPr>
                <w:rFonts w:hint="eastAsia"/>
                <w:highlight w:val="yellow"/>
              </w:rPr>
              <w:t>（</w:t>
            </w:r>
            <w:r w:rsidR="004D56FB">
              <w:rPr>
                <w:rFonts w:hint="eastAsia"/>
                <w:highlight w:val="yellow"/>
              </w:rPr>
              <w:t>APOS</w:t>
            </w:r>
            <w:r w:rsidR="004D56FB">
              <w:rPr>
                <w:rFonts w:hint="eastAsia"/>
                <w:highlight w:val="yellow"/>
              </w:rPr>
              <w:t>）</w:t>
            </w:r>
            <w:r>
              <w:rPr>
                <w:rFonts w:hint="eastAsia"/>
                <w:highlight w:val="yellow"/>
              </w:rPr>
              <w:t>，</w:t>
            </w:r>
            <w:r w:rsidR="00E669B5">
              <w:rPr>
                <w:rFonts w:hint="eastAsia"/>
                <w:highlight w:val="yellow"/>
              </w:rPr>
              <w:t>博销宝在商米收银机上的收银</w:t>
            </w:r>
            <w:r w:rsidR="00E669B5">
              <w:rPr>
                <w:rFonts w:hint="eastAsia"/>
                <w:highlight w:val="yellow"/>
              </w:rPr>
              <w:t>App</w:t>
            </w:r>
          </w:p>
        </w:tc>
      </w:tr>
      <w:tr w:rsidR="00E669B5" w14:paraId="4817FB34" w14:textId="77777777" w:rsidTr="00AC7C05">
        <w:tc>
          <w:tcPr>
            <w:tcW w:w="1838" w:type="dxa"/>
          </w:tcPr>
          <w:p w14:paraId="4A8E5FDB" w14:textId="6D011515" w:rsidR="00E669B5" w:rsidRDefault="00E669B5" w:rsidP="00AC7C05">
            <w:pPr>
              <w:spacing w:line="240" w:lineRule="atLeast"/>
              <w:jc w:val="left"/>
              <w:rPr>
                <w:highlight w:val="yellow"/>
              </w:rPr>
            </w:pPr>
            <w:r>
              <w:rPr>
                <w:rFonts w:hint="eastAsia"/>
                <w:highlight w:val="yellow"/>
              </w:rPr>
              <w:t>PSB</w:t>
            </w:r>
            <w:r>
              <w:rPr>
                <w:highlight w:val="yellow"/>
              </w:rPr>
              <w:t>-</w:t>
            </w:r>
            <w:r>
              <w:rPr>
                <w:rFonts w:hint="eastAsia"/>
                <w:highlight w:val="yellow"/>
              </w:rPr>
              <w:t>WPOS</w:t>
            </w:r>
          </w:p>
        </w:tc>
        <w:tc>
          <w:tcPr>
            <w:tcW w:w="12223" w:type="dxa"/>
          </w:tcPr>
          <w:p w14:paraId="53002854" w14:textId="4A1D6B1D" w:rsidR="00E669B5" w:rsidRDefault="00821E32" w:rsidP="00AC7C05">
            <w:pPr>
              <w:spacing w:line="240" w:lineRule="atLeast"/>
              <w:jc w:val="left"/>
              <w:rPr>
                <w:highlight w:val="yellow"/>
              </w:rPr>
            </w:pPr>
            <w:r>
              <w:rPr>
                <w:rFonts w:hint="eastAsia"/>
                <w:highlight w:val="yellow"/>
              </w:rPr>
              <w:t>Wind</w:t>
            </w:r>
            <w:r>
              <w:rPr>
                <w:highlight w:val="yellow"/>
              </w:rPr>
              <w:t>ows POS</w:t>
            </w:r>
            <w:r w:rsidR="004D56FB">
              <w:rPr>
                <w:rFonts w:hint="eastAsia"/>
                <w:highlight w:val="yellow"/>
              </w:rPr>
              <w:t>（</w:t>
            </w:r>
            <w:r w:rsidR="004D56FB">
              <w:rPr>
                <w:rFonts w:hint="eastAsia"/>
                <w:highlight w:val="yellow"/>
              </w:rPr>
              <w:t>WPOS</w:t>
            </w:r>
            <w:r w:rsidR="004D56FB">
              <w:rPr>
                <w:rFonts w:hint="eastAsia"/>
                <w:highlight w:val="yellow"/>
              </w:rPr>
              <w:t>）</w:t>
            </w:r>
            <w:r>
              <w:rPr>
                <w:rFonts w:hint="eastAsia"/>
                <w:highlight w:val="yellow"/>
              </w:rPr>
              <w:t>，</w:t>
            </w:r>
            <w:r w:rsidR="00E669B5">
              <w:rPr>
                <w:rFonts w:hint="eastAsia"/>
                <w:highlight w:val="yellow"/>
              </w:rPr>
              <w:t>博销宝在</w:t>
            </w:r>
            <w:r w:rsidR="00E669B5">
              <w:rPr>
                <w:rFonts w:hint="eastAsia"/>
                <w:highlight w:val="yellow"/>
              </w:rPr>
              <w:t>W</w:t>
            </w:r>
            <w:r w:rsidR="00E669B5">
              <w:rPr>
                <w:highlight w:val="yellow"/>
              </w:rPr>
              <w:t>indows</w:t>
            </w:r>
            <w:r w:rsidR="00E669B5">
              <w:rPr>
                <w:rFonts w:hint="eastAsia"/>
                <w:highlight w:val="yellow"/>
              </w:rPr>
              <w:t>上的</w:t>
            </w:r>
            <w:r w:rsidR="00E669B5" w:rsidRPr="00627F04">
              <w:rPr>
                <w:rFonts w:hint="eastAsia"/>
                <w:color w:val="FF0000"/>
                <w:highlight w:val="yellow"/>
              </w:rPr>
              <w:t>收银</w:t>
            </w:r>
            <w:r w:rsidR="00627F04" w:rsidRPr="00627F04">
              <w:rPr>
                <w:rFonts w:hint="eastAsia"/>
                <w:color w:val="FF0000"/>
                <w:highlight w:val="yellow"/>
              </w:rPr>
              <w:t>软件</w:t>
            </w:r>
          </w:p>
        </w:tc>
      </w:tr>
      <w:tr w:rsidR="00627F04" w14:paraId="2C47161F" w14:textId="77777777" w:rsidTr="00AC7C05">
        <w:tc>
          <w:tcPr>
            <w:tcW w:w="1838" w:type="dxa"/>
          </w:tcPr>
          <w:p w14:paraId="779E7C27" w14:textId="6C65E234" w:rsidR="00627F04" w:rsidRDefault="00627F04" w:rsidP="00AC7C05">
            <w:pPr>
              <w:spacing w:line="240" w:lineRule="atLeast"/>
              <w:jc w:val="left"/>
              <w:rPr>
                <w:highlight w:val="yellow"/>
              </w:rPr>
            </w:pPr>
            <w:r>
              <w:rPr>
                <w:rFonts w:hint="eastAsia"/>
                <w:highlight w:val="yellow"/>
              </w:rPr>
              <w:t>PSB</w:t>
            </w:r>
            <w:r>
              <w:rPr>
                <w:highlight w:val="yellow"/>
              </w:rPr>
              <w:t>-</w:t>
            </w:r>
            <w:r>
              <w:rPr>
                <w:rFonts w:hint="eastAsia"/>
                <w:highlight w:val="yellow"/>
              </w:rPr>
              <w:t>UPOS</w:t>
            </w:r>
          </w:p>
        </w:tc>
        <w:tc>
          <w:tcPr>
            <w:tcW w:w="12223" w:type="dxa"/>
          </w:tcPr>
          <w:p w14:paraId="160DD8E9" w14:textId="067A763F" w:rsidR="00627F04" w:rsidRDefault="00627F04" w:rsidP="00AC7C05">
            <w:pPr>
              <w:spacing w:line="240" w:lineRule="atLeast"/>
              <w:jc w:val="left"/>
              <w:rPr>
                <w:highlight w:val="yellow"/>
              </w:rPr>
            </w:pPr>
            <w:r>
              <w:rPr>
                <w:highlight w:val="yellow"/>
              </w:rPr>
              <w:t>Ubuntu POS(UPOS)</w:t>
            </w:r>
            <w:r>
              <w:rPr>
                <w:rFonts w:hint="eastAsia"/>
                <w:highlight w:val="yellow"/>
              </w:rPr>
              <w:t>，博销宝在</w:t>
            </w:r>
            <w:r>
              <w:rPr>
                <w:highlight w:val="yellow"/>
              </w:rPr>
              <w:t>Ubuntu</w:t>
            </w:r>
            <w:r>
              <w:rPr>
                <w:rFonts w:hint="eastAsia"/>
                <w:highlight w:val="yellow"/>
              </w:rPr>
              <w:t>上的</w:t>
            </w:r>
            <w:r w:rsidRPr="00627F04">
              <w:rPr>
                <w:rFonts w:hint="eastAsia"/>
                <w:color w:val="FF0000"/>
                <w:highlight w:val="yellow"/>
              </w:rPr>
              <w:t>收银软件</w:t>
            </w:r>
          </w:p>
        </w:tc>
      </w:tr>
      <w:tr w:rsidR="00627F04" w14:paraId="25BDA197" w14:textId="77777777" w:rsidTr="00AC7C05">
        <w:tc>
          <w:tcPr>
            <w:tcW w:w="1838" w:type="dxa"/>
          </w:tcPr>
          <w:p w14:paraId="1EF5B372" w14:textId="2BC03245" w:rsidR="00627F04" w:rsidRPr="00BE74A3" w:rsidRDefault="00627F04" w:rsidP="00AC7C05">
            <w:pPr>
              <w:spacing w:line="240" w:lineRule="atLeast"/>
              <w:jc w:val="left"/>
              <w:rPr>
                <w:color w:val="FF0000"/>
                <w:highlight w:val="yellow"/>
              </w:rPr>
            </w:pPr>
            <w:r w:rsidRPr="00BE74A3">
              <w:rPr>
                <w:rFonts w:hint="eastAsia"/>
                <w:color w:val="FF0000"/>
                <w:highlight w:val="yellow"/>
              </w:rPr>
              <w:t>PSB</w:t>
            </w:r>
            <w:r w:rsidRPr="00BE74A3">
              <w:rPr>
                <w:color w:val="FF0000"/>
                <w:highlight w:val="yellow"/>
              </w:rPr>
              <w:t>-</w:t>
            </w:r>
            <w:r w:rsidRPr="00BE74A3">
              <w:rPr>
                <w:rFonts w:hint="eastAsia"/>
                <w:color w:val="FF0000"/>
                <w:highlight w:val="yellow"/>
              </w:rPr>
              <w:t>POS</w:t>
            </w:r>
          </w:p>
        </w:tc>
        <w:tc>
          <w:tcPr>
            <w:tcW w:w="12223" w:type="dxa"/>
          </w:tcPr>
          <w:p w14:paraId="52F1EA7D" w14:textId="3D889A1F" w:rsidR="00627F04" w:rsidRPr="00BE74A3" w:rsidRDefault="00627F04" w:rsidP="00AC7C05">
            <w:pPr>
              <w:spacing w:line="240" w:lineRule="atLeast"/>
              <w:jc w:val="left"/>
              <w:rPr>
                <w:color w:val="FF0000"/>
                <w:highlight w:val="yellow"/>
              </w:rPr>
            </w:pPr>
            <w:r w:rsidRPr="00BE74A3">
              <w:rPr>
                <w:rFonts w:hint="eastAsia"/>
                <w:color w:val="FF0000"/>
                <w:highlight w:val="yellow"/>
              </w:rPr>
              <w:t>博销宝收银前台，目前包含</w:t>
            </w:r>
            <w:r w:rsidR="00777F9A" w:rsidRPr="00BE74A3">
              <w:rPr>
                <w:rFonts w:hint="eastAsia"/>
                <w:color w:val="FF0000"/>
                <w:highlight w:val="yellow"/>
              </w:rPr>
              <w:t xml:space="preserve"> PSB</w:t>
            </w:r>
            <w:r w:rsidR="00777F9A" w:rsidRPr="00BE74A3">
              <w:rPr>
                <w:color w:val="FF0000"/>
                <w:highlight w:val="yellow"/>
              </w:rPr>
              <w:t>-</w:t>
            </w:r>
            <w:r w:rsidR="00777F9A" w:rsidRPr="00BE74A3">
              <w:rPr>
                <w:rFonts w:hint="eastAsia"/>
                <w:color w:val="FF0000"/>
                <w:highlight w:val="yellow"/>
              </w:rPr>
              <w:t>WPOS</w:t>
            </w:r>
            <w:r w:rsidR="00777F9A" w:rsidRPr="00BE74A3">
              <w:rPr>
                <w:rFonts w:hint="eastAsia"/>
                <w:color w:val="FF0000"/>
                <w:highlight w:val="yellow"/>
              </w:rPr>
              <w:t>和</w:t>
            </w:r>
            <w:r w:rsidR="00777F9A" w:rsidRPr="00BE74A3">
              <w:rPr>
                <w:rFonts w:hint="eastAsia"/>
                <w:color w:val="FF0000"/>
                <w:highlight w:val="yellow"/>
              </w:rPr>
              <w:t xml:space="preserve"> PSB</w:t>
            </w:r>
            <w:r w:rsidR="00777F9A" w:rsidRPr="00BE74A3">
              <w:rPr>
                <w:color w:val="FF0000"/>
                <w:highlight w:val="yellow"/>
              </w:rPr>
              <w:t>-</w:t>
            </w:r>
            <w:r w:rsidR="00777F9A" w:rsidRPr="00BE74A3">
              <w:rPr>
                <w:rFonts w:hint="eastAsia"/>
                <w:color w:val="FF0000"/>
                <w:highlight w:val="yellow"/>
              </w:rPr>
              <w:t>UPOS</w:t>
            </w:r>
          </w:p>
        </w:tc>
      </w:tr>
      <w:tr w:rsidR="00627F04" w14:paraId="132EF8BB" w14:textId="77777777" w:rsidTr="00AC7C05">
        <w:tc>
          <w:tcPr>
            <w:tcW w:w="1838" w:type="dxa"/>
          </w:tcPr>
          <w:p w14:paraId="3721BCBF" w14:textId="091FC309" w:rsidR="00627F04" w:rsidRDefault="00627F04" w:rsidP="00AC7C05">
            <w:pPr>
              <w:spacing w:line="240" w:lineRule="atLeast"/>
              <w:jc w:val="left"/>
              <w:rPr>
                <w:highlight w:val="yellow"/>
              </w:rPr>
            </w:pPr>
          </w:p>
        </w:tc>
        <w:tc>
          <w:tcPr>
            <w:tcW w:w="12223" w:type="dxa"/>
          </w:tcPr>
          <w:p w14:paraId="2452AFCC" w14:textId="77777777" w:rsidR="00627F04" w:rsidRDefault="00627F04" w:rsidP="00AC7C05">
            <w:pPr>
              <w:spacing w:line="240" w:lineRule="atLeast"/>
              <w:jc w:val="left"/>
              <w:rPr>
                <w:highlight w:val="yellow"/>
              </w:rPr>
            </w:pPr>
          </w:p>
        </w:tc>
      </w:tr>
      <w:tr w:rsidR="00627F04" w14:paraId="37E827F6" w14:textId="77777777" w:rsidTr="00AC7C05">
        <w:tc>
          <w:tcPr>
            <w:tcW w:w="1838" w:type="dxa"/>
          </w:tcPr>
          <w:p w14:paraId="0AEA964D" w14:textId="77777777" w:rsidR="00627F04" w:rsidRDefault="00627F04" w:rsidP="00AC7C05">
            <w:pPr>
              <w:spacing w:line="240" w:lineRule="atLeast"/>
              <w:jc w:val="left"/>
              <w:rPr>
                <w:highlight w:val="yellow"/>
              </w:rPr>
            </w:pPr>
          </w:p>
        </w:tc>
        <w:tc>
          <w:tcPr>
            <w:tcW w:w="12223" w:type="dxa"/>
          </w:tcPr>
          <w:p w14:paraId="6494B4C7" w14:textId="77777777" w:rsidR="00627F04" w:rsidRDefault="00627F04" w:rsidP="00AC7C05">
            <w:pPr>
              <w:spacing w:line="240" w:lineRule="atLeast"/>
              <w:jc w:val="left"/>
              <w:rPr>
                <w:highlight w:val="yellow"/>
              </w:rPr>
            </w:pPr>
          </w:p>
        </w:tc>
      </w:tr>
    </w:tbl>
    <w:p w14:paraId="7B57A17B" w14:textId="77777777" w:rsidR="00627F04" w:rsidRPr="00627F04" w:rsidRDefault="00627F04" w:rsidP="00A76ABC">
      <w:pPr>
        <w:spacing w:line="240" w:lineRule="atLeast"/>
        <w:jc w:val="left"/>
      </w:pPr>
    </w:p>
    <w:p w14:paraId="6398BBE6" w14:textId="77777777" w:rsidR="009E452E" w:rsidRDefault="00D67AD0" w:rsidP="00A76ABC">
      <w:pPr>
        <w:pStyle w:val="2"/>
        <w:spacing w:line="240" w:lineRule="atLeast"/>
        <w:jc w:val="left"/>
      </w:pPr>
      <w:bookmarkStart w:id="10" w:name="_参考资料"/>
      <w:bookmarkStart w:id="11" w:name="_Toc50496675"/>
      <w:bookmarkEnd w:id="10"/>
      <w:r>
        <w:rPr>
          <w:rFonts w:hint="eastAsia"/>
        </w:rPr>
        <w:lastRenderedPageBreak/>
        <w:t>参考资料</w:t>
      </w:r>
      <w:bookmarkEnd w:id="11"/>
    </w:p>
    <w:p w14:paraId="756D5153" w14:textId="77777777" w:rsidR="009E452E" w:rsidRDefault="00D67AD0" w:rsidP="00787588">
      <w:pPr>
        <w:pStyle w:val="12"/>
        <w:numPr>
          <w:ilvl w:val="0"/>
          <w:numId w:val="2"/>
        </w:numPr>
        <w:spacing w:line="240" w:lineRule="atLeast"/>
        <w:ind w:firstLineChars="0"/>
        <w:jc w:val="left"/>
      </w:pPr>
      <w:r>
        <w:rPr>
          <w:rFonts w:hint="eastAsia"/>
        </w:rPr>
        <w:t>《功能需求说明书》。</w:t>
      </w:r>
    </w:p>
    <w:p w14:paraId="7DD5D722" w14:textId="77777777" w:rsidR="009E452E" w:rsidRDefault="00D67AD0" w:rsidP="00787588">
      <w:pPr>
        <w:pStyle w:val="12"/>
        <w:numPr>
          <w:ilvl w:val="0"/>
          <w:numId w:val="2"/>
        </w:numPr>
        <w:spacing w:line="240" w:lineRule="atLeast"/>
        <w:ind w:firstLineChars="0"/>
        <w:jc w:val="left"/>
      </w:pPr>
      <w:r>
        <w:rPr>
          <w:rFonts w:hint="eastAsia"/>
        </w:rPr>
        <w:t>N</w:t>
      </w:r>
      <w:r>
        <w:t>TP</w:t>
      </w:r>
      <w:r>
        <w:rPr>
          <w:rFonts w:hint="eastAsia"/>
        </w:rPr>
        <w:t>协议。原文地址：</w:t>
      </w:r>
      <w:hyperlink r:id="rId11" w:history="1">
        <w:r>
          <w:rPr>
            <w:rStyle w:val="ad"/>
          </w:rPr>
          <w:t>http://www.cnblogs.com/TianFang/archive/2011/12/20/2294603.html</w:t>
        </w:r>
      </w:hyperlink>
      <w:r>
        <w:rPr>
          <w:rFonts w:hint="eastAsia"/>
        </w:rPr>
        <w:t>。</w:t>
      </w:r>
    </w:p>
    <w:p w14:paraId="0FAB2878" w14:textId="77777777" w:rsidR="009E452E" w:rsidRDefault="009E452E" w:rsidP="00787588">
      <w:pPr>
        <w:pStyle w:val="12"/>
        <w:numPr>
          <w:ilvl w:val="0"/>
          <w:numId w:val="2"/>
        </w:numPr>
        <w:spacing w:line="240" w:lineRule="atLeast"/>
        <w:ind w:firstLineChars="0"/>
        <w:jc w:val="left"/>
      </w:pPr>
    </w:p>
    <w:p w14:paraId="343C3379" w14:textId="77777777" w:rsidR="009E452E" w:rsidRDefault="00D67AD0" w:rsidP="00A76ABC">
      <w:pPr>
        <w:pStyle w:val="2"/>
        <w:spacing w:line="240" w:lineRule="atLeast"/>
        <w:jc w:val="left"/>
      </w:pPr>
      <w:bookmarkStart w:id="12" w:name="_Toc50496676"/>
      <w:r>
        <w:rPr>
          <w:rFonts w:hint="eastAsia"/>
        </w:rPr>
        <w:t>文档迭代指引</w:t>
      </w:r>
      <w:bookmarkEnd w:id="12"/>
    </w:p>
    <w:p w14:paraId="048F856C" w14:textId="77777777" w:rsidR="009E452E" w:rsidRDefault="00D67AD0" w:rsidP="00A76ABC">
      <w:pPr>
        <w:spacing w:line="240" w:lineRule="atLeast"/>
        <w:jc w:val="left"/>
      </w:pPr>
      <w:r>
        <w:rPr>
          <w:noProof/>
        </w:rPr>
        <w:drawing>
          <wp:anchor distT="0" distB="0" distL="114300" distR="114300" simplePos="0" relativeHeight="251676672" behindDoc="0" locked="0" layoutInCell="1" allowOverlap="1" wp14:anchorId="5A6A3045" wp14:editId="36CA9AC3">
            <wp:simplePos x="0" y="0"/>
            <wp:positionH relativeFrom="margin">
              <wp:align>left</wp:align>
            </wp:positionH>
            <wp:positionV relativeFrom="paragraph">
              <wp:posOffset>360045</wp:posOffset>
            </wp:positionV>
            <wp:extent cx="4800600" cy="23431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00600" cy="2343150"/>
                    </a:xfrm>
                    <a:prstGeom prst="rect">
                      <a:avLst/>
                    </a:prstGeom>
                  </pic:spPr>
                </pic:pic>
              </a:graphicData>
            </a:graphic>
          </wp:anchor>
        </w:drawing>
      </w:r>
      <w:r>
        <w:rPr>
          <w:rFonts w:hint="eastAsia"/>
        </w:rPr>
        <w:t>文档迭代之时，必须遵循以下顺序修改文档：</w:t>
      </w:r>
    </w:p>
    <w:p w14:paraId="10FE3942" w14:textId="77777777" w:rsidR="009E452E" w:rsidRDefault="00D67AD0" w:rsidP="00A76ABC">
      <w:pPr>
        <w:spacing w:line="240" w:lineRule="atLeast"/>
        <w:jc w:val="left"/>
      </w:pPr>
      <w:r>
        <w:rPr>
          <w:rFonts w:hint="eastAsia"/>
        </w:rPr>
        <w:t>此外，缓存也许需要考虑。</w:t>
      </w:r>
    </w:p>
    <w:p w14:paraId="03E75539" w14:textId="77777777" w:rsidR="009E452E" w:rsidRDefault="009E452E" w:rsidP="00A76ABC">
      <w:pPr>
        <w:spacing w:line="240" w:lineRule="atLeast"/>
        <w:jc w:val="left"/>
      </w:pPr>
    </w:p>
    <w:p w14:paraId="5CBD20AE" w14:textId="77777777" w:rsidR="009E452E" w:rsidRDefault="009E452E" w:rsidP="00A76ABC">
      <w:pPr>
        <w:pStyle w:val="1"/>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5E9B9D28" w14:textId="77777777" w:rsidR="009E452E" w:rsidRDefault="00D67AD0" w:rsidP="00A76ABC">
      <w:pPr>
        <w:pStyle w:val="1"/>
        <w:spacing w:line="240" w:lineRule="atLeast"/>
        <w:jc w:val="left"/>
      </w:pPr>
      <w:bookmarkStart w:id="13" w:name="_Toc50496677"/>
      <w:r>
        <w:lastRenderedPageBreak/>
        <w:t>总体设计</w:t>
      </w:r>
      <w:bookmarkEnd w:id="13"/>
    </w:p>
    <w:p w14:paraId="12E90198" w14:textId="77777777" w:rsidR="009E452E" w:rsidRDefault="00D67AD0" w:rsidP="00A76ABC">
      <w:pPr>
        <w:pStyle w:val="2"/>
        <w:spacing w:line="240" w:lineRule="atLeast"/>
        <w:jc w:val="left"/>
      </w:pPr>
      <w:bookmarkStart w:id="14" w:name="_Toc50496678"/>
      <w:r>
        <w:t>需求规定</w:t>
      </w:r>
      <w:bookmarkEnd w:id="14"/>
    </w:p>
    <w:p w14:paraId="0FEED394" w14:textId="6C20C19B" w:rsidR="009C7FEA" w:rsidRDefault="009C7FEA" w:rsidP="00A76ABC">
      <w:pPr>
        <w:pStyle w:val="3"/>
        <w:spacing w:line="240" w:lineRule="atLeast"/>
        <w:jc w:val="left"/>
      </w:pPr>
      <w:bookmarkStart w:id="15" w:name="_Toc50496679"/>
      <w:r>
        <w:rPr>
          <w:rFonts w:hint="eastAsia"/>
        </w:rPr>
        <w:t>系统结构</w:t>
      </w:r>
      <w:r w:rsidR="00254914">
        <w:rPr>
          <w:rFonts w:hint="eastAsia"/>
        </w:rPr>
        <w:t>/</w:t>
      </w:r>
      <w:r w:rsidR="00254914">
        <w:rPr>
          <w:rFonts w:hint="eastAsia"/>
        </w:rPr>
        <w:t>模块</w:t>
      </w:r>
      <w:bookmarkEnd w:id="15"/>
    </w:p>
    <w:p w14:paraId="58378073" w14:textId="1D43BDAB" w:rsidR="009C7FEA" w:rsidRDefault="00330603" w:rsidP="00A76ABC">
      <w:pPr>
        <w:spacing w:line="240" w:lineRule="atLeast"/>
        <w:jc w:val="left"/>
      </w:pPr>
      <w:r>
        <w:rPr>
          <w:noProof/>
        </w:rPr>
        <w:drawing>
          <wp:inline distT="0" distB="0" distL="0" distR="0" wp14:anchorId="28A06ADC" wp14:editId="2D3039C3">
            <wp:extent cx="7648575" cy="30384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48575" cy="3038475"/>
                    </a:xfrm>
                    <a:prstGeom prst="rect">
                      <a:avLst/>
                    </a:prstGeom>
                  </pic:spPr>
                </pic:pic>
              </a:graphicData>
            </a:graphic>
          </wp:inline>
        </w:drawing>
      </w:r>
    </w:p>
    <w:p w14:paraId="4AD004EA" w14:textId="0541F74C" w:rsidR="009D38B6" w:rsidRPr="009C7FEA" w:rsidRDefault="009D38B6" w:rsidP="00A76ABC">
      <w:pPr>
        <w:spacing w:line="240" w:lineRule="atLeast"/>
        <w:jc w:val="left"/>
      </w:pPr>
      <w:r>
        <w:rPr>
          <w:noProof/>
        </w:rPr>
        <w:lastRenderedPageBreak/>
        <w:drawing>
          <wp:inline distT="0" distB="0" distL="0" distR="0" wp14:anchorId="4EB8C619" wp14:editId="21947C5C">
            <wp:extent cx="7867650" cy="31908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867650" cy="3190875"/>
                    </a:xfrm>
                    <a:prstGeom prst="rect">
                      <a:avLst/>
                    </a:prstGeom>
                  </pic:spPr>
                </pic:pic>
              </a:graphicData>
            </a:graphic>
          </wp:inline>
        </w:drawing>
      </w:r>
    </w:p>
    <w:p w14:paraId="644791A5" w14:textId="77777777" w:rsidR="009E452E" w:rsidRDefault="009C7FEA" w:rsidP="00A76ABC">
      <w:pPr>
        <w:pStyle w:val="3"/>
        <w:spacing w:line="240" w:lineRule="atLeast"/>
        <w:jc w:val="left"/>
      </w:pPr>
      <w:bookmarkStart w:id="16" w:name="_Toc50496680"/>
      <w:r>
        <w:t>系统功能</w:t>
      </w:r>
      <w:bookmarkEnd w:id="16"/>
    </w:p>
    <w:p w14:paraId="28AB46ED" w14:textId="77777777" w:rsidR="009E452E" w:rsidRDefault="00D67AD0" w:rsidP="00A76ABC">
      <w:pPr>
        <w:spacing w:line="240" w:lineRule="atLeast"/>
        <w:jc w:val="left"/>
      </w:pPr>
      <w:r>
        <w:rPr>
          <w:rFonts w:hint="eastAsia"/>
        </w:rPr>
        <w:t>系统开发分为二个阶段：</w:t>
      </w:r>
    </w:p>
    <w:p w14:paraId="4DCCBFB9" w14:textId="77777777" w:rsidR="009E452E" w:rsidRDefault="00D67AD0" w:rsidP="00787588">
      <w:pPr>
        <w:pStyle w:val="12"/>
        <w:numPr>
          <w:ilvl w:val="0"/>
          <w:numId w:val="3"/>
        </w:numPr>
        <w:spacing w:line="240" w:lineRule="atLeast"/>
        <w:ind w:firstLineChars="0"/>
        <w:jc w:val="left"/>
      </w:pPr>
      <w:r>
        <w:rPr>
          <w:rFonts w:hint="eastAsia"/>
        </w:rPr>
        <w:t>瘦系统阶段。</w:t>
      </w:r>
    </w:p>
    <w:p w14:paraId="42E3FCF1" w14:textId="77777777" w:rsidR="009E452E" w:rsidRDefault="00D67AD0" w:rsidP="00787588">
      <w:pPr>
        <w:pStyle w:val="12"/>
        <w:numPr>
          <w:ilvl w:val="0"/>
          <w:numId w:val="3"/>
        </w:numPr>
        <w:spacing w:line="240" w:lineRule="atLeast"/>
        <w:ind w:firstLineChars="0"/>
        <w:jc w:val="left"/>
      </w:pPr>
      <w:r>
        <w:rPr>
          <w:rFonts w:hint="eastAsia"/>
        </w:rPr>
        <w:t>肥系统阶段。</w:t>
      </w:r>
    </w:p>
    <w:p w14:paraId="3F6B7022" w14:textId="77777777" w:rsidR="009E452E" w:rsidRDefault="009E452E" w:rsidP="00A76ABC">
      <w:pPr>
        <w:pStyle w:val="12"/>
        <w:spacing w:line="240" w:lineRule="atLeast"/>
        <w:ind w:left="420" w:firstLineChars="0" w:firstLine="0"/>
        <w:jc w:val="left"/>
      </w:pPr>
    </w:p>
    <w:p w14:paraId="17B9A63D" w14:textId="77777777" w:rsidR="009E452E" w:rsidRDefault="00D67AD0" w:rsidP="00A76ABC">
      <w:pPr>
        <w:spacing w:line="240" w:lineRule="atLeast"/>
        <w:jc w:val="left"/>
      </w:pPr>
      <w:r>
        <w:rPr>
          <w:rFonts w:hint="eastAsia"/>
        </w:rPr>
        <w:lastRenderedPageBreak/>
        <w:t>瘦系统功能思维导图及开发优先级别如下图所示：</w:t>
      </w:r>
    </w:p>
    <w:p w14:paraId="482B3C7D" w14:textId="77777777" w:rsidR="009E452E" w:rsidRDefault="009E452E" w:rsidP="00A76ABC">
      <w:p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DBC6871" w14:textId="77777777" w:rsidR="009E452E" w:rsidRDefault="00D67AD0" w:rsidP="00A76ABC">
      <w:pPr>
        <w:spacing w:line="240" w:lineRule="atLeast"/>
        <w:jc w:val="left"/>
      </w:pPr>
      <w:r>
        <w:rPr>
          <w:noProof/>
        </w:rPr>
        <w:lastRenderedPageBreak/>
        <w:drawing>
          <wp:anchor distT="0" distB="0" distL="114300" distR="114300" simplePos="0" relativeHeight="251659264" behindDoc="0" locked="0" layoutInCell="1" allowOverlap="1" wp14:anchorId="269DEF82" wp14:editId="13FA07D9">
            <wp:simplePos x="0" y="0"/>
            <wp:positionH relativeFrom="column">
              <wp:posOffset>0</wp:posOffset>
            </wp:positionH>
            <wp:positionV relativeFrom="paragraph">
              <wp:posOffset>0</wp:posOffset>
            </wp:positionV>
            <wp:extent cx="7248525" cy="5238750"/>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248525" cy="5238750"/>
                    </a:xfrm>
                    <a:prstGeom prst="rect">
                      <a:avLst/>
                    </a:prstGeom>
                  </pic:spPr>
                </pic:pic>
              </a:graphicData>
            </a:graphic>
          </wp:anchor>
        </w:drawing>
      </w:r>
    </w:p>
    <w:p w14:paraId="7FFF9981" w14:textId="77777777" w:rsidR="009E452E" w:rsidRDefault="009E452E" w:rsidP="00A76ABC">
      <w:pPr>
        <w:spacing w:line="240" w:lineRule="atLeast"/>
        <w:jc w:val="left"/>
        <w:sectPr w:rsidR="009E452E">
          <w:pgSz w:w="16838" w:h="11906" w:orient="landscape"/>
          <w:pgMar w:top="1800" w:right="1440" w:bottom="1800" w:left="1440" w:header="851" w:footer="992" w:gutter="0"/>
          <w:cols w:space="425"/>
          <w:docGrid w:type="lines" w:linePitch="312"/>
        </w:sectPr>
      </w:pPr>
    </w:p>
    <w:p w14:paraId="0BB0DDA2" w14:textId="77777777" w:rsidR="009E452E" w:rsidRDefault="00D67AD0" w:rsidP="00A76ABC">
      <w:pPr>
        <w:pStyle w:val="3"/>
        <w:spacing w:line="240" w:lineRule="atLeast"/>
        <w:jc w:val="left"/>
      </w:pPr>
      <w:bookmarkStart w:id="17" w:name="_Toc50496681"/>
      <w:r>
        <w:lastRenderedPageBreak/>
        <w:t>系统性能</w:t>
      </w:r>
      <w:bookmarkEnd w:id="17"/>
    </w:p>
    <w:p w14:paraId="1B333565" w14:textId="77777777" w:rsidR="009E452E" w:rsidRDefault="00D67AD0" w:rsidP="00A76ABC">
      <w:pPr>
        <w:pStyle w:val="4"/>
        <w:spacing w:line="240" w:lineRule="atLeast"/>
        <w:jc w:val="left"/>
      </w:pPr>
      <w:r>
        <w:t>精度</w:t>
      </w:r>
    </w:p>
    <w:p w14:paraId="1694173F" w14:textId="77777777" w:rsidR="009E452E" w:rsidRDefault="00D67AD0" w:rsidP="00A76ABC">
      <w:pPr>
        <w:spacing w:line="240" w:lineRule="atLeast"/>
        <w:jc w:val="left"/>
      </w:pPr>
      <w:r>
        <w:rPr>
          <w:rFonts w:hint="eastAsia"/>
        </w:rPr>
        <w:t>对于每一笔交易，计算和存储精确到小数点后面</w:t>
      </w:r>
      <w:r>
        <w:rPr>
          <w:rFonts w:hint="eastAsia"/>
        </w:rPr>
        <w:t>6</w:t>
      </w:r>
      <w:r>
        <w:rPr>
          <w:rFonts w:hint="eastAsia"/>
        </w:rPr>
        <w:t>位，显示的时候只显示后面</w:t>
      </w:r>
      <w:r>
        <w:rPr>
          <w:rFonts w:hint="eastAsia"/>
        </w:rPr>
        <w:t>2</w:t>
      </w:r>
      <w:r>
        <w:rPr>
          <w:rFonts w:hint="eastAsia"/>
        </w:rPr>
        <w:t>位。</w:t>
      </w:r>
    </w:p>
    <w:p w14:paraId="4A4C7E2A" w14:textId="77777777" w:rsidR="009E452E" w:rsidRDefault="00D67AD0" w:rsidP="00A76ABC">
      <w:pPr>
        <w:pStyle w:val="4"/>
        <w:spacing w:line="240" w:lineRule="atLeast"/>
        <w:jc w:val="left"/>
      </w:pPr>
      <w:r>
        <w:t>时间特性要求</w:t>
      </w:r>
      <w:r>
        <w:br/>
      </w:r>
    </w:p>
    <w:p w14:paraId="7390E686" w14:textId="77777777" w:rsidR="009E452E" w:rsidRDefault="00D67AD0" w:rsidP="00A76ABC">
      <w:pPr>
        <w:pStyle w:val="4"/>
        <w:spacing w:line="240" w:lineRule="atLeast"/>
        <w:jc w:val="left"/>
      </w:pPr>
      <w:bookmarkStart w:id="18" w:name="_安全可靠性"/>
      <w:bookmarkEnd w:id="18"/>
      <w:r>
        <w:rPr>
          <w:rFonts w:hint="eastAsia"/>
        </w:rPr>
        <w:t>安全</w:t>
      </w:r>
      <w:r>
        <w:t>可靠性</w:t>
      </w:r>
    </w:p>
    <w:p w14:paraId="18E897A5" w14:textId="77777777" w:rsidR="009E452E" w:rsidRDefault="00D67AD0" w:rsidP="00A76ABC">
      <w:pPr>
        <w:spacing w:line="240" w:lineRule="atLeast"/>
        <w:jc w:val="left"/>
      </w:pPr>
      <w:r>
        <w:rPr>
          <w:rFonts w:hint="eastAsia"/>
        </w:rPr>
        <w:t>数据库用户的某些数据不可泄漏，比如数据库密码。</w:t>
      </w:r>
    </w:p>
    <w:p w14:paraId="2E0E5D40" w14:textId="77777777" w:rsidR="009E452E" w:rsidRDefault="00D67AD0" w:rsidP="00A76ABC">
      <w:pPr>
        <w:spacing w:line="240" w:lineRule="atLeast"/>
        <w:jc w:val="left"/>
      </w:pPr>
      <w:r>
        <w:rPr>
          <w:rFonts w:hint="eastAsia"/>
        </w:rPr>
        <w:t>老板、门店和</w:t>
      </w:r>
      <w:r>
        <w:rPr>
          <w:rFonts w:hint="eastAsia"/>
        </w:rPr>
        <w:t>POS</w:t>
      </w:r>
      <w:r>
        <w:rPr>
          <w:rFonts w:hint="eastAsia"/>
        </w:rPr>
        <w:t>的钥匙即使拥有密码都不能看见明文。必须同时拥有源代码和钥匙加密后的串才能解密。</w:t>
      </w:r>
    </w:p>
    <w:p w14:paraId="781C1E96" w14:textId="77777777" w:rsidR="009E452E" w:rsidRDefault="00D67AD0" w:rsidP="00A76ABC">
      <w:pPr>
        <w:spacing w:line="240" w:lineRule="atLeast"/>
        <w:jc w:val="left"/>
      </w:pPr>
      <w:r>
        <w:rPr>
          <w:rFonts w:hint="eastAsia"/>
        </w:rPr>
        <w:t>这里是否设计不同的</w:t>
      </w:r>
      <w:r>
        <w:rPr>
          <w:rFonts w:hint="eastAsia"/>
        </w:rPr>
        <w:t>DB</w:t>
      </w:r>
      <w:r>
        <w:rPr>
          <w:rFonts w:hint="eastAsia"/>
        </w:rPr>
        <w:t>用户？＞＞＞＞？？？？有待再设计。</w:t>
      </w:r>
    </w:p>
    <w:p w14:paraId="69CE657D" w14:textId="77777777" w:rsidR="009E452E" w:rsidRDefault="00D67AD0" w:rsidP="00A76ABC">
      <w:pPr>
        <w:spacing w:line="240" w:lineRule="atLeast"/>
        <w:jc w:val="left"/>
      </w:pPr>
      <w:r>
        <w:rPr>
          <w:rFonts w:hint="eastAsia"/>
        </w:rPr>
        <w:t>？？？？？？？？</w:t>
      </w:r>
    </w:p>
    <w:p w14:paraId="2E185623" w14:textId="77777777" w:rsidR="009E452E" w:rsidRDefault="009E452E" w:rsidP="00A76ABC">
      <w:pPr>
        <w:spacing w:line="240" w:lineRule="atLeast"/>
        <w:jc w:val="left"/>
      </w:pPr>
    </w:p>
    <w:p w14:paraId="76AD3B80" w14:textId="77777777" w:rsidR="009E452E" w:rsidRDefault="00D67AD0" w:rsidP="00A76ABC">
      <w:pPr>
        <w:spacing w:line="240" w:lineRule="atLeast"/>
        <w:jc w:val="left"/>
      </w:pPr>
      <w:r>
        <w:rPr>
          <w:rFonts w:hint="eastAsia"/>
        </w:rPr>
        <w:t>对服务器的请求不能太频繁，否则拉黑并触发警报。</w:t>
      </w:r>
    </w:p>
    <w:p w14:paraId="6ED0A5F1" w14:textId="77777777" w:rsidR="00F8223D" w:rsidRDefault="00F8223D" w:rsidP="00A76ABC">
      <w:pPr>
        <w:spacing w:line="240" w:lineRule="atLeast"/>
        <w:jc w:val="left"/>
      </w:pPr>
    </w:p>
    <w:p w14:paraId="557B05E9" w14:textId="77777777" w:rsidR="002C51B6" w:rsidRDefault="00F8223D" w:rsidP="00A76ABC">
      <w:pPr>
        <w:spacing w:line="240" w:lineRule="atLeast"/>
        <w:jc w:val="left"/>
      </w:pPr>
      <w:r>
        <w:rPr>
          <w:rFonts w:hint="eastAsia"/>
        </w:rPr>
        <w:lastRenderedPageBreak/>
        <w:t>商户</w:t>
      </w:r>
      <w:r>
        <w:rPr>
          <w:rFonts w:hint="eastAsia"/>
        </w:rPr>
        <w:t>API</w:t>
      </w:r>
      <w:r>
        <w:rPr>
          <w:rFonts w:hint="eastAsia"/>
        </w:rPr>
        <w:t>证书上传到的目录不能通过</w:t>
      </w:r>
      <w:r>
        <w:rPr>
          <w:rFonts w:hint="eastAsia"/>
        </w:rPr>
        <w:t>w</w:t>
      </w:r>
      <w:r>
        <w:t>eb</w:t>
      </w:r>
      <w:r>
        <w:rPr>
          <w:rFonts w:hint="eastAsia"/>
        </w:rPr>
        <w:t>访问和下载。</w:t>
      </w:r>
      <w:r w:rsidR="008261B5">
        <w:rPr>
          <w:rFonts w:hint="eastAsia"/>
        </w:rPr>
        <w:t>此证书用于处理退款。</w:t>
      </w:r>
      <w:r w:rsidR="00B0736E">
        <w:rPr>
          <w:rFonts w:hint="eastAsia"/>
        </w:rPr>
        <w:t>参考</w:t>
      </w:r>
      <w:hyperlink w:anchor="_退款流程" w:history="1">
        <w:r w:rsidR="00B0736E" w:rsidRPr="005B63D5">
          <w:rPr>
            <w:rStyle w:val="ad"/>
            <w:rFonts w:hint="eastAsia"/>
          </w:rPr>
          <w:t>退款流程</w:t>
        </w:r>
      </w:hyperlink>
      <w:r w:rsidR="00B0736E">
        <w:rPr>
          <w:rFonts w:hint="eastAsia"/>
        </w:rPr>
        <w:t>。</w:t>
      </w:r>
    </w:p>
    <w:p w14:paraId="6B9EA31E" w14:textId="77777777" w:rsidR="002C51B6" w:rsidRDefault="002C51B6" w:rsidP="00A76ABC">
      <w:pPr>
        <w:spacing w:line="240" w:lineRule="atLeast"/>
        <w:jc w:val="left"/>
      </w:pPr>
      <w:r>
        <w:rPr>
          <w:rFonts w:hint="eastAsia"/>
        </w:rPr>
        <w:t>以下是微信的建议：</w:t>
      </w:r>
    </w:p>
    <w:p w14:paraId="3FE4B02F" w14:textId="77777777" w:rsidR="002C51B6" w:rsidRDefault="002C51B6" w:rsidP="00A76ABC">
      <w:pPr>
        <w:spacing w:line="240" w:lineRule="atLeast"/>
        <w:jc w:val="left"/>
      </w:pPr>
      <w:r w:rsidRPr="0006654E">
        <w:t>API</w:t>
      </w:r>
      <w:r w:rsidRPr="0006654E">
        <w:t>证书安全</w:t>
      </w:r>
      <w:r>
        <w:rPr>
          <w:rFonts w:hint="eastAsia"/>
        </w:rPr>
        <w:t>：</w:t>
      </w:r>
      <w:r w:rsidRPr="0006654E">
        <w:cr/>
        <w:t>1.</w:t>
      </w:r>
      <w:r w:rsidRPr="0006654E">
        <w:t>证书文件不能放在</w:t>
      </w:r>
      <w:r w:rsidRPr="0006654E">
        <w:t>web</w:t>
      </w:r>
      <w:r w:rsidRPr="0006654E">
        <w:t>服务器虚拟目录，应放在有访问权限控制的目录中，防止被他人下载；</w:t>
      </w:r>
      <w:r w:rsidRPr="0006654E">
        <w:cr/>
        <w:t>2.</w:t>
      </w:r>
      <w:r w:rsidRPr="0006654E">
        <w:t>建议将证书文件名改为复杂且不容易猜测的文件名；</w:t>
      </w:r>
      <w:r w:rsidRPr="0006654E">
        <w:cr/>
        <w:t>3.</w:t>
      </w:r>
      <w:r w:rsidRPr="0006654E">
        <w:t>商户服务器要做好病毒和木马防护工作，不被非法侵入者窃取证书文件。</w:t>
      </w:r>
      <w:r w:rsidRPr="0006654E">
        <w:t xml:space="preserve"> </w:t>
      </w:r>
      <w:r w:rsidRPr="0006654E">
        <w:cr/>
      </w:r>
    </w:p>
    <w:p w14:paraId="4347BF56" w14:textId="77777777" w:rsidR="00F8223D" w:rsidRPr="002C51B6" w:rsidRDefault="00F8223D" w:rsidP="00A76ABC">
      <w:pPr>
        <w:spacing w:line="240" w:lineRule="atLeast"/>
        <w:jc w:val="left"/>
      </w:pPr>
    </w:p>
    <w:p w14:paraId="32840BED" w14:textId="77777777" w:rsidR="00F8223D" w:rsidRPr="00F8223D" w:rsidRDefault="00F8223D" w:rsidP="00A76ABC">
      <w:pPr>
        <w:spacing w:line="240" w:lineRule="atLeast"/>
        <w:jc w:val="left"/>
      </w:pPr>
    </w:p>
    <w:p w14:paraId="0ECA5A18" w14:textId="77777777" w:rsidR="009E452E" w:rsidRDefault="00D67AD0" w:rsidP="00A76ABC">
      <w:pPr>
        <w:pStyle w:val="4"/>
        <w:spacing w:line="240" w:lineRule="atLeast"/>
        <w:jc w:val="left"/>
      </w:pPr>
      <w:r>
        <w:t>灵活性</w:t>
      </w:r>
    </w:p>
    <w:p w14:paraId="03EEF9C7" w14:textId="77777777" w:rsidR="009E452E" w:rsidRDefault="009E452E" w:rsidP="00A76ABC">
      <w:pPr>
        <w:spacing w:line="240" w:lineRule="atLeast"/>
        <w:jc w:val="left"/>
      </w:pPr>
    </w:p>
    <w:p w14:paraId="01F0FD78" w14:textId="77777777" w:rsidR="009E452E" w:rsidRDefault="00D67AD0" w:rsidP="00A76ABC">
      <w:pPr>
        <w:pStyle w:val="3"/>
        <w:spacing w:line="240" w:lineRule="atLeast"/>
        <w:jc w:val="left"/>
      </w:pPr>
      <w:bookmarkStart w:id="19" w:name="_Toc50496682"/>
      <w:r>
        <w:t>输入输出要求</w:t>
      </w:r>
      <w:bookmarkEnd w:id="19"/>
    </w:p>
    <w:p w14:paraId="1538A496" w14:textId="77777777" w:rsidR="009E452E" w:rsidRDefault="009E452E" w:rsidP="00A76ABC">
      <w:pPr>
        <w:spacing w:line="240" w:lineRule="atLeast"/>
        <w:jc w:val="left"/>
      </w:pPr>
    </w:p>
    <w:p w14:paraId="390EC69E" w14:textId="77777777" w:rsidR="009E452E" w:rsidRDefault="00D67AD0" w:rsidP="00A76ABC">
      <w:pPr>
        <w:pStyle w:val="3"/>
        <w:spacing w:line="240" w:lineRule="atLeast"/>
        <w:jc w:val="left"/>
      </w:pPr>
      <w:bookmarkStart w:id="20" w:name="_Toc50496683"/>
      <w:r>
        <w:lastRenderedPageBreak/>
        <w:t>数据管理能力要求</w:t>
      </w:r>
      <w:bookmarkEnd w:id="20"/>
    </w:p>
    <w:p w14:paraId="06E667C1" w14:textId="77777777" w:rsidR="009E452E" w:rsidRDefault="009E452E" w:rsidP="00A76ABC">
      <w:pPr>
        <w:spacing w:line="240" w:lineRule="atLeast"/>
        <w:jc w:val="left"/>
      </w:pPr>
    </w:p>
    <w:p w14:paraId="50270E1C" w14:textId="77777777" w:rsidR="009E452E" w:rsidRDefault="00D67AD0" w:rsidP="00A76ABC">
      <w:pPr>
        <w:pStyle w:val="3"/>
        <w:spacing w:line="240" w:lineRule="atLeast"/>
        <w:jc w:val="left"/>
      </w:pPr>
      <w:bookmarkStart w:id="21" w:name="_Toc50496684"/>
      <w:r>
        <w:t>故障处理要求</w:t>
      </w:r>
      <w:bookmarkEnd w:id="21"/>
    </w:p>
    <w:p w14:paraId="05552E74" w14:textId="77777777" w:rsidR="009E452E" w:rsidRDefault="00D67AD0" w:rsidP="00A76ABC">
      <w:pPr>
        <w:spacing w:line="240" w:lineRule="atLeast"/>
        <w:jc w:val="left"/>
      </w:pPr>
      <w:r>
        <w:rPr>
          <w:rFonts w:hint="eastAsia"/>
        </w:rPr>
        <w:t>断电处理：？？</w:t>
      </w:r>
    </w:p>
    <w:p w14:paraId="2FE3C94B" w14:textId="77777777" w:rsidR="009E452E" w:rsidRDefault="009E452E" w:rsidP="00A76ABC">
      <w:pPr>
        <w:spacing w:line="240" w:lineRule="atLeast"/>
        <w:jc w:val="left"/>
      </w:pPr>
    </w:p>
    <w:p w14:paraId="50AE2214" w14:textId="77777777" w:rsidR="009E452E" w:rsidRDefault="00D67AD0" w:rsidP="00A76ABC">
      <w:pPr>
        <w:spacing w:line="240" w:lineRule="atLeast"/>
        <w:jc w:val="left"/>
      </w:pPr>
      <w:r>
        <w:rPr>
          <w:rFonts w:hint="eastAsia"/>
        </w:rPr>
        <w:t>本地故障出现后，若无法解决，可清空本地数据，再次同步服务器数据。以达到统一的目的。</w:t>
      </w:r>
    </w:p>
    <w:p w14:paraId="435E3F51" w14:textId="77777777" w:rsidR="009E452E" w:rsidRDefault="009E452E" w:rsidP="00A76ABC">
      <w:pPr>
        <w:spacing w:line="240" w:lineRule="atLeast"/>
        <w:jc w:val="left"/>
      </w:pPr>
    </w:p>
    <w:p w14:paraId="11AFEF67" w14:textId="77777777" w:rsidR="009E452E" w:rsidRDefault="00D67AD0" w:rsidP="00A76ABC">
      <w:pPr>
        <w:pStyle w:val="3"/>
        <w:spacing w:line="240" w:lineRule="atLeast"/>
        <w:jc w:val="left"/>
      </w:pPr>
      <w:bookmarkStart w:id="22" w:name="_Toc50496685"/>
      <w:r>
        <w:t>其他专门要求</w:t>
      </w:r>
      <w:bookmarkEnd w:id="22"/>
    </w:p>
    <w:p w14:paraId="25800841" w14:textId="77777777" w:rsidR="009E452E" w:rsidRDefault="00D67AD0" w:rsidP="00A76ABC">
      <w:pPr>
        <w:spacing w:line="240" w:lineRule="atLeast"/>
        <w:jc w:val="left"/>
      </w:pPr>
      <w:r>
        <w:rPr>
          <w:rFonts w:hint="eastAsia"/>
        </w:rPr>
        <w:t>本产品为</w:t>
      </w:r>
      <w:r>
        <w:rPr>
          <w:rFonts w:hint="eastAsia"/>
        </w:rPr>
        <w:t>B</w:t>
      </w:r>
      <w:r>
        <w:t>S</w:t>
      </w:r>
      <w:r>
        <w:rPr>
          <w:rFonts w:hint="eastAsia"/>
        </w:rPr>
        <w:t>架构。</w:t>
      </w:r>
      <w:r>
        <w:rPr>
          <w:rFonts w:hint="eastAsia"/>
        </w:rPr>
        <w:t>B</w:t>
      </w:r>
      <w:r>
        <w:rPr>
          <w:rFonts w:hint="eastAsia"/>
        </w:rPr>
        <w:t>限制为桌面电脑浏览器、手机微信小程序或商米</w:t>
      </w:r>
      <w:r>
        <w:rPr>
          <w:rFonts w:hint="eastAsia"/>
        </w:rPr>
        <w:t>T</w:t>
      </w:r>
      <w:r>
        <w:t>1</w:t>
      </w:r>
      <w:r>
        <w:rPr>
          <w:rFonts w:hint="eastAsia"/>
        </w:rPr>
        <w:t>访问。不允许使用其它设备上的</w:t>
      </w:r>
      <w:r>
        <w:rPr>
          <w:rFonts w:hint="eastAsia"/>
        </w:rPr>
        <w:t>B</w:t>
      </w:r>
      <w:r>
        <w:rPr>
          <w:rFonts w:hint="eastAsia"/>
        </w:rPr>
        <w:t>对系统进行访问。</w:t>
      </w:r>
    </w:p>
    <w:p w14:paraId="3BC9642E" w14:textId="77777777" w:rsidR="009E452E" w:rsidRDefault="009E452E" w:rsidP="00A76ABC">
      <w:pPr>
        <w:spacing w:line="240" w:lineRule="atLeast"/>
        <w:jc w:val="left"/>
      </w:pPr>
    </w:p>
    <w:p w14:paraId="381505E3" w14:textId="77777777" w:rsidR="009E452E" w:rsidRDefault="00D67AD0" w:rsidP="00A76ABC">
      <w:pPr>
        <w:pStyle w:val="2"/>
        <w:spacing w:line="240" w:lineRule="atLeast"/>
        <w:jc w:val="left"/>
      </w:pPr>
      <w:bookmarkStart w:id="23" w:name="_Toc50496686"/>
      <w:r>
        <w:rPr>
          <w:rFonts w:hint="eastAsia"/>
        </w:rPr>
        <w:lastRenderedPageBreak/>
        <w:t>运行环境</w:t>
      </w:r>
      <w:bookmarkEnd w:id="23"/>
    </w:p>
    <w:p w14:paraId="198FB2C1" w14:textId="77777777" w:rsidR="009E452E" w:rsidRDefault="00D67AD0" w:rsidP="00A76ABC">
      <w:pPr>
        <w:pStyle w:val="3"/>
        <w:spacing w:line="240" w:lineRule="atLeast"/>
        <w:jc w:val="left"/>
      </w:pPr>
      <w:bookmarkStart w:id="24" w:name="_Toc50496687"/>
      <w:r>
        <w:t>设备</w:t>
      </w:r>
      <w:bookmarkEnd w:id="24"/>
    </w:p>
    <w:p w14:paraId="38C94F0F" w14:textId="77777777" w:rsidR="009E452E" w:rsidRDefault="00D67AD0" w:rsidP="00A76ABC">
      <w:pPr>
        <w:spacing w:line="240" w:lineRule="atLeast"/>
        <w:jc w:val="left"/>
      </w:pPr>
      <w:r>
        <w:rPr>
          <w:rFonts w:hint="eastAsia"/>
        </w:rPr>
        <w:t>瘦系统设备：</w:t>
      </w:r>
    </w:p>
    <w:p w14:paraId="1DEACE17" w14:textId="77777777" w:rsidR="009E452E" w:rsidRDefault="00D67AD0" w:rsidP="00787588">
      <w:pPr>
        <w:pStyle w:val="12"/>
        <w:numPr>
          <w:ilvl w:val="0"/>
          <w:numId w:val="4"/>
        </w:numPr>
        <w:spacing w:line="240" w:lineRule="atLeast"/>
        <w:ind w:firstLineChars="0"/>
        <w:jc w:val="left"/>
      </w:pPr>
      <w:r>
        <w:rPr>
          <w:rFonts w:hint="eastAsia"/>
        </w:rPr>
        <w:t>商米</w:t>
      </w:r>
      <w:r>
        <w:rPr>
          <w:rFonts w:hint="eastAsia"/>
        </w:rPr>
        <w:t>T</w:t>
      </w:r>
      <w:r>
        <w:t>1</w:t>
      </w:r>
      <w:r>
        <w:rPr>
          <w:rFonts w:hint="eastAsia"/>
        </w:rPr>
        <w:t>一体机：运行</w:t>
      </w:r>
      <w:r>
        <w:rPr>
          <w:rFonts w:hint="eastAsia"/>
        </w:rPr>
        <w:t>App</w:t>
      </w:r>
      <w:r>
        <w:rPr>
          <w:rFonts w:hint="eastAsia"/>
        </w:rPr>
        <w:t>。</w:t>
      </w:r>
      <w:r>
        <w:t>DB</w:t>
      </w:r>
      <w:r>
        <w:rPr>
          <w:rFonts w:hint="eastAsia"/>
        </w:rPr>
        <w:t>为</w:t>
      </w:r>
      <w:r>
        <w:t>SQL</w:t>
      </w:r>
      <w:r>
        <w:rPr>
          <w:rFonts w:hint="eastAsia"/>
        </w:rPr>
        <w:t>ite</w:t>
      </w:r>
      <w:r>
        <w:rPr>
          <w:rFonts w:hint="eastAsia"/>
        </w:rPr>
        <w:t>。</w:t>
      </w:r>
    </w:p>
    <w:p w14:paraId="53F10173" w14:textId="77777777" w:rsidR="009E452E" w:rsidRDefault="009E452E" w:rsidP="00A76ABC">
      <w:pPr>
        <w:spacing w:line="240" w:lineRule="atLeast"/>
        <w:jc w:val="left"/>
      </w:pPr>
    </w:p>
    <w:p w14:paraId="5FD1825A" w14:textId="77777777" w:rsidR="009E452E" w:rsidRDefault="00D67AD0" w:rsidP="00A76ABC">
      <w:pPr>
        <w:spacing w:line="240" w:lineRule="atLeast"/>
        <w:jc w:val="left"/>
      </w:pPr>
      <w:r>
        <w:rPr>
          <w:rFonts w:hint="eastAsia"/>
        </w:rPr>
        <w:t>肥系统设备：</w:t>
      </w:r>
    </w:p>
    <w:p w14:paraId="03828DEA" w14:textId="77777777" w:rsidR="009E452E" w:rsidRDefault="00D67AD0" w:rsidP="00787588">
      <w:pPr>
        <w:pStyle w:val="12"/>
        <w:numPr>
          <w:ilvl w:val="0"/>
          <w:numId w:val="5"/>
        </w:numPr>
        <w:spacing w:line="240" w:lineRule="atLeast"/>
        <w:ind w:firstLineChars="0"/>
        <w:jc w:val="left"/>
      </w:pPr>
      <w:r>
        <w:rPr>
          <w:rFonts w:hint="eastAsia"/>
        </w:rPr>
        <w:t>微信手机客户端：运行小程序版本。</w:t>
      </w:r>
    </w:p>
    <w:p w14:paraId="428B0DF8" w14:textId="77777777" w:rsidR="009E452E" w:rsidRDefault="00D67AD0" w:rsidP="00787588">
      <w:pPr>
        <w:pStyle w:val="12"/>
        <w:numPr>
          <w:ilvl w:val="0"/>
          <w:numId w:val="5"/>
        </w:numPr>
        <w:spacing w:line="240" w:lineRule="atLeast"/>
        <w:ind w:firstLineChars="0"/>
        <w:jc w:val="left"/>
      </w:pPr>
      <w:r>
        <w:rPr>
          <w:rFonts w:hint="eastAsia"/>
        </w:rPr>
        <w:t>商米</w:t>
      </w:r>
      <w:r>
        <w:rPr>
          <w:rFonts w:hint="eastAsia"/>
        </w:rPr>
        <w:t>T</w:t>
      </w:r>
      <w:r>
        <w:t>1</w:t>
      </w:r>
      <w:r>
        <w:rPr>
          <w:rFonts w:hint="eastAsia"/>
        </w:rPr>
        <w:t>一体机：运行</w:t>
      </w:r>
      <w:r>
        <w:rPr>
          <w:rFonts w:hint="eastAsia"/>
        </w:rPr>
        <w:t>App</w:t>
      </w:r>
      <w:r>
        <w:rPr>
          <w:rFonts w:hint="eastAsia"/>
        </w:rPr>
        <w:t>。</w:t>
      </w:r>
      <w:r>
        <w:t>DB</w:t>
      </w:r>
      <w:r>
        <w:rPr>
          <w:rFonts w:hint="eastAsia"/>
        </w:rPr>
        <w:t>为</w:t>
      </w:r>
      <w:r>
        <w:t>SQL</w:t>
      </w:r>
      <w:r>
        <w:rPr>
          <w:rFonts w:hint="eastAsia"/>
        </w:rPr>
        <w:t>ite</w:t>
      </w:r>
      <w:r>
        <w:rPr>
          <w:rFonts w:hint="eastAsia"/>
        </w:rPr>
        <w:t>。</w:t>
      </w:r>
    </w:p>
    <w:p w14:paraId="6BA3B344" w14:textId="77777777" w:rsidR="009E452E" w:rsidRDefault="00D67AD0" w:rsidP="00787588">
      <w:pPr>
        <w:pStyle w:val="12"/>
        <w:numPr>
          <w:ilvl w:val="0"/>
          <w:numId w:val="5"/>
        </w:numPr>
        <w:spacing w:line="240" w:lineRule="atLeast"/>
        <w:ind w:firstLineChars="0"/>
        <w:jc w:val="left"/>
      </w:pPr>
      <w:r>
        <w:rPr>
          <w:rFonts w:hint="eastAsia"/>
        </w:rPr>
        <w:t>云端：云服务器，安装有</w:t>
      </w:r>
      <w:r>
        <w:rPr>
          <w:rFonts w:hint="eastAsia"/>
        </w:rPr>
        <w:t>M</w:t>
      </w:r>
      <w:r>
        <w:t>ysql</w:t>
      </w:r>
      <w:r>
        <w:rPr>
          <w:rFonts w:hint="eastAsia"/>
        </w:rPr>
        <w:t>及</w:t>
      </w:r>
      <w:r>
        <w:rPr>
          <w:rFonts w:hint="eastAsia"/>
        </w:rPr>
        <w:t>T</w:t>
      </w:r>
      <w:r>
        <w:t>omcat</w:t>
      </w:r>
      <w:r>
        <w:rPr>
          <w:rFonts w:hint="eastAsia"/>
        </w:rPr>
        <w:t>。</w:t>
      </w:r>
    </w:p>
    <w:p w14:paraId="02211F2F" w14:textId="77777777" w:rsidR="009E452E" w:rsidRDefault="009E452E" w:rsidP="00A76ABC">
      <w:pPr>
        <w:spacing w:line="240" w:lineRule="atLeast"/>
        <w:jc w:val="left"/>
      </w:pPr>
    </w:p>
    <w:p w14:paraId="4BB5FBB5" w14:textId="77777777" w:rsidR="009E452E" w:rsidRDefault="00D67AD0" w:rsidP="00A76ABC">
      <w:pPr>
        <w:pStyle w:val="3"/>
        <w:spacing w:line="240" w:lineRule="atLeast"/>
        <w:jc w:val="left"/>
      </w:pPr>
      <w:bookmarkStart w:id="25" w:name="_Toc50496688"/>
      <w:r>
        <w:t>软件</w:t>
      </w:r>
      <w:bookmarkEnd w:id="25"/>
    </w:p>
    <w:p w14:paraId="1F8619FD" w14:textId="77777777" w:rsidR="009E452E" w:rsidRDefault="00D67AD0" w:rsidP="00A76ABC">
      <w:pPr>
        <w:spacing w:line="240" w:lineRule="atLeast"/>
        <w:jc w:val="left"/>
      </w:pPr>
      <w:r>
        <w:rPr>
          <w:rFonts w:hint="eastAsia"/>
        </w:rPr>
        <w:t>以下操作系统或软件运行本系统：</w:t>
      </w:r>
    </w:p>
    <w:p w14:paraId="769FB11C" w14:textId="77777777" w:rsidR="009E452E" w:rsidRDefault="00D67AD0" w:rsidP="00787588">
      <w:pPr>
        <w:pStyle w:val="12"/>
        <w:numPr>
          <w:ilvl w:val="0"/>
          <w:numId w:val="6"/>
        </w:numPr>
        <w:spacing w:line="240" w:lineRule="atLeast"/>
        <w:ind w:firstLineChars="0"/>
        <w:jc w:val="left"/>
      </w:pPr>
      <w:r>
        <w:rPr>
          <w:rFonts w:hint="eastAsia"/>
        </w:rPr>
        <w:t>本地一体机操作系统：</w:t>
      </w:r>
      <w:r>
        <w:rPr>
          <w:rFonts w:hint="eastAsia"/>
        </w:rPr>
        <w:t>A</w:t>
      </w:r>
      <w:r>
        <w:t xml:space="preserve">ndroid x.x.x </w:t>
      </w:r>
    </w:p>
    <w:p w14:paraId="675A73D5" w14:textId="77777777" w:rsidR="009E452E" w:rsidRDefault="00D67AD0" w:rsidP="00787588">
      <w:pPr>
        <w:pStyle w:val="12"/>
        <w:numPr>
          <w:ilvl w:val="0"/>
          <w:numId w:val="6"/>
        </w:numPr>
        <w:spacing w:line="240" w:lineRule="atLeast"/>
        <w:ind w:firstLineChars="0"/>
        <w:jc w:val="left"/>
      </w:pPr>
      <w:r>
        <w:rPr>
          <w:rFonts w:hint="eastAsia"/>
        </w:rPr>
        <w:t>远程服务器操作系统：</w:t>
      </w:r>
      <w:r>
        <w:rPr>
          <w:rFonts w:hint="eastAsia"/>
        </w:rPr>
        <w:t>W</w:t>
      </w:r>
      <w:r>
        <w:t>indows</w:t>
      </w:r>
      <w:r>
        <w:rPr>
          <w:rFonts w:hint="eastAsia"/>
        </w:rPr>
        <w:t>。</w:t>
      </w:r>
      <w:r>
        <w:rPr>
          <w:rFonts w:hint="eastAsia"/>
        </w:rPr>
        <w:t>C</w:t>
      </w:r>
      <w:r>
        <w:t>PU</w:t>
      </w:r>
      <w:r>
        <w:rPr>
          <w:rFonts w:hint="eastAsia"/>
        </w:rPr>
        <w:t>？内存？</w:t>
      </w:r>
    </w:p>
    <w:p w14:paraId="141AAB8A" w14:textId="77777777" w:rsidR="009E452E" w:rsidRDefault="00D67AD0" w:rsidP="00787588">
      <w:pPr>
        <w:pStyle w:val="12"/>
        <w:numPr>
          <w:ilvl w:val="0"/>
          <w:numId w:val="6"/>
        </w:numPr>
        <w:spacing w:line="240" w:lineRule="atLeast"/>
        <w:ind w:firstLineChars="0"/>
        <w:jc w:val="left"/>
      </w:pPr>
      <w:r>
        <w:rPr>
          <w:rFonts w:hint="eastAsia"/>
        </w:rPr>
        <w:t>J</w:t>
      </w:r>
      <w:r>
        <w:t>DK</w:t>
      </w:r>
      <w:r>
        <w:rPr>
          <w:rFonts w:hint="eastAsia"/>
        </w:rPr>
        <w:t>版本：</w:t>
      </w:r>
      <w:r>
        <w:rPr>
          <w:rFonts w:hint="eastAsia"/>
        </w:rPr>
        <w:t>1.</w:t>
      </w:r>
      <w:r>
        <w:t>8</w:t>
      </w:r>
      <w:r>
        <w:rPr>
          <w:rFonts w:hint="eastAsia"/>
        </w:rPr>
        <w:t>或以上</w:t>
      </w:r>
    </w:p>
    <w:p w14:paraId="5E339BF5" w14:textId="77777777" w:rsidR="009E452E" w:rsidRDefault="00D67AD0" w:rsidP="00787588">
      <w:pPr>
        <w:pStyle w:val="12"/>
        <w:numPr>
          <w:ilvl w:val="0"/>
          <w:numId w:val="6"/>
        </w:numPr>
        <w:spacing w:line="240" w:lineRule="atLeast"/>
        <w:ind w:firstLineChars="0"/>
        <w:jc w:val="left"/>
      </w:pPr>
      <w:r>
        <w:t>Wamp</w:t>
      </w:r>
      <w:r>
        <w:rPr>
          <w:rFonts w:hint="eastAsia"/>
        </w:rPr>
        <w:t>版本：</w:t>
      </w:r>
      <w:r>
        <w:rPr>
          <w:rFonts w:hint="eastAsia"/>
        </w:rPr>
        <w:t>2.5</w:t>
      </w:r>
      <w:r>
        <w:rPr>
          <w:rFonts w:hint="eastAsia"/>
        </w:rPr>
        <w:t>或以上（内含</w:t>
      </w:r>
      <w:r>
        <w:rPr>
          <w:rFonts w:hint="eastAsia"/>
        </w:rPr>
        <w:t>M</w:t>
      </w:r>
      <w:r>
        <w:t>ysql</w:t>
      </w:r>
      <w:r>
        <w:rPr>
          <w:rFonts w:hint="eastAsia"/>
        </w:rPr>
        <w:t>）</w:t>
      </w:r>
    </w:p>
    <w:p w14:paraId="7CF2E323" w14:textId="77777777" w:rsidR="009E452E" w:rsidRDefault="00D67AD0" w:rsidP="00787588">
      <w:pPr>
        <w:pStyle w:val="12"/>
        <w:numPr>
          <w:ilvl w:val="0"/>
          <w:numId w:val="6"/>
        </w:numPr>
        <w:spacing w:line="240" w:lineRule="atLeast"/>
        <w:ind w:firstLineChars="0"/>
        <w:jc w:val="left"/>
      </w:pPr>
      <w:r>
        <w:rPr>
          <w:rFonts w:hint="eastAsia"/>
        </w:rPr>
        <w:t>T</w:t>
      </w:r>
      <w:r>
        <w:t>omcat</w:t>
      </w:r>
      <w:r>
        <w:rPr>
          <w:rFonts w:hint="eastAsia"/>
        </w:rPr>
        <w:t>版本：</w:t>
      </w:r>
      <w:r>
        <w:t>9.0</w:t>
      </w:r>
      <w:r>
        <w:rPr>
          <w:rFonts w:hint="eastAsia"/>
        </w:rPr>
        <w:t>或以上</w:t>
      </w:r>
    </w:p>
    <w:p w14:paraId="0D00AD74" w14:textId="77777777" w:rsidR="009E452E" w:rsidRDefault="00D67AD0" w:rsidP="00787588">
      <w:pPr>
        <w:pStyle w:val="12"/>
        <w:numPr>
          <w:ilvl w:val="0"/>
          <w:numId w:val="6"/>
        </w:numPr>
        <w:spacing w:line="240" w:lineRule="atLeast"/>
        <w:ind w:firstLineChars="0"/>
        <w:jc w:val="left"/>
      </w:pPr>
      <w:r>
        <w:rPr>
          <w:rFonts w:hint="eastAsia"/>
        </w:rPr>
        <w:lastRenderedPageBreak/>
        <w:t>微信版本：</w:t>
      </w:r>
      <w:r>
        <w:rPr>
          <w:rFonts w:hint="eastAsia"/>
        </w:rPr>
        <w:t>2</w:t>
      </w:r>
      <w:r>
        <w:t>018</w:t>
      </w:r>
      <w:r>
        <w:rPr>
          <w:rFonts w:hint="eastAsia"/>
        </w:rPr>
        <w:t>或以上</w:t>
      </w:r>
    </w:p>
    <w:p w14:paraId="6E0AF8CE" w14:textId="77777777" w:rsidR="009E452E" w:rsidRDefault="009E452E" w:rsidP="00A76ABC">
      <w:pPr>
        <w:spacing w:line="240" w:lineRule="atLeast"/>
        <w:jc w:val="left"/>
      </w:pPr>
    </w:p>
    <w:p w14:paraId="35F7E37C" w14:textId="77777777" w:rsidR="009E452E" w:rsidRDefault="009E452E" w:rsidP="00A76ABC">
      <w:pPr>
        <w:pStyle w:val="3"/>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01DECE36" w14:textId="77777777" w:rsidR="009E452E" w:rsidRDefault="00D67AD0" w:rsidP="00A76ABC">
      <w:pPr>
        <w:pStyle w:val="3"/>
        <w:spacing w:line="240" w:lineRule="atLeast"/>
        <w:jc w:val="left"/>
      </w:pPr>
      <w:bookmarkStart w:id="26" w:name="_Toc50496689"/>
      <w:r>
        <w:lastRenderedPageBreak/>
        <w:t>接口</w:t>
      </w:r>
      <w:bookmarkEnd w:id="26"/>
    </w:p>
    <w:p w14:paraId="5B99B001" w14:textId="77777777" w:rsidR="009E452E" w:rsidRDefault="002429E6" w:rsidP="00A76ABC">
      <w:pPr>
        <w:spacing w:line="240" w:lineRule="atLeast"/>
        <w:jc w:val="left"/>
      </w:pPr>
      <w:r>
        <w:rPr>
          <w:noProof/>
        </w:rPr>
        <w:drawing>
          <wp:inline distT="0" distB="0" distL="0" distR="0" wp14:anchorId="7A0BDD74" wp14:editId="343BB23D">
            <wp:extent cx="3362325" cy="3362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62325"/>
                    </a:xfrm>
                    <a:prstGeom prst="rect">
                      <a:avLst/>
                    </a:prstGeom>
                  </pic:spPr>
                </pic:pic>
              </a:graphicData>
            </a:graphic>
          </wp:inline>
        </w:drawing>
      </w:r>
    </w:p>
    <w:p w14:paraId="3201EDA9" w14:textId="77777777" w:rsidR="009E452E" w:rsidRDefault="009E452E" w:rsidP="00A76ABC">
      <w:pPr>
        <w:spacing w:line="240" w:lineRule="atLeast"/>
        <w:jc w:val="left"/>
      </w:pPr>
    </w:p>
    <w:p w14:paraId="0F0727F7" w14:textId="77777777" w:rsidR="009E452E" w:rsidRDefault="00D67AD0" w:rsidP="00A76ABC">
      <w:pPr>
        <w:spacing w:line="240" w:lineRule="atLeast"/>
        <w:jc w:val="left"/>
      </w:pPr>
      <w:r>
        <w:rPr>
          <w:rFonts w:hint="eastAsia"/>
        </w:rPr>
        <w:t>最终演化到的肥系统如上图所示。</w:t>
      </w:r>
    </w:p>
    <w:p w14:paraId="2094F1B8" w14:textId="77777777" w:rsidR="009E452E" w:rsidRDefault="00D67AD0" w:rsidP="00A76ABC">
      <w:pPr>
        <w:spacing w:line="240" w:lineRule="atLeast"/>
        <w:jc w:val="left"/>
      </w:pPr>
      <w:r>
        <w:rPr>
          <w:rFonts w:hint="eastAsia"/>
        </w:rPr>
        <w:t>瘦系统只关注和实现本地系统部分。</w:t>
      </w:r>
    </w:p>
    <w:p w14:paraId="0D09E229" w14:textId="77777777" w:rsidR="009E452E" w:rsidRDefault="009E452E" w:rsidP="00A76ABC">
      <w:pPr>
        <w:spacing w:line="240" w:lineRule="atLeast"/>
        <w:jc w:val="left"/>
      </w:pPr>
    </w:p>
    <w:p w14:paraId="4F35E8DB" w14:textId="77777777" w:rsidR="009E452E" w:rsidRDefault="00D67AD0" w:rsidP="00A76ABC">
      <w:pPr>
        <w:pStyle w:val="3"/>
        <w:spacing w:line="240" w:lineRule="atLeast"/>
        <w:jc w:val="left"/>
      </w:pPr>
      <w:bookmarkStart w:id="27" w:name="_Toc50496690"/>
      <w:r>
        <w:t>控制</w:t>
      </w:r>
      <w:bookmarkEnd w:id="27"/>
    </w:p>
    <w:p w14:paraId="6232E89B" w14:textId="77777777" w:rsidR="009E452E" w:rsidRDefault="00D67AD0" w:rsidP="00A76ABC">
      <w:pPr>
        <w:spacing w:line="240" w:lineRule="atLeast"/>
        <w:jc w:val="left"/>
      </w:pPr>
      <w:r>
        <w:rPr>
          <w:rFonts w:hint="eastAsia"/>
        </w:rPr>
        <w:t>控制分为以下几部分：</w:t>
      </w:r>
    </w:p>
    <w:p w14:paraId="56127459" w14:textId="77777777" w:rsidR="009E452E" w:rsidRDefault="00D67AD0" w:rsidP="00787588">
      <w:pPr>
        <w:pStyle w:val="12"/>
        <w:numPr>
          <w:ilvl w:val="0"/>
          <w:numId w:val="7"/>
        </w:numPr>
        <w:spacing w:line="240" w:lineRule="atLeast"/>
        <w:ind w:firstLineChars="0"/>
        <w:jc w:val="left"/>
      </w:pPr>
      <w:r>
        <w:rPr>
          <w:rFonts w:hint="eastAsia"/>
        </w:rPr>
        <w:t>本地系统：本地系统（</w:t>
      </w:r>
      <w:r>
        <w:rPr>
          <w:rFonts w:hint="eastAsia"/>
        </w:rPr>
        <w:t>T</w:t>
      </w:r>
      <w:r>
        <w:t>omcat/Mysql</w:t>
      </w:r>
      <w:r>
        <w:rPr>
          <w:rFonts w:hint="eastAsia"/>
        </w:rPr>
        <w:t>）随商米</w:t>
      </w:r>
      <w:r>
        <w:rPr>
          <w:rFonts w:hint="eastAsia"/>
        </w:rPr>
        <w:t>T</w:t>
      </w:r>
      <w:r>
        <w:t>1</w:t>
      </w:r>
      <w:r>
        <w:rPr>
          <w:rFonts w:hint="eastAsia"/>
        </w:rPr>
        <w:t>开机而自启。在断电或关机时，系统随着关闭。</w:t>
      </w:r>
    </w:p>
    <w:p w14:paraId="1D0665B5" w14:textId="77777777" w:rsidR="009E452E" w:rsidRDefault="00D67AD0" w:rsidP="00787588">
      <w:pPr>
        <w:pStyle w:val="12"/>
        <w:numPr>
          <w:ilvl w:val="0"/>
          <w:numId w:val="7"/>
        </w:numPr>
        <w:spacing w:line="240" w:lineRule="atLeast"/>
        <w:ind w:firstLineChars="0"/>
        <w:jc w:val="left"/>
      </w:pPr>
      <w:r>
        <w:rPr>
          <w:rFonts w:hint="eastAsia"/>
        </w:rPr>
        <w:t>数据同步：按照用户设定的频率检查数据的更新以及将最新数据同步到云端。</w:t>
      </w:r>
    </w:p>
    <w:p w14:paraId="19788F66" w14:textId="77777777" w:rsidR="009E452E" w:rsidRDefault="00D67AD0" w:rsidP="00787588">
      <w:pPr>
        <w:pStyle w:val="12"/>
        <w:numPr>
          <w:ilvl w:val="0"/>
          <w:numId w:val="7"/>
        </w:numPr>
        <w:spacing w:line="240" w:lineRule="atLeast"/>
        <w:ind w:firstLineChars="0"/>
        <w:jc w:val="left"/>
      </w:pPr>
      <w:r>
        <w:rPr>
          <w:rFonts w:hint="eastAsia"/>
        </w:rPr>
        <w:t>云端控制指令：按照用户设定的频率检查云端指令并执行之。？？？</w:t>
      </w:r>
    </w:p>
    <w:p w14:paraId="4121E9D6" w14:textId="77777777" w:rsidR="009E452E" w:rsidRDefault="00D67AD0" w:rsidP="00787588">
      <w:pPr>
        <w:pStyle w:val="12"/>
        <w:numPr>
          <w:ilvl w:val="0"/>
          <w:numId w:val="7"/>
        </w:numPr>
        <w:spacing w:line="240" w:lineRule="atLeast"/>
        <w:ind w:firstLineChars="0"/>
        <w:jc w:val="left"/>
      </w:pPr>
      <w:r>
        <w:rPr>
          <w:rFonts w:hint="eastAsia"/>
        </w:rPr>
        <w:t>云端系统：由于云端系统托管在阿里云上，其完全通过远程桌面进行管理。</w:t>
      </w:r>
    </w:p>
    <w:p w14:paraId="4D148FE8" w14:textId="77777777" w:rsidR="009E452E" w:rsidRDefault="00D67AD0" w:rsidP="00787588">
      <w:pPr>
        <w:pStyle w:val="12"/>
        <w:numPr>
          <w:ilvl w:val="0"/>
          <w:numId w:val="7"/>
        </w:numPr>
        <w:spacing w:line="240" w:lineRule="atLeast"/>
        <w:ind w:firstLineChars="0"/>
        <w:jc w:val="left"/>
      </w:pPr>
      <w:r>
        <w:rPr>
          <w:rFonts w:hint="eastAsia"/>
        </w:rPr>
        <w:t>手机端：由手机使用者接入和断开云端。</w:t>
      </w:r>
    </w:p>
    <w:p w14:paraId="28E196F7" w14:textId="77777777" w:rsidR="009E452E" w:rsidRDefault="009E452E" w:rsidP="00A76ABC">
      <w:pPr>
        <w:spacing w:line="240" w:lineRule="atLeast"/>
        <w:jc w:val="left"/>
      </w:pPr>
    </w:p>
    <w:p w14:paraId="716959D8" w14:textId="77777777" w:rsidR="009E452E" w:rsidRDefault="00D67AD0" w:rsidP="00A76ABC">
      <w:pPr>
        <w:pStyle w:val="3"/>
        <w:spacing w:line="240" w:lineRule="atLeast"/>
        <w:jc w:val="left"/>
      </w:pPr>
      <w:bookmarkStart w:id="28" w:name="_Toc50496691"/>
      <w:r>
        <w:rPr>
          <w:rFonts w:hint="eastAsia"/>
        </w:rPr>
        <w:t>限制描述</w:t>
      </w:r>
      <w:bookmarkEnd w:id="28"/>
    </w:p>
    <w:p w14:paraId="71A8A4AF" w14:textId="77777777" w:rsidR="009E452E" w:rsidRDefault="00D67AD0" w:rsidP="00A76ABC">
      <w:pPr>
        <w:pStyle w:val="4"/>
        <w:spacing w:line="240" w:lineRule="atLeast"/>
        <w:jc w:val="left"/>
      </w:pPr>
      <w:r>
        <w:rPr>
          <w:rFonts w:hint="eastAsia"/>
        </w:rPr>
        <w:t>收银限制</w:t>
      </w:r>
    </w:p>
    <w:p w14:paraId="6DC2B918" w14:textId="77777777" w:rsidR="009E452E" w:rsidRDefault="00D67AD0" w:rsidP="00A76ABC">
      <w:pPr>
        <w:spacing w:line="240" w:lineRule="atLeast"/>
        <w:jc w:val="left"/>
      </w:pPr>
      <w:r>
        <w:rPr>
          <w:rFonts w:hint="eastAsia"/>
        </w:rPr>
        <w:t>P</w:t>
      </w:r>
      <w:r>
        <w:t>OS</w:t>
      </w:r>
      <w:r>
        <w:rPr>
          <w:rFonts w:hint="eastAsia"/>
        </w:rPr>
        <w:t>机收银的现金不能超过购买的商品的总价太多，比如错误地将收到的现金输入为</w:t>
      </w:r>
      <w:r>
        <w:rPr>
          <w:rFonts w:hint="eastAsia"/>
        </w:rPr>
        <w:t>1</w:t>
      </w:r>
      <w:r>
        <w:rPr>
          <w:rFonts w:hint="eastAsia"/>
        </w:rPr>
        <w:t>亿。应当有所限制。</w:t>
      </w:r>
    </w:p>
    <w:p w14:paraId="6243C0BB" w14:textId="77777777" w:rsidR="009E452E" w:rsidRDefault="00D67AD0" w:rsidP="00A76ABC">
      <w:pPr>
        <w:spacing w:line="240" w:lineRule="atLeast"/>
        <w:jc w:val="left"/>
      </w:pPr>
      <w:r>
        <w:rPr>
          <w:rFonts w:hint="eastAsia"/>
        </w:rPr>
        <w:t>示例：</w:t>
      </w:r>
    </w:p>
    <w:p w14:paraId="5C45BF3E" w14:textId="77777777" w:rsidR="009E452E" w:rsidRDefault="00D67AD0" w:rsidP="00A76ABC">
      <w:pPr>
        <w:spacing w:line="240" w:lineRule="atLeast"/>
        <w:jc w:val="left"/>
      </w:pPr>
      <w:r>
        <w:rPr>
          <w:rFonts w:hint="eastAsia"/>
        </w:rPr>
        <w:t>总价＜</w:t>
      </w:r>
      <w:r>
        <w:rPr>
          <w:rFonts w:hint="eastAsia"/>
        </w:rPr>
        <w:t>1</w:t>
      </w:r>
      <w:r>
        <w:t>00</w:t>
      </w:r>
      <w:r>
        <w:rPr>
          <w:rFonts w:hint="eastAsia"/>
        </w:rPr>
        <w:t>，输入＜＝</w:t>
      </w:r>
      <w:r>
        <w:rPr>
          <w:rFonts w:hint="eastAsia"/>
        </w:rPr>
        <w:t>2</w:t>
      </w:r>
      <w:r>
        <w:t>00</w:t>
      </w:r>
    </w:p>
    <w:p w14:paraId="7AC68A48" w14:textId="77777777" w:rsidR="009E452E" w:rsidRDefault="00D67AD0" w:rsidP="00A76ABC">
      <w:pPr>
        <w:spacing w:line="240" w:lineRule="atLeast"/>
        <w:jc w:val="left"/>
      </w:pPr>
      <w:r>
        <w:rPr>
          <w:rFonts w:hint="eastAsia"/>
        </w:rPr>
        <w:t>总价＞＝</w:t>
      </w:r>
      <w:r>
        <w:rPr>
          <w:rFonts w:hint="eastAsia"/>
        </w:rPr>
        <w:t>1</w:t>
      </w:r>
      <w:r>
        <w:t>00</w:t>
      </w:r>
      <w:r>
        <w:rPr>
          <w:rFonts w:hint="eastAsia"/>
        </w:rPr>
        <w:t>，输入＜＝</w:t>
      </w:r>
      <w:r>
        <w:rPr>
          <w:rFonts w:hint="eastAsia"/>
        </w:rPr>
        <w:t>5</w:t>
      </w:r>
      <w:r>
        <w:rPr>
          <w:rFonts w:hint="eastAsia"/>
        </w:rPr>
        <w:t>倍（即</w:t>
      </w:r>
      <w:r>
        <w:rPr>
          <w:rFonts w:hint="eastAsia"/>
        </w:rPr>
        <w:t>5</w:t>
      </w:r>
      <w:r>
        <w:t>00</w:t>
      </w:r>
      <w:r>
        <w:rPr>
          <w:rFonts w:hint="eastAsia"/>
        </w:rPr>
        <w:t>）</w:t>
      </w:r>
    </w:p>
    <w:p w14:paraId="2DB3E76A" w14:textId="77777777" w:rsidR="009E452E" w:rsidRDefault="009E452E" w:rsidP="00A76ABC">
      <w:pPr>
        <w:spacing w:line="240" w:lineRule="atLeast"/>
        <w:jc w:val="left"/>
      </w:pPr>
    </w:p>
    <w:p w14:paraId="69C19FB4" w14:textId="77777777" w:rsidR="009E452E" w:rsidRDefault="00D67AD0" w:rsidP="00A76ABC">
      <w:pPr>
        <w:pStyle w:val="4"/>
        <w:spacing w:line="240" w:lineRule="atLeast"/>
        <w:jc w:val="left"/>
      </w:pPr>
      <w:r>
        <w:rPr>
          <w:rFonts w:hint="eastAsia"/>
        </w:rPr>
        <w:t>收银机上</w:t>
      </w:r>
      <w:r>
        <w:rPr>
          <w:rFonts w:hint="eastAsia"/>
        </w:rPr>
        <w:t>A</w:t>
      </w:r>
      <w:r>
        <w:t xml:space="preserve">ndroid </w:t>
      </w:r>
      <w:r>
        <w:rPr>
          <w:rFonts w:hint="eastAsia"/>
        </w:rPr>
        <w:t>APP</w:t>
      </w:r>
      <w:r>
        <w:rPr>
          <w:rFonts w:hint="eastAsia"/>
        </w:rPr>
        <w:t>的限制</w:t>
      </w:r>
    </w:p>
    <w:p w14:paraId="4418A032" w14:textId="77777777" w:rsidR="009E452E" w:rsidRDefault="00D67AD0" w:rsidP="00A76ABC">
      <w:pPr>
        <w:spacing w:line="240" w:lineRule="atLeast"/>
        <w:jc w:val="left"/>
      </w:pPr>
      <w:r>
        <w:rPr>
          <w:rFonts w:hint="eastAsia"/>
        </w:rPr>
        <w:t>A</w:t>
      </w:r>
      <w:r>
        <w:t xml:space="preserve">ndroid </w:t>
      </w:r>
      <w:r>
        <w:rPr>
          <w:rFonts w:hint="eastAsia"/>
        </w:rPr>
        <w:t>APP</w:t>
      </w:r>
      <w:r>
        <w:rPr>
          <w:rFonts w:hint="eastAsia"/>
        </w:rPr>
        <w:t>只做和零售相关的功能，不做全局配置性的功能。</w:t>
      </w:r>
    </w:p>
    <w:p w14:paraId="7FC675E7" w14:textId="77777777" w:rsidR="009E452E" w:rsidRDefault="00D67AD0" w:rsidP="00A76ABC">
      <w:pPr>
        <w:spacing w:line="240" w:lineRule="atLeast"/>
        <w:jc w:val="left"/>
      </w:pPr>
      <w:r>
        <w:rPr>
          <w:rFonts w:hint="eastAsia"/>
        </w:rPr>
        <w:t>此举可以避免多</w:t>
      </w:r>
      <w:r>
        <w:rPr>
          <w:rFonts w:hint="eastAsia"/>
        </w:rPr>
        <w:t>P</w:t>
      </w:r>
      <w:r>
        <w:t>OS</w:t>
      </w:r>
      <w:r>
        <w:rPr>
          <w:rFonts w:hint="eastAsia"/>
        </w:rPr>
        <w:t>机一云服务器的情况下，处理复杂的数据同步。</w:t>
      </w:r>
    </w:p>
    <w:p w14:paraId="7BA613A7" w14:textId="77777777" w:rsidR="009E452E" w:rsidRDefault="009E452E" w:rsidP="00A76ABC">
      <w:pPr>
        <w:spacing w:line="240" w:lineRule="atLeast"/>
        <w:jc w:val="left"/>
      </w:pPr>
    </w:p>
    <w:p w14:paraId="2D4CEDDF" w14:textId="77777777" w:rsidR="009E452E" w:rsidRDefault="00D67AD0" w:rsidP="00A76ABC">
      <w:pPr>
        <w:pStyle w:val="4"/>
        <w:spacing w:line="240" w:lineRule="atLeast"/>
        <w:jc w:val="left"/>
      </w:pPr>
      <w:r>
        <w:rPr>
          <w:rFonts w:hint="eastAsia"/>
        </w:rPr>
        <w:t>普通电脑的限制</w:t>
      </w:r>
    </w:p>
    <w:p w14:paraId="7B4E55C1" w14:textId="77777777" w:rsidR="009E452E" w:rsidRDefault="00D67AD0" w:rsidP="00A76ABC">
      <w:pPr>
        <w:spacing w:line="240" w:lineRule="atLeast"/>
        <w:jc w:val="left"/>
      </w:pPr>
      <w:r>
        <w:rPr>
          <w:rFonts w:hint="eastAsia"/>
        </w:rPr>
        <w:t>普通电脑用来登录后台，不能当</w:t>
      </w:r>
      <w:r>
        <w:rPr>
          <w:rFonts w:hint="eastAsia"/>
        </w:rPr>
        <w:t>A</w:t>
      </w:r>
      <w:r>
        <w:t>PP</w:t>
      </w:r>
      <w:r>
        <w:rPr>
          <w:rFonts w:hint="eastAsia"/>
        </w:rPr>
        <w:t>用来做零售。</w:t>
      </w:r>
    </w:p>
    <w:p w14:paraId="073CD3D7" w14:textId="77777777" w:rsidR="009E452E" w:rsidRDefault="009E452E" w:rsidP="00A76ABC">
      <w:pPr>
        <w:spacing w:line="240" w:lineRule="atLeast"/>
        <w:jc w:val="left"/>
      </w:pPr>
    </w:p>
    <w:p w14:paraId="439782FF" w14:textId="77777777" w:rsidR="009E452E" w:rsidRDefault="00D67AD0" w:rsidP="00A76ABC">
      <w:pPr>
        <w:pStyle w:val="4"/>
        <w:spacing w:line="240" w:lineRule="atLeast"/>
        <w:jc w:val="left"/>
      </w:pPr>
      <w:r>
        <w:rPr>
          <w:rFonts w:hint="eastAsia"/>
        </w:rPr>
        <w:t>微信小程序的限制</w:t>
      </w:r>
    </w:p>
    <w:p w14:paraId="26894AB4" w14:textId="77777777" w:rsidR="009E452E" w:rsidRDefault="009E452E" w:rsidP="00A76ABC">
      <w:pPr>
        <w:spacing w:line="240" w:lineRule="atLeast"/>
        <w:jc w:val="left"/>
      </w:pPr>
    </w:p>
    <w:p w14:paraId="7C039B9A" w14:textId="77777777" w:rsidR="009E452E" w:rsidRDefault="009E452E" w:rsidP="00A76ABC">
      <w:pPr>
        <w:spacing w:line="240" w:lineRule="atLeast"/>
        <w:jc w:val="left"/>
      </w:pPr>
    </w:p>
    <w:p w14:paraId="31755656" w14:textId="77777777" w:rsidR="009E452E" w:rsidRDefault="009E452E" w:rsidP="00A76ABC">
      <w:pPr>
        <w:spacing w:line="240" w:lineRule="atLeast"/>
        <w:jc w:val="left"/>
      </w:pPr>
    </w:p>
    <w:p w14:paraId="7D7DF096" w14:textId="77777777" w:rsidR="009E452E" w:rsidRDefault="009E452E" w:rsidP="00A76ABC">
      <w:pPr>
        <w:spacing w:line="240" w:lineRule="atLeast"/>
        <w:jc w:val="left"/>
      </w:pPr>
    </w:p>
    <w:p w14:paraId="6383B868" w14:textId="77777777" w:rsidR="009E452E" w:rsidRDefault="009E452E" w:rsidP="00A76ABC">
      <w:p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4F4648D2" w14:textId="77777777" w:rsidR="009E452E" w:rsidRDefault="00D67AD0" w:rsidP="00A76ABC">
      <w:pPr>
        <w:pStyle w:val="2"/>
        <w:spacing w:line="240" w:lineRule="atLeast"/>
        <w:jc w:val="left"/>
      </w:pPr>
      <w:bookmarkStart w:id="29" w:name="_Toc50496692"/>
      <w:r>
        <w:lastRenderedPageBreak/>
        <w:t>基本设计概念和处理流程</w:t>
      </w:r>
      <w:bookmarkEnd w:id="29"/>
    </w:p>
    <w:p w14:paraId="56646E5D" w14:textId="77777777" w:rsidR="009E452E" w:rsidRDefault="00D67AD0" w:rsidP="00A76ABC">
      <w:pPr>
        <w:pStyle w:val="3"/>
        <w:spacing w:line="240" w:lineRule="atLeast"/>
        <w:jc w:val="left"/>
      </w:pPr>
      <w:bookmarkStart w:id="30" w:name="_2.3.1_创建商品"/>
      <w:bookmarkStart w:id="31" w:name="_Toc50496693"/>
      <w:bookmarkEnd w:id="30"/>
      <w:r>
        <w:rPr>
          <w:rFonts w:hint="eastAsia"/>
        </w:rPr>
        <w:t>创建商品</w:t>
      </w:r>
      <w:bookmarkEnd w:id="31"/>
    </w:p>
    <w:p w14:paraId="65EAC9F6" w14:textId="77777777" w:rsidR="009E452E" w:rsidRDefault="00911BF3" w:rsidP="00A76ABC">
      <w:pPr>
        <w:spacing w:line="240" w:lineRule="atLeast"/>
        <w:jc w:val="left"/>
      </w:pPr>
      <w:r>
        <w:rPr>
          <w:noProof/>
        </w:rPr>
        <w:drawing>
          <wp:inline distT="0" distB="0" distL="0" distR="0" wp14:anchorId="713194D1" wp14:editId="1626FAC8">
            <wp:extent cx="4324350" cy="17398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897" cy="1747740"/>
                    </a:xfrm>
                    <a:prstGeom prst="rect">
                      <a:avLst/>
                    </a:prstGeom>
                  </pic:spPr>
                </pic:pic>
              </a:graphicData>
            </a:graphic>
          </wp:inline>
        </w:drawing>
      </w:r>
    </w:p>
    <w:p w14:paraId="7B52DCF2" w14:textId="77777777" w:rsidR="00911BF3" w:rsidRDefault="00911BF3" w:rsidP="00A76ABC">
      <w:pPr>
        <w:spacing w:line="240" w:lineRule="atLeast"/>
        <w:jc w:val="left"/>
      </w:pPr>
    </w:p>
    <w:p w14:paraId="34F33669" w14:textId="77777777" w:rsidR="00911BF3" w:rsidRDefault="00AA6078" w:rsidP="00A76ABC">
      <w:pPr>
        <w:spacing w:line="240" w:lineRule="atLeast"/>
        <w:jc w:val="left"/>
      </w:pPr>
      <w:r w:rsidRPr="00AA6078">
        <w:rPr>
          <w:rFonts w:hint="eastAsia"/>
        </w:rPr>
        <w:t>商品状态图</w:t>
      </w:r>
      <w:r>
        <w:rPr>
          <w:rFonts w:hint="eastAsia"/>
        </w:rPr>
        <w:t>：</w:t>
      </w:r>
    </w:p>
    <w:p w14:paraId="717B35C7" w14:textId="77777777" w:rsidR="00AA6078" w:rsidRDefault="00AA6078" w:rsidP="00A76ABC">
      <w:pPr>
        <w:spacing w:line="240" w:lineRule="atLeast"/>
        <w:jc w:val="left"/>
      </w:pPr>
      <w:r>
        <w:rPr>
          <w:noProof/>
        </w:rPr>
        <w:drawing>
          <wp:inline distT="0" distB="0" distL="0" distR="0" wp14:anchorId="706F9103" wp14:editId="031B0F70">
            <wp:extent cx="3209925" cy="15273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1043" cy="1527835"/>
                    </a:xfrm>
                    <a:prstGeom prst="rect">
                      <a:avLst/>
                    </a:prstGeom>
                  </pic:spPr>
                </pic:pic>
              </a:graphicData>
            </a:graphic>
          </wp:inline>
        </w:drawing>
      </w:r>
    </w:p>
    <w:p w14:paraId="1ECB191E" w14:textId="77777777" w:rsidR="009E452E" w:rsidRDefault="009E452E" w:rsidP="00A76ABC">
      <w:pPr>
        <w:pStyle w:val="3"/>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708F5742" w14:textId="77777777" w:rsidR="009E452E" w:rsidRDefault="00D67AD0" w:rsidP="00A76ABC">
      <w:pPr>
        <w:pStyle w:val="3"/>
        <w:spacing w:line="240" w:lineRule="atLeast"/>
        <w:jc w:val="left"/>
      </w:pPr>
      <w:bookmarkStart w:id="32" w:name="_2.3.2_商品采购"/>
      <w:bookmarkStart w:id="33" w:name="_Toc50496694"/>
      <w:bookmarkEnd w:id="32"/>
      <w:r>
        <w:rPr>
          <w:rFonts w:hint="eastAsia"/>
        </w:rPr>
        <w:lastRenderedPageBreak/>
        <w:t>商品采购</w:t>
      </w:r>
      <w:bookmarkEnd w:id="33"/>
    </w:p>
    <w:p w14:paraId="46136421" w14:textId="77777777" w:rsidR="009E452E" w:rsidRDefault="00D67AD0" w:rsidP="00A76ABC">
      <w:pPr>
        <w:spacing w:line="240" w:lineRule="atLeast"/>
        <w:jc w:val="left"/>
      </w:pPr>
      <w:r>
        <w:rPr>
          <w:noProof/>
        </w:rPr>
        <w:drawing>
          <wp:anchor distT="0" distB="0" distL="114300" distR="114300" simplePos="0" relativeHeight="251667456" behindDoc="0" locked="0" layoutInCell="1" allowOverlap="1" wp14:anchorId="402BEC2B" wp14:editId="700FF51A">
            <wp:simplePos x="0" y="0"/>
            <wp:positionH relativeFrom="margin">
              <wp:align>right</wp:align>
            </wp:positionH>
            <wp:positionV relativeFrom="paragraph">
              <wp:posOffset>257810</wp:posOffset>
            </wp:positionV>
            <wp:extent cx="8863330" cy="3629660"/>
            <wp:effectExtent l="0" t="0" r="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863330" cy="3629660"/>
                    </a:xfrm>
                    <a:prstGeom prst="rect">
                      <a:avLst/>
                    </a:prstGeom>
                  </pic:spPr>
                </pic:pic>
              </a:graphicData>
            </a:graphic>
          </wp:anchor>
        </w:drawing>
      </w:r>
    </w:p>
    <w:p w14:paraId="70F52837" w14:textId="77777777" w:rsidR="009E452E" w:rsidRDefault="009E452E" w:rsidP="00A76ABC">
      <w:pPr>
        <w:pStyle w:val="3"/>
        <w:spacing w:line="240" w:lineRule="atLeast"/>
        <w:jc w:val="left"/>
        <w:sectPr w:rsidR="009E452E">
          <w:pgSz w:w="16838" w:h="11906" w:orient="landscape"/>
          <w:pgMar w:top="1800" w:right="1440" w:bottom="1800" w:left="1440" w:header="851" w:footer="992" w:gutter="0"/>
          <w:cols w:space="425"/>
          <w:docGrid w:type="lines" w:linePitch="312"/>
        </w:sectPr>
      </w:pPr>
    </w:p>
    <w:p w14:paraId="0814CB35" w14:textId="77777777" w:rsidR="009E452E" w:rsidRDefault="00D67AD0" w:rsidP="00A76ABC">
      <w:pPr>
        <w:pStyle w:val="3"/>
        <w:spacing w:line="240" w:lineRule="atLeast"/>
        <w:jc w:val="left"/>
      </w:pPr>
      <w:bookmarkStart w:id="34" w:name="_Toc50496695"/>
      <w:r>
        <w:rPr>
          <w:rFonts w:hint="eastAsia"/>
        </w:rPr>
        <w:lastRenderedPageBreak/>
        <w:t>收银（售卖）</w:t>
      </w:r>
      <w:r w:rsidR="00B0736E">
        <w:rPr>
          <w:rFonts w:hint="eastAsia"/>
        </w:rPr>
        <w:t>/</w:t>
      </w:r>
      <w:r w:rsidR="00B0736E">
        <w:rPr>
          <w:rFonts w:hint="eastAsia"/>
        </w:rPr>
        <w:t>支付流程</w:t>
      </w:r>
      <w:bookmarkEnd w:id="34"/>
    </w:p>
    <w:p w14:paraId="20C4623C" w14:textId="77777777" w:rsidR="001D7FAF" w:rsidRDefault="001D7FAF" w:rsidP="00A76ABC">
      <w:pPr>
        <w:spacing w:line="240" w:lineRule="atLeast"/>
      </w:pPr>
      <w:r>
        <w:rPr>
          <w:rFonts w:hint="eastAsia"/>
        </w:rPr>
        <w:t>参考：</w:t>
      </w:r>
      <w:hyperlink r:id="rId20" w:history="1">
        <w:r w:rsidRPr="003004BB">
          <w:rPr>
            <w:rStyle w:val="ad"/>
          </w:rPr>
          <w:t>https://pay.weixin.qq.com/wiki/doc/api/micropay_sl.php?chapter=5_4</w:t>
        </w:r>
      </w:hyperlink>
    </w:p>
    <w:p w14:paraId="28F95132" w14:textId="77777777" w:rsidR="001D7FAF" w:rsidRPr="001D7FAF" w:rsidRDefault="001D7FAF" w:rsidP="00A76ABC">
      <w:pPr>
        <w:spacing w:line="240" w:lineRule="atLeast"/>
      </w:pPr>
    </w:p>
    <w:p w14:paraId="7FACA3E2" w14:textId="77777777" w:rsidR="00204505" w:rsidRDefault="00204505" w:rsidP="00A76ABC">
      <w:pPr>
        <w:spacing w:line="240" w:lineRule="atLeast"/>
        <w:jc w:val="left"/>
      </w:pPr>
      <w:r>
        <w:rPr>
          <w:noProof/>
        </w:rPr>
        <w:drawing>
          <wp:inline distT="0" distB="0" distL="0" distR="0" wp14:anchorId="2F3AE23A" wp14:editId="0105A79C">
            <wp:extent cx="4467225" cy="24669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466975"/>
                    </a:xfrm>
                    <a:prstGeom prst="rect">
                      <a:avLst/>
                    </a:prstGeom>
                  </pic:spPr>
                </pic:pic>
              </a:graphicData>
            </a:graphic>
          </wp:inline>
        </w:drawing>
      </w:r>
    </w:p>
    <w:p w14:paraId="1D180233" w14:textId="77777777" w:rsidR="001D7FAF" w:rsidRDefault="001D7FAF" w:rsidP="00A76ABC">
      <w:pPr>
        <w:spacing w:line="240" w:lineRule="atLeast"/>
        <w:jc w:val="left"/>
      </w:pPr>
    </w:p>
    <w:p w14:paraId="3D1923FD" w14:textId="77777777" w:rsidR="00D44E6C" w:rsidRDefault="001D7FAF" w:rsidP="00A76ABC">
      <w:pPr>
        <w:spacing w:line="240" w:lineRule="atLeast"/>
        <w:jc w:val="left"/>
      </w:pPr>
      <w:r>
        <w:rPr>
          <w:noProof/>
        </w:rPr>
        <w:lastRenderedPageBreak/>
        <w:drawing>
          <wp:inline distT="0" distB="0" distL="0" distR="0" wp14:anchorId="50FBCBA9" wp14:editId="66C0F0E1">
            <wp:extent cx="6288405" cy="52743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8405" cy="5274310"/>
                    </a:xfrm>
                    <a:prstGeom prst="rect">
                      <a:avLst/>
                    </a:prstGeom>
                  </pic:spPr>
                </pic:pic>
              </a:graphicData>
            </a:graphic>
          </wp:inline>
        </w:drawing>
      </w:r>
    </w:p>
    <w:p w14:paraId="08866300" w14:textId="77777777" w:rsidR="001D7FAF" w:rsidRDefault="001D7FAF" w:rsidP="00A76ABC">
      <w:pPr>
        <w:spacing w:line="240" w:lineRule="atLeast"/>
        <w:jc w:val="left"/>
      </w:pPr>
      <w:r>
        <w:rPr>
          <w:noProof/>
        </w:rPr>
        <w:lastRenderedPageBreak/>
        <w:drawing>
          <wp:inline distT="0" distB="0" distL="0" distR="0" wp14:anchorId="12E5CEEB" wp14:editId="153FC56C">
            <wp:extent cx="5116195" cy="5274310"/>
            <wp:effectExtent l="0" t="0" r="825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195" cy="5274310"/>
                    </a:xfrm>
                    <a:prstGeom prst="rect">
                      <a:avLst/>
                    </a:prstGeom>
                  </pic:spPr>
                </pic:pic>
              </a:graphicData>
            </a:graphic>
          </wp:inline>
        </w:drawing>
      </w:r>
    </w:p>
    <w:p w14:paraId="2690B26C" w14:textId="77777777" w:rsidR="00D44E6C" w:rsidRDefault="00D44E6C" w:rsidP="00A76ABC">
      <w:pPr>
        <w:spacing w:line="240" w:lineRule="atLeast"/>
        <w:jc w:val="left"/>
      </w:pPr>
    </w:p>
    <w:p w14:paraId="18198E49" w14:textId="61777F57" w:rsidR="009E452E" w:rsidRDefault="00AE2307" w:rsidP="00A76ABC">
      <w:pPr>
        <w:spacing w:line="240" w:lineRule="atLeast"/>
        <w:jc w:val="left"/>
      </w:pPr>
      <w:r>
        <w:rPr>
          <w:noProof/>
        </w:rPr>
        <w:drawing>
          <wp:inline distT="0" distB="0" distL="0" distR="0" wp14:anchorId="405D2A30" wp14:editId="51283766">
            <wp:extent cx="6991350" cy="3790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91350" cy="3790950"/>
                    </a:xfrm>
                    <a:prstGeom prst="rect">
                      <a:avLst/>
                    </a:prstGeom>
                  </pic:spPr>
                </pic:pic>
              </a:graphicData>
            </a:graphic>
          </wp:inline>
        </w:drawing>
      </w:r>
    </w:p>
    <w:p w14:paraId="27745113" w14:textId="77777777" w:rsidR="009E452E" w:rsidRDefault="009E452E" w:rsidP="00A76ABC">
      <w:pPr>
        <w:spacing w:line="240" w:lineRule="atLeast"/>
        <w:jc w:val="left"/>
        <w:sectPr w:rsidR="009E452E">
          <w:pgSz w:w="16838" w:h="11906" w:orient="landscape"/>
          <w:pgMar w:top="1800" w:right="1440" w:bottom="1800" w:left="1440" w:header="851" w:footer="992" w:gutter="0"/>
          <w:cols w:space="425"/>
          <w:docGrid w:type="lines" w:linePitch="312"/>
        </w:sectPr>
      </w:pPr>
      <w:bookmarkStart w:id="35" w:name="_退款流程"/>
      <w:bookmarkEnd w:id="35"/>
    </w:p>
    <w:p w14:paraId="3457157A" w14:textId="77777777" w:rsidR="009E452E" w:rsidRDefault="00D67AD0" w:rsidP="00A76ABC">
      <w:pPr>
        <w:pStyle w:val="3"/>
        <w:spacing w:line="240" w:lineRule="atLeast"/>
        <w:jc w:val="left"/>
      </w:pPr>
      <w:bookmarkStart w:id="36" w:name="_Toc50496696"/>
      <w:r>
        <w:rPr>
          <w:rFonts w:hint="eastAsia"/>
        </w:rPr>
        <w:lastRenderedPageBreak/>
        <w:t>盘点</w:t>
      </w:r>
      <w:bookmarkEnd w:id="36"/>
    </w:p>
    <w:p w14:paraId="0BDFBF6B" w14:textId="77777777" w:rsidR="009E452E" w:rsidRDefault="00D67AD0" w:rsidP="00A76ABC">
      <w:pPr>
        <w:spacing w:line="240" w:lineRule="atLeast"/>
        <w:jc w:val="left"/>
      </w:pPr>
      <w:r>
        <w:rPr>
          <w:noProof/>
        </w:rPr>
        <w:drawing>
          <wp:anchor distT="0" distB="0" distL="114300" distR="114300" simplePos="0" relativeHeight="251669504" behindDoc="0" locked="0" layoutInCell="1" allowOverlap="1" wp14:anchorId="771FA434" wp14:editId="13EB6072">
            <wp:simplePos x="0" y="0"/>
            <wp:positionH relativeFrom="margin">
              <wp:posOffset>38100</wp:posOffset>
            </wp:positionH>
            <wp:positionV relativeFrom="paragraph">
              <wp:posOffset>530860</wp:posOffset>
            </wp:positionV>
            <wp:extent cx="5895975" cy="4004945"/>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95975" cy="4004945"/>
                    </a:xfrm>
                    <a:prstGeom prst="rect">
                      <a:avLst/>
                    </a:prstGeom>
                  </pic:spPr>
                </pic:pic>
              </a:graphicData>
            </a:graphic>
          </wp:anchor>
        </w:drawing>
      </w:r>
      <w:r>
        <w:rPr>
          <w:rFonts w:hint="eastAsia"/>
        </w:rPr>
        <w:t>盘点流程：</w:t>
      </w:r>
    </w:p>
    <w:p w14:paraId="21BF1409" w14:textId="77777777" w:rsidR="009E452E" w:rsidRDefault="009E452E" w:rsidP="00A76ABC">
      <w:pPr>
        <w:spacing w:line="240" w:lineRule="atLeast"/>
        <w:jc w:val="left"/>
      </w:pPr>
    </w:p>
    <w:p w14:paraId="3A705E88" w14:textId="77777777" w:rsidR="009E452E" w:rsidRDefault="00D67AD0" w:rsidP="00A76ABC">
      <w:pPr>
        <w:spacing w:line="240" w:lineRule="atLeast"/>
        <w:jc w:val="left"/>
      </w:pPr>
      <w:r>
        <w:rPr>
          <w:rFonts w:hint="eastAsia"/>
        </w:rPr>
        <w:t>盘点单状态图：</w:t>
      </w:r>
    </w:p>
    <w:p w14:paraId="03E76944" w14:textId="77777777" w:rsidR="007D3788" w:rsidRDefault="000E0A7B" w:rsidP="00A76ABC">
      <w:pPr>
        <w:spacing w:line="240" w:lineRule="atLeast"/>
        <w:jc w:val="left"/>
      </w:pPr>
      <w:r>
        <w:rPr>
          <w:noProof/>
        </w:rPr>
        <w:drawing>
          <wp:inline distT="0" distB="0" distL="0" distR="0" wp14:anchorId="47DFAB23" wp14:editId="6AB5409E">
            <wp:extent cx="5857875" cy="26860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7875" cy="2686050"/>
                    </a:xfrm>
                    <a:prstGeom prst="rect">
                      <a:avLst/>
                    </a:prstGeom>
                  </pic:spPr>
                </pic:pic>
              </a:graphicData>
            </a:graphic>
          </wp:inline>
        </w:drawing>
      </w:r>
    </w:p>
    <w:p w14:paraId="5FBE11B8" w14:textId="77777777" w:rsidR="009E452E" w:rsidRDefault="009E452E" w:rsidP="00A76ABC">
      <w:pPr>
        <w:spacing w:line="240" w:lineRule="atLeast"/>
        <w:jc w:val="left"/>
      </w:pPr>
    </w:p>
    <w:p w14:paraId="19BAACA4" w14:textId="77777777" w:rsidR="009E452E" w:rsidRDefault="009E452E" w:rsidP="00A76ABC">
      <w:pPr>
        <w:spacing w:line="240" w:lineRule="atLeast"/>
        <w:jc w:val="left"/>
      </w:pPr>
    </w:p>
    <w:p w14:paraId="297DDF87" w14:textId="77777777" w:rsidR="009E452E" w:rsidRDefault="009E452E" w:rsidP="00A76ABC">
      <w:pPr>
        <w:pStyle w:val="3"/>
        <w:spacing w:line="240" w:lineRule="atLeast"/>
        <w:jc w:val="left"/>
        <w:sectPr w:rsidR="009E452E">
          <w:pgSz w:w="16838" w:h="11906" w:orient="landscape"/>
          <w:pgMar w:top="1800" w:right="1440" w:bottom="1800" w:left="1440" w:header="851" w:footer="992" w:gutter="0"/>
          <w:cols w:space="425"/>
          <w:docGrid w:type="lines" w:linePitch="312"/>
        </w:sectPr>
      </w:pPr>
    </w:p>
    <w:p w14:paraId="5CF5109D" w14:textId="77777777" w:rsidR="009E452E" w:rsidRDefault="00D67AD0" w:rsidP="00A76ABC">
      <w:pPr>
        <w:pStyle w:val="3"/>
        <w:spacing w:line="240" w:lineRule="atLeast"/>
        <w:jc w:val="left"/>
      </w:pPr>
      <w:bookmarkStart w:id="37" w:name="_Toc50496697"/>
      <w:r>
        <w:rPr>
          <w:noProof/>
        </w:rPr>
        <w:lastRenderedPageBreak/>
        <w:drawing>
          <wp:anchor distT="0" distB="0" distL="114300" distR="114300" simplePos="0" relativeHeight="251670528" behindDoc="0" locked="0" layoutInCell="1" allowOverlap="1" wp14:anchorId="467CE49C" wp14:editId="405B0E23">
            <wp:simplePos x="0" y="0"/>
            <wp:positionH relativeFrom="margin">
              <wp:align>right</wp:align>
            </wp:positionH>
            <wp:positionV relativeFrom="paragraph">
              <wp:posOffset>704850</wp:posOffset>
            </wp:positionV>
            <wp:extent cx="8863330" cy="432498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8863330" cy="4324985"/>
                    </a:xfrm>
                    <a:prstGeom prst="rect">
                      <a:avLst/>
                    </a:prstGeom>
                  </pic:spPr>
                </pic:pic>
              </a:graphicData>
            </a:graphic>
          </wp:anchor>
        </w:drawing>
      </w:r>
      <w:r>
        <w:rPr>
          <w:rFonts w:hint="eastAsia"/>
        </w:rPr>
        <w:t>生成采购建议</w:t>
      </w:r>
      <w:bookmarkEnd w:id="37"/>
    </w:p>
    <w:p w14:paraId="408B3751" w14:textId="77777777" w:rsidR="009E452E" w:rsidRDefault="009E452E" w:rsidP="00A76ABC">
      <w:pPr>
        <w:spacing w:line="240" w:lineRule="atLeast"/>
        <w:jc w:val="left"/>
      </w:pPr>
    </w:p>
    <w:p w14:paraId="37D607ED" w14:textId="77777777" w:rsidR="009E452E" w:rsidRDefault="009E452E" w:rsidP="00A76ABC">
      <w:pPr>
        <w:pStyle w:val="3"/>
        <w:spacing w:line="240" w:lineRule="atLeast"/>
        <w:jc w:val="left"/>
        <w:sectPr w:rsidR="009E452E">
          <w:pgSz w:w="16838" w:h="11906" w:orient="landscape"/>
          <w:pgMar w:top="1800" w:right="1440" w:bottom="1800" w:left="1440" w:header="851" w:footer="992" w:gutter="0"/>
          <w:cols w:space="425"/>
          <w:docGrid w:type="lines" w:linePitch="312"/>
        </w:sectPr>
      </w:pPr>
    </w:p>
    <w:p w14:paraId="28FADF59" w14:textId="77777777" w:rsidR="009E452E" w:rsidRDefault="00D67AD0" w:rsidP="00A76ABC">
      <w:pPr>
        <w:pStyle w:val="3"/>
        <w:spacing w:line="240" w:lineRule="atLeast"/>
        <w:jc w:val="left"/>
      </w:pPr>
      <w:bookmarkStart w:id="38" w:name="_Toc50496698"/>
      <w:r>
        <w:rPr>
          <w:rFonts w:hint="eastAsia"/>
        </w:rPr>
        <w:lastRenderedPageBreak/>
        <w:t>入库（</w:t>
      </w:r>
      <w:r>
        <w:rPr>
          <w:rFonts w:hint="eastAsia"/>
        </w:rPr>
        <w:t>1</w:t>
      </w:r>
      <w:r>
        <w:rPr>
          <w:rFonts w:hint="eastAsia"/>
        </w:rPr>
        <w:t>次或</w:t>
      </w:r>
      <w:r>
        <w:rPr>
          <w:rFonts w:hint="eastAsia"/>
        </w:rPr>
        <w:t>N</w:t>
      </w:r>
      <w:r>
        <w:rPr>
          <w:rFonts w:hint="eastAsia"/>
        </w:rPr>
        <w:t>次入库）</w:t>
      </w:r>
      <w:bookmarkEnd w:id="38"/>
    </w:p>
    <w:p w14:paraId="3B57216A" w14:textId="77777777" w:rsidR="009E452E" w:rsidRDefault="00D67AD0" w:rsidP="00A76ABC">
      <w:pPr>
        <w:spacing w:line="240" w:lineRule="atLeast"/>
        <w:jc w:val="left"/>
      </w:pPr>
      <w:r>
        <w:rPr>
          <w:noProof/>
        </w:rPr>
        <w:drawing>
          <wp:inline distT="0" distB="0" distL="0" distR="0" wp14:anchorId="003A29EA" wp14:editId="52669746">
            <wp:extent cx="8863330" cy="26847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8863330" cy="2684780"/>
                    </a:xfrm>
                    <a:prstGeom prst="rect">
                      <a:avLst/>
                    </a:prstGeom>
                  </pic:spPr>
                </pic:pic>
              </a:graphicData>
            </a:graphic>
          </wp:inline>
        </w:drawing>
      </w:r>
    </w:p>
    <w:p w14:paraId="18A9AF4F" w14:textId="77777777" w:rsidR="009E452E" w:rsidRDefault="00D67AD0" w:rsidP="00A76ABC">
      <w:pPr>
        <w:pStyle w:val="3"/>
        <w:spacing w:line="240" w:lineRule="atLeast"/>
        <w:jc w:val="left"/>
      </w:pPr>
      <w:bookmarkStart w:id="39" w:name="_2.3.7_数据同步机制设计"/>
      <w:bookmarkStart w:id="40" w:name="_Toc50496699"/>
      <w:bookmarkEnd w:id="39"/>
      <w:r>
        <w:rPr>
          <w:rFonts w:hint="eastAsia"/>
        </w:rPr>
        <w:t>数据同步机制设计</w:t>
      </w:r>
      <w:bookmarkEnd w:id="40"/>
    </w:p>
    <w:p w14:paraId="40B72E55" w14:textId="77777777" w:rsidR="009E452E" w:rsidRDefault="00D67AD0" w:rsidP="00A76ABC">
      <w:pPr>
        <w:spacing w:line="240" w:lineRule="atLeast"/>
        <w:jc w:val="left"/>
      </w:pPr>
      <w:r>
        <w:rPr>
          <w:rFonts w:hint="eastAsia"/>
        </w:rPr>
        <w:t>本节特指</w:t>
      </w:r>
      <w:r>
        <w:rPr>
          <w:rFonts w:hint="eastAsia"/>
        </w:rPr>
        <w:t>P</w:t>
      </w:r>
      <w:r>
        <w:t>OS</w:t>
      </w:r>
      <w:r>
        <w:rPr>
          <w:rFonts w:hint="eastAsia"/>
        </w:rPr>
        <w:t>机本地数据库与远程数据库同步机制的设计。</w:t>
      </w:r>
    </w:p>
    <w:p w14:paraId="4E795B67" w14:textId="77777777" w:rsidR="009E452E" w:rsidRDefault="00D67AD0" w:rsidP="00A76ABC">
      <w:pPr>
        <w:spacing w:line="240" w:lineRule="atLeast"/>
        <w:jc w:val="left"/>
      </w:pPr>
      <w:r>
        <w:rPr>
          <w:rFonts w:hint="eastAsia"/>
        </w:rPr>
        <w:t>有三种操作类型的数据需要同步：</w:t>
      </w:r>
      <w:r>
        <w:rPr>
          <w:rFonts w:hint="eastAsia"/>
        </w:rPr>
        <w:t xml:space="preserve"> C</w:t>
      </w:r>
      <w:r>
        <w:rPr>
          <w:rFonts w:hint="eastAsia"/>
        </w:rPr>
        <w:t>型</w:t>
      </w:r>
      <w:r>
        <w:rPr>
          <w:rFonts w:hint="eastAsia"/>
        </w:rPr>
        <w:t>=</w:t>
      </w:r>
      <w:r>
        <w:rPr>
          <w:rFonts w:hint="eastAsia"/>
        </w:rPr>
        <w:t>添加型数据</w:t>
      </w:r>
      <w:r>
        <w:rPr>
          <w:rFonts w:hint="eastAsia"/>
        </w:rPr>
        <w:t xml:space="preserve"> </w:t>
      </w:r>
      <w:r>
        <w:t xml:space="preserve">    </w:t>
      </w:r>
      <w:r>
        <w:rPr>
          <w:rFonts w:hint="eastAsia"/>
        </w:rPr>
        <w:t>U</w:t>
      </w:r>
      <w:r>
        <w:rPr>
          <w:rFonts w:hint="eastAsia"/>
        </w:rPr>
        <w:t>型</w:t>
      </w:r>
      <w:r>
        <w:rPr>
          <w:rFonts w:hint="eastAsia"/>
        </w:rPr>
        <w:t>=</w:t>
      </w:r>
      <w:r>
        <w:rPr>
          <w:rFonts w:hint="eastAsia"/>
        </w:rPr>
        <w:t>修改型数据</w:t>
      </w:r>
      <w:r>
        <w:rPr>
          <w:rFonts w:hint="eastAsia"/>
        </w:rPr>
        <w:t xml:space="preserve"> </w:t>
      </w:r>
      <w:r>
        <w:t xml:space="preserve">    </w:t>
      </w:r>
      <w:r>
        <w:rPr>
          <w:rFonts w:hint="eastAsia"/>
        </w:rPr>
        <w:t>D</w:t>
      </w:r>
      <w:r>
        <w:rPr>
          <w:rFonts w:hint="eastAsia"/>
        </w:rPr>
        <w:t>型</w:t>
      </w:r>
      <w:r>
        <w:rPr>
          <w:rFonts w:hint="eastAsia"/>
        </w:rPr>
        <w:t>=</w:t>
      </w:r>
      <w:r>
        <w:rPr>
          <w:rFonts w:hint="eastAsia"/>
        </w:rPr>
        <w:t>删除型数据。</w:t>
      </w:r>
    </w:p>
    <w:p w14:paraId="20B4672C" w14:textId="77777777" w:rsidR="009E452E" w:rsidRDefault="00D67AD0" w:rsidP="00A76ABC">
      <w:pPr>
        <w:spacing w:line="240" w:lineRule="atLeast"/>
        <w:jc w:val="left"/>
      </w:pPr>
      <w:r>
        <w:rPr>
          <w:rFonts w:hint="eastAsia"/>
        </w:rPr>
        <w:t>其中</w:t>
      </w:r>
      <w:r>
        <w:rPr>
          <w:rFonts w:hint="eastAsia"/>
        </w:rPr>
        <w:t>D</w:t>
      </w:r>
      <w:r>
        <w:rPr>
          <w:rFonts w:hint="eastAsia"/>
        </w:rPr>
        <w:t>型即特殊的</w:t>
      </w:r>
      <w:r>
        <w:rPr>
          <w:rFonts w:hint="eastAsia"/>
        </w:rPr>
        <w:t>U</w:t>
      </w:r>
      <w:r>
        <w:rPr>
          <w:rFonts w:hint="eastAsia"/>
        </w:rPr>
        <w:t>型，只设置一个字段用来标识该行已经被删除。故后面不再用</w:t>
      </w:r>
      <w:r>
        <w:rPr>
          <w:rFonts w:hint="eastAsia"/>
        </w:rPr>
        <w:t>D</w:t>
      </w:r>
      <w:r>
        <w:rPr>
          <w:rFonts w:hint="eastAsia"/>
        </w:rPr>
        <w:t>型的字眼。</w:t>
      </w:r>
    </w:p>
    <w:p w14:paraId="43E6B3EA" w14:textId="77777777" w:rsidR="009E452E" w:rsidRDefault="00D67AD0" w:rsidP="00A76ABC">
      <w:pPr>
        <w:pStyle w:val="4"/>
        <w:spacing w:line="240" w:lineRule="atLeast"/>
        <w:jc w:val="left"/>
      </w:pPr>
      <w:r>
        <w:rPr>
          <w:rFonts w:hint="eastAsia"/>
        </w:rPr>
        <w:lastRenderedPageBreak/>
        <w:t>总体指导思想</w:t>
      </w:r>
    </w:p>
    <w:p w14:paraId="0490E2F1" w14:textId="77777777" w:rsidR="009E452E" w:rsidRDefault="00D67AD0" w:rsidP="00787588">
      <w:pPr>
        <w:pStyle w:val="12"/>
        <w:numPr>
          <w:ilvl w:val="0"/>
          <w:numId w:val="8"/>
        </w:numPr>
        <w:spacing w:line="240" w:lineRule="atLeast"/>
        <w:ind w:firstLineChars="0"/>
        <w:jc w:val="left"/>
      </w:pPr>
      <w:r>
        <w:rPr>
          <w:rFonts w:hint="eastAsia"/>
        </w:rPr>
        <w:t>限制功能。以云服务器为中心，限制</w:t>
      </w:r>
      <w:r>
        <w:rPr>
          <w:rFonts w:hint="eastAsia"/>
        </w:rPr>
        <w:t>P</w:t>
      </w:r>
      <w:r>
        <w:t xml:space="preserve">OS </w:t>
      </w:r>
      <w:r>
        <w:rPr>
          <w:rFonts w:hint="eastAsia"/>
        </w:rPr>
        <w:t>A</w:t>
      </w:r>
      <w:r>
        <w:t>PP</w:t>
      </w:r>
      <w:r>
        <w:rPr>
          <w:rFonts w:hint="eastAsia"/>
        </w:rPr>
        <w:t>和电脑的功能，以便降低数据同步的复杂性。</w:t>
      </w:r>
    </w:p>
    <w:p w14:paraId="455EDD3D" w14:textId="77777777" w:rsidR="009E452E" w:rsidRDefault="00D67AD0" w:rsidP="00787588">
      <w:pPr>
        <w:pStyle w:val="12"/>
        <w:numPr>
          <w:ilvl w:val="0"/>
          <w:numId w:val="8"/>
        </w:numPr>
        <w:spacing w:line="240" w:lineRule="atLeast"/>
        <w:ind w:firstLineChars="0"/>
        <w:jc w:val="left"/>
      </w:pPr>
      <w:r>
        <w:rPr>
          <w:rFonts w:hint="eastAsia"/>
        </w:rPr>
        <w:t>数据操作类型。如上所述，被同步的数据分为三种：添加（</w:t>
      </w:r>
      <w:r>
        <w:rPr>
          <w:rFonts w:hint="eastAsia"/>
        </w:rPr>
        <w:t>C</w:t>
      </w:r>
      <w:r>
        <w:rPr>
          <w:rFonts w:hint="eastAsia"/>
        </w:rPr>
        <w:t>型）、修改（</w:t>
      </w:r>
      <w:r>
        <w:rPr>
          <w:rFonts w:hint="eastAsia"/>
        </w:rPr>
        <w:t>U</w:t>
      </w:r>
      <w:r>
        <w:rPr>
          <w:rFonts w:hint="eastAsia"/>
        </w:rPr>
        <w:t>型）。</w:t>
      </w:r>
    </w:p>
    <w:p w14:paraId="635A5502" w14:textId="77777777" w:rsidR="009E452E" w:rsidRDefault="00D67AD0" w:rsidP="00787588">
      <w:pPr>
        <w:pStyle w:val="12"/>
        <w:numPr>
          <w:ilvl w:val="0"/>
          <w:numId w:val="8"/>
        </w:numPr>
        <w:spacing w:line="240" w:lineRule="atLeast"/>
        <w:ind w:firstLineChars="0"/>
        <w:jc w:val="left"/>
      </w:pPr>
      <w:r>
        <w:rPr>
          <w:rFonts w:hint="eastAsia"/>
        </w:rPr>
        <w:t>写锁定。某些数据正在更新的时候，不允许写，只允许读。</w:t>
      </w:r>
    </w:p>
    <w:p w14:paraId="1B7C247E" w14:textId="77777777" w:rsidR="009E452E" w:rsidRDefault="00D67AD0" w:rsidP="00787588">
      <w:pPr>
        <w:pStyle w:val="12"/>
        <w:numPr>
          <w:ilvl w:val="0"/>
          <w:numId w:val="8"/>
        </w:numPr>
        <w:spacing w:line="240" w:lineRule="atLeast"/>
        <w:ind w:firstLineChars="0"/>
        <w:jc w:val="left"/>
      </w:pPr>
      <w:r>
        <w:rPr>
          <w:rFonts w:hint="eastAsia"/>
        </w:rPr>
        <w:t>防止重复同步。被同步的数据要考虑重复性问题。一行数据可能已经被上传过，一行数据的</w:t>
      </w:r>
      <w:r>
        <w:rPr>
          <w:rFonts w:hint="eastAsia"/>
        </w:rPr>
        <w:t>key</w:t>
      </w:r>
      <w:r>
        <w:rPr>
          <w:rFonts w:hint="eastAsia"/>
        </w:rPr>
        <w:t>在对方可能不是</w:t>
      </w:r>
      <w:r>
        <w:rPr>
          <w:rFonts w:hint="eastAsia"/>
        </w:rPr>
        <w:t>key</w:t>
      </w:r>
      <w:r>
        <w:rPr>
          <w:rFonts w:hint="eastAsia"/>
        </w:rPr>
        <w:t>，双方应当有统一</w:t>
      </w:r>
      <w:r>
        <w:rPr>
          <w:rFonts w:hint="eastAsia"/>
        </w:rPr>
        <w:t>key</w:t>
      </w:r>
      <w:r>
        <w:rPr>
          <w:rFonts w:hint="eastAsia"/>
        </w:rPr>
        <w:t>。</w:t>
      </w:r>
    </w:p>
    <w:p w14:paraId="0490A56F" w14:textId="77777777" w:rsidR="009E452E" w:rsidRDefault="00D67AD0" w:rsidP="00787588">
      <w:pPr>
        <w:pStyle w:val="12"/>
        <w:numPr>
          <w:ilvl w:val="0"/>
          <w:numId w:val="8"/>
        </w:numPr>
        <w:spacing w:line="240" w:lineRule="atLeast"/>
        <w:ind w:firstLineChars="0"/>
        <w:jc w:val="left"/>
      </w:pPr>
      <w:r>
        <w:rPr>
          <w:rFonts w:hint="eastAsia"/>
        </w:rPr>
        <w:t>备份。执行同步前先备份数据库表以应付同步失败的情况。</w:t>
      </w:r>
    </w:p>
    <w:p w14:paraId="3C273485" w14:textId="77777777" w:rsidR="009E452E" w:rsidRDefault="00D67AD0" w:rsidP="00787588">
      <w:pPr>
        <w:pStyle w:val="12"/>
        <w:numPr>
          <w:ilvl w:val="0"/>
          <w:numId w:val="8"/>
        </w:numPr>
        <w:spacing w:line="240" w:lineRule="atLeast"/>
        <w:ind w:firstLineChars="0"/>
        <w:jc w:val="left"/>
      </w:pPr>
      <w:r>
        <w:rPr>
          <w:rFonts w:hint="eastAsia"/>
        </w:rPr>
        <w:t>部署失败预案。部署任何与</w:t>
      </w:r>
      <w:r>
        <w:rPr>
          <w:rFonts w:hint="eastAsia"/>
        </w:rPr>
        <w:t>D</w:t>
      </w:r>
      <w:r>
        <w:t>B</w:t>
      </w:r>
      <w:r>
        <w:rPr>
          <w:rFonts w:hint="eastAsia"/>
        </w:rPr>
        <w:t>相关的新版本时，都让系统自己执行部署过程，不能人工执行！执行期间，不允许有任何数据同步操作，确保无任何死角引起同步问题！</w:t>
      </w:r>
    </w:p>
    <w:p w14:paraId="471697B3" w14:textId="77777777" w:rsidR="009E452E" w:rsidRDefault="00D67AD0" w:rsidP="00787588">
      <w:pPr>
        <w:pStyle w:val="12"/>
        <w:numPr>
          <w:ilvl w:val="0"/>
          <w:numId w:val="8"/>
        </w:numPr>
        <w:spacing w:line="240" w:lineRule="atLeast"/>
        <w:ind w:firstLineChars="0"/>
        <w:jc w:val="left"/>
      </w:pPr>
      <w:r>
        <w:rPr>
          <w:rFonts w:hint="eastAsia"/>
        </w:rPr>
        <w:t>反部署。部署任何与</w:t>
      </w:r>
      <w:r>
        <w:rPr>
          <w:rFonts w:hint="eastAsia"/>
        </w:rPr>
        <w:t>D</w:t>
      </w:r>
      <w:r>
        <w:t>B</w:t>
      </w:r>
      <w:r>
        <w:rPr>
          <w:rFonts w:hint="eastAsia"/>
        </w:rPr>
        <w:t>相关的新版本时，既有部署过程，也有反部署过程，以恢复数据。</w:t>
      </w:r>
    </w:p>
    <w:p w14:paraId="48C68F82" w14:textId="77777777" w:rsidR="009E452E" w:rsidRDefault="00D67AD0" w:rsidP="00787588">
      <w:pPr>
        <w:pStyle w:val="12"/>
        <w:numPr>
          <w:ilvl w:val="0"/>
          <w:numId w:val="8"/>
        </w:numPr>
        <w:spacing w:line="240" w:lineRule="atLeast"/>
        <w:ind w:firstLineChars="0"/>
        <w:jc w:val="left"/>
      </w:pPr>
      <w:r>
        <w:rPr>
          <w:rFonts w:hint="eastAsia"/>
        </w:rPr>
        <w:t>D</w:t>
      </w:r>
      <w:r>
        <w:t>B</w:t>
      </w:r>
      <w:r>
        <w:rPr>
          <w:rFonts w:hint="eastAsia"/>
        </w:rPr>
        <w:t>更改影响同步。见</w:t>
      </w:r>
      <w:hyperlink w:anchor="_2.10_部署备忘" w:history="1">
        <w:r>
          <w:rPr>
            <w:rStyle w:val="ad"/>
          </w:rPr>
          <w:t>部署备忘</w:t>
        </w:r>
      </w:hyperlink>
      <w:r>
        <w:rPr>
          <w:rFonts w:hint="eastAsia"/>
        </w:rPr>
        <w:t>。为此需要建立一个测试环境。见</w:t>
      </w:r>
      <w:hyperlink w:anchor="_2.7_自动化测试设计" w:history="1">
        <w:r>
          <w:rPr>
            <w:rStyle w:val="ad"/>
            <w:rFonts w:hint="eastAsia"/>
          </w:rPr>
          <w:t>自动化测试设计</w:t>
        </w:r>
      </w:hyperlink>
      <w:r>
        <w:rPr>
          <w:rFonts w:hint="eastAsia"/>
        </w:rPr>
        <w:t>。</w:t>
      </w:r>
    </w:p>
    <w:p w14:paraId="047C5422" w14:textId="77777777" w:rsidR="009E452E" w:rsidRDefault="00D67AD0" w:rsidP="00787588">
      <w:pPr>
        <w:pStyle w:val="12"/>
        <w:numPr>
          <w:ilvl w:val="0"/>
          <w:numId w:val="8"/>
        </w:numPr>
        <w:spacing w:line="240" w:lineRule="atLeast"/>
        <w:ind w:firstLineChars="0"/>
        <w:jc w:val="left"/>
      </w:pPr>
      <w:r>
        <w:rPr>
          <w:rFonts w:hint="eastAsia"/>
          <w:b/>
          <w:bCs/>
          <w:highlight w:val="yellow"/>
        </w:rPr>
        <w:t>全部下载。极端同步。在极端的情况下，将</w:t>
      </w:r>
      <w:r>
        <w:rPr>
          <w:b/>
          <w:bCs/>
          <w:highlight w:val="yellow"/>
        </w:rPr>
        <w:t>POS</w:t>
      </w:r>
      <w:r>
        <w:rPr>
          <w:rFonts w:hint="eastAsia"/>
          <w:b/>
          <w:bCs/>
          <w:highlight w:val="yellow"/>
        </w:rPr>
        <w:t>上的所有数据（销售开单的数据必须提前同步到云）删除，重新向服务器下载对应的数据以达成同步</w:t>
      </w:r>
      <w:r>
        <w:rPr>
          <w:rFonts w:hint="eastAsia"/>
        </w:rPr>
        <w:t>。</w:t>
      </w:r>
    </w:p>
    <w:p w14:paraId="30B45107" w14:textId="77777777" w:rsidR="009E452E" w:rsidRDefault="00D67AD0" w:rsidP="00787588">
      <w:pPr>
        <w:pStyle w:val="12"/>
        <w:numPr>
          <w:ilvl w:val="0"/>
          <w:numId w:val="8"/>
        </w:numPr>
        <w:spacing w:line="240" w:lineRule="atLeast"/>
        <w:ind w:firstLineChars="0"/>
        <w:jc w:val="left"/>
      </w:pPr>
      <w:r>
        <w:rPr>
          <w:rFonts w:hint="eastAsia"/>
        </w:rPr>
        <w:t>（瘦系统不做）</w:t>
      </w:r>
      <w:r>
        <w:rPr>
          <w:rFonts w:hint="eastAsia"/>
        </w:rPr>
        <w:t>M</w:t>
      </w:r>
      <w:r>
        <w:t>D5</w:t>
      </w:r>
      <w:r>
        <w:rPr>
          <w:rFonts w:hint="eastAsia"/>
        </w:rPr>
        <w:t>。由于数据同步极端重要，在传输过程中，可以设置是否对传输的文件生成</w:t>
      </w:r>
      <w:r>
        <w:rPr>
          <w:rFonts w:hint="eastAsia"/>
        </w:rPr>
        <w:t>M</w:t>
      </w:r>
      <w:r>
        <w:t>D5</w:t>
      </w:r>
      <w:r>
        <w:rPr>
          <w:rFonts w:hint="eastAsia"/>
        </w:rPr>
        <w:t>，以便应对复杂网络。</w:t>
      </w:r>
    </w:p>
    <w:p w14:paraId="1095479F" w14:textId="77777777" w:rsidR="009E452E" w:rsidRDefault="009E452E" w:rsidP="00A76ABC">
      <w:pPr>
        <w:pStyle w:val="12"/>
        <w:spacing w:line="240" w:lineRule="atLeast"/>
        <w:ind w:firstLineChars="0"/>
        <w:jc w:val="left"/>
      </w:pPr>
    </w:p>
    <w:p w14:paraId="49E95C94" w14:textId="77777777" w:rsidR="009E452E" w:rsidRDefault="009E452E" w:rsidP="00A76ABC">
      <w:pPr>
        <w:pStyle w:val="12"/>
        <w:spacing w:line="240" w:lineRule="atLeast"/>
        <w:ind w:firstLineChars="0"/>
        <w:jc w:val="left"/>
      </w:pPr>
    </w:p>
    <w:p w14:paraId="18916DFD" w14:textId="77777777" w:rsidR="009E452E" w:rsidRDefault="009E452E" w:rsidP="00A76ABC">
      <w:pPr>
        <w:pStyle w:val="12"/>
        <w:spacing w:line="240" w:lineRule="atLeast"/>
        <w:ind w:firstLineChars="0"/>
        <w:jc w:val="left"/>
        <w:sectPr w:rsidR="009E452E">
          <w:pgSz w:w="16838" w:h="11906" w:orient="landscape"/>
          <w:pgMar w:top="1800" w:right="1440" w:bottom="1800" w:left="1440" w:header="851" w:footer="992" w:gutter="0"/>
          <w:cols w:space="425"/>
          <w:docGrid w:type="lines" w:linePitch="312"/>
        </w:sectPr>
      </w:pPr>
    </w:p>
    <w:p w14:paraId="1E353CAF" w14:textId="77777777" w:rsidR="009E452E" w:rsidRDefault="00D67AD0" w:rsidP="00A76ABC">
      <w:pPr>
        <w:pStyle w:val="4"/>
        <w:spacing w:line="240" w:lineRule="atLeast"/>
        <w:jc w:val="left"/>
      </w:pPr>
      <w:r>
        <w:rPr>
          <w:rFonts w:hint="eastAsia"/>
        </w:rPr>
        <w:lastRenderedPageBreak/>
        <w:t>同步类型</w:t>
      </w:r>
    </w:p>
    <w:p w14:paraId="7B65BAC5" w14:textId="77777777" w:rsidR="009E452E" w:rsidRDefault="00D67AD0" w:rsidP="00A76ABC">
      <w:pPr>
        <w:spacing w:line="240" w:lineRule="atLeast"/>
        <w:jc w:val="left"/>
      </w:pPr>
      <w:r>
        <w:rPr>
          <w:rFonts w:hint="eastAsia"/>
        </w:rPr>
        <w:t>系统提供自动同步、手动同步。</w:t>
      </w:r>
    </w:p>
    <w:p w14:paraId="08BB166C" w14:textId="77777777" w:rsidR="009E452E" w:rsidRDefault="00D67AD0" w:rsidP="00A76ABC">
      <w:pPr>
        <w:pStyle w:val="4"/>
        <w:spacing w:line="240" w:lineRule="atLeast"/>
        <w:jc w:val="left"/>
      </w:pPr>
      <w:r>
        <w:rPr>
          <w:rFonts w:hint="eastAsia"/>
        </w:rPr>
        <w:lastRenderedPageBreak/>
        <w:t>同步方法</w:t>
      </w:r>
    </w:p>
    <w:p w14:paraId="0C57F4A5" w14:textId="77777777" w:rsidR="009E452E" w:rsidRDefault="00D67AD0" w:rsidP="00A76ABC">
      <w:pPr>
        <w:pStyle w:val="5"/>
        <w:spacing w:line="240" w:lineRule="atLeast"/>
        <w:jc w:val="left"/>
      </w:pPr>
      <w:bookmarkStart w:id="41" w:name="_部分下载"/>
      <w:bookmarkStart w:id="42" w:name="_UML视角下的同步方法"/>
      <w:bookmarkEnd w:id="41"/>
      <w:r>
        <w:rPr>
          <w:rFonts w:hint="eastAsia"/>
        </w:rPr>
        <w:t>UML</w:t>
      </w:r>
      <w:r>
        <w:rPr>
          <w:rFonts w:hint="eastAsia"/>
        </w:rPr>
        <w:t>视角下的同步方法</w:t>
      </w:r>
    </w:p>
    <w:bookmarkEnd w:id="42"/>
    <w:p w14:paraId="25511564" w14:textId="77777777" w:rsidR="009E452E" w:rsidRDefault="00D67AD0" w:rsidP="00A76ABC">
      <w:pPr>
        <w:spacing w:line="240" w:lineRule="atLeast"/>
        <w:jc w:val="left"/>
      </w:pPr>
      <w:r>
        <w:rPr>
          <w:noProof/>
        </w:rPr>
        <w:lastRenderedPageBreak/>
        <w:drawing>
          <wp:inline distT="0" distB="0" distL="0" distR="0" wp14:anchorId="44C64B25" wp14:editId="063DB631">
            <wp:extent cx="8238490" cy="52743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8238490" cy="5274310"/>
                    </a:xfrm>
                    <a:prstGeom prst="rect">
                      <a:avLst/>
                    </a:prstGeom>
                  </pic:spPr>
                </pic:pic>
              </a:graphicData>
            </a:graphic>
          </wp:inline>
        </w:drawing>
      </w:r>
    </w:p>
    <w:p w14:paraId="32AE60B1" w14:textId="77777777" w:rsidR="009E452E" w:rsidRDefault="00D67AD0" w:rsidP="00A76ABC">
      <w:pPr>
        <w:pStyle w:val="5"/>
        <w:spacing w:line="240" w:lineRule="atLeast"/>
        <w:jc w:val="left"/>
      </w:pPr>
      <w:r>
        <w:rPr>
          <w:rFonts w:hint="eastAsia"/>
        </w:rPr>
        <w:lastRenderedPageBreak/>
        <w:t>部分下载</w:t>
      </w:r>
    </w:p>
    <w:p w14:paraId="66C02517" w14:textId="77777777" w:rsidR="009E452E" w:rsidRDefault="00D67AD0" w:rsidP="00A76ABC">
      <w:pPr>
        <w:spacing w:line="240" w:lineRule="atLeast"/>
        <w:jc w:val="left"/>
      </w:pPr>
      <w:r>
        <w:rPr>
          <w:rFonts w:hint="eastAsia"/>
        </w:rPr>
        <w:t>为节省流量减少服务器负担，一般只让</w:t>
      </w:r>
      <w:r>
        <w:rPr>
          <w:rFonts w:hint="eastAsia"/>
        </w:rPr>
        <w:t>POS</w:t>
      </w:r>
      <w:r>
        <w:rPr>
          <w:noProof/>
        </w:rPr>
        <w:drawing>
          <wp:anchor distT="0" distB="0" distL="114300" distR="114300" simplePos="0" relativeHeight="251688960" behindDoc="0" locked="0" layoutInCell="1" allowOverlap="1" wp14:anchorId="088330EC" wp14:editId="2BF88D46">
            <wp:simplePos x="0" y="0"/>
            <wp:positionH relativeFrom="margin">
              <wp:align>right</wp:align>
            </wp:positionH>
            <wp:positionV relativeFrom="paragraph">
              <wp:posOffset>371475</wp:posOffset>
            </wp:positionV>
            <wp:extent cx="8863330" cy="23260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8863330" cy="2326005"/>
                    </a:xfrm>
                    <a:prstGeom prst="rect">
                      <a:avLst/>
                    </a:prstGeom>
                  </pic:spPr>
                </pic:pic>
              </a:graphicData>
            </a:graphic>
          </wp:anchor>
        </w:drawing>
      </w:r>
      <w:r>
        <w:rPr>
          <w:rFonts w:hint="eastAsia"/>
        </w:rPr>
        <w:t>下载受影响的数据。下图为其处理流程（其中</w:t>
      </w:r>
      <w:r>
        <w:rPr>
          <w:rFonts w:hint="eastAsia"/>
        </w:rPr>
        <w:t>C</w:t>
      </w:r>
      <w:r>
        <w:rPr>
          <w:rFonts w:hint="eastAsia"/>
        </w:rPr>
        <w:t>型和</w:t>
      </w:r>
      <w:r>
        <w:rPr>
          <w:rFonts w:hint="eastAsia"/>
        </w:rPr>
        <w:t>U</w:t>
      </w:r>
      <w:r>
        <w:rPr>
          <w:rFonts w:hint="eastAsia"/>
        </w:rPr>
        <w:t>型流程几乎一样）：</w:t>
      </w:r>
    </w:p>
    <w:p w14:paraId="745BC56F" w14:textId="77777777" w:rsidR="009E452E" w:rsidRDefault="009E452E" w:rsidP="00A76ABC">
      <w:pPr>
        <w:spacing w:line="240" w:lineRule="atLeast"/>
        <w:jc w:val="left"/>
      </w:pPr>
    </w:p>
    <w:p w14:paraId="7FB22A9B" w14:textId="77777777" w:rsidR="009E452E" w:rsidRDefault="00D67AD0" w:rsidP="00A76ABC">
      <w:pPr>
        <w:pStyle w:val="5"/>
        <w:spacing w:line="240" w:lineRule="atLeast"/>
        <w:jc w:val="left"/>
      </w:pPr>
      <w:bookmarkStart w:id="43" w:name="_全部下载"/>
      <w:bookmarkEnd w:id="43"/>
      <w:r>
        <w:rPr>
          <w:rFonts w:hint="eastAsia"/>
        </w:rPr>
        <w:t>全部下载</w:t>
      </w:r>
    </w:p>
    <w:p w14:paraId="7119831A" w14:textId="77777777" w:rsidR="009E452E" w:rsidRDefault="00D67AD0" w:rsidP="00A76ABC">
      <w:pPr>
        <w:spacing w:line="240" w:lineRule="atLeast"/>
        <w:jc w:val="left"/>
      </w:pPr>
      <w:r>
        <w:rPr>
          <w:rFonts w:hint="eastAsia"/>
        </w:rPr>
        <w:t>下载全部数据，通常发生在添加新的</w:t>
      </w:r>
      <w:r>
        <w:rPr>
          <w:rFonts w:hint="eastAsia"/>
        </w:rPr>
        <w:t>POS</w:t>
      </w:r>
      <w:r>
        <w:rPr>
          <w:rFonts w:hint="eastAsia"/>
        </w:rPr>
        <w:t>机之后。有时为了还原</w:t>
      </w:r>
      <w:r>
        <w:rPr>
          <w:rFonts w:hint="eastAsia"/>
        </w:rPr>
        <w:t>POS</w:t>
      </w:r>
      <w:r>
        <w:rPr>
          <w:rFonts w:hint="eastAsia"/>
        </w:rPr>
        <w:t>，也需要使用此功能。下图为其处理流程：</w:t>
      </w:r>
    </w:p>
    <w:p w14:paraId="7AC773F4" w14:textId="77777777" w:rsidR="009E452E" w:rsidRDefault="00D67AD0" w:rsidP="00A76ABC">
      <w:pPr>
        <w:spacing w:line="240" w:lineRule="atLeast"/>
        <w:jc w:val="left"/>
      </w:pPr>
      <w:r>
        <w:rPr>
          <w:noProof/>
        </w:rPr>
        <w:lastRenderedPageBreak/>
        <w:drawing>
          <wp:anchor distT="0" distB="0" distL="114300" distR="114300" simplePos="0" relativeHeight="251694080" behindDoc="0" locked="0" layoutInCell="1" allowOverlap="1" wp14:anchorId="79509177" wp14:editId="22E976AC">
            <wp:simplePos x="0" y="0"/>
            <wp:positionH relativeFrom="column">
              <wp:posOffset>0</wp:posOffset>
            </wp:positionH>
            <wp:positionV relativeFrom="paragraph">
              <wp:posOffset>0</wp:posOffset>
            </wp:positionV>
            <wp:extent cx="5305425" cy="107632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05425" cy="1076325"/>
                    </a:xfrm>
                    <a:prstGeom prst="rect">
                      <a:avLst/>
                    </a:prstGeom>
                  </pic:spPr>
                </pic:pic>
              </a:graphicData>
            </a:graphic>
          </wp:anchor>
        </w:drawing>
      </w:r>
    </w:p>
    <w:p w14:paraId="50B84D0D" w14:textId="77777777" w:rsidR="009E452E" w:rsidRDefault="009E452E" w:rsidP="00A76ABC">
      <w:pPr>
        <w:spacing w:line="240" w:lineRule="atLeast"/>
        <w:jc w:val="left"/>
      </w:pPr>
    </w:p>
    <w:p w14:paraId="4970DDD7" w14:textId="77777777" w:rsidR="009E452E" w:rsidRDefault="00D67AD0" w:rsidP="00A76ABC">
      <w:pPr>
        <w:spacing w:line="240" w:lineRule="atLeast"/>
        <w:jc w:val="left"/>
      </w:pPr>
      <w:r>
        <w:rPr>
          <w:rFonts w:hint="eastAsia"/>
        </w:rPr>
        <w:t>注意：部分表存在极多的约束，需要对每个表分别进行约束分析和设计。</w:t>
      </w:r>
    </w:p>
    <w:p w14:paraId="09FB4D16" w14:textId="77777777" w:rsidR="009E452E" w:rsidRDefault="009E452E" w:rsidP="00A76ABC">
      <w:pPr>
        <w:spacing w:line="240" w:lineRule="atLeast"/>
        <w:jc w:val="left"/>
      </w:pPr>
    </w:p>
    <w:p w14:paraId="08C8FF84" w14:textId="77777777" w:rsidR="009E452E" w:rsidRDefault="00D67AD0" w:rsidP="00A76ABC">
      <w:pPr>
        <w:pStyle w:val="5"/>
        <w:spacing w:line="240" w:lineRule="atLeast"/>
        <w:jc w:val="left"/>
      </w:pPr>
      <w:r>
        <w:rPr>
          <w:rFonts w:hint="eastAsia"/>
        </w:rPr>
        <w:lastRenderedPageBreak/>
        <w:t>上传数据</w:t>
      </w:r>
    </w:p>
    <w:p w14:paraId="21FF191C" w14:textId="77777777" w:rsidR="009E452E" w:rsidRDefault="00D67AD0" w:rsidP="00A76ABC">
      <w:pPr>
        <w:pStyle w:val="6"/>
        <w:spacing w:line="240" w:lineRule="atLeast"/>
        <w:jc w:val="left"/>
      </w:pPr>
      <w:r>
        <w:rPr>
          <w:rFonts w:hint="eastAsia"/>
        </w:rPr>
        <w:t>销售开单</w:t>
      </w:r>
    </w:p>
    <w:p w14:paraId="52731CD0" w14:textId="77777777" w:rsidR="009E452E" w:rsidRDefault="00D67AD0" w:rsidP="00A76ABC">
      <w:pPr>
        <w:spacing w:line="240" w:lineRule="atLeast"/>
        <w:jc w:val="left"/>
      </w:pPr>
      <w:r>
        <w:rPr>
          <w:noProof/>
        </w:rPr>
        <w:lastRenderedPageBreak/>
        <w:drawing>
          <wp:inline distT="0" distB="0" distL="0" distR="0" wp14:anchorId="717A6273" wp14:editId="7F1FB7EE">
            <wp:extent cx="8863330" cy="4847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8863330" cy="4847590"/>
                    </a:xfrm>
                    <a:prstGeom prst="rect">
                      <a:avLst/>
                    </a:prstGeom>
                  </pic:spPr>
                </pic:pic>
              </a:graphicData>
            </a:graphic>
          </wp:inline>
        </w:drawing>
      </w:r>
    </w:p>
    <w:p w14:paraId="25254902" w14:textId="77777777" w:rsidR="009E452E" w:rsidRDefault="00D67AD0" w:rsidP="00A76ABC">
      <w:pPr>
        <w:spacing w:line="240" w:lineRule="atLeast"/>
        <w:jc w:val="left"/>
      </w:pPr>
      <w:r>
        <w:rPr>
          <w:rFonts w:hint="eastAsia"/>
        </w:rPr>
        <w:t>参考</w:t>
      </w:r>
      <w:hyperlink w:anchor="_销售开单" w:history="1">
        <w:r>
          <w:rPr>
            <w:rStyle w:val="ad"/>
            <w:rFonts w:hint="eastAsia"/>
          </w:rPr>
          <w:t>销售开单</w:t>
        </w:r>
      </w:hyperlink>
      <w:r>
        <w:rPr>
          <w:rFonts w:hint="eastAsia"/>
        </w:rPr>
        <w:t>。</w:t>
      </w:r>
    </w:p>
    <w:p w14:paraId="226E855B" w14:textId="77777777" w:rsidR="009E452E" w:rsidRDefault="00D67AD0" w:rsidP="00A76ABC">
      <w:pPr>
        <w:pStyle w:val="6"/>
        <w:spacing w:line="240" w:lineRule="atLeast"/>
        <w:jc w:val="left"/>
      </w:pPr>
      <w:r>
        <w:rPr>
          <w:rFonts w:hint="eastAsia"/>
        </w:rPr>
        <w:lastRenderedPageBreak/>
        <w:t>会员</w:t>
      </w:r>
    </w:p>
    <w:p w14:paraId="04FEAD4F" w14:textId="77777777" w:rsidR="009E452E" w:rsidRDefault="009E452E" w:rsidP="00A76ABC">
      <w:pPr>
        <w:spacing w:line="240" w:lineRule="atLeast"/>
        <w:jc w:val="left"/>
      </w:pPr>
    </w:p>
    <w:p w14:paraId="394B5A7C" w14:textId="77777777" w:rsidR="009E452E" w:rsidRDefault="00D67AD0" w:rsidP="00A76ABC">
      <w:pPr>
        <w:pStyle w:val="4"/>
        <w:spacing w:line="240" w:lineRule="atLeast"/>
        <w:jc w:val="left"/>
      </w:pPr>
      <w:r>
        <w:rPr>
          <w:rFonts w:hint="eastAsia"/>
        </w:rPr>
        <w:t>系统版本更新预案设计（瘦系统暂不做）</w:t>
      </w:r>
    </w:p>
    <w:p w14:paraId="1ADB1606" w14:textId="77777777" w:rsidR="009E452E" w:rsidRDefault="00D67AD0" w:rsidP="00A76ABC">
      <w:pPr>
        <w:spacing w:line="240" w:lineRule="atLeast"/>
        <w:jc w:val="left"/>
      </w:pPr>
      <w:r>
        <w:rPr>
          <w:rFonts w:hint="eastAsia"/>
        </w:rPr>
        <w:t>如果系统版本有更新，这些更新可能对同步形成重大影响。这些更新可能导致的问题及其解决方案如下：</w:t>
      </w:r>
    </w:p>
    <w:p w14:paraId="61E8A8E3" w14:textId="77777777" w:rsidR="009E452E" w:rsidRDefault="009E452E" w:rsidP="00A76ABC">
      <w:pPr>
        <w:spacing w:line="240" w:lineRule="atLeast"/>
        <w:jc w:val="left"/>
      </w:pP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4531"/>
        <w:gridCol w:w="8682"/>
      </w:tblGrid>
      <w:tr w:rsidR="009E452E" w14:paraId="21BE35E0" w14:textId="77777777">
        <w:trPr>
          <w:trHeight w:val="208"/>
        </w:trPr>
        <w:tc>
          <w:tcPr>
            <w:tcW w:w="816" w:type="dxa"/>
            <w:shd w:val="clear" w:color="auto" w:fill="FF0000"/>
          </w:tcPr>
          <w:p w14:paraId="35A3FBF6" w14:textId="77777777" w:rsidR="009E452E" w:rsidRDefault="00D67AD0" w:rsidP="00A76ABC">
            <w:pPr>
              <w:spacing w:line="240" w:lineRule="atLeast"/>
              <w:jc w:val="left"/>
              <w:rPr>
                <w:color w:val="FFFFFF" w:themeColor="background1"/>
              </w:rPr>
            </w:pPr>
            <w:r>
              <w:rPr>
                <w:rFonts w:hint="eastAsia"/>
                <w:color w:val="FFFFFF" w:themeColor="background1"/>
              </w:rPr>
              <w:t>序号</w:t>
            </w:r>
          </w:p>
        </w:tc>
        <w:tc>
          <w:tcPr>
            <w:tcW w:w="4531" w:type="dxa"/>
            <w:shd w:val="clear" w:color="auto" w:fill="FF0000"/>
          </w:tcPr>
          <w:p w14:paraId="6F05CAA1" w14:textId="77777777" w:rsidR="009E452E" w:rsidRDefault="00D67AD0" w:rsidP="00A76ABC">
            <w:pPr>
              <w:spacing w:line="240" w:lineRule="atLeast"/>
              <w:jc w:val="left"/>
              <w:rPr>
                <w:color w:val="FFFFFF" w:themeColor="background1"/>
              </w:rPr>
            </w:pPr>
            <w:r>
              <w:rPr>
                <w:rFonts w:hint="eastAsia"/>
                <w:color w:val="FFFFFF" w:themeColor="background1"/>
              </w:rPr>
              <w:t>问题陈述</w:t>
            </w:r>
          </w:p>
        </w:tc>
        <w:tc>
          <w:tcPr>
            <w:tcW w:w="8682" w:type="dxa"/>
            <w:shd w:val="clear" w:color="auto" w:fill="FF0000"/>
          </w:tcPr>
          <w:p w14:paraId="4C3B8084" w14:textId="77777777" w:rsidR="009E452E" w:rsidRDefault="00D67AD0" w:rsidP="00A76ABC">
            <w:pPr>
              <w:spacing w:line="240" w:lineRule="atLeast"/>
              <w:jc w:val="left"/>
              <w:rPr>
                <w:color w:val="FFFFFF" w:themeColor="background1"/>
              </w:rPr>
            </w:pPr>
            <w:r>
              <w:rPr>
                <w:rFonts w:hint="eastAsia"/>
                <w:color w:val="FFFFFF" w:themeColor="background1"/>
              </w:rPr>
              <w:t>解决方案</w:t>
            </w:r>
          </w:p>
        </w:tc>
      </w:tr>
      <w:tr w:rsidR="009E452E" w14:paraId="43680952" w14:textId="77777777">
        <w:trPr>
          <w:trHeight w:val="208"/>
        </w:trPr>
        <w:tc>
          <w:tcPr>
            <w:tcW w:w="816" w:type="dxa"/>
          </w:tcPr>
          <w:p w14:paraId="192597C3" w14:textId="77777777" w:rsidR="009E452E" w:rsidRDefault="00D67AD0" w:rsidP="00A76ABC">
            <w:pPr>
              <w:spacing w:line="240" w:lineRule="atLeast"/>
              <w:jc w:val="left"/>
            </w:pPr>
            <w:r>
              <w:rPr>
                <w:rFonts w:hint="eastAsia"/>
              </w:rPr>
              <w:t>1</w:t>
            </w:r>
          </w:p>
        </w:tc>
        <w:tc>
          <w:tcPr>
            <w:tcW w:w="4531" w:type="dxa"/>
          </w:tcPr>
          <w:p w14:paraId="523BCEF5" w14:textId="77777777" w:rsidR="009E452E" w:rsidRDefault="00D67AD0" w:rsidP="00A76ABC">
            <w:pPr>
              <w:spacing w:line="240" w:lineRule="atLeast"/>
              <w:jc w:val="left"/>
            </w:pPr>
            <w:r>
              <w:rPr>
                <w:rFonts w:hint="eastAsia"/>
              </w:rPr>
              <w:t>销售开单的表结构发生变化</w:t>
            </w:r>
          </w:p>
        </w:tc>
        <w:tc>
          <w:tcPr>
            <w:tcW w:w="8682" w:type="dxa"/>
          </w:tcPr>
          <w:p w14:paraId="5B7F72E8" w14:textId="77777777" w:rsidR="009E452E" w:rsidRDefault="00D67AD0" w:rsidP="00A76ABC">
            <w:pPr>
              <w:spacing w:line="240" w:lineRule="atLeast"/>
              <w:jc w:val="left"/>
            </w:pPr>
            <w:r>
              <w:rPr>
                <w:rFonts w:hint="eastAsia"/>
              </w:rPr>
              <w:t>针对不同版本，有不同的数据格式和同步方法</w:t>
            </w:r>
          </w:p>
        </w:tc>
      </w:tr>
      <w:tr w:rsidR="009E452E" w14:paraId="68F4DEE8" w14:textId="77777777">
        <w:trPr>
          <w:trHeight w:val="208"/>
        </w:trPr>
        <w:tc>
          <w:tcPr>
            <w:tcW w:w="816" w:type="dxa"/>
          </w:tcPr>
          <w:p w14:paraId="093A5CDE" w14:textId="77777777" w:rsidR="009E452E" w:rsidRDefault="00D67AD0" w:rsidP="00A76ABC">
            <w:pPr>
              <w:spacing w:line="240" w:lineRule="atLeast"/>
              <w:jc w:val="left"/>
            </w:pPr>
            <w:r>
              <w:rPr>
                <w:rFonts w:hint="eastAsia"/>
              </w:rPr>
              <w:t>2</w:t>
            </w:r>
          </w:p>
        </w:tc>
        <w:tc>
          <w:tcPr>
            <w:tcW w:w="4531" w:type="dxa"/>
          </w:tcPr>
          <w:p w14:paraId="1F096E77" w14:textId="77777777" w:rsidR="009E452E" w:rsidRDefault="009E452E" w:rsidP="00A76ABC">
            <w:pPr>
              <w:spacing w:line="240" w:lineRule="atLeast"/>
              <w:jc w:val="left"/>
            </w:pPr>
          </w:p>
        </w:tc>
        <w:tc>
          <w:tcPr>
            <w:tcW w:w="8682" w:type="dxa"/>
          </w:tcPr>
          <w:p w14:paraId="47DF9F73" w14:textId="77777777" w:rsidR="009E452E" w:rsidRDefault="009E452E" w:rsidP="00A76ABC">
            <w:pPr>
              <w:spacing w:line="240" w:lineRule="atLeast"/>
              <w:jc w:val="left"/>
            </w:pPr>
          </w:p>
        </w:tc>
      </w:tr>
      <w:tr w:rsidR="009E452E" w14:paraId="32E764B0" w14:textId="77777777">
        <w:trPr>
          <w:trHeight w:val="208"/>
        </w:trPr>
        <w:tc>
          <w:tcPr>
            <w:tcW w:w="816" w:type="dxa"/>
          </w:tcPr>
          <w:p w14:paraId="15186C36" w14:textId="77777777" w:rsidR="009E452E" w:rsidRDefault="00D67AD0" w:rsidP="00A76ABC">
            <w:pPr>
              <w:spacing w:line="240" w:lineRule="atLeast"/>
              <w:jc w:val="left"/>
              <w:rPr>
                <w:szCs w:val="21"/>
              </w:rPr>
            </w:pPr>
            <w:r>
              <w:rPr>
                <w:rFonts w:hint="eastAsia"/>
                <w:szCs w:val="21"/>
              </w:rPr>
              <w:t>3</w:t>
            </w:r>
          </w:p>
        </w:tc>
        <w:tc>
          <w:tcPr>
            <w:tcW w:w="4531" w:type="dxa"/>
          </w:tcPr>
          <w:p w14:paraId="64FC05BE" w14:textId="77777777" w:rsidR="009E452E" w:rsidRDefault="009E452E" w:rsidP="00A76ABC">
            <w:pPr>
              <w:spacing w:line="240" w:lineRule="atLeast"/>
              <w:jc w:val="left"/>
              <w:rPr>
                <w:szCs w:val="21"/>
              </w:rPr>
            </w:pPr>
          </w:p>
        </w:tc>
        <w:tc>
          <w:tcPr>
            <w:tcW w:w="8682" w:type="dxa"/>
          </w:tcPr>
          <w:p w14:paraId="337537B8" w14:textId="77777777" w:rsidR="009E452E" w:rsidRDefault="009E452E" w:rsidP="00A76ABC">
            <w:pPr>
              <w:spacing w:line="240" w:lineRule="atLeast"/>
              <w:jc w:val="left"/>
            </w:pPr>
          </w:p>
        </w:tc>
      </w:tr>
      <w:tr w:rsidR="009E452E" w14:paraId="763896AD" w14:textId="77777777">
        <w:trPr>
          <w:trHeight w:val="208"/>
        </w:trPr>
        <w:tc>
          <w:tcPr>
            <w:tcW w:w="816" w:type="dxa"/>
          </w:tcPr>
          <w:p w14:paraId="720E7B6B" w14:textId="77777777" w:rsidR="009E452E" w:rsidRDefault="009E452E" w:rsidP="00A76ABC">
            <w:pPr>
              <w:spacing w:line="240" w:lineRule="atLeast"/>
              <w:jc w:val="left"/>
              <w:rPr>
                <w:sz w:val="20"/>
              </w:rPr>
            </w:pPr>
          </w:p>
        </w:tc>
        <w:tc>
          <w:tcPr>
            <w:tcW w:w="4531" w:type="dxa"/>
          </w:tcPr>
          <w:p w14:paraId="30A19CA7" w14:textId="77777777" w:rsidR="009E452E" w:rsidRDefault="009E452E" w:rsidP="00A76ABC">
            <w:pPr>
              <w:spacing w:line="240" w:lineRule="atLeast"/>
              <w:jc w:val="left"/>
              <w:rPr>
                <w:sz w:val="20"/>
              </w:rPr>
            </w:pPr>
          </w:p>
        </w:tc>
        <w:tc>
          <w:tcPr>
            <w:tcW w:w="8682" w:type="dxa"/>
          </w:tcPr>
          <w:p w14:paraId="430371FC" w14:textId="77777777" w:rsidR="009E452E" w:rsidRDefault="009E452E" w:rsidP="00A76ABC">
            <w:pPr>
              <w:spacing w:line="240" w:lineRule="atLeast"/>
              <w:jc w:val="left"/>
            </w:pPr>
          </w:p>
        </w:tc>
      </w:tr>
    </w:tbl>
    <w:p w14:paraId="73F96BA6" w14:textId="77777777" w:rsidR="009E452E" w:rsidRDefault="009E452E" w:rsidP="00A76ABC">
      <w:pPr>
        <w:spacing w:line="240" w:lineRule="atLeast"/>
        <w:jc w:val="left"/>
      </w:pPr>
    </w:p>
    <w:p w14:paraId="42A3A26F" w14:textId="77777777" w:rsidR="009E452E" w:rsidRDefault="00D67AD0" w:rsidP="00A76ABC">
      <w:pPr>
        <w:spacing w:line="240" w:lineRule="atLeast"/>
        <w:jc w:val="left"/>
      </w:pPr>
      <w:r>
        <w:rPr>
          <w:rFonts w:hint="eastAsia"/>
        </w:rPr>
        <w:t>时间同步：</w:t>
      </w:r>
      <w:r>
        <w:rPr>
          <w:rFonts w:hint="eastAsia"/>
        </w:rPr>
        <w:t>N</w:t>
      </w:r>
      <w:r>
        <w:t>TP</w:t>
      </w:r>
    </w:p>
    <w:p w14:paraId="1A9B6228" w14:textId="77777777" w:rsidR="009E452E" w:rsidRDefault="009E452E" w:rsidP="00A76ABC">
      <w:pPr>
        <w:spacing w:line="240" w:lineRule="atLeast"/>
        <w:jc w:val="left"/>
      </w:pPr>
    </w:p>
    <w:p w14:paraId="5611463D" w14:textId="77777777" w:rsidR="009E452E" w:rsidRDefault="00D67AD0" w:rsidP="00A76ABC">
      <w:pPr>
        <w:pStyle w:val="4"/>
        <w:spacing w:line="240" w:lineRule="atLeast"/>
        <w:jc w:val="left"/>
      </w:pPr>
      <w:r>
        <w:rPr>
          <w:rFonts w:hint="eastAsia"/>
        </w:rPr>
        <w:t>需要同步的项目</w:t>
      </w:r>
    </w:p>
    <w:tbl>
      <w:tblPr>
        <w:tblW w:w="14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5143"/>
        <w:gridCol w:w="7324"/>
      </w:tblGrid>
      <w:tr w:rsidR="009E452E" w14:paraId="0CE762EC" w14:textId="77777777">
        <w:trPr>
          <w:trHeight w:val="164"/>
        </w:trPr>
        <w:tc>
          <w:tcPr>
            <w:tcW w:w="1656" w:type="dxa"/>
            <w:shd w:val="clear" w:color="auto" w:fill="FF0000"/>
          </w:tcPr>
          <w:p w14:paraId="6FC0645B" w14:textId="77777777" w:rsidR="009E452E" w:rsidRDefault="00D67AD0" w:rsidP="00A76ABC">
            <w:pPr>
              <w:spacing w:line="240" w:lineRule="atLeast"/>
              <w:jc w:val="left"/>
              <w:rPr>
                <w:color w:val="FFFFFF" w:themeColor="background1"/>
              </w:rPr>
            </w:pPr>
            <w:r>
              <w:rPr>
                <w:rFonts w:hint="eastAsia"/>
                <w:color w:val="FFFFFF" w:themeColor="background1"/>
              </w:rPr>
              <w:t>项目</w:t>
            </w:r>
          </w:p>
        </w:tc>
        <w:tc>
          <w:tcPr>
            <w:tcW w:w="5143" w:type="dxa"/>
            <w:shd w:val="clear" w:color="auto" w:fill="FF0000"/>
          </w:tcPr>
          <w:p w14:paraId="42D6DADD" w14:textId="77777777" w:rsidR="009E452E" w:rsidRDefault="00D67AD0" w:rsidP="00A76ABC">
            <w:pPr>
              <w:spacing w:line="240" w:lineRule="atLeast"/>
              <w:jc w:val="left"/>
              <w:rPr>
                <w:color w:val="FFFFFF" w:themeColor="background1"/>
              </w:rPr>
            </w:pPr>
            <w:r>
              <w:rPr>
                <w:rFonts w:hint="eastAsia"/>
                <w:color w:val="FFFFFF" w:themeColor="background1"/>
              </w:rPr>
              <w:t>同步时机</w:t>
            </w:r>
          </w:p>
        </w:tc>
        <w:tc>
          <w:tcPr>
            <w:tcW w:w="7324" w:type="dxa"/>
            <w:shd w:val="clear" w:color="auto" w:fill="FF0000"/>
          </w:tcPr>
          <w:p w14:paraId="47972807" w14:textId="77777777" w:rsidR="009E452E" w:rsidRDefault="00D67AD0" w:rsidP="00A76ABC">
            <w:pPr>
              <w:spacing w:line="240" w:lineRule="atLeast"/>
              <w:jc w:val="left"/>
              <w:rPr>
                <w:color w:val="FFFFFF" w:themeColor="background1"/>
              </w:rPr>
            </w:pPr>
            <w:r>
              <w:rPr>
                <w:rFonts w:hint="eastAsia"/>
                <w:color w:val="FFFFFF" w:themeColor="background1"/>
              </w:rPr>
              <w:t>同步方法</w:t>
            </w:r>
          </w:p>
        </w:tc>
      </w:tr>
      <w:tr w:rsidR="009E452E" w14:paraId="7DCE233F" w14:textId="77777777">
        <w:trPr>
          <w:trHeight w:val="172"/>
        </w:trPr>
        <w:tc>
          <w:tcPr>
            <w:tcW w:w="1656" w:type="dxa"/>
          </w:tcPr>
          <w:p w14:paraId="23CAAB10" w14:textId="77777777" w:rsidR="009E452E" w:rsidRDefault="00D67AD0" w:rsidP="00A76ABC">
            <w:pPr>
              <w:spacing w:line="240" w:lineRule="atLeast"/>
              <w:jc w:val="left"/>
            </w:pPr>
            <w:r>
              <w:rPr>
                <w:rFonts w:hint="eastAsia"/>
              </w:rPr>
              <w:lastRenderedPageBreak/>
              <w:t>时间</w:t>
            </w:r>
          </w:p>
        </w:tc>
        <w:tc>
          <w:tcPr>
            <w:tcW w:w="5143" w:type="dxa"/>
          </w:tcPr>
          <w:p w14:paraId="3111488D" w14:textId="77777777" w:rsidR="009E452E" w:rsidRDefault="00D67AD0" w:rsidP="00A76ABC">
            <w:pPr>
              <w:spacing w:line="240" w:lineRule="atLeast"/>
              <w:jc w:val="left"/>
            </w:pPr>
            <w:r>
              <w:rPr>
                <w:rFonts w:hint="eastAsia"/>
              </w:rPr>
              <w:t>收银员每次登录</w:t>
            </w:r>
            <w:r>
              <w:rPr>
                <w:rFonts w:hint="eastAsia"/>
              </w:rPr>
              <w:t>P</w:t>
            </w:r>
            <w:r>
              <w:t>OS APP</w:t>
            </w:r>
          </w:p>
        </w:tc>
        <w:tc>
          <w:tcPr>
            <w:tcW w:w="7324" w:type="dxa"/>
          </w:tcPr>
          <w:p w14:paraId="7F19047D"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机。服务器预先校正好时间</w:t>
            </w:r>
          </w:p>
        </w:tc>
      </w:tr>
      <w:tr w:rsidR="009E452E" w14:paraId="74259348" w14:textId="77777777">
        <w:trPr>
          <w:trHeight w:val="164"/>
        </w:trPr>
        <w:tc>
          <w:tcPr>
            <w:tcW w:w="1656" w:type="dxa"/>
            <w:vMerge w:val="restart"/>
          </w:tcPr>
          <w:p w14:paraId="682B2132" w14:textId="77777777" w:rsidR="009E452E" w:rsidRDefault="00D67AD0" w:rsidP="00A76ABC">
            <w:pPr>
              <w:spacing w:line="240" w:lineRule="atLeast"/>
              <w:jc w:val="left"/>
              <w:rPr>
                <w:b/>
              </w:rPr>
            </w:pPr>
            <w:r>
              <w:rPr>
                <w:rFonts w:hint="eastAsia"/>
                <w:b/>
              </w:rPr>
              <w:t>销售开单</w:t>
            </w:r>
          </w:p>
        </w:tc>
        <w:tc>
          <w:tcPr>
            <w:tcW w:w="5143" w:type="dxa"/>
          </w:tcPr>
          <w:p w14:paraId="59A55800" w14:textId="77777777" w:rsidR="009E452E" w:rsidRDefault="00D67AD0" w:rsidP="00A76ABC">
            <w:pPr>
              <w:spacing w:line="240" w:lineRule="atLeast"/>
              <w:jc w:val="left"/>
            </w:pPr>
            <w:r>
              <w:rPr>
                <w:rFonts w:hint="eastAsia"/>
              </w:rPr>
              <w:t>收银员每次登录</w:t>
            </w:r>
            <w:r>
              <w:rPr>
                <w:rFonts w:hint="eastAsia"/>
              </w:rPr>
              <w:t>P</w:t>
            </w:r>
            <w:r>
              <w:t>OS APP</w:t>
            </w:r>
          </w:p>
        </w:tc>
        <w:tc>
          <w:tcPr>
            <w:tcW w:w="7324" w:type="dxa"/>
          </w:tcPr>
          <w:p w14:paraId="372DD3DD" w14:textId="77777777" w:rsidR="009E452E" w:rsidRDefault="00D67AD0" w:rsidP="00A76ABC">
            <w:pPr>
              <w:spacing w:line="240" w:lineRule="atLeast"/>
              <w:jc w:val="left"/>
            </w:pPr>
            <w:r>
              <w:rPr>
                <w:rFonts w:hint="eastAsia"/>
              </w:rPr>
              <w:t>P</w:t>
            </w:r>
            <w:r>
              <w:t>OS</w:t>
            </w:r>
            <w:r>
              <w:rPr>
                <w:rFonts w:hint="eastAsia"/>
              </w:rPr>
              <w:t>机到服务器。每隔一个时间段同步一次。如果无销售开单，不会作无谓的同步。</w:t>
            </w:r>
          </w:p>
        </w:tc>
      </w:tr>
      <w:tr w:rsidR="009E452E" w14:paraId="1DAE7A6A" w14:textId="77777777">
        <w:trPr>
          <w:trHeight w:val="164"/>
        </w:trPr>
        <w:tc>
          <w:tcPr>
            <w:tcW w:w="1656" w:type="dxa"/>
            <w:vMerge/>
          </w:tcPr>
          <w:p w14:paraId="609034BB" w14:textId="77777777" w:rsidR="009E452E" w:rsidRDefault="009E452E" w:rsidP="00A76ABC">
            <w:pPr>
              <w:spacing w:line="240" w:lineRule="atLeast"/>
              <w:jc w:val="left"/>
              <w:rPr>
                <w:b/>
              </w:rPr>
            </w:pPr>
          </w:p>
        </w:tc>
        <w:tc>
          <w:tcPr>
            <w:tcW w:w="5143" w:type="dxa"/>
          </w:tcPr>
          <w:p w14:paraId="1743C247" w14:textId="77777777" w:rsidR="009E452E" w:rsidRDefault="00D67AD0" w:rsidP="00A76ABC">
            <w:pPr>
              <w:spacing w:line="240" w:lineRule="atLeast"/>
              <w:jc w:val="left"/>
            </w:pPr>
            <w:r>
              <w:rPr>
                <w:rFonts w:hint="eastAsia"/>
              </w:rPr>
              <w:t>收银员每次查询销售开单详情</w:t>
            </w:r>
          </w:p>
        </w:tc>
        <w:tc>
          <w:tcPr>
            <w:tcW w:w="7324" w:type="dxa"/>
          </w:tcPr>
          <w:p w14:paraId="1D80D731" w14:textId="77777777" w:rsidR="009E452E" w:rsidRDefault="00D67AD0" w:rsidP="00A76ABC">
            <w:pPr>
              <w:spacing w:line="240" w:lineRule="atLeast"/>
              <w:jc w:val="left"/>
              <w:rPr>
                <w:highlight w:val="yellow"/>
              </w:rPr>
            </w:pPr>
            <w:r>
              <w:rPr>
                <w:rFonts w:hint="eastAsia"/>
                <w:highlight w:val="yellow"/>
              </w:rPr>
              <w:t>服务器到</w:t>
            </w:r>
            <w:r>
              <w:rPr>
                <w:rFonts w:hint="eastAsia"/>
                <w:highlight w:val="yellow"/>
              </w:rPr>
              <w:t>POS</w:t>
            </w:r>
            <w:r>
              <w:rPr>
                <w:rFonts w:hint="eastAsia"/>
                <w:highlight w:val="yellow"/>
              </w:rPr>
              <w:t>机。销售开单详情以服务器为准。每次查询详情都会向服务器请求数据，防止其它机器对目标开单有过修改。如果本地</w:t>
            </w:r>
            <w:r>
              <w:rPr>
                <w:rFonts w:hint="eastAsia"/>
                <w:highlight w:val="yellow"/>
              </w:rPr>
              <w:t>P</w:t>
            </w:r>
            <w:r>
              <w:rPr>
                <w:highlight w:val="yellow"/>
              </w:rPr>
              <w:t>OS</w:t>
            </w:r>
            <w:r>
              <w:rPr>
                <w:rFonts w:hint="eastAsia"/>
                <w:highlight w:val="yellow"/>
              </w:rPr>
              <w:t>机断网，应当提醒收银员修改开单的操作存在风险。恢复网络后，此开单会被上传到服务器。</w:t>
            </w:r>
          </w:p>
          <w:p w14:paraId="72CC2B85" w14:textId="77777777" w:rsidR="009E452E" w:rsidRDefault="00D67AD0" w:rsidP="00A76ABC">
            <w:pPr>
              <w:spacing w:line="240" w:lineRule="atLeast"/>
              <w:jc w:val="left"/>
            </w:pPr>
            <w:r>
              <w:rPr>
                <w:rFonts w:hint="eastAsia"/>
                <w:highlight w:val="yellow"/>
              </w:rPr>
              <w:t xml:space="preserve">　　同步时，应当更新</w:t>
            </w:r>
            <w:r>
              <w:rPr>
                <w:rFonts w:hint="eastAsia"/>
                <w:highlight w:val="yellow"/>
              </w:rPr>
              <w:t>POS</w:t>
            </w:r>
            <w:r>
              <w:rPr>
                <w:rFonts w:hint="eastAsia"/>
                <w:highlight w:val="yellow"/>
              </w:rPr>
              <w:t>机上的</w:t>
            </w:r>
            <w:r>
              <w:rPr>
                <w:rFonts w:hint="eastAsia"/>
                <w:highlight w:val="yellow"/>
              </w:rPr>
              <w:t>ID</w:t>
            </w:r>
            <w:r>
              <w:rPr>
                <w:rFonts w:hint="eastAsia"/>
                <w:highlight w:val="yellow"/>
              </w:rPr>
              <w:t>字段，以便知道服务器上的</w:t>
            </w:r>
            <w:r>
              <w:rPr>
                <w:rFonts w:hint="eastAsia"/>
                <w:highlight w:val="yellow"/>
              </w:rPr>
              <w:t>ID</w:t>
            </w:r>
            <w:r>
              <w:rPr>
                <w:rFonts w:hint="eastAsia"/>
                <w:highlight w:val="yellow"/>
              </w:rPr>
              <w:t>是多少。</w:t>
            </w:r>
          </w:p>
        </w:tc>
      </w:tr>
      <w:tr w:rsidR="009E452E" w14:paraId="67AFD42F" w14:textId="77777777">
        <w:trPr>
          <w:trHeight w:val="164"/>
        </w:trPr>
        <w:tc>
          <w:tcPr>
            <w:tcW w:w="1656" w:type="dxa"/>
          </w:tcPr>
          <w:p w14:paraId="499AF9F7" w14:textId="77777777" w:rsidR="009E452E" w:rsidRDefault="00D67AD0" w:rsidP="00A76ABC">
            <w:pPr>
              <w:spacing w:line="240" w:lineRule="atLeast"/>
              <w:jc w:val="left"/>
            </w:pPr>
            <w:r>
              <w:rPr>
                <w:rFonts w:hint="eastAsia"/>
              </w:rPr>
              <w:t>会员</w:t>
            </w:r>
          </w:p>
        </w:tc>
        <w:tc>
          <w:tcPr>
            <w:tcW w:w="5143" w:type="dxa"/>
          </w:tcPr>
          <w:p w14:paraId="5974612E" w14:textId="77777777" w:rsidR="009E452E" w:rsidRDefault="009E452E" w:rsidP="00A76ABC">
            <w:pPr>
              <w:spacing w:line="240" w:lineRule="atLeast"/>
              <w:jc w:val="left"/>
            </w:pPr>
          </w:p>
        </w:tc>
        <w:tc>
          <w:tcPr>
            <w:tcW w:w="7324" w:type="dxa"/>
          </w:tcPr>
          <w:p w14:paraId="60C1037E" w14:textId="77777777" w:rsidR="009E452E" w:rsidRDefault="009E452E" w:rsidP="00A76ABC">
            <w:pPr>
              <w:spacing w:line="240" w:lineRule="atLeast"/>
              <w:jc w:val="left"/>
              <w:rPr>
                <w:highlight w:val="yellow"/>
              </w:rPr>
            </w:pPr>
          </w:p>
        </w:tc>
      </w:tr>
      <w:tr w:rsidR="009E452E" w14:paraId="69EE169F" w14:textId="77777777">
        <w:trPr>
          <w:trHeight w:val="164"/>
        </w:trPr>
        <w:tc>
          <w:tcPr>
            <w:tcW w:w="1656" w:type="dxa"/>
          </w:tcPr>
          <w:p w14:paraId="5F6BFFFD" w14:textId="77777777" w:rsidR="009E452E" w:rsidRDefault="00D67AD0" w:rsidP="00A76ABC">
            <w:pPr>
              <w:spacing w:line="240" w:lineRule="atLeast"/>
              <w:jc w:val="left"/>
            </w:pPr>
            <w:r>
              <w:rPr>
                <w:rFonts w:hint="eastAsia"/>
              </w:rPr>
              <w:t>商品档案</w:t>
            </w:r>
          </w:p>
        </w:tc>
        <w:tc>
          <w:tcPr>
            <w:tcW w:w="5143" w:type="dxa"/>
          </w:tcPr>
          <w:p w14:paraId="4D4882D9"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71D094EC"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388C4AA9" w14:textId="77777777">
        <w:trPr>
          <w:trHeight w:val="164"/>
        </w:trPr>
        <w:tc>
          <w:tcPr>
            <w:tcW w:w="1656" w:type="dxa"/>
          </w:tcPr>
          <w:p w14:paraId="6DE6B963" w14:textId="77777777" w:rsidR="009E452E" w:rsidRDefault="00D67AD0" w:rsidP="00A76ABC">
            <w:pPr>
              <w:spacing w:line="240" w:lineRule="atLeast"/>
              <w:jc w:val="left"/>
            </w:pPr>
            <w:r>
              <w:rPr>
                <w:rFonts w:hint="eastAsia"/>
              </w:rPr>
              <w:t>促销信息</w:t>
            </w:r>
          </w:p>
        </w:tc>
        <w:tc>
          <w:tcPr>
            <w:tcW w:w="5143" w:type="dxa"/>
          </w:tcPr>
          <w:p w14:paraId="4762ECD2"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92416D2"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07E196B5" w14:textId="77777777">
        <w:trPr>
          <w:trHeight w:val="164"/>
        </w:trPr>
        <w:tc>
          <w:tcPr>
            <w:tcW w:w="1656" w:type="dxa"/>
          </w:tcPr>
          <w:p w14:paraId="7918FD19" w14:textId="77777777" w:rsidR="009E452E" w:rsidRDefault="00D67AD0" w:rsidP="00A76ABC">
            <w:pPr>
              <w:spacing w:line="240" w:lineRule="atLeast"/>
              <w:jc w:val="left"/>
            </w:pPr>
            <w:r>
              <w:rPr>
                <w:rFonts w:hint="eastAsia"/>
              </w:rPr>
              <w:t>设置</w:t>
            </w:r>
          </w:p>
        </w:tc>
        <w:tc>
          <w:tcPr>
            <w:tcW w:w="5143" w:type="dxa"/>
          </w:tcPr>
          <w:p w14:paraId="4EB2A1C4"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5F4B572"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49E079F0" w14:textId="77777777">
        <w:trPr>
          <w:trHeight w:val="164"/>
        </w:trPr>
        <w:tc>
          <w:tcPr>
            <w:tcW w:w="1656" w:type="dxa"/>
          </w:tcPr>
          <w:p w14:paraId="745F4B62" w14:textId="77777777" w:rsidR="009E452E" w:rsidRDefault="00D67AD0" w:rsidP="00A76ABC">
            <w:pPr>
              <w:spacing w:line="240" w:lineRule="atLeast"/>
              <w:jc w:val="left"/>
            </w:pPr>
            <w:r>
              <w:rPr>
                <w:rFonts w:hint="eastAsia"/>
              </w:rPr>
              <w:lastRenderedPageBreak/>
              <w:t>门店人员信息</w:t>
            </w:r>
          </w:p>
        </w:tc>
        <w:tc>
          <w:tcPr>
            <w:tcW w:w="5143" w:type="dxa"/>
          </w:tcPr>
          <w:p w14:paraId="06DBE032"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C349FBA"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018C5C3F" w14:textId="77777777">
        <w:trPr>
          <w:trHeight w:val="164"/>
        </w:trPr>
        <w:tc>
          <w:tcPr>
            <w:tcW w:w="1656" w:type="dxa"/>
          </w:tcPr>
          <w:p w14:paraId="43B2BE16" w14:textId="77777777" w:rsidR="009E452E" w:rsidRDefault="00D67AD0" w:rsidP="00A76ABC">
            <w:pPr>
              <w:spacing w:line="240" w:lineRule="atLeast"/>
              <w:jc w:val="left"/>
            </w:pPr>
            <w:r>
              <w:rPr>
                <w:rFonts w:hint="eastAsia"/>
              </w:rPr>
              <w:t>机构</w:t>
            </w:r>
          </w:p>
        </w:tc>
        <w:tc>
          <w:tcPr>
            <w:tcW w:w="5143" w:type="dxa"/>
          </w:tcPr>
          <w:p w14:paraId="3B3319ED"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32765AF6"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r w:rsidR="009E452E" w14:paraId="22722051" w14:textId="77777777">
        <w:trPr>
          <w:trHeight w:val="164"/>
        </w:trPr>
        <w:tc>
          <w:tcPr>
            <w:tcW w:w="1656" w:type="dxa"/>
          </w:tcPr>
          <w:p w14:paraId="00BB9E4E" w14:textId="77777777" w:rsidR="009E452E" w:rsidRDefault="00D67AD0" w:rsidP="00A76ABC">
            <w:pPr>
              <w:spacing w:line="240" w:lineRule="atLeast"/>
              <w:jc w:val="left"/>
            </w:pPr>
            <w:r>
              <w:rPr>
                <w:rFonts w:hint="eastAsia"/>
              </w:rPr>
              <w:t>商品调价单</w:t>
            </w:r>
          </w:p>
        </w:tc>
        <w:tc>
          <w:tcPr>
            <w:tcW w:w="5143" w:type="dxa"/>
          </w:tcPr>
          <w:p w14:paraId="38B4B968" w14:textId="77777777" w:rsidR="009E452E" w:rsidRDefault="00D67AD0" w:rsidP="00A76ABC">
            <w:pPr>
              <w:spacing w:line="240" w:lineRule="atLeast"/>
              <w:jc w:val="left"/>
            </w:pPr>
            <w:r>
              <w:rPr>
                <w:rFonts w:hint="eastAsia"/>
              </w:rPr>
              <w:t>收银员每次登录</w:t>
            </w:r>
            <w:r>
              <w:rPr>
                <w:rFonts w:hint="eastAsia"/>
              </w:rPr>
              <w:t>P</w:t>
            </w:r>
            <w:r>
              <w:t>OS APP</w:t>
            </w:r>
            <w:r>
              <w:rPr>
                <w:rFonts w:hint="eastAsia"/>
              </w:rPr>
              <w:t>或服务器上的数据有变</w:t>
            </w:r>
          </w:p>
        </w:tc>
        <w:tc>
          <w:tcPr>
            <w:tcW w:w="7324" w:type="dxa"/>
          </w:tcPr>
          <w:p w14:paraId="08398A0F" w14:textId="77777777" w:rsidR="009E452E" w:rsidRDefault="00D67AD0" w:rsidP="00A76ABC">
            <w:pPr>
              <w:spacing w:line="240" w:lineRule="atLeast"/>
              <w:jc w:val="left"/>
            </w:pPr>
            <w:r>
              <w:rPr>
                <w:rFonts w:hint="eastAsia"/>
              </w:rPr>
              <w:t>服务器到</w:t>
            </w:r>
            <w:r>
              <w:rPr>
                <w:rFonts w:hint="eastAsia"/>
              </w:rPr>
              <w:t>P</w:t>
            </w:r>
            <w:r>
              <w:t>OS</w:t>
            </w:r>
            <w:r>
              <w:rPr>
                <w:rFonts w:hint="eastAsia"/>
              </w:rPr>
              <w:t>机实时同步</w:t>
            </w:r>
          </w:p>
        </w:tc>
      </w:tr>
    </w:tbl>
    <w:p w14:paraId="0F4E861E" w14:textId="77777777" w:rsidR="009E452E" w:rsidRDefault="009E452E" w:rsidP="00A76ABC">
      <w:pPr>
        <w:spacing w:line="240" w:lineRule="atLeast"/>
        <w:jc w:val="left"/>
      </w:pPr>
    </w:p>
    <w:p w14:paraId="527BD356" w14:textId="77777777" w:rsidR="009E452E" w:rsidRDefault="00D67AD0" w:rsidP="00A76ABC">
      <w:pPr>
        <w:pStyle w:val="4"/>
        <w:spacing w:line="240" w:lineRule="atLeast"/>
        <w:jc w:val="left"/>
      </w:pPr>
      <w:r>
        <w:rPr>
          <w:rFonts w:hint="eastAsia"/>
        </w:rPr>
        <w:t>同步方法细节</w:t>
      </w:r>
    </w:p>
    <w:p w14:paraId="73676B0C" w14:textId="77777777" w:rsidR="009E452E" w:rsidRDefault="00D67AD0" w:rsidP="00A76ABC">
      <w:pPr>
        <w:pStyle w:val="5"/>
        <w:spacing w:line="240" w:lineRule="atLeast"/>
        <w:jc w:val="left"/>
      </w:pPr>
      <w:r>
        <w:rPr>
          <w:rFonts w:hint="eastAsia"/>
        </w:rPr>
        <w:t>时间同步</w:t>
      </w:r>
    </w:p>
    <w:p w14:paraId="61829F46" w14:textId="77777777" w:rsidR="009E452E" w:rsidRDefault="00D67AD0" w:rsidP="00A76ABC">
      <w:pPr>
        <w:pStyle w:val="6"/>
        <w:spacing w:line="240" w:lineRule="atLeast"/>
        <w:jc w:val="left"/>
      </w:pPr>
      <w:r>
        <w:rPr>
          <w:rFonts w:hint="eastAsia"/>
        </w:rPr>
        <w:t>原理</w:t>
      </w:r>
    </w:p>
    <w:p w14:paraId="6B251A44" w14:textId="77777777" w:rsidR="009E452E" w:rsidRDefault="00D67AD0" w:rsidP="00A76ABC">
      <w:pPr>
        <w:spacing w:line="240" w:lineRule="atLeast"/>
        <w:jc w:val="left"/>
      </w:pPr>
      <w:r>
        <w:rPr>
          <w:rFonts w:hint="eastAsia"/>
        </w:rPr>
        <w:t>按照</w:t>
      </w:r>
      <w:r>
        <w:rPr>
          <w:rFonts w:hint="eastAsia"/>
        </w:rPr>
        <w:t>N</w:t>
      </w:r>
      <w:r>
        <w:t>TP</w:t>
      </w:r>
      <w:r>
        <w:rPr>
          <w:rFonts w:hint="eastAsia"/>
        </w:rPr>
        <w:t>协议（简化数据结构）实现</w:t>
      </w:r>
      <w:r>
        <w:rPr>
          <w:rFonts w:hint="eastAsia"/>
        </w:rPr>
        <w:t>P</w:t>
      </w:r>
      <w:r>
        <w:t>OS APP</w:t>
      </w:r>
      <w:r>
        <w:rPr>
          <w:rFonts w:hint="eastAsia"/>
        </w:rPr>
        <w:t>到服务器的时间同步。见</w:t>
      </w:r>
      <w:hyperlink w:anchor="_参考资料" w:history="1">
        <w:r>
          <w:rPr>
            <w:rStyle w:val="ad"/>
            <w:rFonts w:hint="eastAsia"/>
          </w:rPr>
          <w:t>参考资料</w:t>
        </w:r>
      </w:hyperlink>
      <w:r>
        <w:rPr>
          <w:rFonts w:hint="eastAsia"/>
        </w:rPr>
        <w:t>。</w:t>
      </w:r>
    </w:p>
    <w:p w14:paraId="096D9ABE" w14:textId="77777777" w:rsidR="009E452E" w:rsidRDefault="00D67AD0" w:rsidP="00A76ABC">
      <w:pPr>
        <w:pStyle w:val="6"/>
        <w:spacing w:line="240" w:lineRule="atLeast"/>
        <w:jc w:val="left"/>
      </w:pPr>
      <w:r>
        <w:rPr>
          <w:noProof/>
        </w:rPr>
        <w:lastRenderedPageBreak/>
        <w:drawing>
          <wp:anchor distT="0" distB="0" distL="114300" distR="114300" simplePos="0" relativeHeight="251675648" behindDoc="0" locked="0" layoutInCell="1" allowOverlap="1" wp14:anchorId="7EE023DD" wp14:editId="77CCBF9B">
            <wp:simplePos x="0" y="0"/>
            <wp:positionH relativeFrom="margin">
              <wp:posOffset>19050</wp:posOffset>
            </wp:positionH>
            <wp:positionV relativeFrom="paragraph">
              <wp:posOffset>708025</wp:posOffset>
            </wp:positionV>
            <wp:extent cx="4133850" cy="22479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133850" cy="2247900"/>
                    </a:xfrm>
                    <a:prstGeom prst="rect">
                      <a:avLst/>
                    </a:prstGeom>
                  </pic:spPr>
                </pic:pic>
              </a:graphicData>
            </a:graphic>
          </wp:anchor>
        </w:drawing>
      </w:r>
      <w:r>
        <w:rPr>
          <w:rFonts w:hint="eastAsia"/>
        </w:rPr>
        <w:t>实现步骤</w:t>
      </w:r>
    </w:p>
    <w:p w14:paraId="4CD61E33" w14:textId="77777777" w:rsidR="009E452E" w:rsidRDefault="009E452E" w:rsidP="00A76ABC">
      <w:pPr>
        <w:spacing w:line="240" w:lineRule="atLeast"/>
        <w:jc w:val="left"/>
      </w:pPr>
    </w:p>
    <w:p w14:paraId="4D5166B0" w14:textId="77777777" w:rsidR="009E452E" w:rsidRDefault="009E452E" w:rsidP="00A76ABC">
      <w:pPr>
        <w:pStyle w:val="5"/>
        <w:spacing w:line="240" w:lineRule="atLeast"/>
        <w:jc w:val="left"/>
        <w:sectPr w:rsidR="009E452E">
          <w:pgSz w:w="16838" w:h="11906" w:orient="landscape"/>
          <w:pgMar w:top="1800" w:right="1440" w:bottom="1800" w:left="1440" w:header="851" w:footer="992" w:gutter="0"/>
          <w:cols w:space="425"/>
          <w:docGrid w:type="lines" w:linePitch="312"/>
        </w:sectPr>
      </w:pPr>
      <w:bookmarkStart w:id="44" w:name="_会员信息同步"/>
      <w:bookmarkEnd w:id="44"/>
    </w:p>
    <w:p w14:paraId="46DD57D0" w14:textId="77777777" w:rsidR="009E452E" w:rsidRDefault="00D67AD0" w:rsidP="00A76ABC">
      <w:pPr>
        <w:pStyle w:val="5"/>
        <w:spacing w:line="240" w:lineRule="atLeast"/>
        <w:jc w:val="left"/>
      </w:pPr>
      <w:bookmarkStart w:id="45" w:name="_销售开单"/>
      <w:bookmarkStart w:id="46" w:name="OLE_LINK5"/>
      <w:bookmarkEnd w:id="45"/>
      <w:r>
        <w:rPr>
          <w:rFonts w:hint="eastAsia"/>
        </w:rPr>
        <w:lastRenderedPageBreak/>
        <w:t>销售开单</w:t>
      </w:r>
    </w:p>
    <w:bookmarkEnd w:id="46"/>
    <w:p w14:paraId="347E934A" w14:textId="77777777" w:rsidR="009E452E" w:rsidRDefault="00D67AD0" w:rsidP="00A76ABC">
      <w:pPr>
        <w:spacing w:line="240" w:lineRule="atLeast"/>
        <w:jc w:val="left"/>
      </w:pPr>
      <w:r>
        <w:rPr>
          <w:rFonts w:hint="eastAsia"/>
        </w:rPr>
        <w:t>C</w:t>
      </w:r>
      <w:r>
        <w:rPr>
          <w:rFonts w:hint="eastAsia"/>
        </w:rPr>
        <w:t>型上传和</w:t>
      </w:r>
      <w:r>
        <w:rPr>
          <w:rFonts w:hint="eastAsia"/>
        </w:rPr>
        <w:t>U</w:t>
      </w:r>
      <w:r>
        <w:rPr>
          <w:rFonts w:hint="eastAsia"/>
        </w:rPr>
        <w:t>型上传：</w:t>
      </w:r>
    </w:p>
    <w:p w14:paraId="76E557B8" w14:textId="77777777" w:rsidR="009E452E" w:rsidRDefault="00D67AD0" w:rsidP="00A76ABC">
      <w:pPr>
        <w:spacing w:line="240" w:lineRule="atLeast"/>
        <w:jc w:val="left"/>
      </w:pPr>
      <w:r>
        <w:rPr>
          <w:rFonts w:hint="eastAsia"/>
        </w:rPr>
        <w:lastRenderedPageBreak/>
        <w:t>U</w:t>
      </w:r>
      <w:r>
        <w:rPr>
          <w:rFonts w:hint="eastAsia"/>
        </w:rPr>
        <w:t>型是特殊的</w:t>
      </w:r>
      <w:r>
        <w:rPr>
          <w:rFonts w:hint="eastAsia"/>
        </w:rPr>
        <w:t>C</w:t>
      </w:r>
      <w:r>
        <w:rPr>
          <w:rFonts w:hint="eastAsia"/>
        </w:rPr>
        <w:t>型，其产生原因主要是顾客退货。顾客退货，并非对</w:t>
      </w:r>
      <w:bookmarkStart w:id="47" w:name="OLE_LINK3"/>
      <w:bookmarkStart w:id="48" w:name="OLE_LINK4"/>
      <w:r>
        <w:rPr>
          <w:rFonts w:hint="eastAsia"/>
        </w:rPr>
        <w:t>原先的销售开单</w:t>
      </w:r>
      <w:bookmarkEnd w:id="47"/>
      <w:bookmarkEnd w:id="48"/>
      <w:r>
        <w:rPr>
          <w:rFonts w:hint="eastAsia"/>
        </w:rPr>
        <w:t>产生修改，而是另外开一张新单，其中引用原先的销售开单。</w:t>
      </w:r>
      <w:r>
        <w:rPr>
          <w:noProof/>
        </w:rPr>
        <w:drawing>
          <wp:anchor distT="0" distB="0" distL="114300" distR="114300" simplePos="0" relativeHeight="251695104" behindDoc="0" locked="0" layoutInCell="1" allowOverlap="1" wp14:anchorId="04DF93ED" wp14:editId="103A8CE5">
            <wp:simplePos x="0" y="0"/>
            <wp:positionH relativeFrom="margin">
              <wp:align>right</wp:align>
            </wp:positionH>
            <wp:positionV relativeFrom="paragraph">
              <wp:posOffset>283845</wp:posOffset>
            </wp:positionV>
            <wp:extent cx="8863330" cy="39909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863330" cy="3990975"/>
                    </a:xfrm>
                    <a:prstGeom prst="rect">
                      <a:avLst/>
                    </a:prstGeom>
                  </pic:spPr>
                </pic:pic>
              </a:graphicData>
            </a:graphic>
          </wp:anchor>
        </w:drawing>
      </w:r>
    </w:p>
    <w:p w14:paraId="576325E1" w14:textId="77777777" w:rsidR="009E452E" w:rsidRDefault="009E452E" w:rsidP="00A76ABC">
      <w:pPr>
        <w:spacing w:line="240" w:lineRule="atLeast"/>
        <w:jc w:val="left"/>
      </w:pPr>
    </w:p>
    <w:p w14:paraId="11B10248" w14:textId="77777777" w:rsidR="009E452E" w:rsidRDefault="00D67AD0" w:rsidP="00A76ABC">
      <w:pPr>
        <w:pStyle w:val="5"/>
        <w:spacing w:line="240" w:lineRule="atLeast"/>
        <w:jc w:val="left"/>
      </w:pPr>
      <w:r>
        <w:rPr>
          <w:rFonts w:hint="eastAsia"/>
        </w:rPr>
        <w:lastRenderedPageBreak/>
        <w:t>商品档案</w:t>
      </w:r>
    </w:p>
    <w:p w14:paraId="4EB139F4" w14:textId="77777777" w:rsidR="009E452E" w:rsidRDefault="00D67AD0" w:rsidP="00A76ABC">
      <w:pPr>
        <w:pStyle w:val="6"/>
        <w:spacing w:line="240" w:lineRule="atLeast"/>
        <w:jc w:val="left"/>
      </w:pPr>
      <w:r>
        <w:rPr>
          <w:rFonts w:hint="eastAsia"/>
        </w:rPr>
        <w:t>依赖分析</w:t>
      </w:r>
    </w:p>
    <w:p w14:paraId="00092F85" w14:textId="77777777" w:rsidR="009E452E" w:rsidRDefault="00D67AD0" w:rsidP="00A76ABC">
      <w:pPr>
        <w:pStyle w:val="22"/>
        <w:spacing w:line="240" w:lineRule="atLeast"/>
        <w:ind w:firstLineChars="0" w:firstLine="0"/>
        <w:jc w:val="left"/>
      </w:pPr>
      <w:r>
        <w:rPr>
          <w:rFonts w:hint="eastAsia"/>
        </w:rPr>
        <w:t>和</w:t>
      </w:r>
      <w:hyperlink w:anchor="_门店人员信息" w:history="1">
        <w:r>
          <w:rPr>
            <w:rStyle w:val="ad"/>
          </w:rPr>
          <w:t>门店人员信息</w:t>
        </w:r>
      </w:hyperlink>
      <w:r>
        <w:rPr>
          <w:rFonts w:hint="eastAsia"/>
        </w:rPr>
        <w:t>一样，数据表也有状态字段，其依赖处理遵从一样的原则。</w:t>
      </w:r>
    </w:p>
    <w:p w14:paraId="7B70A7AD" w14:textId="77777777" w:rsidR="009E452E" w:rsidRDefault="00D67AD0" w:rsidP="00A76ABC">
      <w:pPr>
        <w:pStyle w:val="6"/>
        <w:spacing w:line="240" w:lineRule="atLeast"/>
        <w:jc w:val="left"/>
      </w:pPr>
      <w:r>
        <w:rPr>
          <w:rFonts w:hint="eastAsia"/>
        </w:rPr>
        <w:t>部分下载</w:t>
      </w:r>
    </w:p>
    <w:p w14:paraId="2BDD980E" w14:textId="77777777" w:rsidR="009E452E" w:rsidRDefault="00D67AD0" w:rsidP="00A76ABC">
      <w:pPr>
        <w:pStyle w:val="22"/>
        <w:spacing w:line="240" w:lineRule="atLeast"/>
        <w:ind w:firstLineChars="0" w:firstLine="0"/>
        <w:jc w:val="left"/>
      </w:pPr>
      <w:r>
        <w:rPr>
          <w:rFonts w:hint="eastAsia"/>
        </w:rPr>
        <w:t>同步文本法（互参：</w:t>
      </w:r>
      <w:hyperlink w:anchor="_5.1.18_同步文本数据结构设计" w:history="1">
        <w:r>
          <w:rPr>
            <w:rStyle w:val="ad"/>
            <w:rFonts w:hint="eastAsia"/>
          </w:rPr>
          <w:t>同步文本数据结构</w:t>
        </w:r>
      </w:hyperlink>
      <w:r>
        <w:rPr>
          <w:rFonts w:hint="eastAsia"/>
        </w:rPr>
        <w:t>）（互参：</w:t>
      </w:r>
      <w:hyperlink w:anchor="_部分下载" w:history="1">
        <w:r>
          <w:rPr>
            <w:rStyle w:val="ad"/>
            <w:rFonts w:hint="eastAsia"/>
          </w:rPr>
          <w:t>部分下载同步流程</w:t>
        </w:r>
      </w:hyperlink>
      <w:r>
        <w:rPr>
          <w:rFonts w:hint="eastAsia"/>
        </w:rPr>
        <w:t>）</w:t>
      </w:r>
    </w:p>
    <w:p w14:paraId="6F1F0A1B" w14:textId="77777777" w:rsidR="009E452E" w:rsidRDefault="00D67AD0" w:rsidP="00A76ABC">
      <w:pPr>
        <w:pStyle w:val="6"/>
        <w:spacing w:line="240" w:lineRule="atLeast"/>
        <w:jc w:val="left"/>
      </w:pPr>
      <w:r>
        <w:rPr>
          <w:rFonts w:hint="eastAsia"/>
        </w:rPr>
        <w:t>全部下载</w:t>
      </w:r>
    </w:p>
    <w:p w14:paraId="14D3906B" w14:textId="77777777" w:rsidR="009E452E" w:rsidRDefault="00D67AD0" w:rsidP="00A76ABC">
      <w:pPr>
        <w:spacing w:line="240" w:lineRule="atLeast"/>
        <w:jc w:val="left"/>
      </w:pPr>
      <w:r>
        <w:rPr>
          <w:rFonts w:hint="eastAsia"/>
        </w:rPr>
        <w:t>即</w:t>
      </w:r>
      <w:hyperlink w:anchor="_全部下载" w:history="1">
        <w:r>
          <w:rPr>
            <w:rStyle w:val="ad"/>
            <w:rFonts w:hint="eastAsia"/>
          </w:rPr>
          <w:t>全部下载同步法</w:t>
        </w:r>
      </w:hyperlink>
      <w:r>
        <w:rPr>
          <w:rFonts w:hint="eastAsia"/>
        </w:rPr>
        <w:t>。</w:t>
      </w:r>
    </w:p>
    <w:p w14:paraId="13580DD9" w14:textId="77777777" w:rsidR="009E452E" w:rsidRDefault="00D67AD0" w:rsidP="00A76ABC">
      <w:pPr>
        <w:pStyle w:val="5"/>
        <w:spacing w:line="240" w:lineRule="atLeast"/>
        <w:jc w:val="left"/>
      </w:pPr>
      <w:r>
        <w:rPr>
          <w:rFonts w:hint="eastAsia"/>
        </w:rPr>
        <w:lastRenderedPageBreak/>
        <w:t>促销信息</w:t>
      </w:r>
    </w:p>
    <w:p w14:paraId="3418016B" w14:textId="77777777" w:rsidR="009E452E" w:rsidRDefault="00D67AD0" w:rsidP="00A76ABC">
      <w:pPr>
        <w:pStyle w:val="6"/>
        <w:spacing w:line="240" w:lineRule="atLeast"/>
        <w:jc w:val="left"/>
      </w:pPr>
      <w:r>
        <w:rPr>
          <w:rFonts w:hint="eastAsia"/>
        </w:rPr>
        <w:t>依赖分析</w:t>
      </w:r>
    </w:p>
    <w:p w14:paraId="17FB3992" w14:textId="77777777" w:rsidR="009E452E" w:rsidRDefault="00D67AD0" w:rsidP="00A76ABC">
      <w:pPr>
        <w:pStyle w:val="6"/>
        <w:spacing w:line="240" w:lineRule="atLeast"/>
        <w:jc w:val="left"/>
      </w:pPr>
      <w:r>
        <w:rPr>
          <w:rFonts w:hint="eastAsia"/>
        </w:rPr>
        <w:t>部分下载</w:t>
      </w:r>
    </w:p>
    <w:p w14:paraId="1BDC4565" w14:textId="77777777" w:rsidR="009E452E" w:rsidRDefault="00D67AD0" w:rsidP="00A76ABC">
      <w:pPr>
        <w:pStyle w:val="6"/>
        <w:spacing w:line="240" w:lineRule="atLeast"/>
        <w:jc w:val="left"/>
      </w:pPr>
      <w:r>
        <w:rPr>
          <w:rFonts w:hint="eastAsia"/>
        </w:rPr>
        <w:t>全部下载</w:t>
      </w:r>
    </w:p>
    <w:p w14:paraId="6C5F05BC" w14:textId="77777777" w:rsidR="009E452E" w:rsidRDefault="009E452E" w:rsidP="00A76ABC">
      <w:pPr>
        <w:spacing w:line="240" w:lineRule="atLeast"/>
        <w:jc w:val="left"/>
      </w:pPr>
    </w:p>
    <w:p w14:paraId="146BF988" w14:textId="77777777" w:rsidR="009E452E" w:rsidRDefault="00D67AD0" w:rsidP="00A76ABC">
      <w:pPr>
        <w:pStyle w:val="5"/>
        <w:spacing w:line="240" w:lineRule="atLeast"/>
        <w:jc w:val="left"/>
      </w:pPr>
      <w:r>
        <w:rPr>
          <w:rFonts w:hint="eastAsia"/>
        </w:rPr>
        <w:t>设置</w:t>
      </w:r>
    </w:p>
    <w:p w14:paraId="0D50902E" w14:textId="77777777" w:rsidR="009E452E" w:rsidRDefault="00D67AD0" w:rsidP="00A76ABC">
      <w:pPr>
        <w:pStyle w:val="6"/>
        <w:spacing w:line="240" w:lineRule="atLeast"/>
        <w:jc w:val="left"/>
      </w:pPr>
      <w:r>
        <w:rPr>
          <w:rFonts w:hint="eastAsia"/>
        </w:rPr>
        <w:t>部分下载</w:t>
      </w:r>
    </w:p>
    <w:p w14:paraId="66B7E9E8" w14:textId="77777777" w:rsidR="009E452E" w:rsidRDefault="00D67AD0" w:rsidP="00A76ABC">
      <w:pPr>
        <w:spacing w:line="240" w:lineRule="atLeast"/>
        <w:jc w:val="left"/>
      </w:pPr>
      <w:r>
        <w:rPr>
          <w:rFonts w:hint="eastAsia"/>
        </w:rPr>
        <w:t>参考</w:t>
      </w:r>
      <w:hyperlink w:anchor="_部分下载" w:history="1">
        <w:r>
          <w:rPr>
            <w:rStyle w:val="ad"/>
            <w:rFonts w:hint="eastAsia"/>
          </w:rPr>
          <w:t>部分下载一般同步方法</w:t>
        </w:r>
      </w:hyperlink>
      <w:r>
        <w:rPr>
          <w:rFonts w:hint="eastAsia"/>
        </w:rPr>
        <w:t>。</w:t>
      </w:r>
    </w:p>
    <w:p w14:paraId="38956823" w14:textId="77777777" w:rsidR="009E452E" w:rsidRDefault="00D67AD0" w:rsidP="00A76ABC">
      <w:pPr>
        <w:pStyle w:val="6"/>
        <w:spacing w:line="240" w:lineRule="atLeast"/>
        <w:jc w:val="left"/>
      </w:pPr>
      <w:r>
        <w:rPr>
          <w:rFonts w:hint="eastAsia"/>
        </w:rPr>
        <w:t>全部下载</w:t>
      </w:r>
    </w:p>
    <w:p w14:paraId="56C8CE0C" w14:textId="77777777" w:rsidR="009E452E" w:rsidRDefault="00D67AD0" w:rsidP="00A76ABC">
      <w:pPr>
        <w:spacing w:line="240" w:lineRule="atLeast"/>
        <w:jc w:val="left"/>
      </w:pPr>
      <w:r>
        <w:rPr>
          <w:rFonts w:hint="eastAsia"/>
        </w:rPr>
        <w:t>参考</w:t>
      </w:r>
      <w:hyperlink w:anchor="_全部下载" w:history="1">
        <w:r>
          <w:rPr>
            <w:rStyle w:val="ad"/>
            <w:rFonts w:hint="eastAsia"/>
          </w:rPr>
          <w:t>全部下载一般同步方法</w:t>
        </w:r>
      </w:hyperlink>
      <w:r>
        <w:rPr>
          <w:rFonts w:hint="eastAsia"/>
        </w:rPr>
        <w:t>。</w:t>
      </w:r>
    </w:p>
    <w:p w14:paraId="70957933" w14:textId="77777777" w:rsidR="009E452E" w:rsidRDefault="00D67AD0" w:rsidP="00A76ABC">
      <w:pPr>
        <w:pStyle w:val="5"/>
        <w:spacing w:line="240" w:lineRule="atLeast"/>
        <w:jc w:val="left"/>
      </w:pPr>
      <w:bookmarkStart w:id="49" w:name="_门店人员信息"/>
      <w:bookmarkEnd w:id="49"/>
      <w:r>
        <w:rPr>
          <w:rFonts w:hint="eastAsia"/>
        </w:rPr>
        <w:lastRenderedPageBreak/>
        <w:t>会员</w:t>
      </w:r>
    </w:p>
    <w:p w14:paraId="31578760" w14:textId="77777777" w:rsidR="009E452E" w:rsidRDefault="00D67AD0" w:rsidP="00A76ABC">
      <w:pPr>
        <w:pStyle w:val="6"/>
        <w:spacing w:line="240" w:lineRule="atLeast"/>
        <w:jc w:val="left"/>
      </w:pPr>
      <w:r>
        <w:rPr>
          <w:rFonts w:hint="eastAsia"/>
        </w:rPr>
        <w:t>依赖分析</w:t>
      </w:r>
    </w:p>
    <w:p w14:paraId="05F12C72" w14:textId="77777777" w:rsidR="009E452E" w:rsidRDefault="00D67AD0" w:rsidP="00A76ABC">
      <w:pPr>
        <w:pStyle w:val="6"/>
        <w:spacing w:line="240" w:lineRule="atLeast"/>
        <w:jc w:val="left"/>
      </w:pPr>
      <w:r>
        <w:rPr>
          <w:rFonts w:hint="eastAsia"/>
        </w:rPr>
        <w:t>部分下载</w:t>
      </w:r>
    </w:p>
    <w:p w14:paraId="1042B83B" w14:textId="77777777" w:rsidR="009E452E" w:rsidRDefault="00D67AD0" w:rsidP="00A76ABC">
      <w:pPr>
        <w:pStyle w:val="6"/>
        <w:spacing w:line="240" w:lineRule="atLeast"/>
        <w:jc w:val="left"/>
      </w:pPr>
      <w:r>
        <w:rPr>
          <w:rFonts w:hint="eastAsia"/>
        </w:rPr>
        <w:t>全部下载</w:t>
      </w:r>
    </w:p>
    <w:p w14:paraId="6AA2665B" w14:textId="77777777" w:rsidR="009E452E" w:rsidRDefault="009E452E" w:rsidP="00A76ABC">
      <w:pPr>
        <w:spacing w:line="240" w:lineRule="atLeast"/>
        <w:jc w:val="left"/>
      </w:pPr>
    </w:p>
    <w:p w14:paraId="733D905D" w14:textId="77777777" w:rsidR="009E452E" w:rsidRDefault="00D67AD0" w:rsidP="00A76ABC">
      <w:pPr>
        <w:pStyle w:val="5"/>
        <w:spacing w:line="240" w:lineRule="atLeast"/>
        <w:jc w:val="left"/>
      </w:pPr>
      <w:r>
        <w:rPr>
          <w:rFonts w:hint="eastAsia"/>
        </w:rPr>
        <w:t>门店人员信息</w:t>
      </w:r>
    </w:p>
    <w:p w14:paraId="1BD841CA" w14:textId="77777777" w:rsidR="009E452E" w:rsidRDefault="00D67AD0" w:rsidP="00A76ABC">
      <w:pPr>
        <w:pStyle w:val="6"/>
        <w:spacing w:line="240" w:lineRule="atLeast"/>
        <w:jc w:val="left"/>
      </w:pPr>
      <w:r>
        <w:rPr>
          <w:rFonts w:hint="eastAsia"/>
        </w:rPr>
        <w:t>依赖分析</w:t>
      </w:r>
    </w:p>
    <w:p w14:paraId="52609B8D" w14:textId="77777777" w:rsidR="009E452E" w:rsidRDefault="00D67AD0" w:rsidP="00A76ABC">
      <w:pPr>
        <w:spacing w:line="240" w:lineRule="atLeast"/>
        <w:jc w:val="left"/>
      </w:pPr>
      <w:r>
        <w:rPr>
          <w:rFonts w:hint="eastAsia"/>
        </w:rPr>
        <w:t>C</w:t>
      </w:r>
      <w:r>
        <w:rPr>
          <w:rFonts w:hint="eastAsia"/>
        </w:rPr>
        <w:t>型数据：此依赖可忽略。</w:t>
      </w:r>
    </w:p>
    <w:p w14:paraId="5F3C60C3" w14:textId="77777777" w:rsidR="009E452E" w:rsidRDefault="00D67AD0" w:rsidP="00A76ABC">
      <w:pPr>
        <w:spacing w:line="240" w:lineRule="atLeast"/>
        <w:jc w:val="left"/>
      </w:pPr>
      <w:r>
        <w:rPr>
          <w:rFonts w:hint="eastAsia"/>
        </w:rPr>
        <w:t>U</w:t>
      </w:r>
      <w:r>
        <w:rPr>
          <w:rFonts w:hint="eastAsia"/>
        </w:rPr>
        <w:t>型数据：和</w:t>
      </w:r>
      <w:r>
        <w:rPr>
          <w:rFonts w:hint="eastAsia"/>
        </w:rPr>
        <w:t>C</w:t>
      </w:r>
      <w:r>
        <w:rPr>
          <w:rFonts w:hint="eastAsia"/>
        </w:rPr>
        <w:t>型一样。</w:t>
      </w:r>
    </w:p>
    <w:p w14:paraId="2A59124D" w14:textId="77777777" w:rsidR="009E452E" w:rsidRDefault="00D67AD0" w:rsidP="00A76ABC">
      <w:pPr>
        <w:spacing w:line="240" w:lineRule="atLeast"/>
        <w:jc w:val="left"/>
      </w:pPr>
      <w:r>
        <w:rPr>
          <w:rFonts w:hint="eastAsia"/>
        </w:rPr>
        <w:t>D</w:t>
      </w:r>
      <w:r>
        <w:rPr>
          <w:rFonts w:hint="eastAsia"/>
        </w:rPr>
        <w:t>型数据：参考</w:t>
      </w:r>
      <w:hyperlink w:anchor="_5.1.7_门店用户" w:history="1">
        <w:r>
          <w:rPr>
            <w:rStyle w:val="ac"/>
          </w:rPr>
          <w:t>数据表</w:t>
        </w:r>
        <w:r>
          <w:rPr>
            <w:rStyle w:val="ac"/>
            <w:rFonts w:hint="eastAsia"/>
          </w:rPr>
          <w:t>T_</w:t>
        </w:r>
        <w:r>
          <w:rPr>
            <w:rStyle w:val="ac"/>
          </w:rPr>
          <w:t>S</w:t>
        </w:r>
        <w:r>
          <w:rPr>
            <w:rStyle w:val="ac"/>
            <w:rFonts w:hint="eastAsia"/>
          </w:rPr>
          <w:t>t</w:t>
        </w:r>
        <w:r>
          <w:rPr>
            <w:rStyle w:val="ac"/>
          </w:rPr>
          <w:t>aff</w:t>
        </w:r>
      </w:hyperlink>
      <w:r>
        <w:rPr>
          <w:rFonts w:hint="eastAsia"/>
        </w:rPr>
        <w:t>。由于删除操作不实际进行物理删除，只将此员工状态改为离职，故此依赖可忽略。</w:t>
      </w:r>
    </w:p>
    <w:p w14:paraId="361FD84F" w14:textId="77777777" w:rsidR="009E452E" w:rsidRDefault="00D67AD0" w:rsidP="00A76ABC">
      <w:pPr>
        <w:pStyle w:val="6"/>
        <w:spacing w:line="240" w:lineRule="atLeast"/>
        <w:jc w:val="left"/>
      </w:pPr>
      <w:r>
        <w:rPr>
          <w:rFonts w:hint="eastAsia"/>
        </w:rPr>
        <w:lastRenderedPageBreak/>
        <w:t>部分下载</w:t>
      </w:r>
    </w:p>
    <w:p w14:paraId="7EBA1B59" w14:textId="77777777" w:rsidR="009E452E" w:rsidRDefault="00D67AD0" w:rsidP="00A76ABC">
      <w:pPr>
        <w:spacing w:line="240" w:lineRule="atLeast"/>
        <w:jc w:val="left"/>
      </w:pPr>
      <w:r>
        <w:rPr>
          <w:rFonts w:hint="eastAsia"/>
        </w:rPr>
        <w:t>参考</w:t>
      </w:r>
      <w:hyperlink w:anchor="_部分下载" w:history="1">
        <w:r>
          <w:rPr>
            <w:rStyle w:val="ad"/>
            <w:rFonts w:hint="eastAsia"/>
          </w:rPr>
          <w:t>部分下载一般同步方法</w:t>
        </w:r>
      </w:hyperlink>
      <w:r>
        <w:rPr>
          <w:rFonts w:hint="eastAsia"/>
        </w:rPr>
        <w:t>。</w:t>
      </w:r>
    </w:p>
    <w:p w14:paraId="44B81E91" w14:textId="77777777" w:rsidR="009E452E" w:rsidRDefault="00D67AD0" w:rsidP="00A76ABC">
      <w:pPr>
        <w:pStyle w:val="6"/>
        <w:spacing w:line="240" w:lineRule="atLeast"/>
        <w:jc w:val="left"/>
      </w:pPr>
      <w:r>
        <w:rPr>
          <w:rFonts w:hint="eastAsia"/>
        </w:rPr>
        <w:t>全部下载</w:t>
      </w:r>
    </w:p>
    <w:p w14:paraId="6679769E" w14:textId="77777777" w:rsidR="009E452E" w:rsidRDefault="00D67AD0" w:rsidP="00A76ABC">
      <w:pPr>
        <w:spacing w:line="240" w:lineRule="atLeast"/>
        <w:jc w:val="left"/>
      </w:pPr>
      <w:r>
        <w:rPr>
          <w:rFonts w:hint="eastAsia"/>
        </w:rPr>
        <w:t>参考</w:t>
      </w:r>
      <w:hyperlink w:anchor="_全部下载" w:history="1">
        <w:r>
          <w:rPr>
            <w:rStyle w:val="ad"/>
            <w:rFonts w:hint="eastAsia"/>
          </w:rPr>
          <w:t>全部下载一般同步方法</w:t>
        </w:r>
      </w:hyperlink>
      <w:r>
        <w:rPr>
          <w:rFonts w:hint="eastAsia"/>
        </w:rPr>
        <w:t>。</w:t>
      </w:r>
    </w:p>
    <w:p w14:paraId="5CC87259" w14:textId="77777777" w:rsidR="009E452E" w:rsidRDefault="00D67AD0" w:rsidP="00A76ABC">
      <w:pPr>
        <w:pStyle w:val="5"/>
        <w:spacing w:line="240" w:lineRule="atLeast"/>
        <w:jc w:val="left"/>
      </w:pPr>
      <w:r>
        <w:rPr>
          <w:rFonts w:hint="eastAsia"/>
        </w:rPr>
        <w:t>机构</w:t>
      </w:r>
    </w:p>
    <w:p w14:paraId="10D7B034" w14:textId="77777777" w:rsidR="009E452E" w:rsidRDefault="00D67AD0" w:rsidP="00A76ABC">
      <w:pPr>
        <w:pStyle w:val="6"/>
        <w:spacing w:line="240" w:lineRule="atLeast"/>
        <w:jc w:val="left"/>
      </w:pPr>
      <w:r>
        <w:rPr>
          <w:rFonts w:hint="eastAsia"/>
        </w:rPr>
        <w:t>依赖分析</w:t>
      </w:r>
    </w:p>
    <w:p w14:paraId="3D8F75A3" w14:textId="77777777" w:rsidR="009E452E" w:rsidRDefault="00D67AD0" w:rsidP="00A76ABC">
      <w:pPr>
        <w:pStyle w:val="6"/>
        <w:spacing w:line="240" w:lineRule="atLeast"/>
        <w:jc w:val="left"/>
      </w:pPr>
      <w:r>
        <w:rPr>
          <w:rFonts w:hint="eastAsia"/>
        </w:rPr>
        <w:t>部分下载</w:t>
      </w:r>
    </w:p>
    <w:p w14:paraId="43A0B147" w14:textId="77777777" w:rsidR="009E452E" w:rsidRDefault="00D67AD0" w:rsidP="00A76ABC">
      <w:pPr>
        <w:pStyle w:val="6"/>
        <w:spacing w:line="240" w:lineRule="atLeast"/>
        <w:jc w:val="left"/>
      </w:pPr>
      <w:r>
        <w:rPr>
          <w:rFonts w:hint="eastAsia"/>
        </w:rPr>
        <w:t>全部下载</w:t>
      </w:r>
    </w:p>
    <w:p w14:paraId="06BDBA14" w14:textId="77777777" w:rsidR="009E452E" w:rsidRDefault="00D67AD0" w:rsidP="00A76ABC">
      <w:pPr>
        <w:spacing w:line="240" w:lineRule="atLeast"/>
        <w:jc w:val="left"/>
      </w:pPr>
      <w:r>
        <w:rPr>
          <w:rFonts w:hint="eastAsia"/>
        </w:rPr>
        <w:t>即</w:t>
      </w:r>
      <w:hyperlink w:anchor="_全部下载" w:history="1">
        <w:r>
          <w:rPr>
            <w:rStyle w:val="ad"/>
            <w:rFonts w:hint="eastAsia"/>
          </w:rPr>
          <w:t>全部下载同步法</w:t>
        </w:r>
      </w:hyperlink>
      <w:r>
        <w:rPr>
          <w:rFonts w:hint="eastAsia"/>
        </w:rPr>
        <w:t>。</w:t>
      </w:r>
    </w:p>
    <w:p w14:paraId="3798371B" w14:textId="77777777" w:rsidR="009E452E" w:rsidRDefault="009E452E" w:rsidP="00A76ABC">
      <w:pPr>
        <w:spacing w:line="240" w:lineRule="atLeast"/>
        <w:jc w:val="left"/>
      </w:pPr>
    </w:p>
    <w:p w14:paraId="6586D63B" w14:textId="77777777" w:rsidR="009E452E" w:rsidRDefault="00D67AD0" w:rsidP="00A76ABC">
      <w:pPr>
        <w:pStyle w:val="5"/>
        <w:spacing w:line="240" w:lineRule="atLeast"/>
        <w:jc w:val="left"/>
      </w:pPr>
      <w:r>
        <w:rPr>
          <w:rFonts w:hint="eastAsia"/>
        </w:rPr>
        <w:lastRenderedPageBreak/>
        <w:t>商品调价单</w:t>
      </w:r>
    </w:p>
    <w:p w14:paraId="00D583F5" w14:textId="77777777" w:rsidR="009E452E" w:rsidRDefault="00D67AD0" w:rsidP="00A76ABC">
      <w:pPr>
        <w:pStyle w:val="6"/>
        <w:spacing w:line="240" w:lineRule="atLeast"/>
        <w:jc w:val="left"/>
      </w:pPr>
      <w:r>
        <w:rPr>
          <w:rFonts w:hint="eastAsia"/>
        </w:rPr>
        <w:t>依赖分析</w:t>
      </w:r>
    </w:p>
    <w:p w14:paraId="1A33FE69" w14:textId="77777777" w:rsidR="009E452E" w:rsidRDefault="00D67AD0" w:rsidP="00A76ABC">
      <w:pPr>
        <w:spacing w:line="240" w:lineRule="atLeast"/>
        <w:jc w:val="left"/>
      </w:pPr>
      <w:r>
        <w:rPr>
          <w:rFonts w:hint="eastAsia"/>
        </w:rPr>
        <w:t>无外部依赖。</w:t>
      </w:r>
    </w:p>
    <w:p w14:paraId="57B3C2A8" w14:textId="77777777" w:rsidR="009E452E" w:rsidRDefault="00D67AD0" w:rsidP="00A76ABC">
      <w:pPr>
        <w:pStyle w:val="6"/>
        <w:spacing w:line="240" w:lineRule="atLeast"/>
        <w:jc w:val="left"/>
      </w:pPr>
      <w:r>
        <w:rPr>
          <w:rFonts w:hint="eastAsia"/>
        </w:rPr>
        <w:t>部分下载</w:t>
      </w:r>
    </w:p>
    <w:p w14:paraId="263F9B6F" w14:textId="77777777" w:rsidR="009E452E" w:rsidRDefault="00D67AD0" w:rsidP="00A76ABC">
      <w:pPr>
        <w:spacing w:line="240" w:lineRule="atLeast"/>
        <w:jc w:val="left"/>
      </w:pPr>
      <w:r>
        <w:rPr>
          <w:rFonts w:hint="eastAsia"/>
        </w:rPr>
        <w:t>参考</w:t>
      </w:r>
      <w:hyperlink w:anchor="_部分下载" w:history="1">
        <w:r>
          <w:rPr>
            <w:rStyle w:val="ad"/>
            <w:rFonts w:hint="eastAsia"/>
          </w:rPr>
          <w:t>部分下载一般同步方法</w:t>
        </w:r>
      </w:hyperlink>
      <w:r>
        <w:rPr>
          <w:rFonts w:hint="eastAsia"/>
        </w:rPr>
        <w:t>。</w:t>
      </w:r>
    </w:p>
    <w:p w14:paraId="713ABECC" w14:textId="77777777" w:rsidR="009E452E" w:rsidRDefault="00D67AD0" w:rsidP="00A76ABC">
      <w:pPr>
        <w:pStyle w:val="6"/>
        <w:spacing w:line="240" w:lineRule="atLeast"/>
        <w:jc w:val="left"/>
      </w:pPr>
      <w:r>
        <w:rPr>
          <w:rFonts w:hint="eastAsia"/>
        </w:rPr>
        <w:t>全部下载</w:t>
      </w:r>
    </w:p>
    <w:p w14:paraId="75B69144" w14:textId="77777777" w:rsidR="009E452E" w:rsidRDefault="00D67AD0" w:rsidP="00A76ABC">
      <w:pPr>
        <w:spacing w:line="240" w:lineRule="atLeast"/>
        <w:jc w:val="left"/>
      </w:pPr>
      <w:r>
        <w:rPr>
          <w:rFonts w:hint="eastAsia"/>
        </w:rPr>
        <w:t>即</w:t>
      </w:r>
      <w:hyperlink w:anchor="_全部下载" w:history="1">
        <w:r>
          <w:rPr>
            <w:rStyle w:val="ad"/>
            <w:rFonts w:hint="eastAsia"/>
          </w:rPr>
          <w:t>全部下载同步法</w:t>
        </w:r>
      </w:hyperlink>
      <w:r>
        <w:rPr>
          <w:rFonts w:hint="eastAsia"/>
        </w:rPr>
        <w:t>。</w:t>
      </w:r>
    </w:p>
    <w:p w14:paraId="77EFD2F6" w14:textId="77777777" w:rsidR="009E452E" w:rsidRDefault="009E452E" w:rsidP="00A76ABC">
      <w:pPr>
        <w:spacing w:line="240" w:lineRule="atLeast"/>
        <w:jc w:val="left"/>
      </w:pPr>
    </w:p>
    <w:p w14:paraId="467D31E9" w14:textId="77777777" w:rsidR="00840A1D" w:rsidRDefault="00D67AD0" w:rsidP="00A76ABC">
      <w:pPr>
        <w:pStyle w:val="3"/>
        <w:spacing w:line="240" w:lineRule="atLeast"/>
        <w:jc w:val="left"/>
      </w:pPr>
      <w:bookmarkStart w:id="50" w:name="_Toc50496700"/>
      <w:r>
        <w:rPr>
          <w:rFonts w:hint="eastAsia"/>
        </w:rPr>
        <w:t>促销</w:t>
      </w:r>
      <w:bookmarkEnd w:id="50"/>
    </w:p>
    <w:p w14:paraId="4BF08BF0" w14:textId="77777777" w:rsidR="00840A1D" w:rsidRDefault="00840A1D" w:rsidP="00840A1D">
      <w:pPr>
        <w:pStyle w:val="4"/>
      </w:pPr>
      <w:r>
        <w:rPr>
          <w:rFonts w:hint="eastAsia"/>
        </w:rPr>
        <w:t>流程</w:t>
      </w:r>
    </w:p>
    <w:p w14:paraId="66355D49" w14:textId="77777777" w:rsidR="00840A1D" w:rsidRDefault="00840A1D" w:rsidP="00840A1D">
      <w:pPr>
        <w:spacing w:line="240" w:lineRule="atLeast"/>
        <w:jc w:val="left"/>
      </w:pPr>
      <w:r>
        <w:rPr>
          <w:rFonts w:hint="eastAsia"/>
        </w:rPr>
        <w:t>促销的主要业务流程为：</w:t>
      </w:r>
    </w:p>
    <w:p w14:paraId="2848B753" w14:textId="77777777" w:rsidR="00840A1D" w:rsidRDefault="00840A1D" w:rsidP="00840A1D">
      <w:pPr>
        <w:spacing w:line="240" w:lineRule="atLeast"/>
        <w:jc w:val="left"/>
      </w:pPr>
      <w:r>
        <w:rPr>
          <w:noProof/>
        </w:rPr>
        <w:lastRenderedPageBreak/>
        <w:drawing>
          <wp:inline distT="0" distB="0" distL="0" distR="0" wp14:anchorId="313BDD99" wp14:editId="60B0F718">
            <wp:extent cx="8863330" cy="2860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8863330" cy="2860040"/>
                    </a:xfrm>
                    <a:prstGeom prst="rect">
                      <a:avLst/>
                    </a:prstGeom>
                  </pic:spPr>
                </pic:pic>
              </a:graphicData>
            </a:graphic>
          </wp:inline>
        </w:drawing>
      </w:r>
    </w:p>
    <w:p w14:paraId="08ADC405" w14:textId="77777777" w:rsidR="00840A1D" w:rsidRDefault="00840A1D" w:rsidP="00840A1D">
      <w:pPr>
        <w:spacing w:line="240" w:lineRule="atLeast"/>
        <w:jc w:val="left"/>
      </w:pPr>
    </w:p>
    <w:p w14:paraId="0D45B7A1" w14:textId="77777777" w:rsidR="00840A1D" w:rsidRDefault="00840A1D" w:rsidP="00840A1D">
      <w:pPr>
        <w:spacing w:line="240" w:lineRule="atLeast"/>
        <w:jc w:val="left"/>
      </w:pPr>
      <w:r>
        <w:rPr>
          <w:rFonts w:hint="eastAsia"/>
        </w:rPr>
        <w:t>由于</w:t>
      </w:r>
      <w:r>
        <w:rPr>
          <w:rFonts w:hint="eastAsia"/>
        </w:rPr>
        <w:t>P</w:t>
      </w:r>
      <w:r>
        <w:t>OS</w:t>
      </w:r>
      <w:r>
        <w:rPr>
          <w:rFonts w:hint="eastAsia"/>
        </w:rPr>
        <w:t>机和服务器都需要使用促销计算逻辑，所以此逻辑设计为一个独立的组件。它的输入是一个交易单，输出是一个交易单和计算优惠的过程以显示给用户看。</w:t>
      </w:r>
    </w:p>
    <w:p w14:paraId="46A25DBA" w14:textId="77777777" w:rsidR="00840A1D" w:rsidRDefault="00840A1D" w:rsidP="00840A1D">
      <w:pPr>
        <w:spacing w:line="240" w:lineRule="atLeast"/>
        <w:jc w:val="left"/>
      </w:pPr>
    </w:p>
    <w:p w14:paraId="5DF271EC" w14:textId="77777777" w:rsidR="00840A1D" w:rsidRDefault="00840A1D" w:rsidP="00840A1D">
      <w:pPr>
        <w:spacing w:line="240" w:lineRule="atLeast"/>
        <w:jc w:val="left"/>
      </w:pPr>
    </w:p>
    <w:p w14:paraId="39096445" w14:textId="77777777" w:rsidR="00840A1D" w:rsidRDefault="00840A1D" w:rsidP="00840A1D">
      <w:pPr>
        <w:spacing w:line="240" w:lineRule="atLeast"/>
        <w:jc w:val="left"/>
      </w:pPr>
      <w:bookmarkStart w:id="51" w:name="OLE_LINK7"/>
      <w:bookmarkStart w:id="52" w:name="OLE_LINK6"/>
      <w:r>
        <w:rPr>
          <w:rFonts w:hint="eastAsia"/>
        </w:rPr>
        <w:t>促销缓存和同步过程</w:t>
      </w:r>
      <w:bookmarkEnd w:id="51"/>
      <w:bookmarkEnd w:id="52"/>
      <w:r>
        <w:rPr>
          <w:rFonts w:hint="eastAsia"/>
        </w:rPr>
        <w:t>：</w:t>
      </w:r>
    </w:p>
    <w:p w14:paraId="3858765F" w14:textId="77777777" w:rsidR="00840A1D" w:rsidRDefault="00840A1D" w:rsidP="00840A1D">
      <w:pPr>
        <w:spacing w:line="240" w:lineRule="atLeast"/>
        <w:jc w:val="left"/>
      </w:pPr>
      <w:r>
        <w:rPr>
          <w:noProof/>
        </w:rPr>
        <w:lastRenderedPageBreak/>
        <w:drawing>
          <wp:inline distT="0" distB="0" distL="0" distR="0" wp14:anchorId="00043C9F" wp14:editId="3D965EA1">
            <wp:extent cx="8863330" cy="28136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8863330" cy="2813685"/>
                    </a:xfrm>
                    <a:prstGeom prst="rect">
                      <a:avLst/>
                    </a:prstGeom>
                  </pic:spPr>
                </pic:pic>
              </a:graphicData>
            </a:graphic>
          </wp:inline>
        </w:drawing>
      </w:r>
    </w:p>
    <w:p w14:paraId="34C1E30B" w14:textId="77777777" w:rsidR="00840A1D" w:rsidRPr="00840A1D" w:rsidRDefault="00840A1D" w:rsidP="00840A1D"/>
    <w:p w14:paraId="0D2FF03F" w14:textId="77777777" w:rsidR="00840A1D" w:rsidRDefault="00840A1D">
      <w:pPr>
        <w:pStyle w:val="4"/>
      </w:pPr>
      <w:r>
        <w:rPr>
          <w:rFonts w:hint="eastAsia"/>
        </w:rPr>
        <w:t>促销计算方法</w:t>
      </w:r>
    </w:p>
    <w:p w14:paraId="03204CCC" w14:textId="77777777" w:rsidR="00840A1D" w:rsidRDefault="00421329" w:rsidP="00787588">
      <w:pPr>
        <w:pStyle w:val="af1"/>
        <w:numPr>
          <w:ilvl w:val="0"/>
          <w:numId w:val="36"/>
        </w:numPr>
        <w:ind w:firstLineChars="0"/>
      </w:pPr>
      <w:r>
        <w:rPr>
          <w:rFonts w:hint="eastAsia"/>
        </w:rPr>
        <w:t>先算指定范围的促销，再算全场范围的促销。</w:t>
      </w:r>
    </w:p>
    <w:p w14:paraId="092EF286" w14:textId="77777777" w:rsidR="00421329" w:rsidRDefault="00421329" w:rsidP="00787588">
      <w:pPr>
        <w:pStyle w:val="af1"/>
        <w:numPr>
          <w:ilvl w:val="0"/>
          <w:numId w:val="36"/>
        </w:numPr>
        <w:ind w:firstLineChars="0"/>
      </w:pPr>
      <w:r>
        <w:rPr>
          <w:rFonts w:hint="eastAsia"/>
        </w:rPr>
        <w:t>如果指定范围的促销有多个，则找出优惠力度最大的。</w:t>
      </w:r>
    </w:p>
    <w:p w14:paraId="691AABF0" w14:textId="77777777" w:rsidR="00421329" w:rsidRDefault="00421329" w:rsidP="00787588">
      <w:pPr>
        <w:pStyle w:val="af1"/>
        <w:numPr>
          <w:ilvl w:val="0"/>
          <w:numId w:val="36"/>
        </w:numPr>
        <w:ind w:firstLineChars="0"/>
      </w:pPr>
      <w:r>
        <w:rPr>
          <w:rFonts w:hint="eastAsia"/>
        </w:rPr>
        <w:t>如果全场范围的促销有多个，则找出优惠力度最大的。</w:t>
      </w:r>
    </w:p>
    <w:p w14:paraId="3F42FBEE" w14:textId="77777777" w:rsidR="00840A1D" w:rsidRPr="00840A1D" w:rsidRDefault="00840A1D" w:rsidP="00840A1D"/>
    <w:p w14:paraId="07C7BDA5" w14:textId="77777777" w:rsidR="009E452E" w:rsidRDefault="00D67AD0" w:rsidP="00A76ABC">
      <w:pPr>
        <w:pStyle w:val="3"/>
        <w:spacing w:line="240" w:lineRule="atLeast"/>
        <w:jc w:val="left"/>
      </w:pPr>
      <w:bookmarkStart w:id="53" w:name="_Toc50496701"/>
      <w:r>
        <w:rPr>
          <w:rFonts w:hint="eastAsia"/>
        </w:rPr>
        <w:lastRenderedPageBreak/>
        <w:t>仓管退货</w:t>
      </w:r>
      <w:bookmarkEnd w:id="53"/>
    </w:p>
    <w:p w14:paraId="14C310CD" w14:textId="77777777" w:rsidR="009E452E" w:rsidRDefault="00D67AD0" w:rsidP="00A76ABC">
      <w:pPr>
        <w:spacing w:line="240" w:lineRule="atLeast"/>
        <w:jc w:val="left"/>
      </w:pPr>
      <w:r>
        <w:rPr>
          <w:noProof/>
        </w:rPr>
        <w:drawing>
          <wp:inline distT="0" distB="0" distL="0" distR="0" wp14:anchorId="4CB9092D" wp14:editId="71A1DE02">
            <wp:extent cx="8863330" cy="23291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8863330" cy="2329180"/>
                    </a:xfrm>
                    <a:prstGeom prst="rect">
                      <a:avLst/>
                    </a:prstGeom>
                  </pic:spPr>
                </pic:pic>
              </a:graphicData>
            </a:graphic>
          </wp:inline>
        </w:drawing>
      </w:r>
    </w:p>
    <w:p w14:paraId="1A68423F" w14:textId="77777777" w:rsidR="009E452E" w:rsidRDefault="009E452E" w:rsidP="00A76ABC">
      <w:pPr>
        <w:spacing w:line="240" w:lineRule="atLeast"/>
        <w:jc w:val="left"/>
      </w:pPr>
    </w:p>
    <w:p w14:paraId="2CC22016" w14:textId="77777777" w:rsidR="009E452E" w:rsidRDefault="00D67AD0" w:rsidP="00A76ABC">
      <w:pPr>
        <w:spacing w:line="240" w:lineRule="atLeast"/>
        <w:jc w:val="left"/>
      </w:pPr>
      <w:r>
        <w:rPr>
          <w:noProof/>
        </w:rPr>
        <w:drawing>
          <wp:inline distT="0" distB="0" distL="0" distR="0" wp14:anchorId="69CEEAAF" wp14:editId="420E346F">
            <wp:extent cx="4629150"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4629150" cy="2000250"/>
                    </a:xfrm>
                    <a:prstGeom prst="rect">
                      <a:avLst/>
                    </a:prstGeom>
                  </pic:spPr>
                </pic:pic>
              </a:graphicData>
            </a:graphic>
          </wp:inline>
        </w:drawing>
      </w:r>
    </w:p>
    <w:p w14:paraId="2E55C47C" w14:textId="77777777" w:rsidR="009E452E" w:rsidRDefault="00D67AD0" w:rsidP="00A76ABC">
      <w:pPr>
        <w:pStyle w:val="3"/>
        <w:spacing w:line="240" w:lineRule="atLeast"/>
        <w:jc w:val="left"/>
      </w:pPr>
      <w:bookmarkStart w:id="54" w:name="_购物退货和退款流程"/>
      <w:bookmarkStart w:id="55" w:name="_Toc50496702"/>
      <w:bookmarkEnd w:id="54"/>
      <w:r>
        <w:rPr>
          <w:rFonts w:hint="eastAsia"/>
        </w:rPr>
        <w:lastRenderedPageBreak/>
        <w:t>购物退货</w:t>
      </w:r>
      <w:r w:rsidR="00303188">
        <w:rPr>
          <w:rFonts w:hint="eastAsia"/>
        </w:rPr>
        <w:t>和退款流程</w:t>
      </w:r>
      <w:bookmarkEnd w:id="55"/>
    </w:p>
    <w:p w14:paraId="2B5F9061" w14:textId="77777777" w:rsidR="00303188" w:rsidRDefault="00065BDF" w:rsidP="00A76ABC">
      <w:pPr>
        <w:spacing w:line="240" w:lineRule="atLeast"/>
        <w:jc w:val="left"/>
      </w:pPr>
      <w:r>
        <w:rPr>
          <w:noProof/>
        </w:rPr>
        <w:drawing>
          <wp:inline distT="0" distB="0" distL="0" distR="0" wp14:anchorId="35FE5FA4" wp14:editId="7AA7DDD5">
            <wp:extent cx="8863330" cy="30753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3075305"/>
                    </a:xfrm>
                    <a:prstGeom prst="rect">
                      <a:avLst/>
                    </a:prstGeom>
                  </pic:spPr>
                </pic:pic>
              </a:graphicData>
            </a:graphic>
          </wp:inline>
        </w:drawing>
      </w:r>
    </w:p>
    <w:p w14:paraId="0C32B015" w14:textId="77777777" w:rsidR="00303188" w:rsidRDefault="00303188" w:rsidP="00A76ABC">
      <w:pPr>
        <w:spacing w:line="240" w:lineRule="atLeast"/>
        <w:jc w:val="left"/>
      </w:pPr>
      <w:r>
        <w:rPr>
          <w:rFonts w:hint="eastAsia"/>
        </w:rPr>
        <w:t>支持退款的商户</w:t>
      </w:r>
      <w:r>
        <w:t>API</w:t>
      </w:r>
      <w:r>
        <w:rPr>
          <w:rFonts w:hint="eastAsia"/>
        </w:rPr>
        <w:t>证书要确保安全有效。参考系统</w:t>
      </w:r>
      <w:hyperlink w:anchor="_安全可靠性" w:history="1">
        <w:r w:rsidRPr="001F40AF">
          <w:rPr>
            <w:rStyle w:val="ad"/>
            <w:rFonts w:hint="eastAsia"/>
          </w:rPr>
          <w:t>安全可靠性</w:t>
        </w:r>
      </w:hyperlink>
      <w:r>
        <w:rPr>
          <w:rFonts w:hint="eastAsia"/>
        </w:rPr>
        <w:t>。</w:t>
      </w:r>
    </w:p>
    <w:p w14:paraId="0F99DD1D" w14:textId="77777777" w:rsidR="00303188" w:rsidRDefault="00303188" w:rsidP="00A76ABC">
      <w:pPr>
        <w:spacing w:line="240" w:lineRule="atLeast"/>
        <w:jc w:val="left"/>
      </w:pPr>
    </w:p>
    <w:p w14:paraId="1CC45FF4" w14:textId="77777777" w:rsidR="009E452E" w:rsidRDefault="00D67AD0" w:rsidP="00A76ABC">
      <w:pPr>
        <w:pStyle w:val="3"/>
        <w:spacing w:line="240" w:lineRule="atLeast"/>
        <w:jc w:val="left"/>
      </w:pPr>
      <w:bookmarkStart w:id="56" w:name="_Toc50496703"/>
      <w:r>
        <w:rPr>
          <w:rFonts w:hint="eastAsia"/>
        </w:rPr>
        <w:lastRenderedPageBreak/>
        <w:t>同步块缓存（别于普通对象缓存）</w:t>
      </w:r>
      <w:bookmarkEnd w:id="56"/>
    </w:p>
    <w:p w14:paraId="34A1D2E2" w14:textId="77777777" w:rsidR="009E452E" w:rsidRDefault="00D67AD0" w:rsidP="00A76ABC">
      <w:pPr>
        <w:spacing w:line="240" w:lineRule="atLeast"/>
        <w:jc w:val="left"/>
      </w:pPr>
      <w:r>
        <w:rPr>
          <w:rFonts w:hint="eastAsia"/>
        </w:rPr>
        <w:t>参考</w:t>
      </w:r>
      <w:hyperlink w:anchor="_UML视角下的同步方法" w:history="1">
        <w:r>
          <w:rPr>
            <w:rStyle w:val="ac"/>
            <w:rFonts w:hint="eastAsia"/>
          </w:rPr>
          <w:t>UML</w:t>
        </w:r>
        <w:r>
          <w:rPr>
            <w:rStyle w:val="ac"/>
            <w:rFonts w:hint="eastAsia"/>
          </w:rPr>
          <w:t>视角下的同步方法</w:t>
        </w:r>
      </w:hyperlink>
      <w:r>
        <w:rPr>
          <w:rFonts w:hint="eastAsia"/>
        </w:rPr>
        <w:t>。</w:t>
      </w:r>
    </w:p>
    <w:p w14:paraId="3F23E744" w14:textId="77777777" w:rsidR="009E452E" w:rsidRDefault="00D67AD0" w:rsidP="00A76ABC">
      <w:pPr>
        <w:pStyle w:val="3"/>
        <w:spacing w:line="240" w:lineRule="atLeast"/>
        <w:jc w:val="left"/>
      </w:pPr>
      <w:bookmarkStart w:id="57" w:name="_Toc50496704"/>
      <w:r>
        <w:rPr>
          <w:rFonts w:hint="eastAsia"/>
        </w:rPr>
        <w:lastRenderedPageBreak/>
        <w:t>普通对象缓存（别于同步块缓存）</w:t>
      </w:r>
      <w:bookmarkEnd w:id="57"/>
    </w:p>
    <w:p w14:paraId="5F6BFA43" w14:textId="77777777" w:rsidR="009E452E" w:rsidRDefault="00D67AD0" w:rsidP="00A76ABC">
      <w:pPr>
        <w:spacing w:line="240" w:lineRule="atLeast"/>
        <w:jc w:val="left"/>
      </w:pPr>
      <w:r>
        <w:rPr>
          <w:noProof/>
        </w:rPr>
        <w:lastRenderedPageBreak/>
        <w:drawing>
          <wp:inline distT="0" distB="0" distL="114300" distR="114300" wp14:anchorId="14F62A9E" wp14:editId="42CDBB27">
            <wp:extent cx="7713980" cy="4723765"/>
            <wp:effectExtent l="0" t="0" r="1270"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0"/>
                    <a:stretch>
                      <a:fillRect/>
                    </a:stretch>
                  </pic:blipFill>
                  <pic:spPr>
                    <a:xfrm>
                      <a:off x="0" y="0"/>
                      <a:ext cx="7713980" cy="4723765"/>
                    </a:xfrm>
                    <a:prstGeom prst="rect">
                      <a:avLst/>
                    </a:prstGeom>
                    <a:noFill/>
                    <a:ln w="9525">
                      <a:noFill/>
                    </a:ln>
                  </pic:spPr>
                </pic:pic>
              </a:graphicData>
            </a:graphic>
          </wp:inline>
        </w:drawing>
      </w:r>
    </w:p>
    <w:p w14:paraId="4C6CBF05" w14:textId="77777777" w:rsidR="009E452E" w:rsidRDefault="009E452E" w:rsidP="00A76ABC">
      <w:pPr>
        <w:spacing w:line="240" w:lineRule="atLeast"/>
        <w:jc w:val="left"/>
      </w:pPr>
    </w:p>
    <w:p w14:paraId="02E90520" w14:textId="77777777" w:rsidR="009E452E" w:rsidRDefault="00D67AD0" w:rsidP="00A76ABC">
      <w:pPr>
        <w:pStyle w:val="3"/>
        <w:spacing w:line="240" w:lineRule="atLeast"/>
        <w:jc w:val="left"/>
      </w:pPr>
      <w:bookmarkStart w:id="58" w:name="_Toc50496705"/>
      <w:r>
        <w:rPr>
          <w:rFonts w:hint="eastAsia"/>
        </w:rPr>
        <w:lastRenderedPageBreak/>
        <w:t>（</w:t>
      </w:r>
      <w:r>
        <w:rPr>
          <w:rFonts w:hint="eastAsia"/>
        </w:rPr>
        <w:t>An</w:t>
      </w:r>
      <w:r>
        <w:t>droid</w:t>
      </w:r>
      <w:r>
        <w:rPr>
          <w:rFonts w:hint="eastAsia"/>
        </w:rPr>
        <w:t>）收银员登录</w:t>
      </w:r>
      <w:r>
        <w:rPr>
          <w:rFonts w:hint="eastAsia"/>
        </w:rPr>
        <w:t>P</w:t>
      </w:r>
      <w:r>
        <w:t>OS</w:t>
      </w:r>
      <w:bookmarkEnd w:id="58"/>
    </w:p>
    <w:p w14:paraId="40765C17" w14:textId="77777777" w:rsidR="009E452E" w:rsidRDefault="00E602C2" w:rsidP="00A76ABC">
      <w:pPr>
        <w:spacing w:line="240" w:lineRule="atLeast"/>
        <w:jc w:val="left"/>
      </w:pPr>
      <w:r>
        <w:rPr>
          <w:noProof/>
        </w:rPr>
        <w:drawing>
          <wp:inline distT="0" distB="0" distL="0" distR="0" wp14:anchorId="69919325" wp14:editId="10C6D354">
            <wp:extent cx="8863330" cy="39846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63330" cy="3984625"/>
                    </a:xfrm>
                    <a:prstGeom prst="rect">
                      <a:avLst/>
                    </a:prstGeom>
                  </pic:spPr>
                </pic:pic>
              </a:graphicData>
            </a:graphic>
          </wp:inline>
        </w:drawing>
      </w:r>
    </w:p>
    <w:p w14:paraId="17B7B26E" w14:textId="77777777" w:rsidR="009E452E" w:rsidRDefault="009E452E" w:rsidP="00A76ABC">
      <w:pPr>
        <w:spacing w:line="240" w:lineRule="atLeast"/>
        <w:jc w:val="left"/>
      </w:pPr>
    </w:p>
    <w:p w14:paraId="7D44E8CB" w14:textId="77777777" w:rsidR="008F4580" w:rsidRDefault="008F4580" w:rsidP="00A76ABC">
      <w:pPr>
        <w:spacing w:line="240" w:lineRule="atLeast"/>
        <w:jc w:val="left"/>
      </w:pPr>
      <w:r>
        <w:rPr>
          <w:noProof/>
        </w:rPr>
        <w:lastRenderedPageBreak/>
        <w:drawing>
          <wp:inline distT="0" distB="0" distL="0" distR="0" wp14:anchorId="36A5EBAC" wp14:editId="164EFB21">
            <wp:extent cx="8863330" cy="41471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63330" cy="4147185"/>
                    </a:xfrm>
                    <a:prstGeom prst="rect">
                      <a:avLst/>
                    </a:prstGeom>
                  </pic:spPr>
                </pic:pic>
              </a:graphicData>
            </a:graphic>
          </wp:inline>
        </w:drawing>
      </w:r>
    </w:p>
    <w:p w14:paraId="57A3B4D9" w14:textId="77777777" w:rsidR="002B7D23" w:rsidRDefault="002B7D23" w:rsidP="00A76ABC">
      <w:pPr>
        <w:spacing w:line="240" w:lineRule="atLeast"/>
        <w:jc w:val="left"/>
      </w:pPr>
    </w:p>
    <w:p w14:paraId="3E5DC179" w14:textId="77777777" w:rsidR="002B7D23" w:rsidRDefault="002B7D23" w:rsidP="00A76ABC">
      <w:pPr>
        <w:spacing w:line="240" w:lineRule="atLeast"/>
        <w:jc w:val="left"/>
      </w:pPr>
      <w:r>
        <w:rPr>
          <w:rFonts w:hint="eastAsia"/>
        </w:rPr>
        <w:t>其它流程或规定：</w:t>
      </w:r>
    </w:p>
    <w:p w14:paraId="2DD4143A" w14:textId="77777777" w:rsidR="002B7D23" w:rsidRDefault="002B7D23" w:rsidP="002B7D23">
      <w:pPr>
        <w:spacing w:line="240" w:lineRule="atLeast"/>
        <w:jc w:val="left"/>
      </w:pPr>
      <w:r>
        <w:t>1</w:t>
      </w:r>
      <w:r>
        <w:t>、开机启动就登录</w:t>
      </w:r>
      <w:r>
        <w:t>pos</w:t>
      </w:r>
      <w:r>
        <w:t>。</w:t>
      </w:r>
    </w:p>
    <w:p w14:paraId="3C18C3AC" w14:textId="77777777" w:rsidR="002B7D23" w:rsidRDefault="002B7D23" w:rsidP="002B7D23">
      <w:pPr>
        <w:spacing w:line="240" w:lineRule="atLeast"/>
        <w:jc w:val="left"/>
      </w:pPr>
      <w:r>
        <w:lastRenderedPageBreak/>
        <w:t>2</w:t>
      </w:r>
      <w:r>
        <w:t>、点击登录界面的登录按钮后，</w:t>
      </w:r>
    </w:p>
    <w:p w14:paraId="1D1765B8" w14:textId="77777777" w:rsidR="002B7D23" w:rsidRDefault="002B7D23" w:rsidP="002B7D23">
      <w:pPr>
        <w:spacing w:line="240" w:lineRule="atLeast"/>
        <w:jc w:val="left"/>
      </w:pPr>
      <w:r>
        <w:t>1</w:t>
      </w:r>
      <w:r>
        <w:t>）如果</w:t>
      </w:r>
      <w:r>
        <w:t>pos</w:t>
      </w:r>
      <w:r>
        <w:t>已经登录成功，则不再重复登录</w:t>
      </w:r>
      <w:r>
        <w:t>pos</w:t>
      </w:r>
      <w:r>
        <w:t>，直接登录</w:t>
      </w:r>
      <w:r>
        <w:t>staff</w:t>
      </w:r>
      <w:r>
        <w:t>。</w:t>
      </w:r>
    </w:p>
    <w:p w14:paraId="25A5FB38" w14:textId="77777777" w:rsidR="002B7D23" w:rsidRDefault="002B7D23" w:rsidP="002B7D23">
      <w:pPr>
        <w:spacing w:line="240" w:lineRule="atLeast"/>
        <w:jc w:val="left"/>
      </w:pPr>
      <w:r>
        <w:t>2</w:t>
      </w:r>
      <w:r>
        <w:t>）如果</w:t>
      </w:r>
      <w:r>
        <w:t>pos</w:t>
      </w:r>
      <w:r>
        <w:t>没登录成功，则先登录</w:t>
      </w:r>
      <w:r>
        <w:t>pos</w:t>
      </w:r>
      <w:r>
        <w:t>，成功后再登录</w:t>
      </w:r>
      <w:r>
        <w:t>staff</w:t>
      </w:r>
      <w:r>
        <w:t>。</w:t>
      </w:r>
    </w:p>
    <w:p w14:paraId="6BA34FBC" w14:textId="77777777" w:rsidR="002B7D23" w:rsidRDefault="002B7D23" w:rsidP="002B7D23">
      <w:pPr>
        <w:spacing w:line="240" w:lineRule="atLeast"/>
        <w:jc w:val="left"/>
      </w:pPr>
      <w:r>
        <w:t>3</w:t>
      </w:r>
      <w:r>
        <w:t>、无论</w:t>
      </w:r>
      <w:r>
        <w:t>pos</w:t>
      </w:r>
      <w:r>
        <w:t>还是</w:t>
      </w:r>
      <w:r>
        <w:t>staff</w:t>
      </w:r>
      <w:r>
        <w:t>，只要其中一个登录失败，</w:t>
      </w:r>
      <w:r>
        <w:t>GlobalController</w:t>
      </w:r>
      <w:r>
        <w:t>中的</w:t>
      </w:r>
      <w:r>
        <w:t>sessionID</w:t>
      </w:r>
      <w:r>
        <w:t>都会设为</w:t>
      </w:r>
      <w:r>
        <w:t>null</w:t>
      </w:r>
      <w:r>
        <w:t>。下次登录，将会从</w:t>
      </w:r>
      <w:r>
        <w:t>pos</w:t>
      </w:r>
      <w:r>
        <w:t>登录开始，成功了再到</w:t>
      </w:r>
      <w:r>
        <w:t>staff</w:t>
      </w:r>
      <w:r>
        <w:t>的登录。这个约定非常重要，大家必须记住。</w:t>
      </w:r>
    </w:p>
    <w:p w14:paraId="7336C891" w14:textId="77777777" w:rsidR="002B7D23" w:rsidRDefault="002B7D23" w:rsidP="002B7D23">
      <w:pPr>
        <w:spacing w:line="240" w:lineRule="atLeast"/>
        <w:jc w:val="left"/>
      </w:pPr>
      <w:r>
        <w:t>4</w:t>
      </w:r>
      <w:r>
        <w:t>、开机后，如果没有网络，不会进行网络登录，只会在本地</w:t>
      </w:r>
      <w:r>
        <w:t>SQLite</w:t>
      </w:r>
      <w:r>
        <w:t>验证用户名和密码。</w:t>
      </w:r>
    </w:p>
    <w:p w14:paraId="17B96AD3" w14:textId="77777777" w:rsidR="009E452E" w:rsidRDefault="00D67AD0" w:rsidP="00A76ABC">
      <w:pPr>
        <w:pStyle w:val="3"/>
        <w:spacing w:line="240" w:lineRule="atLeast"/>
        <w:jc w:val="left"/>
      </w:pPr>
      <w:bookmarkStart w:id="59" w:name="_Toc50496706"/>
      <w:r>
        <w:rPr>
          <w:rFonts w:hint="eastAsia"/>
        </w:rPr>
        <w:lastRenderedPageBreak/>
        <w:t>（</w:t>
      </w:r>
      <w:r>
        <w:rPr>
          <w:rFonts w:hint="eastAsia"/>
        </w:rPr>
        <w:t>An</w:t>
      </w:r>
      <w:r>
        <w:t>droid</w:t>
      </w:r>
      <w:r>
        <w:rPr>
          <w:rFonts w:hint="eastAsia"/>
        </w:rPr>
        <w:t>）收银员交班</w:t>
      </w:r>
      <w:bookmarkEnd w:id="59"/>
    </w:p>
    <w:p w14:paraId="3F43D5C7" w14:textId="77777777" w:rsidR="009E452E" w:rsidRDefault="00D67AD0" w:rsidP="00A76ABC">
      <w:pPr>
        <w:spacing w:line="240" w:lineRule="atLeast"/>
        <w:jc w:val="left"/>
      </w:pPr>
      <w:r>
        <w:rPr>
          <w:noProof/>
        </w:rPr>
        <w:drawing>
          <wp:inline distT="0" distB="0" distL="0" distR="0" wp14:anchorId="6F04EC10" wp14:editId="2AE1222B">
            <wp:extent cx="8863330" cy="23552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8863330" cy="2355215"/>
                    </a:xfrm>
                    <a:prstGeom prst="rect">
                      <a:avLst/>
                    </a:prstGeom>
                  </pic:spPr>
                </pic:pic>
              </a:graphicData>
            </a:graphic>
          </wp:inline>
        </w:drawing>
      </w:r>
    </w:p>
    <w:p w14:paraId="286D04D1" w14:textId="77777777" w:rsidR="009E452E" w:rsidRDefault="00D67AD0" w:rsidP="00A76ABC">
      <w:pPr>
        <w:pStyle w:val="3"/>
        <w:spacing w:line="240" w:lineRule="atLeast"/>
        <w:jc w:val="left"/>
      </w:pPr>
      <w:bookmarkStart w:id="60" w:name="_Toc50496707"/>
      <w:r>
        <w:rPr>
          <w:rFonts w:hint="eastAsia"/>
        </w:rPr>
        <w:lastRenderedPageBreak/>
        <w:t>（</w:t>
      </w:r>
      <w:r>
        <w:rPr>
          <w:rFonts w:hint="eastAsia"/>
        </w:rPr>
        <w:t>An</w:t>
      </w:r>
      <w:r>
        <w:t>droid</w:t>
      </w:r>
      <w:r>
        <w:rPr>
          <w:rFonts w:hint="eastAsia"/>
        </w:rPr>
        <w:t>）</w:t>
      </w:r>
      <w:r>
        <w:rPr>
          <w:rFonts w:hint="eastAsia"/>
        </w:rPr>
        <w:t>P</w:t>
      </w:r>
      <w:r>
        <w:t>OS</w:t>
      </w:r>
      <w:r>
        <w:rPr>
          <w:rFonts w:hint="eastAsia"/>
        </w:rPr>
        <w:t>（不是门店人员）登录服务器</w:t>
      </w:r>
      <w:bookmarkEnd w:id="60"/>
    </w:p>
    <w:p w14:paraId="795E9160" w14:textId="77777777" w:rsidR="009E452E" w:rsidRDefault="00D67AD0" w:rsidP="00A76ABC">
      <w:pPr>
        <w:spacing w:line="240" w:lineRule="atLeast"/>
        <w:jc w:val="left"/>
      </w:pPr>
      <w:r>
        <w:rPr>
          <w:noProof/>
        </w:rPr>
        <w:drawing>
          <wp:inline distT="0" distB="0" distL="0" distR="0" wp14:anchorId="19E884F2" wp14:editId="0840E9AC">
            <wp:extent cx="6524625" cy="41916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6547771" cy="4206821"/>
                    </a:xfrm>
                    <a:prstGeom prst="rect">
                      <a:avLst/>
                    </a:prstGeom>
                  </pic:spPr>
                </pic:pic>
              </a:graphicData>
            </a:graphic>
          </wp:inline>
        </w:drawing>
      </w:r>
    </w:p>
    <w:p w14:paraId="3BFC0CB5" w14:textId="77777777" w:rsidR="00E75E8A" w:rsidRDefault="00E75E8A" w:rsidP="00A76ABC">
      <w:pPr>
        <w:spacing w:line="240" w:lineRule="atLeast"/>
        <w:jc w:val="left"/>
      </w:pPr>
    </w:p>
    <w:p w14:paraId="4F8046E8" w14:textId="77777777" w:rsidR="00E75E8A" w:rsidRDefault="00E75E8A" w:rsidP="00A76ABC">
      <w:pPr>
        <w:pStyle w:val="3"/>
        <w:spacing w:line="240" w:lineRule="atLeast"/>
        <w:jc w:val="left"/>
      </w:pPr>
      <w:bookmarkStart w:id="61" w:name="_Toc50496708"/>
      <w:r>
        <w:lastRenderedPageBreak/>
        <w:t xml:space="preserve">Action </w:t>
      </w:r>
      <w:r>
        <w:rPr>
          <w:rFonts w:hint="eastAsia"/>
        </w:rPr>
        <w:t>和</w:t>
      </w:r>
      <w:r>
        <w:rPr>
          <w:rFonts w:hint="eastAsia"/>
        </w:rPr>
        <w:t xml:space="preserve"> </w:t>
      </w:r>
      <w:r>
        <w:t>SyncAction</w:t>
      </w:r>
      <w:r>
        <w:rPr>
          <w:rFonts w:hint="eastAsia"/>
        </w:rPr>
        <w:t>的职责</w:t>
      </w:r>
      <w:bookmarkEnd w:id="61"/>
    </w:p>
    <w:tbl>
      <w:tblPr>
        <w:tblW w:w="14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978"/>
        <w:gridCol w:w="9847"/>
      </w:tblGrid>
      <w:tr w:rsidR="00E75E8A" w14:paraId="56657378" w14:textId="77777777" w:rsidTr="00E75E8A">
        <w:trPr>
          <w:trHeight w:val="224"/>
        </w:trPr>
        <w:tc>
          <w:tcPr>
            <w:tcW w:w="1241" w:type="dxa"/>
            <w:shd w:val="clear" w:color="auto" w:fill="FF0000"/>
          </w:tcPr>
          <w:p w14:paraId="072D133E" w14:textId="77777777" w:rsidR="00E75E8A" w:rsidRDefault="00E75E8A" w:rsidP="00A76ABC">
            <w:pPr>
              <w:spacing w:line="240" w:lineRule="atLeast"/>
              <w:jc w:val="left"/>
              <w:rPr>
                <w:color w:val="FFFFFF" w:themeColor="background1"/>
              </w:rPr>
            </w:pPr>
          </w:p>
        </w:tc>
        <w:tc>
          <w:tcPr>
            <w:tcW w:w="2978" w:type="dxa"/>
            <w:shd w:val="clear" w:color="auto" w:fill="FF0000"/>
          </w:tcPr>
          <w:p w14:paraId="6747E6A5" w14:textId="77777777" w:rsidR="00E75E8A" w:rsidRDefault="00E75E8A" w:rsidP="00A76ABC">
            <w:pPr>
              <w:spacing w:line="240" w:lineRule="atLeast"/>
              <w:jc w:val="left"/>
              <w:rPr>
                <w:color w:val="FFFFFF" w:themeColor="background1"/>
              </w:rPr>
            </w:pPr>
            <w:r>
              <w:rPr>
                <w:rFonts w:hint="eastAsia"/>
                <w:color w:val="FFFFFF" w:themeColor="background1"/>
              </w:rPr>
              <w:t>何时使用</w:t>
            </w:r>
            <w:r>
              <w:rPr>
                <w:rFonts w:hint="eastAsia"/>
                <w:color w:val="FFFFFF" w:themeColor="background1"/>
              </w:rPr>
              <w:t>A</w:t>
            </w:r>
            <w:r>
              <w:rPr>
                <w:color w:val="FFFFFF" w:themeColor="background1"/>
              </w:rPr>
              <w:t>ction</w:t>
            </w:r>
          </w:p>
        </w:tc>
        <w:tc>
          <w:tcPr>
            <w:tcW w:w="9847" w:type="dxa"/>
            <w:shd w:val="clear" w:color="auto" w:fill="FF0000"/>
          </w:tcPr>
          <w:p w14:paraId="4C683FD4" w14:textId="77777777" w:rsidR="00E75E8A" w:rsidRDefault="00E75E8A" w:rsidP="00A76ABC">
            <w:pPr>
              <w:spacing w:line="240" w:lineRule="atLeast"/>
              <w:jc w:val="left"/>
              <w:rPr>
                <w:color w:val="FFFFFF" w:themeColor="background1"/>
              </w:rPr>
            </w:pPr>
            <w:r>
              <w:rPr>
                <w:rFonts w:hint="eastAsia"/>
                <w:color w:val="FFFFFF" w:themeColor="background1"/>
              </w:rPr>
              <w:t>何时使用</w:t>
            </w:r>
            <w:r>
              <w:rPr>
                <w:color w:val="FFFFFF" w:themeColor="background1"/>
              </w:rPr>
              <w:t>SyncAction</w:t>
            </w:r>
          </w:p>
        </w:tc>
      </w:tr>
      <w:tr w:rsidR="00E75E8A" w14:paraId="38B0E8A5" w14:textId="77777777" w:rsidTr="00E75E8A">
        <w:trPr>
          <w:trHeight w:val="224"/>
        </w:trPr>
        <w:tc>
          <w:tcPr>
            <w:tcW w:w="1241" w:type="dxa"/>
          </w:tcPr>
          <w:p w14:paraId="0D0B9910" w14:textId="77777777" w:rsidR="00E75E8A" w:rsidRDefault="00E75E8A" w:rsidP="00A76ABC">
            <w:pPr>
              <w:spacing w:line="240" w:lineRule="atLeast"/>
              <w:jc w:val="left"/>
            </w:pPr>
            <w:r>
              <w:rPr>
                <w:rFonts w:hint="eastAsia"/>
              </w:rPr>
              <w:t>描述</w:t>
            </w:r>
          </w:p>
        </w:tc>
        <w:tc>
          <w:tcPr>
            <w:tcW w:w="2978" w:type="dxa"/>
          </w:tcPr>
          <w:p w14:paraId="10FBC5D2" w14:textId="77777777" w:rsidR="00E75E8A" w:rsidRDefault="00E75E8A" w:rsidP="00A76ABC">
            <w:pPr>
              <w:pStyle w:val="12"/>
              <w:spacing w:line="240" w:lineRule="atLeast"/>
              <w:ind w:firstLineChars="0" w:firstLine="0"/>
              <w:jc w:val="left"/>
              <w:rPr>
                <w:sz w:val="20"/>
              </w:rPr>
            </w:pPr>
            <w:r>
              <w:rPr>
                <w:rFonts w:hint="eastAsia"/>
                <w:sz w:val="20"/>
              </w:rPr>
              <w:t>普通控制器，处理业务对象的</w:t>
            </w:r>
            <w:r>
              <w:rPr>
                <w:rFonts w:hint="eastAsia"/>
                <w:sz w:val="20"/>
              </w:rPr>
              <w:t>C</w:t>
            </w:r>
            <w:r>
              <w:rPr>
                <w:sz w:val="20"/>
              </w:rPr>
              <w:t>RUD</w:t>
            </w:r>
          </w:p>
        </w:tc>
        <w:tc>
          <w:tcPr>
            <w:tcW w:w="9847" w:type="dxa"/>
          </w:tcPr>
          <w:p w14:paraId="25E0B5F3" w14:textId="77777777" w:rsidR="00E75E8A" w:rsidRDefault="00E75E8A" w:rsidP="00A76ABC">
            <w:pPr>
              <w:pStyle w:val="12"/>
              <w:spacing w:line="240" w:lineRule="atLeast"/>
              <w:ind w:firstLineChars="0" w:firstLine="0"/>
              <w:jc w:val="left"/>
              <w:rPr>
                <w:sz w:val="20"/>
              </w:rPr>
            </w:pPr>
            <w:r>
              <w:rPr>
                <w:rFonts w:hint="eastAsia"/>
                <w:sz w:val="20"/>
              </w:rPr>
              <w:t>同步控制器，处理业务对象的</w:t>
            </w:r>
            <w:r>
              <w:rPr>
                <w:rFonts w:hint="eastAsia"/>
                <w:sz w:val="20"/>
              </w:rPr>
              <w:t>C</w:t>
            </w:r>
            <w:r>
              <w:rPr>
                <w:sz w:val="20"/>
              </w:rPr>
              <w:t>RUD</w:t>
            </w:r>
            <w:r>
              <w:rPr>
                <w:rFonts w:hint="eastAsia"/>
                <w:sz w:val="20"/>
              </w:rPr>
              <w:t>之外，还要处理</w:t>
            </w:r>
            <w:r>
              <w:rPr>
                <w:rFonts w:hint="eastAsia"/>
                <w:sz w:val="20"/>
              </w:rPr>
              <w:t>C</w:t>
            </w:r>
            <w:r>
              <w:rPr>
                <w:sz w:val="20"/>
              </w:rPr>
              <w:t>UD</w:t>
            </w:r>
            <w:r>
              <w:rPr>
                <w:rFonts w:hint="eastAsia"/>
                <w:sz w:val="20"/>
              </w:rPr>
              <w:t>操作引起的同步过程。</w:t>
            </w:r>
          </w:p>
        </w:tc>
      </w:tr>
      <w:tr w:rsidR="00E75E8A" w14:paraId="4DEBBDD8" w14:textId="77777777" w:rsidTr="00E75E8A">
        <w:trPr>
          <w:trHeight w:val="224"/>
        </w:trPr>
        <w:tc>
          <w:tcPr>
            <w:tcW w:w="1241" w:type="dxa"/>
          </w:tcPr>
          <w:p w14:paraId="75D9D2B6" w14:textId="77777777" w:rsidR="00E75E8A" w:rsidRDefault="00E75E8A" w:rsidP="00A76ABC">
            <w:pPr>
              <w:spacing w:line="240" w:lineRule="atLeast"/>
              <w:jc w:val="left"/>
            </w:pPr>
            <w:r>
              <w:rPr>
                <w:rFonts w:hint="eastAsia"/>
              </w:rPr>
              <w:t>使用场合</w:t>
            </w:r>
          </w:p>
        </w:tc>
        <w:tc>
          <w:tcPr>
            <w:tcW w:w="2978" w:type="dxa"/>
          </w:tcPr>
          <w:p w14:paraId="407588FA" w14:textId="77777777" w:rsidR="00E75E8A" w:rsidRDefault="00E75E8A" w:rsidP="00A76ABC">
            <w:pPr>
              <w:pStyle w:val="12"/>
              <w:spacing w:line="240" w:lineRule="atLeast"/>
              <w:ind w:firstLineChars="0" w:firstLine="0"/>
              <w:jc w:val="left"/>
              <w:rPr>
                <w:sz w:val="20"/>
              </w:rPr>
            </w:pPr>
            <w:r>
              <w:rPr>
                <w:rFonts w:hint="eastAsia"/>
                <w:sz w:val="20"/>
              </w:rPr>
              <w:t>业务对象不需要同步到不同的</w:t>
            </w:r>
            <w:r>
              <w:rPr>
                <w:sz w:val="20"/>
              </w:rPr>
              <w:t>DB</w:t>
            </w:r>
            <w:r>
              <w:rPr>
                <w:rFonts w:hint="eastAsia"/>
                <w:sz w:val="20"/>
              </w:rPr>
              <w:t>，只在中心服务器</w:t>
            </w:r>
            <w:r>
              <w:rPr>
                <w:rFonts w:hint="eastAsia"/>
                <w:sz w:val="20"/>
              </w:rPr>
              <w:t>M</w:t>
            </w:r>
            <w:r>
              <w:rPr>
                <w:sz w:val="20"/>
              </w:rPr>
              <w:t>ysql</w:t>
            </w:r>
            <w:r>
              <w:rPr>
                <w:rFonts w:hint="eastAsia"/>
                <w:sz w:val="20"/>
              </w:rPr>
              <w:t>读写数据</w:t>
            </w:r>
          </w:p>
        </w:tc>
        <w:tc>
          <w:tcPr>
            <w:tcW w:w="9847" w:type="dxa"/>
          </w:tcPr>
          <w:p w14:paraId="7814B835" w14:textId="77777777" w:rsidR="00E75E8A" w:rsidRDefault="00E75E8A" w:rsidP="00A76ABC">
            <w:pPr>
              <w:pStyle w:val="12"/>
              <w:spacing w:line="240" w:lineRule="atLeast"/>
              <w:ind w:firstLineChars="0" w:firstLine="0"/>
              <w:jc w:val="left"/>
              <w:rPr>
                <w:sz w:val="20"/>
              </w:rPr>
            </w:pPr>
            <w:r>
              <w:rPr>
                <w:rFonts w:hint="eastAsia"/>
                <w:sz w:val="20"/>
              </w:rPr>
              <w:t>业务对象需要同步到不同的</w:t>
            </w:r>
            <w:r>
              <w:rPr>
                <w:sz w:val="20"/>
              </w:rPr>
              <w:t>DB</w:t>
            </w:r>
            <w:r>
              <w:rPr>
                <w:rFonts w:hint="eastAsia"/>
                <w:sz w:val="20"/>
              </w:rPr>
              <w:t>，比如服务器的</w:t>
            </w:r>
            <w:r>
              <w:rPr>
                <w:rFonts w:hint="eastAsia"/>
                <w:sz w:val="20"/>
              </w:rPr>
              <w:t>M</w:t>
            </w:r>
            <w:r>
              <w:rPr>
                <w:sz w:val="20"/>
              </w:rPr>
              <w:t>ysql</w:t>
            </w:r>
            <w:r>
              <w:rPr>
                <w:rFonts w:hint="eastAsia"/>
                <w:sz w:val="20"/>
              </w:rPr>
              <w:t>中的业务对象需要同步到不同</w:t>
            </w:r>
            <w:r>
              <w:rPr>
                <w:rFonts w:hint="eastAsia"/>
                <w:sz w:val="20"/>
              </w:rPr>
              <w:t>P</w:t>
            </w:r>
            <w:r>
              <w:rPr>
                <w:sz w:val="20"/>
              </w:rPr>
              <w:t>OS</w:t>
            </w:r>
            <w:r>
              <w:rPr>
                <w:rFonts w:hint="eastAsia"/>
                <w:sz w:val="20"/>
              </w:rPr>
              <w:t>机上的</w:t>
            </w:r>
            <w:r>
              <w:rPr>
                <w:rFonts w:hint="eastAsia"/>
                <w:sz w:val="20"/>
              </w:rPr>
              <w:t>S</w:t>
            </w:r>
            <w:r>
              <w:rPr>
                <w:sz w:val="20"/>
              </w:rPr>
              <w:t>QLite</w:t>
            </w:r>
          </w:p>
        </w:tc>
      </w:tr>
      <w:tr w:rsidR="00E75E8A" w14:paraId="0677FBDF" w14:textId="77777777" w:rsidTr="00E75E8A">
        <w:trPr>
          <w:trHeight w:val="224"/>
        </w:trPr>
        <w:tc>
          <w:tcPr>
            <w:tcW w:w="1241" w:type="dxa"/>
          </w:tcPr>
          <w:p w14:paraId="67DED338" w14:textId="77777777" w:rsidR="00E75E8A" w:rsidRDefault="00E75E8A" w:rsidP="00A76ABC">
            <w:pPr>
              <w:spacing w:line="240" w:lineRule="atLeast"/>
              <w:jc w:val="left"/>
            </w:pPr>
            <w:r>
              <w:rPr>
                <w:rFonts w:hint="eastAsia"/>
              </w:rPr>
              <w:t>C</w:t>
            </w:r>
          </w:p>
        </w:tc>
        <w:tc>
          <w:tcPr>
            <w:tcW w:w="2978" w:type="dxa"/>
          </w:tcPr>
          <w:p w14:paraId="6A59FDAF" w14:textId="77777777" w:rsidR="00E75E8A" w:rsidRDefault="00E75E8A" w:rsidP="00A76ABC">
            <w:pPr>
              <w:spacing w:line="240" w:lineRule="atLeast"/>
              <w:jc w:val="left"/>
            </w:pPr>
          </w:p>
        </w:tc>
        <w:tc>
          <w:tcPr>
            <w:tcW w:w="9847" w:type="dxa"/>
          </w:tcPr>
          <w:p w14:paraId="19660376" w14:textId="77777777" w:rsidR="00E75E8A" w:rsidRDefault="00E75E8A" w:rsidP="00A76ABC">
            <w:pPr>
              <w:spacing w:line="240" w:lineRule="atLeast"/>
              <w:jc w:val="left"/>
            </w:pPr>
            <w:r>
              <w:rPr>
                <w:rFonts w:hint="eastAsia"/>
              </w:rPr>
              <w:t>尽可能使用</w:t>
            </w:r>
            <w:r>
              <w:rPr>
                <w:rFonts w:hint="eastAsia"/>
              </w:rPr>
              <w:t>Sync</w:t>
            </w:r>
            <w:r>
              <w:t>Action</w:t>
            </w:r>
            <w:r>
              <w:rPr>
                <w:rFonts w:hint="eastAsia"/>
              </w:rPr>
              <w:t>。</w:t>
            </w:r>
          </w:p>
          <w:p w14:paraId="799F7405" w14:textId="77777777" w:rsidR="00E75E8A" w:rsidRDefault="00E75E8A" w:rsidP="00A76ABC">
            <w:pPr>
              <w:spacing w:line="240" w:lineRule="atLeast"/>
              <w:jc w:val="left"/>
            </w:pPr>
            <w:r w:rsidRPr="00426A67">
              <w:t>1</w:t>
            </w:r>
            <w:r w:rsidRPr="00426A67">
              <w:t>）考虑</w:t>
            </w:r>
            <w:r w:rsidRPr="00426A67">
              <w:t>C VIP</w:t>
            </w:r>
            <w:r w:rsidRPr="00426A67">
              <w:t>（无从表，支持小程序或</w:t>
            </w:r>
            <w:r w:rsidRPr="00426A67">
              <w:t>POS</w:t>
            </w:r>
            <w:r w:rsidRPr="00426A67">
              <w:t>、前端），应该全由</w:t>
            </w:r>
            <w:r w:rsidRPr="00426A67">
              <w:t>SyncAction</w:t>
            </w:r>
            <w:r w:rsidRPr="00426A67">
              <w:t>处理，不必重复写</w:t>
            </w:r>
            <w:r w:rsidRPr="00426A67">
              <w:t>Action</w:t>
            </w:r>
            <w:r w:rsidRPr="00426A67">
              <w:t>的</w:t>
            </w:r>
            <w:r w:rsidRPr="00426A67">
              <w:t>C</w:t>
            </w:r>
            <w:r w:rsidRPr="00426A67">
              <w:t>。网页</w:t>
            </w:r>
            <w:r w:rsidRPr="00426A67">
              <w:t>C</w:t>
            </w:r>
            <w:r w:rsidRPr="00426A67">
              <w:t>的话，可以同步到小程序或</w:t>
            </w:r>
            <w:r w:rsidRPr="00426A67">
              <w:t>POS</w:t>
            </w:r>
            <w:r w:rsidRPr="00426A67">
              <w:t>。小程序或</w:t>
            </w:r>
            <w:r w:rsidRPr="00426A67">
              <w:t>POS C</w:t>
            </w:r>
            <w:r w:rsidRPr="00426A67">
              <w:t>的话，网页请求必定是正确的数据，因为</w:t>
            </w:r>
            <w:r w:rsidRPr="00426A67">
              <w:t>DB</w:t>
            </w:r>
            <w:r w:rsidRPr="00426A67">
              <w:t>已经更新。</w:t>
            </w:r>
          </w:p>
          <w:p w14:paraId="7532DFD2" w14:textId="77777777" w:rsidR="00E75E8A" w:rsidRDefault="00E75E8A" w:rsidP="00A76ABC">
            <w:pPr>
              <w:spacing w:line="240" w:lineRule="atLeast"/>
              <w:jc w:val="left"/>
            </w:pPr>
            <w:r w:rsidRPr="00426A67">
              <w:t>2</w:t>
            </w:r>
            <w:r w:rsidRPr="00426A67">
              <w:t>）考虑</w:t>
            </w:r>
            <w:r w:rsidRPr="00426A67">
              <w:t>C Smallsheet</w:t>
            </w:r>
            <w:r w:rsidRPr="00426A67">
              <w:t>（有主从表，仅支持</w:t>
            </w:r>
            <w:r w:rsidRPr="00426A67">
              <w:t>POS</w:t>
            </w:r>
            <w:r w:rsidRPr="00426A67">
              <w:t>端）。必须用</w:t>
            </w:r>
            <w:r w:rsidRPr="00426A67">
              <w:t>SyncAction</w:t>
            </w:r>
            <w:r w:rsidRPr="00426A67">
              <w:t>。</w:t>
            </w:r>
          </w:p>
          <w:p w14:paraId="3BC16CCE" w14:textId="77777777" w:rsidR="00E75E8A" w:rsidRDefault="00E75E8A" w:rsidP="00A76ABC">
            <w:pPr>
              <w:spacing w:line="240" w:lineRule="atLeast"/>
              <w:jc w:val="left"/>
            </w:pPr>
            <w:r w:rsidRPr="00426A67">
              <w:t>3</w:t>
            </w:r>
            <w:r w:rsidRPr="00426A67">
              <w:t>）考虑</w:t>
            </w:r>
            <w:r w:rsidRPr="00426A67">
              <w:t xml:space="preserve">C </w:t>
            </w:r>
            <w:r w:rsidRPr="00426A67">
              <w:t>采购订单（有主从表，支持小程序、前端）。用</w:t>
            </w:r>
            <w:r w:rsidRPr="00426A67">
              <w:t>SyncAction</w:t>
            </w:r>
            <w:r w:rsidRPr="00426A67">
              <w:t>，不用</w:t>
            </w:r>
            <w:r w:rsidRPr="00426A67">
              <w:t>Action</w:t>
            </w:r>
            <w:r w:rsidRPr="00426A67">
              <w:t>。目前小程序未做，</w:t>
            </w:r>
            <w:r w:rsidRPr="00426A67">
              <w:lastRenderedPageBreak/>
              <w:t>所以用</w:t>
            </w:r>
            <w:r w:rsidRPr="00426A67">
              <w:t>Action</w:t>
            </w:r>
            <w:r w:rsidRPr="00426A67">
              <w:t>。</w:t>
            </w:r>
          </w:p>
        </w:tc>
      </w:tr>
      <w:tr w:rsidR="00E75E8A" w14:paraId="4C256E5C" w14:textId="77777777" w:rsidTr="00E75E8A">
        <w:trPr>
          <w:trHeight w:val="224"/>
        </w:trPr>
        <w:tc>
          <w:tcPr>
            <w:tcW w:w="1241" w:type="dxa"/>
          </w:tcPr>
          <w:p w14:paraId="4406561B" w14:textId="77777777" w:rsidR="00E75E8A" w:rsidRDefault="00E75E8A" w:rsidP="00A76ABC">
            <w:pPr>
              <w:spacing w:line="240" w:lineRule="atLeast"/>
              <w:jc w:val="left"/>
            </w:pPr>
            <w:r>
              <w:rPr>
                <w:rFonts w:hint="eastAsia"/>
              </w:rPr>
              <w:lastRenderedPageBreak/>
              <w:t>R</w:t>
            </w:r>
            <w:r>
              <w:t>1</w:t>
            </w:r>
          </w:p>
        </w:tc>
        <w:tc>
          <w:tcPr>
            <w:tcW w:w="2978" w:type="dxa"/>
          </w:tcPr>
          <w:p w14:paraId="42221736" w14:textId="77777777" w:rsidR="00E75E8A" w:rsidRDefault="00E75E8A" w:rsidP="00A76ABC">
            <w:pPr>
              <w:spacing w:line="240" w:lineRule="atLeast"/>
              <w:jc w:val="left"/>
            </w:pPr>
            <w:r w:rsidRPr="00426A67">
              <w:rPr>
                <w:rFonts w:hint="eastAsia"/>
              </w:rPr>
              <w:t>返回此</w:t>
            </w:r>
            <w:r>
              <w:rPr>
                <w:rFonts w:hint="eastAsia"/>
              </w:rPr>
              <w:t>I</w:t>
            </w:r>
            <w:r>
              <w:t>D</w:t>
            </w:r>
            <w:r>
              <w:rPr>
                <w:rFonts w:hint="eastAsia"/>
              </w:rPr>
              <w:t>对应的</w:t>
            </w:r>
            <w:r w:rsidRPr="00426A67">
              <w:rPr>
                <w:rFonts w:hint="eastAsia"/>
              </w:rPr>
              <w:t>对象</w:t>
            </w:r>
          </w:p>
        </w:tc>
        <w:tc>
          <w:tcPr>
            <w:tcW w:w="9847" w:type="dxa"/>
          </w:tcPr>
          <w:p w14:paraId="30E13E72" w14:textId="77777777" w:rsidR="00E75E8A" w:rsidRDefault="00E75E8A" w:rsidP="00A76ABC">
            <w:pPr>
              <w:spacing w:line="240" w:lineRule="atLeast"/>
              <w:jc w:val="left"/>
            </w:pPr>
            <w:r>
              <w:rPr>
                <w:rFonts w:hint="eastAsia"/>
              </w:rPr>
              <w:t>不支持的操作</w:t>
            </w:r>
          </w:p>
        </w:tc>
      </w:tr>
      <w:tr w:rsidR="00E75E8A" w14:paraId="5BE8C9D1" w14:textId="77777777" w:rsidTr="00E75E8A">
        <w:trPr>
          <w:trHeight w:val="224"/>
        </w:trPr>
        <w:tc>
          <w:tcPr>
            <w:tcW w:w="1241" w:type="dxa"/>
          </w:tcPr>
          <w:p w14:paraId="53079C2F" w14:textId="77777777" w:rsidR="00E75E8A" w:rsidRDefault="00E75E8A" w:rsidP="00A76ABC">
            <w:pPr>
              <w:spacing w:line="240" w:lineRule="atLeast"/>
              <w:jc w:val="left"/>
            </w:pPr>
            <w:r>
              <w:rPr>
                <w:rFonts w:hint="eastAsia"/>
              </w:rPr>
              <w:t>R</w:t>
            </w:r>
            <w:r>
              <w:t>N</w:t>
            </w:r>
          </w:p>
        </w:tc>
        <w:tc>
          <w:tcPr>
            <w:tcW w:w="2978" w:type="dxa"/>
          </w:tcPr>
          <w:p w14:paraId="65FF8BF7" w14:textId="77777777" w:rsidR="00E75E8A" w:rsidRDefault="00E75E8A" w:rsidP="00A76ABC">
            <w:pPr>
              <w:spacing w:line="240" w:lineRule="atLeast"/>
              <w:jc w:val="left"/>
            </w:pPr>
            <w:r w:rsidRPr="00426A67">
              <w:t>返回一页对象。页的</w:t>
            </w:r>
            <w:r w:rsidRPr="00426A67">
              <w:t>size</w:t>
            </w:r>
            <w:r w:rsidRPr="00426A67">
              <w:t>够大，则返回全部对象</w:t>
            </w:r>
          </w:p>
        </w:tc>
        <w:tc>
          <w:tcPr>
            <w:tcW w:w="9847" w:type="dxa"/>
          </w:tcPr>
          <w:p w14:paraId="17A97B38" w14:textId="77777777" w:rsidR="00E75E8A" w:rsidRDefault="00E75E8A" w:rsidP="00A76ABC">
            <w:pPr>
              <w:spacing w:line="240" w:lineRule="atLeast"/>
              <w:jc w:val="left"/>
            </w:pPr>
            <w:r w:rsidRPr="00426A67">
              <w:t>返回同步块对应的对象列表。每个对象使用</w:t>
            </w:r>
            <w:r w:rsidRPr="00426A67">
              <w:t>int2</w:t>
            </w:r>
            <w:r w:rsidRPr="00426A67">
              <w:t>字段排序，使用</w:t>
            </w:r>
            <w:r w:rsidRPr="00426A67">
              <w:t>string1</w:t>
            </w:r>
            <w:r w:rsidRPr="00426A67">
              <w:t>字段标识为</w:t>
            </w:r>
            <w:r w:rsidRPr="00426A67">
              <w:t>C</w:t>
            </w:r>
            <w:r w:rsidRPr="00426A67">
              <w:t>型</w:t>
            </w:r>
            <w:r w:rsidRPr="00426A67">
              <w:t>U</w:t>
            </w:r>
            <w:r w:rsidRPr="00426A67">
              <w:t>型或</w:t>
            </w:r>
            <w:r w:rsidRPr="00426A67">
              <w:t>D</w:t>
            </w:r>
            <w:r w:rsidRPr="00426A67">
              <w:t>型。客户端按顺序同步更新这些对象到本地。如果这些对象出现同一个</w:t>
            </w:r>
            <w:r w:rsidRPr="00426A67">
              <w:t>ID</w:t>
            </w:r>
            <w:r w:rsidRPr="00426A67">
              <w:t>的</w:t>
            </w:r>
            <w:r w:rsidRPr="00426A67">
              <w:t>N</w:t>
            </w:r>
            <w:r w:rsidRPr="00426A67">
              <w:t>个对象，则可以考虑只同步其中一个。这些对象之间不应该有互相依赖的关系，尤其是外键依赖，否则在更新本地数据时很可能出错。</w:t>
            </w:r>
          </w:p>
        </w:tc>
      </w:tr>
      <w:tr w:rsidR="00E75E8A" w14:paraId="4DBEC4E7" w14:textId="77777777" w:rsidTr="00E75E8A">
        <w:trPr>
          <w:trHeight w:val="224"/>
        </w:trPr>
        <w:tc>
          <w:tcPr>
            <w:tcW w:w="1241" w:type="dxa"/>
          </w:tcPr>
          <w:p w14:paraId="0C9332CB" w14:textId="77777777" w:rsidR="00E75E8A" w:rsidRDefault="00E75E8A" w:rsidP="00A76ABC">
            <w:pPr>
              <w:spacing w:line="240" w:lineRule="atLeast"/>
              <w:jc w:val="left"/>
            </w:pPr>
            <w:r>
              <w:rPr>
                <w:rFonts w:hint="eastAsia"/>
              </w:rPr>
              <w:t>U</w:t>
            </w:r>
          </w:p>
        </w:tc>
        <w:tc>
          <w:tcPr>
            <w:tcW w:w="2978" w:type="dxa"/>
          </w:tcPr>
          <w:p w14:paraId="06103D63" w14:textId="77777777" w:rsidR="00E75E8A" w:rsidRDefault="00E75E8A" w:rsidP="00A76ABC">
            <w:pPr>
              <w:spacing w:line="240" w:lineRule="atLeast"/>
              <w:jc w:val="left"/>
            </w:pPr>
          </w:p>
        </w:tc>
        <w:tc>
          <w:tcPr>
            <w:tcW w:w="9847" w:type="dxa"/>
          </w:tcPr>
          <w:p w14:paraId="380FB5D0" w14:textId="77777777" w:rsidR="00E75E8A" w:rsidRDefault="00E75E8A" w:rsidP="00A76ABC">
            <w:pPr>
              <w:spacing w:line="240" w:lineRule="atLeast"/>
              <w:jc w:val="left"/>
            </w:pPr>
            <w:r>
              <w:rPr>
                <w:rFonts w:hint="eastAsia"/>
              </w:rPr>
              <w:t>和</w:t>
            </w:r>
            <w:r>
              <w:rPr>
                <w:rFonts w:hint="eastAsia"/>
              </w:rPr>
              <w:t>C</w:t>
            </w:r>
            <w:r>
              <w:rPr>
                <w:rFonts w:hint="eastAsia"/>
              </w:rPr>
              <w:t>一样，尽可能使用</w:t>
            </w:r>
            <w:r>
              <w:rPr>
                <w:rFonts w:hint="eastAsia"/>
              </w:rPr>
              <w:t>Sync</w:t>
            </w:r>
            <w:r>
              <w:t>Action</w:t>
            </w:r>
          </w:p>
        </w:tc>
      </w:tr>
      <w:tr w:rsidR="00E75E8A" w14:paraId="7ED64F8E" w14:textId="77777777" w:rsidTr="00E75E8A">
        <w:trPr>
          <w:trHeight w:val="224"/>
        </w:trPr>
        <w:tc>
          <w:tcPr>
            <w:tcW w:w="1241" w:type="dxa"/>
          </w:tcPr>
          <w:p w14:paraId="2A94B1AE" w14:textId="77777777" w:rsidR="00E75E8A" w:rsidRDefault="00E75E8A" w:rsidP="00A76ABC">
            <w:pPr>
              <w:spacing w:line="240" w:lineRule="atLeast"/>
              <w:jc w:val="left"/>
            </w:pPr>
            <w:r>
              <w:rPr>
                <w:rFonts w:hint="eastAsia"/>
              </w:rPr>
              <w:t>D</w:t>
            </w:r>
          </w:p>
        </w:tc>
        <w:tc>
          <w:tcPr>
            <w:tcW w:w="12825" w:type="dxa"/>
            <w:gridSpan w:val="2"/>
          </w:tcPr>
          <w:p w14:paraId="257118EF" w14:textId="77777777" w:rsidR="00E75E8A" w:rsidRDefault="00E75E8A" w:rsidP="00A76ABC">
            <w:pPr>
              <w:spacing w:line="240" w:lineRule="atLeast"/>
              <w:jc w:val="left"/>
            </w:pPr>
            <w:r w:rsidRPr="00426A67">
              <w:t>如果业务只支持网页端的对象，则不必用</w:t>
            </w:r>
            <w:r w:rsidRPr="00426A67">
              <w:t>SyncAction</w:t>
            </w:r>
            <w:r w:rsidRPr="00426A67">
              <w:t>。否则，必须使用</w:t>
            </w:r>
            <w:r w:rsidRPr="00426A67">
              <w:t>SyncAction</w:t>
            </w:r>
          </w:p>
        </w:tc>
      </w:tr>
    </w:tbl>
    <w:p w14:paraId="7EB6E667" w14:textId="77777777" w:rsidR="00E75E8A" w:rsidRDefault="00E75E8A" w:rsidP="00A76ABC">
      <w:pPr>
        <w:spacing w:line="240" w:lineRule="atLeast"/>
        <w:jc w:val="left"/>
      </w:pPr>
    </w:p>
    <w:p w14:paraId="49B20C4E" w14:textId="77777777" w:rsidR="000D2DC0" w:rsidRPr="00426A67" w:rsidRDefault="000D2DC0" w:rsidP="00A76ABC">
      <w:pPr>
        <w:spacing w:line="240" w:lineRule="atLeast"/>
        <w:jc w:val="left"/>
      </w:pPr>
    </w:p>
    <w:p w14:paraId="4E8EF529" w14:textId="77777777" w:rsidR="000D2DC0" w:rsidRDefault="000D2DC0" w:rsidP="00A76ABC">
      <w:pPr>
        <w:pStyle w:val="3"/>
        <w:spacing w:line="240" w:lineRule="atLeast"/>
        <w:jc w:val="left"/>
      </w:pPr>
      <w:bookmarkStart w:id="62" w:name="OLE_LINK51"/>
      <w:bookmarkStart w:id="63" w:name="OLE_LINK52"/>
      <w:bookmarkStart w:id="64" w:name="OLE_LINK43"/>
      <w:bookmarkStart w:id="65" w:name="OLE_LINK44"/>
      <w:bookmarkStart w:id="66" w:name="_Toc50496709"/>
      <w:r>
        <w:t>Android http</w:t>
      </w:r>
      <w:r>
        <w:rPr>
          <w:rFonts w:hint="eastAsia"/>
        </w:rPr>
        <w:t>请求</w:t>
      </w:r>
      <w:bookmarkEnd w:id="62"/>
      <w:bookmarkEnd w:id="63"/>
      <w:r w:rsidR="00BB6202">
        <w:rPr>
          <w:rFonts w:hint="eastAsia"/>
        </w:rPr>
        <w:t>之小票格式</w:t>
      </w:r>
      <w:bookmarkEnd w:id="66"/>
    </w:p>
    <w:p w14:paraId="5D600427" w14:textId="77777777" w:rsidR="004B2E8E" w:rsidRPr="004B2E8E" w:rsidRDefault="004B2E8E" w:rsidP="00A76ABC">
      <w:pPr>
        <w:spacing w:line="240" w:lineRule="atLeast"/>
        <w:jc w:val="left"/>
      </w:pPr>
      <w:r>
        <w:rPr>
          <w:rFonts w:hint="eastAsia"/>
        </w:rPr>
        <w:t>要点：所有</w:t>
      </w:r>
      <w:r w:rsidR="001C1648">
        <w:rPr>
          <w:rFonts w:hint="eastAsia"/>
        </w:rPr>
        <w:t>服务器返回给</w:t>
      </w:r>
      <w:r w:rsidR="001C1648">
        <w:rPr>
          <w:rFonts w:hint="eastAsia"/>
        </w:rPr>
        <w:t>P</w:t>
      </w:r>
      <w:r w:rsidR="001C1648">
        <w:t>OS</w:t>
      </w:r>
      <w:r w:rsidR="001C1648">
        <w:rPr>
          <w:rFonts w:hint="eastAsia"/>
        </w:rPr>
        <w:t>的用于同步的</w:t>
      </w:r>
      <w:r w:rsidR="001C1648">
        <w:rPr>
          <w:rFonts w:hint="eastAsia"/>
        </w:rPr>
        <w:t>M</w:t>
      </w:r>
      <w:r w:rsidR="001C1648">
        <w:t>ODEL</w:t>
      </w:r>
      <w:r w:rsidR="001C1648">
        <w:rPr>
          <w:rFonts w:hint="eastAsia"/>
        </w:rPr>
        <w:t>，都会在服务器端设置同步时间字段</w:t>
      </w:r>
      <w:r w:rsidR="00426265">
        <w:rPr>
          <w:rFonts w:hint="eastAsia"/>
        </w:rPr>
        <w:t>，表明这条数据已经同步给了服务器</w:t>
      </w:r>
      <w:r w:rsidR="001C1648">
        <w:rPr>
          <w:rFonts w:hint="eastAsia"/>
        </w:rPr>
        <w:t>。</w:t>
      </w:r>
    </w:p>
    <w:p w14:paraId="478C3957" w14:textId="77777777" w:rsidR="000D2DC0" w:rsidRDefault="00F60065" w:rsidP="00A76ABC">
      <w:pPr>
        <w:pStyle w:val="4"/>
        <w:spacing w:line="240" w:lineRule="atLeast"/>
        <w:jc w:val="left"/>
      </w:pPr>
      <w:r>
        <w:rPr>
          <w:rFonts w:hint="eastAsia"/>
        </w:rPr>
        <w:lastRenderedPageBreak/>
        <w:t>创建小票格式</w:t>
      </w:r>
      <w:r w:rsidR="000D2DC0">
        <w:rPr>
          <w:rFonts w:hint="eastAsia"/>
        </w:rPr>
        <w:t>（</w:t>
      </w:r>
      <w:r w:rsidR="000D2DC0">
        <w:rPr>
          <w:rFonts w:hint="eastAsia"/>
        </w:rPr>
        <w:t>S</w:t>
      </w:r>
      <w:r w:rsidR="000D2DC0">
        <w:t>QLite</w:t>
      </w:r>
      <w:r w:rsidR="00FF4F2C">
        <w:rPr>
          <w:rFonts w:hint="eastAsia"/>
        </w:rPr>
        <w:t>-&gt;</w:t>
      </w:r>
      <w:r w:rsidR="000D2DC0">
        <w:t>Http</w:t>
      </w:r>
      <w:r w:rsidR="00FF4F2C">
        <w:t>-&gt;SQLite</w:t>
      </w:r>
      <w:r w:rsidR="000D2DC0">
        <w:rPr>
          <w:rFonts w:hint="eastAsia"/>
        </w:rPr>
        <w:t>）</w:t>
      </w:r>
    </w:p>
    <w:p w14:paraId="69808B08" w14:textId="77777777" w:rsidR="00667299" w:rsidRDefault="002C436C" w:rsidP="00A76ABC">
      <w:pPr>
        <w:spacing w:line="240" w:lineRule="atLeast"/>
        <w:jc w:val="left"/>
      </w:pPr>
      <w:r>
        <w:rPr>
          <w:rFonts w:hint="eastAsia"/>
        </w:rPr>
        <w:t>创建小票格式，先在</w:t>
      </w:r>
      <w:r>
        <w:rPr>
          <w:rFonts w:hint="eastAsia"/>
        </w:rPr>
        <w:t>P</w:t>
      </w:r>
      <w:r>
        <w:t>OS</w:t>
      </w:r>
      <w:r>
        <w:rPr>
          <w:rFonts w:hint="eastAsia"/>
        </w:rPr>
        <w:t>的</w:t>
      </w:r>
      <w:r>
        <w:rPr>
          <w:rFonts w:hint="eastAsia"/>
        </w:rPr>
        <w:t>S</w:t>
      </w:r>
      <w:r>
        <w:t>QLite</w:t>
      </w:r>
      <w:r>
        <w:rPr>
          <w:rFonts w:hint="eastAsia"/>
        </w:rPr>
        <w:t>内插入一个临时小票格式对象（</w:t>
      </w:r>
      <w:r w:rsidR="00191DB9">
        <w:rPr>
          <w:rFonts w:hint="eastAsia"/>
        </w:rPr>
        <w:t>即</w:t>
      </w:r>
      <w:r>
        <w:rPr>
          <w:rFonts w:hint="eastAsia"/>
        </w:rPr>
        <w:t>替身</w:t>
      </w:r>
      <w:r w:rsidR="007E3B00">
        <w:rPr>
          <w:rFonts w:hint="eastAsia"/>
        </w:rPr>
        <w:t>，替身的</w:t>
      </w:r>
      <w:r w:rsidR="007E3B00" w:rsidRPr="007E3B00">
        <w:rPr>
          <w:rFonts w:hint="eastAsia"/>
          <w:b/>
          <w:bCs/>
          <w:color w:val="008000"/>
          <w:sz w:val="18"/>
          <w:szCs w:val="18"/>
        </w:rPr>
        <w:t>F_SyncDatetime</w:t>
      </w:r>
      <w:r w:rsidR="007E3B00">
        <w:rPr>
          <w:rFonts w:hint="eastAsia"/>
        </w:rPr>
        <w:t>为</w:t>
      </w:r>
      <w:r w:rsidR="0092732F" w:rsidRPr="0092732F">
        <w:t>1970-01-01 00:00:00 000</w:t>
      </w:r>
      <w:r>
        <w:rPr>
          <w:rFonts w:hint="eastAsia"/>
        </w:rPr>
        <w:t>），然后上传它到服务器。服务器将此对象插入</w:t>
      </w:r>
      <w:r>
        <w:rPr>
          <w:rFonts w:hint="eastAsia"/>
        </w:rPr>
        <w:t>M</w:t>
      </w:r>
      <w:r>
        <w:t>YSQL</w:t>
      </w:r>
      <w:r>
        <w:rPr>
          <w:rFonts w:hint="eastAsia"/>
        </w:rPr>
        <w:t>，返回一个真正的对象</w:t>
      </w:r>
      <w:r w:rsidR="00A05807">
        <w:rPr>
          <w:rFonts w:hint="eastAsia"/>
        </w:rPr>
        <w:t>（即真身</w:t>
      </w:r>
      <w:r w:rsidR="0011410A">
        <w:rPr>
          <w:rFonts w:hint="eastAsia"/>
        </w:rPr>
        <w:t>，真身的</w:t>
      </w:r>
      <w:r w:rsidR="0011410A" w:rsidRPr="007E3B00">
        <w:rPr>
          <w:rFonts w:hint="eastAsia"/>
          <w:b/>
          <w:bCs/>
          <w:color w:val="008000"/>
          <w:sz w:val="18"/>
          <w:szCs w:val="18"/>
        </w:rPr>
        <w:t>F_SyncDatetime</w:t>
      </w:r>
      <w:r w:rsidR="0011410A">
        <w:rPr>
          <w:rFonts w:hint="eastAsia"/>
        </w:rPr>
        <w:t>不为</w:t>
      </w:r>
      <w:r w:rsidR="0092732F" w:rsidRPr="0092732F">
        <w:t>1970-01-01 00:00:00 000</w:t>
      </w:r>
      <w:r w:rsidR="009A6280">
        <w:rPr>
          <w:rFonts w:hint="eastAsia"/>
        </w:rPr>
        <w:t>，</w:t>
      </w:r>
      <w:r w:rsidR="00191DB9">
        <w:rPr>
          <w:rFonts w:hint="eastAsia"/>
        </w:rPr>
        <w:t>F</w:t>
      </w:r>
      <w:r w:rsidR="00191DB9">
        <w:t>_</w:t>
      </w:r>
      <w:r>
        <w:rPr>
          <w:rFonts w:hint="eastAsia"/>
        </w:rPr>
        <w:t>I</w:t>
      </w:r>
      <w:r>
        <w:t>D</w:t>
      </w:r>
      <w:r>
        <w:rPr>
          <w:rFonts w:hint="eastAsia"/>
        </w:rPr>
        <w:t>为服务器</w:t>
      </w:r>
      <w:r>
        <w:rPr>
          <w:rFonts w:hint="eastAsia"/>
        </w:rPr>
        <w:t>M</w:t>
      </w:r>
      <w:r>
        <w:t>ysql</w:t>
      </w:r>
      <w:r>
        <w:rPr>
          <w:rFonts w:hint="eastAsia"/>
        </w:rPr>
        <w:t>生成的</w:t>
      </w:r>
      <w:r>
        <w:rPr>
          <w:rFonts w:hint="eastAsia"/>
        </w:rPr>
        <w:t>I</w:t>
      </w:r>
      <w:r>
        <w:t>D</w:t>
      </w:r>
      <w:r>
        <w:rPr>
          <w:rFonts w:hint="eastAsia"/>
        </w:rPr>
        <w:t>）给</w:t>
      </w:r>
      <w:r>
        <w:t>POS</w:t>
      </w:r>
      <w:r>
        <w:rPr>
          <w:rFonts w:hint="eastAsia"/>
        </w:rPr>
        <w:t>。</w:t>
      </w:r>
      <w:r>
        <w:rPr>
          <w:rFonts w:hint="eastAsia"/>
        </w:rPr>
        <w:t>P</w:t>
      </w:r>
      <w:r>
        <w:t>OS</w:t>
      </w:r>
      <w:r>
        <w:rPr>
          <w:rFonts w:hint="eastAsia"/>
        </w:rPr>
        <w:t>收到此对象后，删除替身，并插</w:t>
      </w:r>
      <w:r w:rsidR="00A05807">
        <w:rPr>
          <w:rFonts w:hint="eastAsia"/>
        </w:rPr>
        <w:t>真身</w:t>
      </w:r>
      <w:r>
        <w:rPr>
          <w:rFonts w:hint="eastAsia"/>
        </w:rPr>
        <w:t>到</w:t>
      </w:r>
      <w:r>
        <w:rPr>
          <w:rFonts w:hint="eastAsia"/>
        </w:rPr>
        <w:t>S</w:t>
      </w:r>
      <w:r>
        <w:t>QLite</w:t>
      </w:r>
      <w:r>
        <w:rPr>
          <w:rFonts w:hint="eastAsia"/>
        </w:rPr>
        <w:t>中。</w:t>
      </w:r>
    </w:p>
    <w:p w14:paraId="0362963D" w14:textId="77777777" w:rsidR="00EC03D1" w:rsidRPr="009B7B16" w:rsidRDefault="00EC03D1" w:rsidP="00A76ABC">
      <w:pPr>
        <w:spacing w:line="240" w:lineRule="atLeast"/>
        <w:jc w:val="left"/>
        <w:rPr>
          <w:color w:val="000000"/>
          <w:sz w:val="18"/>
          <w:szCs w:val="18"/>
        </w:rPr>
      </w:pPr>
    </w:p>
    <w:p w14:paraId="782A5DF3" w14:textId="77777777" w:rsidR="002C436C" w:rsidRPr="002C436C" w:rsidRDefault="004465CF" w:rsidP="00A76ABC">
      <w:pPr>
        <w:spacing w:line="240" w:lineRule="atLeast"/>
        <w:jc w:val="left"/>
      </w:pPr>
      <w:r>
        <w:rPr>
          <w:rFonts w:hint="eastAsia"/>
        </w:rPr>
        <w:t>其流程图为：</w:t>
      </w:r>
    </w:p>
    <w:p w14:paraId="0C633189" w14:textId="77777777" w:rsidR="000D2DC0" w:rsidRPr="008455FE" w:rsidRDefault="00137230" w:rsidP="00A76ABC">
      <w:pPr>
        <w:spacing w:line="240" w:lineRule="atLeast"/>
        <w:jc w:val="left"/>
      </w:pPr>
      <w:r>
        <w:rPr>
          <w:noProof/>
        </w:rPr>
        <w:lastRenderedPageBreak/>
        <w:drawing>
          <wp:inline distT="0" distB="0" distL="0" distR="0" wp14:anchorId="3D510FFA" wp14:editId="69DEAEE7">
            <wp:extent cx="8863330" cy="44202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4420235"/>
                    </a:xfrm>
                    <a:prstGeom prst="rect">
                      <a:avLst/>
                    </a:prstGeom>
                  </pic:spPr>
                </pic:pic>
              </a:graphicData>
            </a:graphic>
          </wp:inline>
        </w:drawing>
      </w:r>
    </w:p>
    <w:bookmarkEnd w:id="64"/>
    <w:p w14:paraId="54700ACB" w14:textId="77777777" w:rsidR="000D2DC0" w:rsidRDefault="00602358" w:rsidP="00A76ABC">
      <w:pPr>
        <w:pStyle w:val="4"/>
        <w:spacing w:line="240" w:lineRule="atLeast"/>
        <w:jc w:val="left"/>
      </w:pPr>
      <w:r>
        <w:rPr>
          <w:rFonts w:hint="eastAsia"/>
        </w:rPr>
        <w:lastRenderedPageBreak/>
        <w:t>修改小票格式（</w:t>
      </w:r>
      <w:r>
        <w:rPr>
          <w:rFonts w:hint="eastAsia"/>
        </w:rPr>
        <w:t>S</w:t>
      </w:r>
      <w:r>
        <w:t>QLite-&gt;Http</w:t>
      </w:r>
      <w:r w:rsidR="005E7E41">
        <w:t>-&gt;SQLite</w:t>
      </w:r>
      <w:r>
        <w:rPr>
          <w:rFonts w:hint="eastAsia"/>
        </w:rPr>
        <w:t>）</w:t>
      </w:r>
    </w:p>
    <w:p w14:paraId="695AE629" w14:textId="77777777" w:rsidR="00C119B4" w:rsidRPr="00C119B4" w:rsidRDefault="00C412C3" w:rsidP="00A76ABC">
      <w:pPr>
        <w:spacing w:line="240" w:lineRule="atLeast"/>
        <w:jc w:val="left"/>
      </w:pPr>
      <w:r>
        <w:rPr>
          <w:rFonts w:hint="eastAsia"/>
        </w:rPr>
        <w:t>要点：修改对象时，要将字段</w:t>
      </w:r>
      <w:r w:rsidRPr="007E3B00">
        <w:rPr>
          <w:rFonts w:hint="eastAsia"/>
          <w:b/>
          <w:bCs/>
          <w:color w:val="008000"/>
          <w:sz w:val="18"/>
          <w:szCs w:val="18"/>
        </w:rPr>
        <w:t>F_SyncDatetime</w:t>
      </w:r>
      <w:r>
        <w:rPr>
          <w:rFonts w:hint="eastAsia"/>
        </w:rPr>
        <w:t>设为</w:t>
      </w:r>
      <w:r w:rsidR="00E51C0F" w:rsidRPr="00E51C0F">
        <w:t>1970-01-01 00:00:00 000</w:t>
      </w:r>
      <w:r>
        <w:rPr>
          <w:rFonts w:hint="eastAsia"/>
        </w:rPr>
        <w:t>，表明此数据未同步。</w:t>
      </w:r>
      <w:r w:rsidR="007127F8">
        <w:rPr>
          <w:rFonts w:hint="eastAsia"/>
        </w:rPr>
        <w:t>服务器会在返回对象前将此字段设置为当前时间。</w:t>
      </w:r>
    </w:p>
    <w:p w14:paraId="5F3C999F" w14:textId="77777777" w:rsidR="000D2DC0" w:rsidRPr="00602358" w:rsidRDefault="00492C51" w:rsidP="00A76ABC">
      <w:pPr>
        <w:spacing w:line="240" w:lineRule="atLeast"/>
        <w:jc w:val="left"/>
      </w:pPr>
      <w:r>
        <w:rPr>
          <w:noProof/>
        </w:rPr>
        <w:lastRenderedPageBreak/>
        <w:drawing>
          <wp:inline distT="0" distB="0" distL="0" distR="0" wp14:anchorId="1EE8BFE4" wp14:editId="62165DDA">
            <wp:extent cx="8077200" cy="4628273"/>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099607" cy="4641112"/>
                    </a:xfrm>
                    <a:prstGeom prst="rect">
                      <a:avLst/>
                    </a:prstGeom>
                  </pic:spPr>
                </pic:pic>
              </a:graphicData>
            </a:graphic>
          </wp:inline>
        </w:drawing>
      </w:r>
    </w:p>
    <w:bookmarkEnd w:id="65"/>
    <w:p w14:paraId="32DE43BA" w14:textId="77777777" w:rsidR="006C136D" w:rsidRDefault="006C136D" w:rsidP="00A76ABC">
      <w:pPr>
        <w:pStyle w:val="4"/>
        <w:spacing w:line="240" w:lineRule="atLeast"/>
        <w:jc w:val="left"/>
      </w:pPr>
      <w:r>
        <w:rPr>
          <w:rFonts w:hint="eastAsia"/>
        </w:rPr>
        <w:lastRenderedPageBreak/>
        <w:t>删除小票格式</w:t>
      </w:r>
    </w:p>
    <w:p w14:paraId="13D8FDAE" w14:textId="77777777" w:rsidR="0053692B" w:rsidRPr="0053692B" w:rsidRDefault="0053692B" w:rsidP="00A76ABC">
      <w:pPr>
        <w:spacing w:line="240" w:lineRule="atLeast"/>
        <w:jc w:val="left"/>
      </w:pPr>
      <w:r>
        <w:rPr>
          <w:rFonts w:hint="eastAsia"/>
        </w:rPr>
        <w:t>注意：这里是先删除本地</w:t>
      </w:r>
      <w:r>
        <w:rPr>
          <w:rFonts w:hint="eastAsia"/>
        </w:rPr>
        <w:t>S</w:t>
      </w:r>
      <w:r>
        <w:t>QLite</w:t>
      </w:r>
      <w:r>
        <w:rPr>
          <w:rFonts w:hint="eastAsia"/>
        </w:rPr>
        <w:t>数据</w:t>
      </w:r>
      <w:r w:rsidR="00050A0C">
        <w:rPr>
          <w:rFonts w:hint="eastAsia"/>
        </w:rPr>
        <w:t>再发出网络请求</w:t>
      </w:r>
      <w:r>
        <w:rPr>
          <w:rFonts w:hint="eastAsia"/>
        </w:rPr>
        <w:t>的。</w:t>
      </w:r>
    </w:p>
    <w:p w14:paraId="0688BE27" w14:textId="77777777" w:rsidR="006C136D" w:rsidRPr="006C136D" w:rsidRDefault="005D799A" w:rsidP="00A76ABC">
      <w:pPr>
        <w:spacing w:line="240" w:lineRule="atLeast"/>
        <w:jc w:val="left"/>
      </w:pPr>
      <w:r>
        <w:rPr>
          <w:noProof/>
        </w:rPr>
        <w:drawing>
          <wp:inline distT="0" distB="0" distL="0" distR="0" wp14:anchorId="0F1B4DBD" wp14:editId="25820176">
            <wp:extent cx="7486650" cy="388224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91271" cy="3884641"/>
                    </a:xfrm>
                    <a:prstGeom prst="rect">
                      <a:avLst/>
                    </a:prstGeom>
                  </pic:spPr>
                </pic:pic>
              </a:graphicData>
            </a:graphic>
          </wp:inline>
        </w:drawing>
      </w:r>
    </w:p>
    <w:p w14:paraId="46F38BA6" w14:textId="77777777" w:rsidR="006C136D" w:rsidRDefault="006C136D" w:rsidP="00A76ABC">
      <w:pPr>
        <w:pStyle w:val="4"/>
        <w:spacing w:line="240" w:lineRule="atLeast"/>
        <w:jc w:val="left"/>
      </w:pPr>
      <w:r>
        <w:rPr>
          <w:rFonts w:hint="eastAsia"/>
        </w:rPr>
        <w:lastRenderedPageBreak/>
        <w:t>下载全部小票格式（普通</w:t>
      </w:r>
      <w:r>
        <w:t>Action</w:t>
      </w:r>
      <w:r>
        <w:rPr>
          <w:rFonts w:hint="eastAsia"/>
        </w:rPr>
        <w:t>的</w:t>
      </w:r>
      <w:r>
        <w:rPr>
          <w:rFonts w:hint="eastAsia"/>
        </w:rPr>
        <w:t>R</w:t>
      </w:r>
      <w:r>
        <w:t>N</w:t>
      </w:r>
      <w:r>
        <w:rPr>
          <w:rFonts w:hint="eastAsia"/>
        </w:rPr>
        <w:t>）</w:t>
      </w:r>
    </w:p>
    <w:p w14:paraId="084142F7" w14:textId="77777777" w:rsidR="005A3017" w:rsidRPr="005A3017" w:rsidRDefault="00990707" w:rsidP="00A76ABC">
      <w:pPr>
        <w:spacing w:line="240" w:lineRule="atLeast"/>
        <w:jc w:val="left"/>
      </w:pPr>
      <w:r>
        <w:rPr>
          <w:noProof/>
        </w:rPr>
        <w:drawing>
          <wp:inline distT="0" distB="0" distL="0" distR="0" wp14:anchorId="077ECF62" wp14:editId="26E688F7">
            <wp:extent cx="8863330" cy="42176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4217670"/>
                    </a:xfrm>
                    <a:prstGeom prst="rect">
                      <a:avLst/>
                    </a:prstGeom>
                  </pic:spPr>
                </pic:pic>
              </a:graphicData>
            </a:graphic>
          </wp:inline>
        </w:drawing>
      </w:r>
    </w:p>
    <w:p w14:paraId="4AB2A12C" w14:textId="77777777" w:rsidR="006C136D" w:rsidRDefault="006C136D" w:rsidP="00A76ABC">
      <w:pPr>
        <w:pStyle w:val="4"/>
        <w:spacing w:line="240" w:lineRule="atLeast"/>
        <w:jc w:val="left"/>
      </w:pPr>
      <w:r>
        <w:rPr>
          <w:rFonts w:hint="eastAsia"/>
        </w:rPr>
        <w:lastRenderedPageBreak/>
        <w:t>同步其它</w:t>
      </w:r>
      <w:r>
        <w:rPr>
          <w:rFonts w:hint="eastAsia"/>
        </w:rPr>
        <w:t>P</w:t>
      </w:r>
      <w:r>
        <w:t>OS</w:t>
      </w:r>
      <w:r>
        <w:rPr>
          <w:rFonts w:hint="eastAsia"/>
        </w:rPr>
        <w:t>的小票格式（</w:t>
      </w:r>
      <w:r>
        <w:rPr>
          <w:rFonts w:hint="eastAsia"/>
        </w:rPr>
        <w:t>S</w:t>
      </w:r>
      <w:r>
        <w:t>yncAction</w:t>
      </w:r>
      <w:r>
        <w:rPr>
          <w:rFonts w:hint="eastAsia"/>
        </w:rPr>
        <w:t>的</w:t>
      </w:r>
      <w:r>
        <w:rPr>
          <w:rFonts w:hint="eastAsia"/>
        </w:rPr>
        <w:t>R</w:t>
      </w:r>
      <w:r>
        <w:t>N</w:t>
      </w:r>
      <w:r>
        <w:rPr>
          <w:rFonts w:hint="eastAsia"/>
        </w:rPr>
        <w:t>）</w:t>
      </w:r>
    </w:p>
    <w:p w14:paraId="41DDEB9A" w14:textId="77777777" w:rsidR="00AA6CE9" w:rsidRPr="00AA6CE9" w:rsidRDefault="00990707" w:rsidP="00A76ABC">
      <w:pPr>
        <w:spacing w:line="240" w:lineRule="atLeast"/>
        <w:jc w:val="left"/>
      </w:pPr>
      <w:r>
        <w:rPr>
          <w:noProof/>
        </w:rPr>
        <w:drawing>
          <wp:inline distT="0" distB="0" distL="0" distR="0" wp14:anchorId="75214591" wp14:editId="1876C3B7">
            <wp:extent cx="8863330" cy="40398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63330" cy="4039870"/>
                    </a:xfrm>
                    <a:prstGeom prst="rect">
                      <a:avLst/>
                    </a:prstGeom>
                  </pic:spPr>
                </pic:pic>
              </a:graphicData>
            </a:graphic>
          </wp:inline>
        </w:drawing>
      </w:r>
    </w:p>
    <w:p w14:paraId="79A44BE2" w14:textId="77777777" w:rsidR="006C136D" w:rsidRDefault="006C136D" w:rsidP="00A76ABC">
      <w:pPr>
        <w:pStyle w:val="3"/>
        <w:spacing w:line="240" w:lineRule="atLeast"/>
        <w:jc w:val="left"/>
      </w:pPr>
      <w:bookmarkStart w:id="67" w:name="_Toc50496710"/>
      <w:r>
        <w:lastRenderedPageBreak/>
        <w:t>Android http</w:t>
      </w:r>
      <w:r>
        <w:rPr>
          <w:rFonts w:hint="eastAsia"/>
        </w:rPr>
        <w:t>请求之基础资料</w:t>
      </w:r>
      <w:bookmarkEnd w:id="67"/>
    </w:p>
    <w:p w14:paraId="2F000E3F" w14:textId="77777777" w:rsidR="00CD0060" w:rsidRPr="006C136D" w:rsidRDefault="00CD0060" w:rsidP="00A76ABC">
      <w:pPr>
        <w:spacing w:line="240" w:lineRule="atLeast"/>
        <w:jc w:val="left"/>
      </w:pPr>
    </w:p>
    <w:p w14:paraId="302F4527" w14:textId="77777777" w:rsidR="00CD0060" w:rsidRDefault="00CD0060" w:rsidP="00A76ABC">
      <w:pPr>
        <w:spacing w:line="240" w:lineRule="atLeast"/>
        <w:jc w:val="left"/>
      </w:pPr>
    </w:p>
    <w:p w14:paraId="207CC0D6" w14:textId="77777777" w:rsidR="00CD0060" w:rsidRDefault="00CD0060" w:rsidP="00A76ABC">
      <w:pPr>
        <w:spacing w:line="240" w:lineRule="atLeast"/>
        <w:jc w:val="left"/>
      </w:pPr>
    </w:p>
    <w:p w14:paraId="6CFE9925" w14:textId="77777777" w:rsidR="00CD0060" w:rsidRDefault="00CD0060" w:rsidP="00A76ABC">
      <w:pPr>
        <w:spacing w:line="240" w:lineRule="atLeast"/>
        <w:jc w:val="left"/>
      </w:pPr>
    </w:p>
    <w:p w14:paraId="7E46249D" w14:textId="77777777" w:rsidR="00CD0060" w:rsidRDefault="00CD0060" w:rsidP="00A76ABC">
      <w:pPr>
        <w:spacing w:line="240" w:lineRule="atLeast"/>
        <w:jc w:val="left"/>
      </w:pPr>
    </w:p>
    <w:p w14:paraId="63F784C2" w14:textId="77777777" w:rsidR="00CD0060" w:rsidRDefault="00CD0060" w:rsidP="00A76ABC">
      <w:pPr>
        <w:spacing w:line="240" w:lineRule="atLeast"/>
        <w:jc w:val="left"/>
      </w:pPr>
    </w:p>
    <w:p w14:paraId="29ACEBB5" w14:textId="77777777" w:rsidR="00CD0060" w:rsidRDefault="00CD0060" w:rsidP="00A76ABC">
      <w:pPr>
        <w:spacing w:line="240" w:lineRule="atLeast"/>
        <w:jc w:val="left"/>
      </w:pPr>
    </w:p>
    <w:p w14:paraId="69DB4170" w14:textId="77777777" w:rsidR="00CD0060" w:rsidRDefault="00CD0060" w:rsidP="00A76ABC">
      <w:pPr>
        <w:spacing w:line="240" w:lineRule="atLeast"/>
        <w:jc w:val="left"/>
      </w:pPr>
    </w:p>
    <w:p w14:paraId="1B6A58DB" w14:textId="77777777" w:rsidR="00CD0060" w:rsidRDefault="00CD0060" w:rsidP="00A76ABC">
      <w:pPr>
        <w:spacing w:line="240" w:lineRule="atLeast"/>
        <w:jc w:val="left"/>
      </w:pPr>
    </w:p>
    <w:p w14:paraId="59DF8400" w14:textId="77777777" w:rsidR="00CD0060" w:rsidRDefault="00CD0060" w:rsidP="00A76ABC">
      <w:pPr>
        <w:spacing w:line="240" w:lineRule="atLeast"/>
        <w:jc w:val="left"/>
      </w:pPr>
    </w:p>
    <w:p w14:paraId="6ED7E7E9" w14:textId="77777777" w:rsidR="00CD0060" w:rsidRDefault="00CD0060" w:rsidP="00A76ABC">
      <w:pPr>
        <w:spacing w:line="240" w:lineRule="atLeast"/>
        <w:jc w:val="left"/>
      </w:pPr>
    </w:p>
    <w:p w14:paraId="6BE8D5C5" w14:textId="77777777" w:rsidR="00CD0060" w:rsidRDefault="00CD0060" w:rsidP="00A76ABC">
      <w:pPr>
        <w:spacing w:line="240" w:lineRule="atLeast"/>
        <w:jc w:val="left"/>
      </w:pPr>
    </w:p>
    <w:p w14:paraId="5E5DD7C8" w14:textId="77777777" w:rsidR="00CD0060" w:rsidRDefault="00CD0060" w:rsidP="00A76ABC">
      <w:pPr>
        <w:spacing w:line="240" w:lineRule="atLeast"/>
        <w:jc w:val="left"/>
      </w:pPr>
    </w:p>
    <w:p w14:paraId="512BFF2D" w14:textId="77777777" w:rsidR="00E75E8A" w:rsidRDefault="00E75E8A" w:rsidP="00A76ABC">
      <w:pPr>
        <w:spacing w:line="240" w:lineRule="atLeast"/>
        <w:jc w:val="left"/>
      </w:pPr>
    </w:p>
    <w:p w14:paraId="1FE9544A" w14:textId="77777777" w:rsidR="00E75E8A" w:rsidRDefault="00E75E8A" w:rsidP="00A76ABC">
      <w:pPr>
        <w:spacing w:line="240" w:lineRule="atLeast"/>
        <w:jc w:val="left"/>
      </w:pPr>
    </w:p>
    <w:p w14:paraId="555366C9" w14:textId="77777777" w:rsidR="00E75E8A" w:rsidRDefault="00E75E8A" w:rsidP="00A76ABC">
      <w:pPr>
        <w:spacing w:line="240" w:lineRule="atLeast"/>
        <w:jc w:val="left"/>
        <w:sectPr w:rsidR="00E75E8A">
          <w:pgSz w:w="16838" w:h="11906" w:orient="landscape"/>
          <w:pgMar w:top="1800" w:right="1440" w:bottom="1800" w:left="1440" w:header="851" w:footer="992" w:gutter="0"/>
          <w:cols w:space="425"/>
          <w:docGrid w:type="lines" w:linePitch="312"/>
        </w:sectPr>
      </w:pPr>
    </w:p>
    <w:p w14:paraId="7B9B06EE" w14:textId="77777777" w:rsidR="00E75E8A" w:rsidRDefault="00E75E8A" w:rsidP="00A76ABC">
      <w:pPr>
        <w:spacing w:line="240" w:lineRule="atLeast"/>
        <w:jc w:val="left"/>
      </w:pPr>
    </w:p>
    <w:p w14:paraId="0565D778" w14:textId="77777777" w:rsidR="00E75E8A" w:rsidRDefault="00E75E8A" w:rsidP="00A76ABC">
      <w:pPr>
        <w:spacing w:line="240" w:lineRule="atLeast"/>
        <w:jc w:val="left"/>
      </w:pPr>
    </w:p>
    <w:p w14:paraId="2F07C593" w14:textId="77777777" w:rsidR="005B1DDF" w:rsidRPr="005B1DDF" w:rsidRDefault="005B1DDF" w:rsidP="00A76ABC">
      <w:pPr>
        <w:spacing w:line="240" w:lineRule="atLeast"/>
        <w:jc w:val="left"/>
      </w:pPr>
    </w:p>
    <w:p w14:paraId="58336DF8" w14:textId="77777777" w:rsidR="002933A3" w:rsidRDefault="00B443CE" w:rsidP="00A76ABC">
      <w:pPr>
        <w:pStyle w:val="3"/>
        <w:spacing w:line="240" w:lineRule="atLeast"/>
        <w:jc w:val="left"/>
      </w:pPr>
      <w:bookmarkStart w:id="68" w:name="_商品毛利率计算"/>
      <w:bookmarkStart w:id="69" w:name="_Toc50496711"/>
      <w:bookmarkEnd w:id="68"/>
      <w:r>
        <w:rPr>
          <w:rFonts w:hint="eastAsia"/>
        </w:rPr>
        <w:t>商品</w:t>
      </w:r>
      <w:r w:rsidR="002933A3">
        <w:rPr>
          <w:rFonts w:hint="eastAsia"/>
        </w:rPr>
        <w:t>毛利率计算</w:t>
      </w:r>
      <w:bookmarkEnd w:id="69"/>
    </w:p>
    <w:p w14:paraId="480EAD91" w14:textId="77777777" w:rsidR="002933A3" w:rsidRDefault="002933A3" w:rsidP="00A76ABC">
      <w:pPr>
        <w:pStyle w:val="4"/>
        <w:spacing w:line="240" w:lineRule="atLeast"/>
        <w:jc w:val="left"/>
      </w:pPr>
      <w:r>
        <w:rPr>
          <w:rFonts w:hint="eastAsia"/>
        </w:rPr>
        <w:t>问题与挑战</w:t>
      </w:r>
    </w:p>
    <w:p w14:paraId="762571C8" w14:textId="77777777" w:rsidR="002933A3" w:rsidRDefault="002933A3" w:rsidP="00A76ABC">
      <w:pPr>
        <w:spacing w:line="240" w:lineRule="atLeast"/>
        <w:jc w:val="left"/>
      </w:pPr>
      <w:r>
        <w:rPr>
          <w:rFonts w:hint="eastAsia"/>
        </w:rPr>
        <w:t>毛利率计算，是一个复杂的问题。如果一件商品</w:t>
      </w:r>
      <w:r>
        <w:rPr>
          <w:rFonts w:hint="eastAsia"/>
        </w:rPr>
        <w:t>A</w:t>
      </w:r>
      <w:r>
        <w:rPr>
          <w:rFonts w:hint="eastAsia"/>
        </w:rPr>
        <w:t>，进货价为</w:t>
      </w:r>
      <w:r>
        <w:rPr>
          <w:rFonts w:hint="eastAsia"/>
        </w:rPr>
        <w:t>1</w:t>
      </w:r>
      <w:r>
        <w:rPr>
          <w:rFonts w:hint="eastAsia"/>
        </w:rPr>
        <w:t>，零售价为</w:t>
      </w:r>
      <w:r>
        <w:t>2</w:t>
      </w:r>
      <w:r>
        <w:rPr>
          <w:rFonts w:hint="eastAsia"/>
        </w:rPr>
        <w:t>，库存</w:t>
      </w:r>
      <w:r>
        <w:rPr>
          <w:rFonts w:hint="eastAsia"/>
        </w:rPr>
        <w:t>3</w:t>
      </w:r>
      <w:r>
        <w:rPr>
          <w:rFonts w:hint="eastAsia"/>
        </w:rPr>
        <w:t>件，销售</w:t>
      </w:r>
      <w:r>
        <w:t>4</w:t>
      </w:r>
      <w:r>
        <w:rPr>
          <w:rFonts w:hint="eastAsia"/>
        </w:rPr>
        <w:t>天完毕，其毛利</w:t>
      </w:r>
      <w:r w:rsidR="006F7022">
        <w:rPr>
          <w:rFonts w:hint="eastAsia"/>
        </w:rPr>
        <w:t>为</w:t>
      </w:r>
      <w:r>
        <w:rPr>
          <w:rFonts w:hint="eastAsia"/>
        </w:rPr>
        <w:t>：</w:t>
      </w:r>
    </w:p>
    <w:p w14:paraId="158B0B42" w14:textId="77777777" w:rsidR="002933A3" w:rsidRDefault="002933A3" w:rsidP="00A76ABC">
      <w:pPr>
        <w:spacing w:line="240" w:lineRule="atLeast"/>
        <w:jc w:val="left"/>
      </w:pPr>
      <w:r>
        <w:rPr>
          <w:rFonts w:hint="eastAsia"/>
        </w:rPr>
        <w:t>（</w:t>
      </w:r>
      <w:r>
        <w:rPr>
          <w:rFonts w:hint="eastAsia"/>
        </w:rPr>
        <w:t>2-</w:t>
      </w:r>
      <w:r>
        <w:t>1</w:t>
      </w:r>
      <w:r>
        <w:rPr>
          <w:rFonts w:hint="eastAsia"/>
        </w:rPr>
        <w:t>）</w:t>
      </w:r>
      <w:r>
        <w:rPr>
          <w:rFonts w:hint="eastAsia"/>
        </w:rPr>
        <w:t>X</w:t>
      </w:r>
      <w:r>
        <w:t>3=</w:t>
      </w:r>
      <w:r w:rsidR="006F7022">
        <w:t>3</w:t>
      </w:r>
    </w:p>
    <w:p w14:paraId="123B915C" w14:textId="77777777" w:rsidR="006F7022" w:rsidRDefault="006F7022" w:rsidP="00A76ABC">
      <w:pPr>
        <w:spacing w:line="240" w:lineRule="atLeast"/>
        <w:jc w:val="left"/>
      </w:pPr>
      <w:r>
        <w:rPr>
          <w:rFonts w:hint="eastAsia"/>
        </w:rPr>
        <w:t>毛利率为：</w:t>
      </w:r>
    </w:p>
    <w:p w14:paraId="12443A9C" w14:textId="77777777" w:rsidR="006F7022" w:rsidRDefault="006F7022" w:rsidP="00A76ABC">
      <w:pPr>
        <w:spacing w:line="240" w:lineRule="atLeast"/>
        <w:jc w:val="left"/>
      </w:pPr>
      <w:r>
        <w:rPr>
          <w:rFonts w:hint="eastAsia"/>
        </w:rPr>
        <w:t>（</w:t>
      </w:r>
      <w:r>
        <w:rPr>
          <w:rFonts w:hint="eastAsia"/>
        </w:rPr>
        <w:t>2-</w:t>
      </w:r>
      <w:r>
        <w:t>1</w:t>
      </w:r>
      <w:r>
        <w:t>）</w:t>
      </w:r>
      <w:r>
        <w:rPr>
          <w:rFonts w:hint="eastAsia"/>
        </w:rPr>
        <w:t>/</w:t>
      </w:r>
      <w:r w:rsidR="00AE5F8A">
        <w:t>2</w:t>
      </w:r>
      <w:r>
        <w:t>X100%=</w:t>
      </w:r>
      <w:r w:rsidR="00AE5F8A">
        <w:t>5</w:t>
      </w:r>
      <w:r>
        <w:t>0%</w:t>
      </w:r>
      <w:r w:rsidR="00D414B1">
        <w:rPr>
          <w:rFonts w:hint="eastAsia"/>
        </w:rPr>
        <w:t>，即</w:t>
      </w:r>
      <w:r w:rsidR="00D414B1" w:rsidRPr="00D414B1">
        <w:rPr>
          <w:rFonts w:hint="eastAsia"/>
        </w:rPr>
        <w:t>（售价</w:t>
      </w:r>
      <w:r w:rsidR="00D414B1" w:rsidRPr="00D414B1">
        <w:t>-</w:t>
      </w:r>
      <w:r w:rsidR="00D414B1">
        <w:rPr>
          <w:rFonts w:hint="eastAsia"/>
        </w:rPr>
        <w:t>此</w:t>
      </w:r>
      <w:r w:rsidR="00D414B1" w:rsidRPr="00D414B1">
        <w:t>时</w:t>
      </w:r>
      <w:r w:rsidR="00D414B1">
        <w:rPr>
          <w:rFonts w:hint="eastAsia"/>
        </w:rPr>
        <w:t>的</w:t>
      </w:r>
      <w:r w:rsidR="00D414B1" w:rsidRPr="00D414B1">
        <w:t>进货价）</w:t>
      </w:r>
      <w:r w:rsidR="00D414B1" w:rsidRPr="00D414B1">
        <w:t>/</w:t>
      </w:r>
      <w:r w:rsidR="00D414B1" w:rsidRPr="00D414B1">
        <w:t>售价</w:t>
      </w:r>
    </w:p>
    <w:p w14:paraId="5E893163" w14:textId="77777777" w:rsidR="006F7022" w:rsidRPr="00D414B1" w:rsidRDefault="006F7022" w:rsidP="00A76ABC">
      <w:pPr>
        <w:spacing w:line="240" w:lineRule="atLeast"/>
        <w:jc w:val="left"/>
        <w:rPr>
          <w:strike/>
        </w:rPr>
      </w:pPr>
      <w:r w:rsidRPr="00D414B1">
        <w:rPr>
          <w:rFonts w:hint="eastAsia"/>
          <w:strike/>
        </w:rPr>
        <w:t>或</w:t>
      </w:r>
    </w:p>
    <w:p w14:paraId="50387E14" w14:textId="77777777" w:rsidR="006F7022" w:rsidRPr="00D414B1" w:rsidRDefault="006F7022" w:rsidP="00A76ABC">
      <w:pPr>
        <w:spacing w:line="240" w:lineRule="atLeast"/>
        <w:jc w:val="left"/>
        <w:rPr>
          <w:strike/>
        </w:rPr>
      </w:pPr>
      <w:r w:rsidRPr="00D414B1">
        <w:rPr>
          <w:strike/>
        </w:rPr>
        <w:t>(</w:t>
      </w:r>
      <w:r w:rsidRPr="00D414B1">
        <w:rPr>
          <w:rFonts w:hint="eastAsia"/>
          <w:strike/>
        </w:rPr>
        <w:t>2</w:t>
      </w:r>
      <w:r w:rsidRPr="00D414B1">
        <w:rPr>
          <w:strike/>
        </w:rPr>
        <w:t>X3-1X3)/(1X3)X100%=100%</w:t>
      </w:r>
    </w:p>
    <w:p w14:paraId="22499A50" w14:textId="77777777" w:rsidR="006F7022" w:rsidRDefault="006F7022" w:rsidP="00A76ABC">
      <w:pPr>
        <w:spacing w:line="240" w:lineRule="atLeast"/>
        <w:jc w:val="left"/>
      </w:pPr>
    </w:p>
    <w:p w14:paraId="7CB1A8C1" w14:textId="77777777" w:rsidR="006F7022" w:rsidRDefault="006F7022" w:rsidP="00A76ABC">
      <w:pPr>
        <w:spacing w:line="240" w:lineRule="atLeast"/>
        <w:jc w:val="left"/>
      </w:pPr>
      <w:r>
        <w:rPr>
          <w:rFonts w:hint="eastAsia"/>
        </w:rPr>
        <w:t>但现实世界发生的事并没有如此简单，表现在：</w:t>
      </w:r>
    </w:p>
    <w:p w14:paraId="46A3EF12" w14:textId="77777777" w:rsidR="002933A3" w:rsidRDefault="002933A3" w:rsidP="00787588">
      <w:pPr>
        <w:pStyle w:val="af1"/>
        <w:numPr>
          <w:ilvl w:val="0"/>
          <w:numId w:val="24"/>
        </w:numPr>
        <w:spacing w:line="240" w:lineRule="atLeast"/>
        <w:ind w:firstLineChars="0"/>
        <w:jc w:val="left"/>
      </w:pPr>
      <w:r>
        <w:rPr>
          <w:rFonts w:hint="eastAsia"/>
        </w:rPr>
        <w:t>零售价变动</w:t>
      </w:r>
      <w:r w:rsidR="006F7022">
        <w:rPr>
          <w:rFonts w:hint="eastAsia"/>
        </w:rPr>
        <w:t>。不同时间一个商品的售价可能变化。计算它的利润，不能以一个</w:t>
      </w:r>
      <w:r w:rsidR="00DC71F4">
        <w:rPr>
          <w:rFonts w:hint="eastAsia"/>
        </w:rPr>
        <w:t>固定的</w:t>
      </w:r>
      <w:r w:rsidR="006F7022">
        <w:rPr>
          <w:rFonts w:hint="eastAsia"/>
        </w:rPr>
        <w:t>价格计算。</w:t>
      </w:r>
    </w:p>
    <w:p w14:paraId="1A17623A" w14:textId="77777777" w:rsidR="002933A3" w:rsidRDefault="002933A3" w:rsidP="00787588">
      <w:pPr>
        <w:pStyle w:val="af1"/>
        <w:numPr>
          <w:ilvl w:val="0"/>
          <w:numId w:val="24"/>
        </w:numPr>
        <w:spacing w:line="240" w:lineRule="atLeast"/>
        <w:ind w:firstLineChars="0"/>
        <w:jc w:val="left"/>
      </w:pPr>
      <w:r>
        <w:rPr>
          <w:rFonts w:hint="eastAsia"/>
        </w:rPr>
        <w:t>进货价变动</w:t>
      </w:r>
      <w:r w:rsidR="006F7022">
        <w:rPr>
          <w:rFonts w:hint="eastAsia"/>
        </w:rPr>
        <w:t>。不同时间进货价可能不同。计算它的利润，不能以一个</w:t>
      </w:r>
      <w:r w:rsidR="00DC71F4">
        <w:rPr>
          <w:rFonts w:hint="eastAsia"/>
        </w:rPr>
        <w:t>固定的</w:t>
      </w:r>
      <w:r w:rsidR="006F7022">
        <w:rPr>
          <w:rFonts w:hint="eastAsia"/>
        </w:rPr>
        <w:t>价格计算。</w:t>
      </w:r>
    </w:p>
    <w:p w14:paraId="0E201900" w14:textId="77777777" w:rsidR="002933A3" w:rsidRDefault="002933A3" w:rsidP="00787588">
      <w:pPr>
        <w:pStyle w:val="af1"/>
        <w:numPr>
          <w:ilvl w:val="0"/>
          <w:numId w:val="24"/>
        </w:numPr>
        <w:spacing w:line="240" w:lineRule="atLeast"/>
        <w:ind w:firstLineChars="0"/>
        <w:jc w:val="left"/>
      </w:pPr>
      <w:r>
        <w:rPr>
          <w:rFonts w:hint="eastAsia"/>
        </w:rPr>
        <w:t>入库</w:t>
      </w:r>
      <w:r w:rsidR="006F7022">
        <w:rPr>
          <w:rFonts w:hint="eastAsia"/>
        </w:rPr>
        <w:t>。商品</w:t>
      </w:r>
      <w:r w:rsidR="00F31217">
        <w:rPr>
          <w:rFonts w:hint="eastAsia"/>
        </w:rPr>
        <w:t>的零售价和进货价都可能变化</w:t>
      </w:r>
      <w:r w:rsidR="00646EBA">
        <w:rPr>
          <w:rFonts w:hint="eastAsia"/>
        </w:rPr>
        <w:t>。</w:t>
      </w:r>
      <w:r w:rsidR="00F31217">
        <w:rPr>
          <w:rFonts w:hint="eastAsia"/>
        </w:rPr>
        <w:t>这时，如果新入库的商品是</w:t>
      </w:r>
      <w:r w:rsidR="00DC71F4">
        <w:rPr>
          <w:rFonts w:hint="eastAsia"/>
        </w:rPr>
        <w:t>有不同的</w:t>
      </w:r>
      <w:r w:rsidR="00F31217">
        <w:rPr>
          <w:rFonts w:hint="eastAsia"/>
        </w:rPr>
        <w:t>零售价和进货价，其利润计算将变得复杂。</w:t>
      </w:r>
    </w:p>
    <w:p w14:paraId="006BC4E2" w14:textId="77777777" w:rsidR="002933A3" w:rsidRDefault="006676FC" w:rsidP="00787588">
      <w:pPr>
        <w:pStyle w:val="af1"/>
        <w:numPr>
          <w:ilvl w:val="0"/>
          <w:numId w:val="24"/>
        </w:numPr>
        <w:spacing w:line="240" w:lineRule="atLeast"/>
        <w:ind w:firstLineChars="0"/>
        <w:jc w:val="left"/>
      </w:pPr>
      <w:r>
        <w:rPr>
          <w:rFonts w:hint="eastAsia"/>
        </w:rPr>
        <w:t>促销时，商品的利润计算方式与其它情况计算的不一样。</w:t>
      </w:r>
      <w:r w:rsidR="00DC71F4">
        <w:rPr>
          <w:rFonts w:hint="eastAsia"/>
        </w:rPr>
        <w:t>利润甚至为负数。</w:t>
      </w:r>
    </w:p>
    <w:p w14:paraId="416CC833" w14:textId="77777777" w:rsidR="00BE0B0E" w:rsidRDefault="00A540E1" w:rsidP="00787588">
      <w:pPr>
        <w:pStyle w:val="af1"/>
        <w:numPr>
          <w:ilvl w:val="0"/>
          <w:numId w:val="24"/>
        </w:numPr>
        <w:spacing w:line="240" w:lineRule="atLeast"/>
        <w:ind w:firstLineChars="0"/>
        <w:jc w:val="left"/>
      </w:pPr>
      <w:r>
        <w:rPr>
          <w:rFonts w:hint="eastAsia"/>
        </w:rPr>
        <w:t>购物</w:t>
      </w:r>
      <w:r w:rsidR="00BE0B0E">
        <w:rPr>
          <w:rFonts w:hint="eastAsia"/>
        </w:rPr>
        <w:t>退货时，利润怎么计算？算收银时的利润</w:t>
      </w:r>
      <w:r w:rsidR="0003788D">
        <w:rPr>
          <w:rFonts w:hint="eastAsia"/>
        </w:rPr>
        <w:t>还是算退货时的利润？</w:t>
      </w:r>
    </w:p>
    <w:p w14:paraId="05492BEB" w14:textId="77777777" w:rsidR="00145909" w:rsidRDefault="00145909" w:rsidP="00787588">
      <w:pPr>
        <w:pStyle w:val="af1"/>
        <w:numPr>
          <w:ilvl w:val="1"/>
          <w:numId w:val="24"/>
        </w:numPr>
        <w:spacing w:line="240" w:lineRule="atLeast"/>
        <w:ind w:firstLineChars="0"/>
        <w:jc w:val="left"/>
      </w:pPr>
      <w:r>
        <w:lastRenderedPageBreak/>
        <w:t>促销时利润计算方法不同，需要查看回促销时的退货规则。按促销退货规则计算</w:t>
      </w:r>
      <w:r w:rsidR="008C23EB">
        <w:rPr>
          <w:rFonts w:hint="eastAsia"/>
        </w:rPr>
        <w:t>。</w:t>
      </w:r>
    </w:p>
    <w:p w14:paraId="632677B6" w14:textId="77777777" w:rsidR="00145909" w:rsidRDefault="00145909" w:rsidP="00787588">
      <w:pPr>
        <w:pStyle w:val="af1"/>
        <w:numPr>
          <w:ilvl w:val="1"/>
          <w:numId w:val="24"/>
        </w:numPr>
        <w:spacing w:line="240" w:lineRule="atLeast"/>
        <w:ind w:firstLineChars="0"/>
        <w:jc w:val="left"/>
      </w:pPr>
      <w:r>
        <w:t>退货</w:t>
      </w:r>
      <w:r w:rsidR="00DC71F4">
        <w:rPr>
          <w:rFonts w:hint="eastAsia"/>
        </w:rPr>
        <w:t>时，</w:t>
      </w:r>
      <w:r>
        <w:t>重算收银时的利润</w:t>
      </w:r>
      <w:r w:rsidR="008C23EB">
        <w:rPr>
          <w:rFonts w:hint="eastAsia"/>
        </w:rPr>
        <w:t>。</w:t>
      </w:r>
    </w:p>
    <w:p w14:paraId="55CB7ACD" w14:textId="77777777" w:rsidR="000D0E94" w:rsidRDefault="00680ACE" w:rsidP="00787588">
      <w:pPr>
        <w:pStyle w:val="af1"/>
        <w:numPr>
          <w:ilvl w:val="0"/>
          <w:numId w:val="24"/>
        </w:numPr>
        <w:spacing w:line="240" w:lineRule="atLeast"/>
        <w:ind w:firstLineChars="0"/>
        <w:jc w:val="left"/>
      </w:pPr>
      <w:r>
        <w:rPr>
          <w:rFonts w:hint="eastAsia"/>
        </w:rPr>
        <w:t>仓管</w:t>
      </w:r>
      <w:r w:rsidR="000D0E94">
        <w:rPr>
          <w:rFonts w:hint="eastAsia"/>
        </w:rPr>
        <w:t>退货。不论何时，对于入库，都可能有退货行为。</w:t>
      </w:r>
    </w:p>
    <w:p w14:paraId="7A32E3B6" w14:textId="77777777" w:rsidR="008B6D5A" w:rsidRPr="00CE6C64" w:rsidRDefault="008B6D5A" w:rsidP="00A76ABC">
      <w:pPr>
        <w:spacing w:line="240" w:lineRule="atLeast"/>
        <w:jc w:val="left"/>
      </w:pPr>
    </w:p>
    <w:p w14:paraId="0D56A3C6" w14:textId="77777777" w:rsidR="0003788D" w:rsidRDefault="002933A3" w:rsidP="00A76ABC">
      <w:pPr>
        <w:pStyle w:val="4"/>
        <w:spacing w:line="240" w:lineRule="atLeast"/>
        <w:jc w:val="left"/>
      </w:pPr>
      <w:r>
        <w:rPr>
          <w:rFonts w:hint="eastAsia"/>
        </w:rPr>
        <w:t>解决方案</w:t>
      </w:r>
      <w:r w:rsidR="0003788D">
        <w:rPr>
          <w:rFonts w:hint="eastAsia"/>
        </w:rPr>
        <w:t>论述</w:t>
      </w:r>
    </w:p>
    <w:p w14:paraId="4FD590B6" w14:textId="77777777" w:rsidR="0003788D" w:rsidRPr="0003788D" w:rsidRDefault="00A75E0C" w:rsidP="00A76ABC">
      <w:pPr>
        <w:spacing w:line="240" w:lineRule="atLeast"/>
        <w:jc w:val="left"/>
      </w:pPr>
      <w:r>
        <w:rPr>
          <w:rFonts w:hint="eastAsia"/>
        </w:rPr>
        <w:t>基本</w:t>
      </w:r>
      <w:r w:rsidR="00F036A0">
        <w:rPr>
          <w:rFonts w:hint="eastAsia"/>
        </w:rPr>
        <w:t>论述</w:t>
      </w:r>
      <w:r w:rsidR="00CB2E4C">
        <w:rPr>
          <w:rFonts w:hint="eastAsia"/>
        </w:rPr>
        <w:t>和设计</w:t>
      </w:r>
      <w:r w:rsidR="0003788D">
        <w:rPr>
          <w:rFonts w:hint="eastAsia"/>
        </w:rPr>
        <w:t>：</w:t>
      </w:r>
    </w:p>
    <w:p w14:paraId="4F1D6F48" w14:textId="77777777" w:rsidR="0003788D" w:rsidRDefault="0003788D" w:rsidP="00787588">
      <w:pPr>
        <w:pStyle w:val="af1"/>
        <w:numPr>
          <w:ilvl w:val="0"/>
          <w:numId w:val="26"/>
        </w:numPr>
        <w:spacing w:line="240" w:lineRule="atLeast"/>
        <w:ind w:firstLineChars="0"/>
        <w:jc w:val="left"/>
      </w:pPr>
      <w:r>
        <w:rPr>
          <w:rFonts w:hint="eastAsia"/>
        </w:rPr>
        <w:t>对于每种商品，同一批次入库，其内的商品的进货价是一样的。</w:t>
      </w:r>
    </w:p>
    <w:p w14:paraId="3742FCD7" w14:textId="77777777" w:rsidR="00873EF8" w:rsidRDefault="00B154CE"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sidR="00582336">
        <w:rPr>
          <w:rFonts w:hint="eastAsia"/>
        </w:rPr>
        <w:t>件</w:t>
      </w:r>
      <w:r>
        <w:rPr>
          <w:rFonts w:hint="eastAsia"/>
        </w:rPr>
        <w:t>，进货价是</w:t>
      </w:r>
      <w:r>
        <w:t>X</w:t>
      </w:r>
      <w:r>
        <w:rPr>
          <w:rFonts w:hint="eastAsia"/>
        </w:rPr>
        <w:t>，售价是</w:t>
      </w:r>
      <w:r>
        <w:rPr>
          <w:rFonts w:hint="eastAsia"/>
        </w:rPr>
        <w:t>Y</w:t>
      </w:r>
      <w:r>
        <w:rPr>
          <w:rFonts w:hint="eastAsia"/>
        </w:rPr>
        <w:t>，则其利润为</w:t>
      </w:r>
      <w:r>
        <w:rPr>
          <w:rFonts w:hint="eastAsia"/>
        </w:rPr>
        <w:t>B*</w:t>
      </w:r>
      <w:r>
        <w:rPr>
          <w:rFonts w:hint="eastAsia"/>
        </w:rPr>
        <w:t>（</w:t>
      </w:r>
      <w:r>
        <w:rPr>
          <w:rFonts w:hint="eastAsia"/>
        </w:rPr>
        <w:t>Y-</w:t>
      </w:r>
      <w:r>
        <w:t>X</w:t>
      </w:r>
      <w:r>
        <w:rPr>
          <w:rFonts w:hint="eastAsia"/>
        </w:rPr>
        <w:t>）</w:t>
      </w:r>
      <w:r w:rsidR="00CD01A5">
        <w:rPr>
          <w:rFonts w:hint="eastAsia"/>
        </w:rPr>
        <w:t>，毛利率为</w:t>
      </w:r>
      <w:r w:rsidR="00CD01A5">
        <w:rPr>
          <w:rFonts w:hint="eastAsia"/>
        </w:rPr>
        <w:t>B</w:t>
      </w:r>
      <w:r w:rsidR="009F789C">
        <w:t xml:space="preserve"> </w:t>
      </w:r>
      <w:r w:rsidR="00CD01A5">
        <w:rPr>
          <w:rFonts w:hint="eastAsia"/>
        </w:rPr>
        <w:t>*</w:t>
      </w:r>
      <w:r w:rsidR="00CD01A5">
        <w:rPr>
          <w:rFonts w:hint="eastAsia"/>
        </w:rPr>
        <w:t>（</w:t>
      </w:r>
      <w:r w:rsidR="00CD01A5">
        <w:rPr>
          <w:rFonts w:hint="eastAsia"/>
        </w:rPr>
        <w:t>Y-</w:t>
      </w:r>
      <w:r w:rsidR="00CD01A5">
        <w:t>X</w:t>
      </w:r>
      <w:r w:rsidR="00CD01A5">
        <w:rPr>
          <w:rFonts w:hint="eastAsia"/>
        </w:rPr>
        <w:t>）</w:t>
      </w:r>
      <w:r w:rsidR="00CD01A5">
        <w:rPr>
          <w:rFonts w:hint="eastAsia"/>
        </w:rPr>
        <w:t>/</w:t>
      </w:r>
      <w:r w:rsidR="00CD01A5">
        <w:t xml:space="preserve"> </w:t>
      </w:r>
      <w:r w:rsidR="009F789C">
        <w:t>(B * Y)</w:t>
      </w:r>
      <w:r w:rsidR="00CD01A5">
        <w:t xml:space="preserve"> * 100%</w:t>
      </w:r>
      <w:r>
        <w:rPr>
          <w:rFonts w:hint="eastAsia"/>
        </w:rPr>
        <w:t>。</w:t>
      </w:r>
    </w:p>
    <w:p w14:paraId="1FEA9C39" w14:textId="77777777" w:rsidR="00873EF8" w:rsidRDefault="00582336"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，其</w:t>
      </w:r>
      <w:r w:rsidR="00CD01A5">
        <w:rPr>
          <w:rFonts w:hint="eastAsia"/>
        </w:rPr>
        <w:t>售价在售出</w:t>
      </w:r>
      <w:r w:rsidR="00CD01A5">
        <w:rPr>
          <w:rFonts w:hint="eastAsia"/>
        </w:rPr>
        <w:t>N</w:t>
      </w:r>
      <w:r w:rsidR="00CD01A5">
        <w:rPr>
          <w:rFonts w:hint="eastAsia"/>
        </w:rPr>
        <w:t>件后变为</w:t>
      </w:r>
      <w:r w:rsidR="00CD01A5">
        <w:rPr>
          <w:rFonts w:hint="eastAsia"/>
        </w:rPr>
        <w:t>W</w:t>
      </w:r>
      <w:r w:rsidR="00CD01A5">
        <w:rPr>
          <w:rFonts w:hint="eastAsia"/>
        </w:rPr>
        <w:t>，则利润为（</w:t>
      </w:r>
      <w:r w:rsidR="00CD01A5">
        <w:rPr>
          <w:rFonts w:hint="eastAsia"/>
        </w:rPr>
        <w:t>B-</w:t>
      </w:r>
      <w:r w:rsidR="00CD01A5">
        <w:t>N</w:t>
      </w:r>
      <w:r w:rsidR="00CD01A5">
        <w:rPr>
          <w:rFonts w:hint="eastAsia"/>
        </w:rPr>
        <w:t>）</w:t>
      </w:r>
      <w:r w:rsidR="00CD01A5">
        <w:rPr>
          <w:rFonts w:hint="eastAsia"/>
        </w:rPr>
        <w:t>*</w:t>
      </w:r>
      <w:r w:rsidR="00CD01A5">
        <w:rPr>
          <w:rFonts w:hint="eastAsia"/>
        </w:rPr>
        <w:t>（</w:t>
      </w:r>
      <w:r w:rsidR="00CD01A5">
        <w:rPr>
          <w:rFonts w:hint="eastAsia"/>
        </w:rPr>
        <w:t>Y-</w:t>
      </w:r>
      <w:r w:rsidR="00CD01A5">
        <w:t>X</w:t>
      </w:r>
      <w:r w:rsidR="00CD01A5">
        <w:rPr>
          <w:rFonts w:hint="eastAsia"/>
        </w:rPr>
        <w:t>）</w:t>
      </w:r>
      <w:r w:rsidR="00CD01A5">
        <w:rPr>
          <w:rFonts w:hint="eastAsia"/>
        </w:rPr>
        <w:t>+</w:t>
      </w:r>
      <w:r w:rsidR="00CD01A5">
        <w:t xml:space="preserve"> N </w:t>
      </w:r>
      <w:r w:rsidR="00CD01A5">
        <w:rPr>
          <w:rFonts w:hint="eastAsia"/>
        </w:rPr>
        <w:t>*</w:t>
      </w:r>
      <w:r w:rsidR="00CD01A5">
        <w:t xml:space="preserve"> </w:t>
      </w:r>
      <w:r w:rsidR="00CD01A5">
        <w:rPr>
          <w:rFonts w:hint="eastAsia"/>
        </w:rPr>
        <w:t>（</w:t>
      </w:r>
      <w:r w:rsidR="00CD01A5">
        <w:t>W</w:t>
      </w:r>
      <w:r w:rsidR="00CD01A5">
        <w:rPr>
          <w:rFonts w:hint="eastAsia"/>
        </w:rPr>
        <w:t>-</w:t>
      </w:r>
      <w:r w:rsidR="00CD01A5">
        <w:t>X</w:t>
      </w:r>
      <w:r w:rsidR="00CD01A5">
        <w:rPr>
          <w:rFonts w:hint="eastAsia"/>
        </w:rPr>
        <w:t>）</w:t>
      </w:r>
      <w:r w:rsidR="009F789C">
        <w:rPr>
          <w:rFonts w:hint="eastAsia"/>
        </w:rPr>
        <w:t>，毛利率为（</w:t>
      </w:r>
      <w:r w:rsidR="009F789C">
        <w:rPr>
          <w:rFonts w:hint="eastAsia"/>
        </w:rPr>
        <w:t>B-</w:t>
      </w:r>
      <w:r w:rsidR="009F789C">
        <w:t>N</w:t>
      </w:r>
      <w:r w:rsidR="009F789C">
        <w:rPr>
          <w:rFonts w:hint="eastAsia"/>
        </w:rPr>
        <w:t>）</w:t>
      </w:r>
      <w:r w:rsidR="009F789C">
        <w:rPr>
          <w:rFonts w:hint="eastAsia"/>
        </w:rPr>
        <w:t>*</w:t>
      </w:r>
      <w:r w:rsidR="009F789C">
        <w:rPr>
          <w:rFonts w:hint="eastAsia"/>
        </w:rPr>
        <w:t>（</w:t>
      </w:r>
      <w:r w:rsidR="009F789C">
        <w:rPr>
          <w:rFonts w:hint="eastAsia"/>
        </w:rPr>
        <w:t>Y-</w:t>
      </w:r>
      <w:r w:rsidR="009F789C">
        <w:t>X</w:t>
      </w:r>
      <w:r w:rsidR="009F789C">
        <w:rPr>
          <w:rFonts w:hint="eastAsia"/>
        </w:rPr>
        <w:t>）</w:t>
      </w:r>
      <w:r w:rsidR="009F789C">
        <w:rPr>
          <w:rFonts w:hint="eastAsia"/>
        </w:rPr>
        <w:t>+</w:t>
      </w:r>
      <w:r w:rsidR="009F789C">
        <w:t xml:space="preserve"> N </w:t>
      </w:r>
      <w:r w:rsidR="009F789C">
        <w:rPr>
          <w:rFonts w:hint="eastAsia"/>
        </w:rPr>
        <w:t>*</w:t>
      </w:r>
      <w:r w:rsidR="009F789C">
        <w:t xml:space="preserve"> </w:t>
      </w:r>
      <w:r w:rsidR="009F789C">
        <w:rPr>
          <w:rFonts w:hint="eastAsia"/>
        </w:rPr>
        <w:t>（</w:t>
      </w:r>
      <w:r w:rsidR="009F789C">
        <w:t>W</w:t>
      </w:r>
      <w:r w:rsidR="009F789C">
        <w:rPr>
          <w:rFonts w:hint="eastAsia"/>
        </w:rPr>
        <w:t>-</w:t>
      </w:r>
      <w:r w:rsidR="009F789C">
        <w:t>X</w:t>
      </w:r>
      <w:r w:rsidR="009F789C">
        <w:rPr>
          <w:rFonts w:hint="eastAsia"/>
        </w:rPr>
        <w:t>）</w:t>
      </w:r>
      <w:r w:rsidR="009F789C">
        <w:t xml:space="preserve">/ </w:t>
      </w:r>
      <w:r w:rsidR="009F789C">
        <w:rPr>
          <w:rFonts w:hint="eastAsia"/>
        </w:rPr>
        <w:t>（（</w:t>
      </w:r>
      <w:r w:rsidR="009F789C">
        <w:rPr>
          <w:rFonts w:hint="eastAsia"/>
        </w:rPr>
        <w:t>B-</w:t>
      </w:r>
      <w:r w:rsidR="009F789C">
        <w:t>N</w:t>
      </w:r>
      <w:r w:rsidR="009F789C">
        <w:rPr>
          <w:rFonts w:hint="eastAsia"/>
        </w:rPr>
        <w:t>）</w:t>
      </w:r>
      <w:r w:rsidR="009F789C">
        <w:rPr>
          <w:rFonts w:hint="eastAsia"/>
        </w:rPr>
        <w:t>*</w:t>
      </w:r>
      <w:r w:rsidR="009F789C">
        <w:t xml:space="preserve"> Y</w:t>
      </w:r>
      <w:r w:rsidR="009F789C">
        <w:rPr>
          <w:rFonts w:hint="eastAsia"/>
        </w:rPr>
        <w:t>+</w:t>
      </w:r>
      <w:r w:rsidR="009F789C">
        <w:t xml:space="preserve"> N </w:t>
      </w:r>
      <w:r w:rsidR="009F789C">
        <w:rPr>
          <w:rFonts w:hint="eastAsia"/>
        </w:rPr>
        <w:t>*</w:t>
      </w:r>
      <w:r w:rsidR="009F789C">
        <w:t xml:space="preserve"> W</w:t>
      </w:r>
      <w:r w:rsidR="009F789C">
        <w:rPr>
          <w:rFonts w:hint="eastAsia"/>
        </w:rPr>
        <w:t>）</w:t>
      </w:r>
      <w:r w:rsidR="009F789C">
        <w:rPr>
          <w:rFonts w:hint="eastAsia"/>
        </w:rPr>
        <w:t xml:space="preserve"> *</w:t>
      </w:r>
      <w:r w:rsidR="009F789C">
        <w:t xml:space="preserve"> 100</w:t>
      </w:r>
      <w:r w:rsidR="009F789C">
        <w:rPr>
          <w:rFonts w:hint="eastAsia"/>
        </w:rPr>
        <w:t>%</w:t>
      </w:r>
      <w:r w:rsidR="00CD01A5">
        <w:rPr>
          <w:rFonts w:hint="eastAsia"/>
        </w:rPr>
        <w:t>。</w:t>
      </w:r>
    </w:p>
    <w:p w14:paraId="06780190" w14:textId="77777777" w:rsidR="00B154CE" w:rsidRDefault="00582336"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w:t>
      </w:r>
      <w:r w:rsidR="00B154CE">
        <w:rPr>
          <w:rFonts w:hint="eastAsia"/>
        </w:rPr>
        <w:t>在促销发生时，假如有</w:t>
      </w:r>
      <w:r w:rsidR="00B154CE">
        <w:rPr>
          <w:rFonts w:hint="eastAsia"/>
        </w:rPr>
        <w:t>N</w:t>
      </w:r>
      <w:r w:rsidR="00B154CE">
        <w:rPr>
          <w:rFonts w:hint="eastAsia"/>
        </w:rPr>
        <w:t>件参与促销，促销价为</w:t>
      </w:r>
      <w:r w:rsidR="00B154CE">
        <w:rPr>
          <w:rFonts w:hint="eastAsia"/>
        </w:rPr>
        <w:t>Q</w:t>
      </w:r>
      <w:r w:rsidR="00B154CE">
        <w:rPr>
          <w:rFonts w:hint="eastAsia"/>
        </w:rPr>
        <w:t>，则其利润为（</w:t>
      </w:r>
      <w:r w:rsidR="00B154CE">
        <w:rPr>
          <w:rFonts w:hint="eastAsia"/>
        </w:rPr>
        <w:t>B-</w:t>
      </w:r>
      <w:r w:rsidR="00B154CE">
        <w:t>N</w:t>
      </w:r>
      <w:r w:rsidR="00B154CE">
        <w:rPr>
          <w:rFonts w:hint="eastAsia"/>
        </w:rPr>
        <w:t>）</w:t>
      </w:r>
      <w:r w:rsidR="00B154CE">
        <w:rPr>
          <w:rFonts w:hint="eastAsia"/>
        </w:rPr>
        <w:t>*</w:t>
      </w:r>
      <w:r w:rsidR="00B154CE">
        <w:rPr>
          <w:rFonts w:hint="eastAsia"/>
        </w:rPr>
        <w:t>（</w:t>
      </w:r>
      <w:r w:rsidR="00B154CE">
        <w:rPr>
          <w:rFonts w:hint="eastAsia"/>
        </w:rPr>
        <w:t>Y-</w:t>
      </w:r>
      <w:r w:rsidR="00B154CE">
        <w:t>X</w:t>
      </w:r>
      <w:r w:rsidR="00B154CE">
        <w:rPr>
          <w:rFonts w:hint="eastAsia"/>
        </w:rPr>
        <w:t>）</w:t>
      </w:r>
      <w:r w:rsidR="00B154CE">
        <w:rPr>
          <w:rFonts w:hint="eastAsia"/>
        </w:rPr>
        <w:t>+</w:t>
      </w:r>
      <w:r w:rsidR="00B154CE">
        <w:t xml:space="preserve"> N</w:t>
      </w:r>
      <w:r w:rsidR="00B154CE">
        <w:rPr>
          <w:rFonts w:hint="eastAsia"/>
        </w:rPr>
        <w:t>*</w:t>
      </w:r>
      <w:r w:rsidR="00B154CE">
        <w:rPr>
          <w:rFonts w:hint="eastAsia"/>
        </w:rPr>
        <w:t>（</w:t>
      </w:r>
      <w:r w:rsidR="00B154CE">
        <w:t>Q</w:t>
      </w:r>
      <w:r w:rsidR="00B154CE">
        <w:rPr>
          <w:rFonts w:hint="eastAsia"/>
        </w:rPr>
        <w:t>-</w:t>
      </w:r>
      <w:r w:rsidR="00B154CE">
        <w:t>X</w:t>
      </w:r>
      <w:r w:rsidR="00B154CE">
        <w:rPr>
          <w:rFonts w:hint="eastAsia"/>
        </w:rPr>
        <w:t>）</w:t>
      </w:r>
      <w:r w:rsidR="0049150D">
        <w:rPr>
          <w:rFonts w:hint="eastAsia"/>
        </w:rPr>
        <w:t>。这可能令</w:t>
      </w:r>
      <w:r w:rsidR="00B154CE">
        <w:rPr>
          <w:rFonts w:hint="eastAsia"/>
        </w:rPr>
        <w:t>利润为负数。</w:t>
      </w:r>
    </w:p>
    <w:p w14:paraId="44E0B665" w14:textId="77777777" w:rsidR="00F330F9" w:rsidRDefault="00D47574"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w:t>
      </w:r>
      <w:r w:rsidR="00F330F9">
        <w:rPr>
          <w:rFonts w:hint="eastAsia"/>
        </w:rPr>
        <w:t>购物退货</w:t>
      </w:r>
      <w:r w:rsidR="00F330F9">
        <w:rPr>
          <w:rFonts w:hint="eastAsia"/>
        </w:rPr>
        <w:t>A</w:t>
      </w:r>
      <w:r w:rsidR="00F330F9">
        <w:rPr>
          <w:rFonts w:hint="eastAsia"/>
        </w:rPr>
        <w:t>商品</w:t>
      </w:r>
      <w:r w:rsidR="00F330F9">
        <w:rPr>
          <w:rFonts w:hint="eastAsia"/>
        </w:rPr>
        <w:t>U</w:t>
      </w:r>
      <w:r w:rsidR="00F330F9">
        <w:rPr>
          <w:rFonts w:hint="eastAsia"/>
        </w:rPr>
        <w:t>件时，需要找到当时的零售单，对当时的对应的入库批次进行退货，以便知道当时的进货价</w:t>
      </w:r>
      <w:r>
        <w:rPr>
          <w:rFonts w:hint="eastAsia"/>
        </w:rPr>
        <w:t>M</w:t>
      </w:r>
      <w:r w:rsidR="00F330F9">
        <w:rPr>
          <w:rFonts w:hint="eastAsia"/>
        </w:rPr>
        <w:t>，当时的利润将会减少</w:t>
      </w:r>
      <w:r w:rsidR="00F330F9">
        <w:rPr>
          <w:rFonts w:hint="eastAsia"/>
        </w:rPr>
        <w:t>U</w:t>
      </w:r>
      <w:r>
        <w:t xml:space="preserve"> </w:t>
      </w:r>
      <w:r w:rsidR="00F330F9">
        <w:rPr>
          <w:rFonts w:hint="eastAsia"/>
        </w:rPr>
        <w:t>*</w:t>
      </w:r>
      <w:r>
        <w:rPr>
          <w:rFonts w:hint="eastAsia"/>
        </w:rPr>
        <w:t>（</w:t>
      </w:r>
      <w:r>
        <w:rPr>
          <w:rFonts w:hint="eastAsia"/>
        </w:rPr>
        <w:t>Y -</w:t>
      </w:r>
      <w:r>
        <w:t xml:space="preserve"> M</w:t>
      </w:r>
      <w:r>
        <w:rPr>
          <w:rFonts w:hint="eastAsia"/>
        </w:rPr>
        <w:t>）</w:t>
      </w:r>
      <w:r w:rsidR="00F330F9">
        <w:rPr>
          <w:rFonts w:hint="eastAsia"/>
        </w:rPr>
        <w:t>。</w:t>
      </w:r>
    </w:p>
    <w:p w14:paraId="7BC22CA9" w14:textId="77777777" w:rsidR="00C21A8E" w:rsidRDefault="00C21A8E" w:rsidP="00787588">
      <w:pPr>
        <w:pStyle w:val="af1"/>
        <w:numPr>
          <w:ilvl w:val="0"/>
          <w:numId w:val="25"/>
        </w:numPr>
        <w:spacing w:line="240" w:lineRule="atLeast"/>
        <w:ind w:firstLineChars="0"/>
        <w:jc w:val="left"/>
      </w:pPr>
      <w:r>
        <w:rPr>
          <w:rFonts w:hint="eastAsia"/>
        </w:rPr>
        <w:t>商品</w:t>
      </w:r>
      <w:r>
        <w:rPr>
          <w:rFonts w:hint="eastAsia"/>
        </w:rPr>
        <w:t>A</w:t>
      </w:r>
      <w:r>
        <w:rPr>
          <w:rFonts w:hint="eastAsia"/>
        </w:rPr>
        <w:t>入库</w:t>
      </w:r>
      <w:r>
        <w:rPr>
          <w:rFonts w:hint="eastAsia"/>
        </w:rPr>
        <w:t>B</w:t>
      </w:r>
      <w:r>
        <w:rPr>
          <w:rFonts w:hint="eastAsia"/>
        </w:rPr>
        <w:t>件，进货价是</w:t>
      </w:r>
      <w:r>
        <w:t>X</w:t>
      </w:r>
      <w:r>
        <w:rPr>
          <w:rFonts w:hint="eastAsia"/>
        </w:rPr>
        <w:t>，售价是</w:t>
      </w:r>
      <w:r>
        <w:rPr>
          <w:rFonts w:hint="eastAsia"/>
        </w:rPr>
        <w:t>Y</w:t>
      </w:r>
      <w:r>
        <w:rPr>
          <w:rFonts w:hint="eastAsia"/>
        </w:rPr>
        <w:t>。</w:t>
      </w:r>
      <w:r w:rsidR="00A75E0C">
        <w:rPr>
          <w:rFonts w:hint="eastAsia"/>
        </w:rPr>
        <w:t>进货发生退货，属于哪个入库批次的就在哪个批次进行退货，退货的数量不能大于入库的数量。</w:t>
      </w:r>
      <w:r w:rsidR="00BC120E">
        <w:rPr>
          <w:rFonts w:hint="eastAsia"/>
        </w:rPr>
        <w:t>因为是按原入库</w:t>
      </w:r>
      <w:r w:rsidR="00184B72">
        <w:rPr>
          <w:rFonts w:hint="eastAsia"/>
        </w:rPr>
        <w:t>的商品的进货价进行退货，</w:t>
      </w:r>
      <w:r w:rsidR="00734481">
        <w:rPr>
          <w:rFonts w:hint="eastAsia"/>
        </w:rPr>
        <w:t>没有销售行为，</w:t>
      </w:r>
      <w:r w:rsidR="00184B72">
        <w:rPr>
          <w:rFonts w:hint="eastAsia"/>
        </w:rPr>
        <w:t>所以没有利润的变化</w:t>
      </w:r>
      <w:r w:rsidR="00A30D8D">
        <w:rPr>
          <w:rFonts w:hint="eastAsia"/>
        </w:rPr>
        <w:t>，也没有毛利率的变化</w:t>
      </w:r>
      <w:r w:rsidR="00184B72">
        <w:rPr>
          <w:rFonts w:hint="eastAsia"/>
        </w:rPr>
        <w:t>。</w:t>
      </w:r>
    </w:p>
    <w:p w14:paraId="633845C8" w14:textId="77777777" w:rsidR="005D0B74" w:rsidRDefault="005D0B74" w:rsidP="00787588">
      <w:pPr>
        <w:pStyle w:val="af1"/>
        <w:numPr>
          <w:ilvl w:val="0"/>
          <w:numId w:val="25"/>
        </w:numPr>
        <w:spacing w:line="240" w:lineRule="atLeast"/>
        <w:ind w:firstLineChars="0"/>
        <w:jc w:val="left"/>
      </w:pPr>
      <w:r>
        <w:rPr>
          <w:rFonts w:hint="eastAsia"/>
        </w:rPr>
        <w:t>毛利率的计算是因销售行为而起</w:t>
      </w:r>
      <w:r w:rsidR="00DD7A21">
        <w:rPr>
          <w:rFonts w:hint="eastAsia"/>
        </w:rPr>
        <w:t>，</w:t>
      </w:r>
      <w:r>
        <w:rPr>
          <w:rFonts w:hint="eastAsia"/>
        </w:rPr>
        <w:t>故：</w:t>
      </w:r>
    </w:p>
    <w:p w14:paraId="00D9E333" w14:textId="77777777" w:rsidR="005D0B74" w:rsidRDefault="005D0B74" w:rsidP="00787588">
      <w:pPr>
        <w:pStyle w:val="af1"/>
        <w:numPr>
          <w:ilvl w:val="1"/>
          <w:numId w:val="25"/>
        </w:numPr>
        <w:spacing w:line="240" w:lineRule="atLeast"/>
        <w:ind w:firstLineChars="0"/>
        <w:jc w:val="left"/>
      </w:pPr>
      <w:r>
        <w:rPr>
          <w:rFonts w:hint="eastAsia"/>
        </w:rPr>
        <w:lastRenderedPageBreak/>
        <w:t>零售单必须与</w:t>
      </w:r>
      <w:r w:rsidR="00DD7A21">
        <w:rPr>
          <w:rFonts w:hint="eastAsia"/>
        </w:rPr>
        <w:t>时间及</w:t>
      </w:r>
      <w:r>
        <w:rPr>
          <w:rFonts w:hint="eastAsia"/>
        </w:rPr>
        <w:t>商品</w:t>
      </w:r>
      <w:r w:rsidR="00422DDF">
        <w:rPr>
          <w:rFonts w:hint="eastAsia"/>
        </w:rPr>
        <w:t>的</w:t>
      </w:r>
      <w:r>
        <w:rPr>
          <w:rFonts w:hint="eastAsia"/>
        </w:rPr>
        <w:t>进货价、售价、数量建立关系。</w:t>
      </w:r>
      <w:r w:rsidR="00422DDF">
        <w:rPr>
          <w:rFonts w:hint="eastAsia"/>
        </w:rPr>
        <w:t>而进货价与入库批次</w:t>
      </w:r>
      <w:r w:rsidR="00F76AEF">
        <w:rPr>
          <w:rFonts w:hint="eastAsia"/>
        </w:rPr>
        <w:t>是一一对应的。</w:t>
      </w:r>
      <w:r w:rsidR="004F291B">
        <w:rPr>
          <w:rFonts w:hint="eastAsia"/>
        </w:rPr>
        <w:t>故一张零售单，必须与时间及商品的进货价、售价、数量、入库批次建立对应关系。</w:t>
      </w:r>
    </w:p>
    <w:p w14:paraId="41EDD153" w14:textId="77777777" w:rsidR="00BB59D2" w:rsidRDefault="00680ACE" w:rsidP="00787588">
      <w:pPr>
        <w:pStyle w:val="af1"/>
        <w:numPr>
          <w:ilvl w:val="1"/>
          <w:numId w:val="25"/>
        </w:numPr>
        <w:spacing w:line="240" w:lineRule="atLeast"/>
        <w:ind w:firstLineChars="0"/>
        <w:jc w:val="left"/>
      </w:pPr>
      <w:r>
        <w:rPr>
          <w:rFonts w:hint="eastAsia"/>
        </w:rPr>
        <w:t>不论是何种促销在起作用，最终的售价都会按比例摊到每个商品头上。</w:t>
      </w:r>
    </w:p>
    <w:p w14:paraId="5B844707" w14:textId="77777777" w:rsidR="00781A82" w:rsidRDefault="004F291B" w:rsidP="00787588">
      <w:pPr>
        <w:pStyle w:val="af1"/>
        <w:numPr>
          <w:ilvl w:val="1"/>
          <w:numId w:val="25"/>
        </w:numPr>
        <w:spacing w:line="240" w:lineRule="atLeast"/>
        <w:ind w:firstLineChars="0"/>
        <w:jc w:val="left"/>
      </w:pPr>
      <w:r>
        <w:rPr>
          <w:rFonts w:hint="eastAsia"/>
        </w:rPr>
        <w:t>零售单</w:t>
      </w:r>
      <w:r w:rsidR="00A55CE7">
        <w:rPr>
          <w:rFonts w:hint="eastAsia"/>
        </w:rPr>
        <w:t>在服务器创建后，需要令当值入库批次中的相应商品减少相应的数量。如果当值入库批次已经卖完，则剩下的数量应与下一入库批次发生关系。这会出现一张零售单对应</w:t>
      </w:r>
      <w:r w:rsidR="00A55CE7">
        <w:rPr>
          <w:rFonts w:hint="eastAsia"/>
        </w:rPr>
        <w:t>N</w:t>
      </w:r>
      <w:r w:rsidR="00A55CE7">
        <w:rPr>
          <w:rFonts w:hint="eastAsia"/>
        </w:rPr>
        <w:t>个入库批次的情况</w:t>
      </w:r>
      <w:r w:rsidR="00E32096">
        <w:rPr>
          <w:rFonts w:hint="eastAsia"/>
        </w:rPr>
        <w:t>，计算利润时需要考虑不同的入库批次对应不同的进货价</w:t>
      </w:r>
      <w:r w:rsidR="00A55CE7">
        <w:rPr>
          <w:rFonts w:hint="eastAsia"/>
        </w:rPr>
        <w:t>。</w:t>
      </w:r>
      <w:r w:rsidR="006D04D3">
        <w:rPr>
          <w:rFonts w:hint="eastAsia"/>
        </w:rPr>
        <w:t>故</w:t>
      </w:r>
      <w:r w:rsidR="006D04D3" w:rsidRPr="00BB59D2">
        <w:rPr>
          <w:rFonts w:hint="eastAsia"/>
          <w:color w:val="FF0000"/>
        </w:rPr>
        <w:t>商品表应当增加当值入库批次字段</w:t>
      </w:r>
      <w:r w:rsidR="00CD12FE" w:rsidRPr="00CD12FE">
        <w:rPr>
          <w:color w:val="FF0000"/>
        </w:rPr>
        <w:t>F_CurrentWarehousingID</w:t>
      </w:r>
      <w:r w:rsidR="00C534B6">
        <w:rPr>
          <w:rFonts w:hint="eastAsia"/>
        </w:rPr>
        <w:t>，表明当前是哪个入库批次的商品正在出售，可以出售多少件。</w:t>
      </w:r>
      <w:r w:rsidR="008C18BA" w:rsidRPr="00BB59D2">
        <w:rPr>
          <w:rFonts w:hint="eastAsia"/>
          <w:color w:val="FF0000"/>
        </w:rPr>
        <w:t>零售单的商品表</w:t>
      </w:r>
      <w:r w:rsidR="00B92399">
        <w:rPr>
          <w:rFonts w:hint="eastAsia"/>
          <w:color w:val="FF0000"/>
        </w:rPr>
        <w:t>再增加从表</w:t>
      </w:r>
      <w:r w:rsidR="005B0855" w:rsidRPr="005B0855">
        <w:rPr>
          <w:rFonts w:hint="eastAsia"/>
          <w:color w:val="FF0000"/>
        </w:rPr>
        <w:t>零售单商品来源表</w:t>
      </w:r>
      <w:bookmarkStart w:id="70" w:name="OLE_LINK90"/>
      <w:bookmarkStart w:id="71" w:name="OLE_LINK91"/>
      <w:r w:rsidR="005B0855" w:rsidRPr="005B0855">
        <w:rPr>
          <w:color w:val="FF0000"/>
        </w:rPr>
        <w:t>T_RetailTradeCommoditySource</w:t>
      </w:r>
      <w:bookmarkEnd w:id="70"/>
      <w:bookmarkEnd w:id="71"/>
      <w:r w:rsidR="00B92399">
        <w:rPr>
          <w:rFonts w:hint="eastAsia"/>
          <w:color w:val="FF0000"/>
        </w:rPr>
        <w:t>记录一个</w:t>
      </w:r>
      <w:r w:rsidR="007B63EF">
        <w:rPr>
          <w:rFonts w:hint="eastAsia"/>
          <w:color w:val="FF0000"/>
        </w:rPr>
        <w:t>零售单</w:t>
      </w:r>
      <w:r w:rsidR="00B92399">
        <w:rPr>
          <w:rFonts w:hint="eastAsia"/>
          <w:color w:val="FF0000"/>
        </w:rPr>
        <w:t>商品中的</w:t>
      </w:r>
      <w:r w:rsidR="00B92399">
        <w:rPr>
          <w:rFonts w:hint="eastAsia"/>
          <w:color w:val="FF0000"/>
        </w:rPr>
        <w:t>N</w:t>
      </w:r>
      <w:r w:rsidR="00B92399">
        <w:rPr>
          <w:rFonts w:hint="eastAsia"/>
          <w:color w:val="FF0000"/>
        </w:rPr>
        <w:t>件分别对应哪几个</w:t>
      </w:r>
      <w:r w:rsidR="008C18BA" w:rsidRPr="00BB59D2">
        <w:rPr>
          <w:rFonts w:hint="eastAsia"/>
          <w:color w:val="FF0000"/>
        </w:rPr>
        <w:t>入库</w:t>
      </w:r>
      <w:r w:rsidR="00B92399">
        <w:rPr>
          <w:rFonts w:hint="eastAsia"/>
          <w:color w:val="FF0000"/>
        </w:rPr>
        <w:t>批次及其</w:t>
      </w:r>
      <w:r w:rsidR="008C18BA" w:rsidRPr="00BB59D2">
        <w:rPr>
          <w:rFonts w:hint="eastAsia"/>
          <w:color w:val="FF0000"/>
        </w:rPr>
        <w:t>数量</w:t>
      </w:r>
      <w:r w:rsidR="007B63EF">
        <w:rPr>
          <w:rFonts w:hint="eastAsia"/>
          <w:color w:val="FF0000"/>
        </w:rPr>
        <w:t>，增加零售单商品退货去向表</w:t>
      </w:r>
      <w:r w:rsidR="007B63EF">
        <w:rPr>
          <w:rFonts w:hint="eastAsia"/>
          <w:color w:val="FF0000"/>
        </w:rPr>
        <w:t>T</w:t>
      </w:r>
      <w:r w:rsidR="007B63EF">
        <w:rPr>
          <w:color w:val="FF0000"/>
        </w:rPr>
        <w:t>_ReturnRetailTradeDestination</w:t>
      </w:r>
      <w:r w:rsidR="0081460F">
        <w:rPr>
          <w:rFonts w:hint="eastAsia"/>
          <w:color w:val="FF0000"/>
        </w:rPr>
        <w:t>，记录退货的商品的数量和对应的入库</w:t>
      </w:r>
      <w:r w:rsidR="0081460F">
        <w:rPr>
          <w:rFonts w:hint="eastAsia"/>
          <w:color w:val="FF0000"/>
        </w:rPr>
        <w:t>ID</w:t>
      </w:r>
      <w:r w:rsidR="008C18BA">
        <w:rPr>
          <w:rFonts w:hint="eastAsia"/>
        </w:rPr>
        <w:t>，</w:t>
      </w:r>
      <w:r w:rsidR="00781A82">
        <w:rPr>
          <w:rFonts w:hint="eastAsia"/>
        </w:rPr>
        <w:t>以便：</w:t>
      </w:r>
    </w:p>
    <w:p w14:paraId="7CA5AFBB" w14:textId="77777777" w:rsidR="00781A82" w:rsidRDefault="008C18BA" w:rsidP="00787588">
      <w:pPr>
        <w:pStyle w:val="af1"/>
        <w:numPr>
          <w:ilvl w:val="2"/>
          <w:numId w:val="25"/>
        </w:numPr>
        <w:spacing w:line="240" w:lineRule="atLeast"/>
        <w:ind w:firstLineChars="0"/>
        <w:jc w:val="left"/>
      </w:pPr>
      <w:r>
        <w:rPr>
          <w:rFonts w:hint="eastAsia"/>
        </w:rPr>
        <w:t>退货时，可以退回哪个入库单中</w:t>
      </w:r>
      <w:r w:rsidR="0081460F">
        <w:rPr>
          <w:rFonts w:hint="eastAsia"/>
        </w:rPr>
        <w:t>（退回到当值入库</w:t>
      </w:r>
      <w:r w:rsidR="0081460F">
        <w:rPr>
          <w:rFonts w:hint="eastAsia"/>
        </w:rPr>
        <w:t>ID</w:t>
      </w:r>
      <w:r w:rsidR="0081460F">
        <w:rPr>
          <w:rFonts w:hint="eastAsia"/>
        </w:rPr>
        <w:t>对应的入库中），</w:t>
      </w:r>
      <w:r w:rsidR="008B6D5A">
        <w:rPr>
          <w:rFonts w:hint="eastAsia"/>
        </w:rPr>
        <w:t>当时卖出去时，是什么价格。</w:t>
      </w:r>
      <w:r w:rsidR="0081460F">
        <w:rPr>
          <w:rFonts w:hint="eastAsia"/>
        </w:rPr>
        <w:t>退回了多少件且这几件对应哪个入库</w:t>
      </w:r>
      <w:r w:rsidR="0081460F">
        <w:rPr>
          <w:rFonts w:hint="eastAsia"/>
        </w:rPr>
        <w:t>ID</w:t>
      </w:r>
      <w:r w:rsidR="00781A82">
        <w:rPr>
          <w:rFonts w:hint="eastAsia"/>
        </w:rPr>
        <w:t>。</w:t>
      </w:r>
    </w:p>
    <w:p w14:paraId="7B53911E" w14:textId="77777777" w:rsidR="00A55CE7" w:rsidRDefault="008C18BA" w:rsidP="00787588">
      <w:pPr>
        <w:pStyle w:val="af1"/>
        <w:numPr>
          <w:ilvl w:val="2"/>
          <w:numId w:val="25"/>
        </w:numPr>
        <w:spacing w:line="240" w:lineRule="atLeast"/>
        <w:ind w:firstLineChars="0"/>
        <w:jc w:val="left"/>
      </w:pPr>
      <w:r>
        <w:rPr>
          <w:rFonts w:hint="eastAsia"/>
        </w:rPr>
        <w:t>计算利润时，可以知道</w:t>
      </w:r>
      <w:r w:rsidR="00781A82">
        <w:rPr>
          <w:rFonts w:hint="eastAsia"/>
        </w:rPr>
        <w:t>利润是多少</w:t>
      </w:r>
      <w:r>
        <w:rPr>
          <w:rFonts w:hint="eastAsia"/>
        </w:rPr>
        <w:t>。</w:t>
      </w:r>
    </w:p>
    <w:p w14:paraId="4FF31339" w14:textId="77777777" w:rsidR="00D75DB2" w:rsidRDefault="00D75DB2" w:rsidP="00A76ABC">
      <w:pPr>
        <w:spacing w:line="240" w:lineRule="atLeast"/>
        <w:ind w:left="840"/>
        <w:jc w:val="left"/>
      </w:pPr>
      <w:r w:rsidRPr="00D75DB2">
        <w:rPr>
          <w:rFonts w:hint="eastAsia"/>
          <w:color w:val="FF0000"/>
        </w:rPr>
        <w:t>入库单</w:t>
      </w:r>
      <w:r w:rsidR="008C233F">
        <w:rPr>
          <w:rFonts w:hint="eastAsia"/>
          <w:color w:val="FF0000"/>
        </w:rPr>
        <w:t>的商品表</w:t>
      </w:r>
      <w:r w:rsidRPr="00D75DB2">
        <w:rPr>
          <w:rFonts w:hint="eastAsia"/>
          <w:color w:val="FF0000"/>
        </w:rPr>
        <w:t>中，增加</w:t>
      </w:r>
      <w:r w:rsidR="00CD12FE">
        <w:rPr>
          <w:rFonts w:hint="eastAsia"/>
          <w:color w:val="FF0000"/>
        </w:rPr>
        <w:t>可</w:t>
      </w:r>
      <w:r w:rsidRPr="00D75DB2">
        <w:rPr>
          <w:rFonts w:hint="eastAsia"/>
          <w:color w:val="FF0000"/>
        </w:rPr>
        <w:t>出售数量字段</w:t>
      </w:r>
      <w:r w:rsidR="00CD12FE">
        <w:rPr>
          <w:rFonts w:hint="eastAsia"/>
        </w:rPr>
        <w:t>F</w:t>
      </w:r>
      <w:r w:rsidR="00CD12FE">
        <w:t>_NOSalable</w:t>
      </w:r>
      <w:r w:rsidRPr="00D75DB2">
        <w:rPr>
          <w:rFonts w:hint="eastAsia"/>
          <w:color w:val="FF0000"/>
        </w:rPr>
        <w:t>，表明当前的入库单</w:t>
      </w:r>
      <w:r w:rsidR="008C233F">
        <w:rPr>
          <w:rFonts w:hint="eastAsia"/>
          <w:color w:val="FF0000"/>
        </w:rPr>
        <w:t>商品表</w:t>
      </w:r>
      <w:r w:rsidR="00CD12FE">
        <w:rPr>
          <w:rFonts w:hint="eastAsia"/>
          <w:color w:val="FF0000"/>
        </w:rPr>
        <w:t>还能</w:t>
      </w:r>
      <w:r w:rsidRPr="00D75DB2">
        <w:rPr>
          <w:rFonts w:hint="eastAsia"/>
          <w:color w:val="FF0000"/>
        </w:rPr>
        <w:t>出售</w:t>
      </w:r>
      <w:r w:rsidR="008C233F">
        <w:rPr>
          <w:rFonts w:hint="eastAsia"/>
          <w:color w:val="FF0000"/>
        </w:rPr>
        <w:t>多少商品</w:t>
      </w:r>
      <w:r>
        <w:rPr>
          <w:rFonts w:hint="eastAsia"/>
        </w:rPr>
        <w:t>。</w:t>
      </w:r>
    </w:p>
    <w:p w14:paraId="3B355E21" w14:textId="77777777" w:rsidR="005D0B74" w:rsidRDefault="00A82D88" w:rsidP="00787588">
      <w:pPr>
        <w:pStyle w:val="af1"/>
        <w:numPr>
          <w:ilvl w:val="1"/>
          <w:numId w:val="25"/>
        </w:numPr>
        <w:spacing w:line="240" w:lineRule="atLeast"/>
        <w:ind w:firstLineChars="0"/>
        <w:jc w:val="left"/>
      </w:pPr>
      <w:r>
        <w:rPr>
          <w:rFonts w:hint="eastAsia"/>
        </w:rPr>
        <w:t>对</w:t>
      </w:r>
      <w:r w:rsidR="004F291B">
        <w:rPr>
          <w:rFonts w:hint="eastAsia"/>
        </w:rPr>
        <w:t>商品的退货，</w:t>
      </w:r>
      <w:r w:rsidR="006D04D3">
        <w:rPr>
          <w:rFonts w:hint="eastAsia"/>
        </w:rPr>
        <w:t>需要重建该商品的</w:t>
      </w:r>
      <w:r w:rsidR="00C534B6" w:rsidRPr="00C534B6">
        <w:rPr>
          <w:rFonts w:hint="eastAsia"/>
          <w:color w:val="FF0000"/>
        </w:rPr>
        <w:t>当值入库批次字段</w:t>
      </w:r>
      <w:bookmarkStart w:id="72" w:name="OLE_LINK82"/>
      <w:r w:rsidR="00CD12FE" w:rsidRPr="00CD12FE">
        <w:rPr>
          <w:color w:val="FF0000"/>
        </w:rPr>
        <w:t>F_CurrentWarehousingID</w:t>
      </w:r>
      <w:bookmarkEnd w:id="72"/>
      <w:r w:rsidR="00DF0E7B">
        <w:rPr>
          <w:rFonts w:hint="eastAsia"/>
        </w:rPr>
        <w:t>，</w:t>
      </w:r>
      <w:r w:rsidR="006E485A">
        <w:rPr>
          <w:rFonts w:hint="eastAsia"/>
        </w:rPr>
        <w:t>以便出售时，按正确的入库批次时的进货价计算利润。</w:t>
      </w:r>
    </w:p>
    <w:p w14:paraId="0968EB76" w14:textId="77777777" w:rsidR="00680ACE" w:rsidRDefault="00FF3350" w:rsidP="00787588">
      <w:pPr>
        <w:pStyle w:val="af1"/>
        <w:numPr>
          <w:ilvl w:val="1"/>
          <w:numId w:val="25"/>
        </w:numPr>
        <w:spacing w:line="240" w:lineRule="atLeast"/>
        <w:ind w:firstLineChars="0"/>
        <w:jc w:val="left"/>
      </w:pPr>
      <w:r>
        <w:rPr>
          <w:rFonts w:hint="eastAsia"/>
        </w:rPr>
        <w:t>商品的</w:t>
      </w:r>
      <w:r w:rsidRPr="00FF3350">
        <w:rPr>
          <w:rFonts w:hint="eastAsia"/>
          <w:color w:val="FF0000"/>
        </w:rPr>
        <w:t>平均进货价字段</w:t>
      </w:r>
      <w:r>
        <w:rPr>
          <w:rFonts w:hint="eastAsia"/>
        </w:rPr>
        <w:t>不再有作用。相关的业务代码需要删除。</w:t>
      </w:r>
    </w:p>
    <w:p w14:paraId="191DCEAF" w14:textId="77777777" w:rsidR="005D0B74" w:rsidRDefault="005D0B74" w:rsidP="00A76ABC">
      <w:pPr>
        <w:spacing w:line="240" w:lineRule="atLeast"/>
        <w:jc w:val="left"/>
      </w:pPr>
    </w:p>
    <w:p w14:paraId="278EC79F" w14:textId="77777777" w:rsidR="00846D7A" w:rsidRDefault="00846D7A" w:rsidP="00A76ABC">
      <w:pPr>
        <w:spacing w:line="240" w:lineRule="atLeast"/>
        <w:jc w:val="left"/>
      </w:pPr>
      <w:r>
        <w:rPr>
          <w:rFonts w:hint="eastAsia"/>
        </w:rPr>
        <w:t>解决方案示例一：</w:t>
      </w:r>
    </w:p>
    <w:p w14:paraId="2B8CF382" w14:textId="77777777" w:rsidR="008B6D5A" w:rsidRDefault="00846D7A" w:rsidP="00A76ABC">
      <w:pPr>
        <w:spacing w:line="240" w:lineRule="atLeast"/>
        <w:jc w:val="left"/>
      </w:pPr>
      <w:r>
        <w:rPr>
          <w:noProof/>
        </w:rPr>
        <w:lastRenderedPageBreak/>
        <w:drawing>
          <wp:inline distT="0" distB="0" distL="0" distR="0" wp14:anchorId="1F3EF6A9" wp14:editId="4D896731">
            <wp:extent cx="6929274" cy="402907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40095" cy="4035367"/>
                    </a:xfrm>
                    <a:prstGeom prst="rect">
                      <a:avLst/>
                    </a:prstGeom>
                  </pic:spPr>
                </pic:pic>
              </a:graphicData>
            </a:graphic>
          </wp:inline>
        </w:drawing>
      </w:r>
    </w:p>
    <w:p w14:paraId="59668669" w14:textId="77777777" w:rsidR="00846D7A" w:rsidRDefault="00846D7A" w:rsidP="00A76ABC">
      <w:pPr>
        <w:spacing w:line="240" w:lineRule="atLeast"/>
        <w:jc w:val="left"/>
      </w:pPr>
    </w:p>
    <w:p w14:paraId="4D3F4F39" w14:textId="77777777" w:rsidR="00846D7A" w:rsidRDefault="00846D7A" w:rsidP="00A76ABC">
      <w:pPr>
        <w:spacing w:line="240" w:lineRule="atLeast"/>
        <w:jc w:val="left"/>
      </w:pPr>
    </w:p>
    <w:p w14:paraId="10CF18D3" w14:textId="77777777" w:rsidR="00846D7A" w:rsidRDefault="00846D7A" w:rsidP="00846D7A">
      <w:pPr>
        <w:spacing w:line="240" w:lineRule="atLeast"/>
        <w:jc w:val="left"/>
      </w:pPr>
      <w:r>
        <w:rPr>
          <w:rFonts w:hint="eastAsia"/>
        </w:rPr>
        <w:t>解决方案示例二：</w:t>
      </w:r>
    </w:p>
    <w:p w14:paraId="73F80554" w14:textId="77777777" w:rsidR="00846D7A" w:rsidRDefault="0099410F" w:rsidP="00A76ABC">
      <w:pPr>
        <w:spacing w:line="240" w:lineRule="atLeast"/>
        <w:jc w:val="left"/>
      </w:pPr>
      <w:r>
        <w:rPr>
          <w:noProof/>
        </w:rPr>
        <w:lastRenderedPageBreak/>
        <w:drawing>
          <wp:inline distT="0" distB="0" distL="0" distR="0" wp14:anchorId="2B48ACAD" wp14:editId="1E153594">
            <wp:extent cx="7188200" cy="527431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88200" cy="5274310"/>
                    </a:xfrm>
                    <a:prstGeom prst="rect">
                      <a:avLst/>
                    </a:prstGeom>
                  </pic:spPr>
                </pic:pic>
              </a:graphicData>
            </a:graphic>
          </wp:inline>
        </w:drawing>
      </w:r>
    </w:p>
    <w:p w14:paraId="0CF16DF1" w14:textId="77777777" w:rsidR="008B6D5A" w:rsidRDefault="008B6D5A" w:rsidP="00A76ABC">
      <w:pPr>
        <w:spacing w:line="240" w:lineRule="atLeast"/>
        <w:jc w:val="left"/>
      </w:pPr>
    </w:p>
    <w:p w14:paraId="251364EF" w14:textId="77777777" w:rsidR="0090618E" w:rsidRDefault="0090618E" w:rsidP="00A76ABC">
      <w:pPr>
        <w:spacing w:line="240" w:lineRule="atLeast"/>
        <w:jc w:val="left"/>
      </w:pPr>
      <w:r>
        <w:rPr>
          <w:rFonts w:hint="eastAsia"/>
        </w:rPr>
        <w:t>利润</w:t>
      </w:r>
      <w:r w:rsidR="00CB2E4C">
        <w:rPr>
          <w:rFonts w:hint="eastAsia"/>
        </w:rPr>
        <w:t>和毛利率</w:t>
      </w:r>
      <w:r>
        <w:rPr>
          <w:rFonts w:hint="eastAsia"/>
        </w:rPr>
        <w:t>计算</w:t>
      </w:r>
      <w:r w:rsidR="00F036A0">
        <w:rPr>
          <w:rFonts w:hint="eastAsia"/>
        </w:rPr>
        <w:t>思路</w:t>
      </w:r>
      <w:r>
        <w:rPr>
          <w:rFonts w:hint="eastAsia"/>
        </w:rPr>
        <w:t>：</w:t>
      </w:r>
    </w:p>
    <w:p w14:paraId="7413E902" w14:textId="77777777" w:rsidR="00CB2E4C" w:rsidRDefault="00CB2E4C" w:rsidP="00787588">
      <w:pPr>
        <w:pStyle w:val="af1"/>
        <w:numPr>
          <w:ilvl w:val="0"/>
          <w:numId w:val="27"/>
        </w:numPr>
        <w:spacing w:line="240" w:lineRule="atLeast"/>
        <w:ind w:firstLineChars="0"/>
        <w:jc w:val="left"/>
      </w:pPr>
      <w:r>
        <w:rPr>
          <w:rFonts w:hint="eastAsia"/>
        </w:rPr>
        <w:t>利润和毛利率计算需要从零售单出发。</w:t>
      </w:r>
    </w:p>
    <w:p w14:paraId="3ADED6CE" w14:textId="77777777" w:rsidR="002F264B" w:rsidRDefault="00BF7D36" w:rsidP="00787588">
      <w:pPr>
        <w:pStyle w:val="af1"/>
        <w:numPr>
          <w:ilvl w:val="0"/>
          <w:numId w:val="27"/>
        </w:numPr>
        <w:spacing w:line="240" w:lineRule="atLeast"/>
        <w:ind w:firstLineChars="0"/>
        <w:jc w:val="left"/>
      </w:pPr>
      <w:r>
        <w:rPr>
          <w:rFonts w:hint="eastAsia"/>
        </w:rPr>
        <w:lastRenderedPageBreak/>
        <w:t>年月日报表，需要大量的计算，系统</w:t>
      </w:r>
      <w:r w:rsidR="00DF240A">
        <w:rPr>
          <w:rFonts w:hint="eastAsia"/>
        </w:rPr>
        <w:t>需要</w:t>
      </w:r>
      <w:r w:rsidR="00F036A0" w:rsidRPr="00DF240A">
        <w:rPr>
          <w:rFonts w:hint="eastAsia"/>
          <w:color w:val="FF0000"/>
        </w:rPr>
        <w:t>创建</w:t>
      </w:r>
      <w:r w:rsidRPr="00DF240A">
        <w:rPr>
          <w:rFonts w:hint="eastAsia"/>
          <w:color w:val="FF0000"/>
        </w:rPr>
        <w:t>一个</w:t>
      </w:r>
      <w:bookmarkStart w:id="73" w:name="OLE_LINK83"/>
      <w:bookmarkStart w:id="74" w:name="OLE_LINK84"/>
      <w:r w:rsidR="00BA6B8E">
        <w:rPr>
          <w:rFonts w:hint="eastAsia"/>
          <w:color w:val="FF0000"/>
        </w:rPr>
        <w:t>零售日报汇总表</w:t>
      </w:r>
      <w:bookmarkStart w:id="75" w:name="OLE_LINK81"/>
      <w:r w:rsidR="002A0FC5">
        <w:rPr>
          <w:rFonts w:hint="eastAsia"/>
          <w:color w:val="FF0000"/>
        </w:rPr>
        <w:t>T_</w:t>
      </w:r>
      <w:r w:rsidR="002A0FC5">
        <w:rPr>
          <w:color w:val="FF0000"/>
        </w:rPr>
        <w:t>RetailTrade</w:t>
      </w:r>
      <w:r w:rsidR="00134445">
        <w:rPr>
          <w:color w:val="FF0000"/>
        </w:rPr>
        <w:t>Daily</w:t>
      </w:r>
      <w:r w:rsidR="00D32096">
        <w:rPr>
          <w:color w:val="FF0000"/>
        </w:rPr>
        <w:t>Report</w:t>
      </w:r>
      <w:r w:rsidR="00134445">
        <w:rPr>
          <w:color w:val="FF0000"/>
        </w:rPr>
        <w:t>Summar</w:t>
      </w:r>
      <w:bookmarkEnd w:id="75"/>
      <w:r w:rsidR="00134445">
        <w:rPr>
          <w:color w:val="FF0000"/>
        </w:rPr>
        <w:t>y</w:t>
      </w:r>
      <w:bookmarkEnd w:id="73"/>
      <w:bookmarkEnd w:id="74"/>
      <w:r w:rsidR="00F036A0">
        <w:rPr>
          <w:rFonts w:hint="eastAsia"/>
        </w:rPr>
        <w:t>，每天都针对零售单中的商品生成利润信息插入到利润表中。</w:t>
      </w:r>
      <w:r w:rsidR="009C0DA3">
        <w:rPr>
          <w:rFonts w:hint="eastAsia"/>
        </w:rPr>
        <w:t>每一天中的每张零售单都包含了</w:t>
      </w:r>
      <w:r w:rsidR="00383981">
        <w:rPr>
          <w:rFonts w:hint="eastAsia"/>
        </w:rPr>
        <w:t>必要的信息用于计算</w:t>
      </w:r>
      <w:r>
        <w:rPr>
          <w:rFonts w:hint="eastAsia"/>
        </w:rPr>
        <w:t>利润和</w:t>
      </w:r>
      <w:r w:rsidR="00383981">
        <w:rPr>
          <w:rFonts w:hint="eastAsia"/>
        </w:rPr>
        <w:t>毛利率</w:t>
      </w:r>
      <w:r>
        <w:rPr>
          <w:rFonts w:hint="eastAsia"/>
        </w:rPr>
        <w:t>，所以每天的利润表汇总起来可以推算到每月、每季度、每年的利润及其毛利率</w:t>
      </w:r>
      <w:r w:rsidR="009C0DA3">
        <w:rPr>
          <w:rFonts w:hint="eastAsia"/>
        </w:rPr>
        <w:t>。</w:t>
      </w:r>
    </w:p>
    <w:p w14:paraId="11E37807" w14:textId="77777777" w:rsidR="002F264B" w:rsidRDefault="002F264B" w:rsidP="00787588">
      <w:pPr>
        <w:pStyle w:val="af1"/>
        <w:numPr>
          <w:ilvl w:val="0"/>
          <w:numId w:val="27"/>
        </w:numPr>
        <w:spacing w:line="240" w:lineRule="atLeast"/>
        <w:ind w:firstLineChars="0"/>
        <w:jc w:val="left"/>
      </w:pPr>
      <w:r>
        <w:rPr>
          <w:rFonts w:hint="eastAsia"/>
        </w:rPr>
        <w:t>计算利润时，需要考虑一张零售单是否在后来有退货行为。如果有，需要减少相应的销售额</w:t>
      </w:r>
      <w:r w:rsidR="00B71210">
        <w:rPr>
          <w:rFonts w:hint="eastAsia"/>
        </w:rPr>
        <w:t>。退货时也是生成一张零售单，只不过这张零售单的收入是负数。</w:t>
      </w:r>
      <w:r w:rsidR="000957B2">
        <w:rPr>
          <w:rFonts w:hint="eastAsia"/>
        </w:rPr>
        <w:t>目前在</w:t>
      </w:r>
      <w:r w:rsidR="000957B2">
        <w:rPr>
          <w:rFonts w:hint="eastAsia"/>
        </w:rPr>
        <w:t>DB</w:t>
      </w:r>
      <w:r w:rsidR="000957B2">
        <w:rPr>
          <w:rFonts w:hint="eastAsia"/>
        </w:rPr>
        <w:t>中存储的是正数。</w:t>
      </w:r>
    </w:p>
    <w:p w14:paraId="5E805A31" w14:textId="77777777" w:rsidR="00DE138D" w:rsidRPr="00752AD1" w:rsidRDefault="00DE138D" w:rsidP="00A76ABC">
      <w:pPr>
        <w:spacing w:line="240" w:lineRule="atLeast"/>
        <w:jc w:val="left"/>
      </w:pPr>
    </w:p>
    <w:p w14:paraId="7D10E5BC" w14:textId="77777777" w:rsidR="00FF3350" w:rsidRDefault="00FF3350" w:rsidP="00A76ABC">
      <w:pPr>
        <w:pStyle w:val="4"/>
        <w:spacing w:line="240" w:lineRule="atLeast"/>
        <w:jc w:val="left"/>
      </w:pPr>
      <w:r>
        <w:rPr>
          <w:rFonts w:hint="eastAsia"/>
        </w:rPr>
        <w:t>典型场景</w:t>
      </w:r>
    </w:p>
    <w:p w14:paraId="0C4A58A2" w14:textId="77777777" w:rsidR="00FF3350" w:rsidRDefault="00EA5F70" w:rsidP="00A76ABC">
      <w:pPr>
        <w:spacing w:line="240" w:lineRule="atLeast"/>
        <w:jc w:val="left"/>
      </w:pPr>
      <w:r>
        <w:rPr>
          <w:rFonts w:hint="eastAsia"/>
        </w:rPr>
        <w:t>参考《</w:t>
      </w:r>
      <w:r w:rsidRPr="00EA5F70">
        <w:t>RetailTradeSITTest3.xlsx</w:t>
      </w:r>
      <w:r>
        <w:rPr>
          <w:rFonts w:hint="eastAsia"/>
        </w:rPr>
        <w:t>》。</w:t>
      </w:r>
      <w:r w:rsidR="00182471">
        <w:rPr>
          <w:rFonts w:hint="eastAsia"/>
        </w:rPr>
        <w:t>这个文档实现了一种典型场景，其中有零售跨库、退货跨库。</w:t>
      </w:r>
    </w:p>
    <w:p w14:paraId="1B36F1BB" w14:textId="77777777" w:rsidR="00115C25" w:rsidRDefault="00AC7B33" w:rsidP="00787588">
      <w:pPr>
        <w:pStyle w:val="af1"/>
        <w:numPr>
          <w:ilvl w:val="0"/>
          <w:numId w:val="28"/>
        </w:numPr>
        <w:spacing w:line="240" w:lineRule="atLeast"/>
        <w:ind w:firstLineChars="0"/>
        <w:jc w:val="left"/>
      </w:pPr>
      <w:r>
        <w:rPr>
          <w:rFonts w:hint="eastAsia"/>
        </w:rPr>
        <w:t>所谓零售跨库，是指零售单中的商品数量较大，大到跨越了至少</w:t>
      </w:r>
      <w:r>
        <w:rPr>
          <w:rFonts w:hint="eastAsia"/>
        </w:rPr>
        <w:t>2</w:t>
      </w:r>
      <w:r>
        <w:rPr>
          <w:rFonts w:hint="eastAsia"/>
        </w:rPr>
        <w:t>次入库。同一商品，每次入库的进货价可能不同，跨库可能会导致进货价计算</w:t>
      </w:r>
      <w:r w:rsidR="00115C25">
        <w:rPr>
          <w:rFonts w:hint="eastAsia"/>
        </w:rPr>
        <w:t>不是：</w:t>
      </w:r>
    </w:p>
    <w:p w14:paraId="25E45339" w14:textId="77777777" w:rsidR="00115C25" w:rsidRDefault="00115C25" w:rsidP="00A76ABC">
      <w:pPr>
        <w:spacing w:line="240" w:lineRule="atLeast"/>
        <w:ind w:left="420" w:firstLine="420"/>
        <w:jc w:val="left"/>
      </w:pPr>
      <w:r>
        <w:rPr>
          <w:rFonts w:hint="eastAsia"/>
        </w:rPr>
        <w:t>进货价</w:t>
      </w:r>
      <w:r>
        <w:rPr>
          <w:rFonts w:hint="eastAsia"/>
        </w:rPr>
        <w:t>X</w:t>
      </w:r>
      <w:r>
        <w:rPr>
          <w:rFonts w:hint="eastAsia"/>
        </w:rPr>
        <w:t>商品数量</w:t>
      </w:r>
    </w:p>
    <w:p w14:paraId="435985B4" w14:textId="77777777" w:rsidR="00115C25" w:rsidRDefault="00115C25" w:rsidP="00A76ABC">
      <w:pPr>
        <w:spacing w:line="240" w:lineRule="atLeast"/>
        <w:ind w:firstLine="420"/>
        <w:jc w:val="left"/>
      </w:pPr>
      <w:r>
        <w:rPr>
          <w:rFonts w:hint="eastAsia"/>
        </w:rPr>
        <w:t>而是：</w:t>
      </w:r>
    </w:p>
    <w:p w14:paraId="5C6B159E" w14:textId="77777777" w:rsidR="00492161" w:rsidRDefault="00115C25" w:rsidP="00A76ABC">
      <w:pPr>
        <w:spacing w:line="240" w:lineRule="atLeast"/>
        <w:ind w:left="420" w:firstLine="420"/>
        <w:jc w:val="left"/>
      </w:pPr>
      <w:r>
        <w:rPr>
          <w:rFonts w:hint="eastAsia"/>
        </w:rPr>
        <w:t>进货价</w:t>
      </w:r>
      <w:r>
        <w:rPr>
          <w:rFonts w:hint="eastAsia"/>
        </w:rPr>
        <w:t>1</w:t>
      </w:r>
      <w:r>
        <w:t>X</w:t>
      </w:r>
      <w:r>
        <w:rPr>
          <w:rFonts w:hint="eastAsia"/>
        </w:rPr>
        <w:t>商品数量</w:t>
      </w:r>
      <w:r>
        <w:rPr>
          <w:rFonts w:hint="eastAsia"/>
        </w:rPr>
        <w:t>1+</w:t>
      </w:r>
      <w:r>
        <w:rPr>
          <w:rFonts w:hint="eastAsia"/>
        </w:rPr>
        <w:t>进货价</w:t>
      </w:r>
      <w:r>
        <w:rPr>
          <w:rFonts w:hint="eastAsia"/>
        </w:rPr>
        <w:t>2</w:t>
      </w:r>
      <w:r>
        <w:t>X</w:t>
      </w:r>
      <w:r>
        <w:rPr>
          <w:rFonts w:hint="eastAsia"/>
        </w:rPr>
        <w:t>商品数量</w:t>
      </w:r>
      <w:r>
        <w:rPr>
          <w:rFonts w:hint="eastAsia"/>
        </w:rPr>
        <w:t>2</w:t>
      </w:r>
      <w:r w:rsidR="00492161">
        <w:rPr>
          <w:rFonts w:hint="eastAsia"/>
        </w:rPr>
        <w:t>+</w:t>
      </w:r>
      <w:r w:rsidR="00492161">
        <w:t>…+</w:t>
      </w:r>
      <w:r w:rsidR="00492161">
        <w:rPr>
          <w:rFonts w:hint="eastAsia"/>
        </w:rPr>
        <w:t>进货价</w:t>
      </w:r>
      <w:r w:rsidR="00492161">
        <w:rPr>
          <w:rFonts w:hint="eastAsia"/>
        </w:rPr>
        <w:t>N</w:t>
      </w:r>
      <w:r w:rsidR="00492161">
        <w:t xml:space="preserve"> X </w:t>
      </w:r>
      <w:r w:rsidR="00492161">
        <w:rPr>
          <w:rFonts w:hint="eastAsia"/>
        </w:rPr>
        <w:t>数量</w:t>
      </w:r>
      <w:r w:rsidR="00492161">
        <w:rPr>
          <w:rFonts w:hint="eastAsia"/>
        </w:rPr>
        <w:t>N</w:t>
      </w:r>
    </w:p>
    <w:p w14:paraId="13293654" w14:textId="77777777" w:rsidR="00492161" w:rsidRDefault="00492161" w:rsidP="00787588">
      <w:pPr>
        <w:pStyle w:val="af1"/>
        <w:numPr>
          <w:ilvl w:val="0"/>
          <w:numId w:val="28"/>
        </w:numPr>
        <w:spacing w:line="240" w:lineRule="atLeast"/>
        <w:ind w:firstLineChars="0"/>
        <w:jc w:val="left"/>
      </w:pPr>
      <w:r>
        <w:rPr>
          <w:rFonts w:hint="eastAsia"/>
        </w:rPr>
        <w:t>退货跨库，是零售跨库的逆过程，就是顾客退货的数量，跨越了至少</w:t>
      </w:r>
      <w:r>
        <w:rPr>
          <w:rFonts w:hint="eastAsia"/>
        </w:rPr>
        <w:t>2</w:t>
      </w:r>
      <w:r>
        <w:rPr>
          <w:rFonts w:hint="eastAsia"/>
        </w:rPr>
        <w:t>次入库，应该将正确的退货价返回给顾客，同时在商品表中恢复正确的当值入库</w:t>
      </w:r>
      <w:r>
        <w:rPr>
          <w:rFonts w:hint="eastAsia"/>
        </w:rPr>
        <w:t>I</w:t>
      </w:r>
      <w:r>
        <w:t>D</w:t>
      </w:r>
      <w:r>
        <w:rPr>
          <w:rFonts w:hint="eastAsia"/>
        </w:rPr>
        <w:t>。</w:t>
      </w:r>
    </w:p>
    <w:p w14:paraId="2F15E585" w14:textId="77777777" w:rsidR="00115C25" w:rsidRPr="00FF3350" w:rsidRDefault="00115C25" w:rsidP="00A76ABC">
      <w:pPr>
        <w:spacing w:line="240" w:lineRule="atLeast"/>
        <w:jc w:val="left"/>
      </w:pPr>
    </w:p>
    <w:p w14:paraId="7612F136" w14:textId="77777777" w:rsidR="00302A92" w:rsidRPr="00302A92" w:rsidRDefault="00302A92" w:rsidP="00302A92">
      <w:bookmarkStart w:id="76" w:name="OLE_LINK131"/>
    </w:p>
    <w:p w14:paraId="4FBC92E9" w14:textId="77777777" w:rsidR="00AC2407" w:rsidRDefault="00AC2407">
      <w:pPr>
        <w:pStyle w:val="4"/>
      </w:pPr>
      <w:r>
        <w:rPr>
          <w:rFonts w:hint="eastAsia"/>
        </w:rPr>
        <w:t>更多论述</w:t>
      </w:r>
    </w:p>
    <w:p w14:paraId="105CDCDF" w14:textId="77777777" w:rsidR="00AC2407" w:rsidRPr="00AC2407" w:rsidRDefault="00AC2407" w:rsidP="00AC2407">
      <w:r>
        <w:rPr>
          <w:rFonts w:hint="eastAsia"/>
        </w:rPr>
        <w:t>参看</w:t>
      </w:r>
      <w:hyperlink w:anchor="_报表" w:history="1">
        <w:r w:rsidRPr="00A42FB1">
          <w:rPr>
            <w:rStyle w:val="ad"/>
          </w:rPr>
          <w:t>报表</w:t>
        </w:r>
      </w:hyperlink>
      <w:r>
        <w:rPr>
          <w:rFonts w:hint="eastAsia"/>
        </w:rPr>
        <w:t>部分。</w:t>
      </w:r>
    </w:p>
    <w:p w14:paraId="559223E3" w14:textId="77777777" w:rsidR="00B443CE" w:rsidRDefault="00B443CE" w:rsidP="00A76ABC">
      <w:pPr>
        <w:pStyle w:val="3"/>
        <w:spacing w:line="240" w:lineRule="atLeast"/>
        <w:jc w:val="left"/>
      </w:pPr>
      <w:bookmarkStart w:id="77" w:name="_Toc50496712"/>
      <w:r>
        <w:rPr>
          <w:rFonts w:hint="eastAsia"/>
        </w:rPr>
        <w:lastRenderedPageBreak/>
        <w:t>A</w:t>
      </w:r>
      <w:r>
        <w:t>ndroid</w:t>
      </w:r>
      <w:r w:rsidR="0046523C">
        <w:t xml:space="preserve"> </w:t>
      </w:r>
      <w:bookmarkStart w:id="78" w:name="OLE_LINK72"/>
      <w:bookmarkStart w:id="79" w:name="OLE_LINK73"/>
      <w:r w:rsidR="0046523C">
        <w:t>POS</w:t>
      </w:r>
      <w:r w:rsidR="0046523C">
        <w:rPr>
          <w:rFonts w:hint="eastAsia"/>
        </w:rPr>
        <w:t>开机</w:t>
      </w:r>
      <w:r w:rsidR="0046523C">
        <w:rPr>
          <w:rFonts w:hint="eastAsia"/>
        </w:rPr>
        <w:t>S</w:t>
      </w:r>
      <w:r w:rsidR="0046523C">
        <w:t>IT</w:t>
      </w:r>
      <w:r w:rsidR="0046523C">
        <w:rPr>
          <w:rFonts w:hint="eastAsia"/>
        </w:rPr>
        <w:t>测试设计</w:t>
      </w:r>
      <w:bookmarkEnd w:id="77"/>
      <w:bookmarkEnd w:id="78"/>
      <w:bookmarkEnd w:id="79"/>
    </w:p>
    <w:bookmarkEnd w:id="76"/>
    <w:p w14:paraId="6277A33D" w14:textId="77777777" w:rsidR="00B018B7" w:rsidRPr="00B018B7" w:rsidRDefault="00B018B7" w:rsidP="00A76ABC">
      <w:pPr>
        <w:spacing w:line="240" w:lineRule="atLeast"/>
        <w:jc w:val="left"/>
      </w:pPr>
      <w:r>
        <w:rPr>
          <w:rFonts w:hint="eastAsia"/>
        </w:rPr>
        <w:t>第</w:t>
      </w:r>
      <w:r>
        <w:rPr>
          <w:rFonts w:hint="eastAsia"/>
        </w:rPr>
        <w:t>1</w:t>
      </w:r>
      <w:r>
        <w:rPr>
          <w:rFonts w:hint="eastAsia"/>
        </w:rPr>
        <w:t>个测试的流程：</w:t>
      </w:r>
    </w:p>
    <w:p w14:paraId="22BE4AF5" w14:textId="77777777" w:rsidR="0046523C" w:rsidRDefault="00D13E76" w:rsidP="00A76ABC">
      <w:pPr>
        <w:spacing w:line="240" w:lineRule="atLeast"/>
        <w:jc w:val="left"/>
      </w:pPr>
      <w:r>
        <w:rPr>
          <w:noProof/>
        </w:rPr>
        <w:drawing>
          <wp:inline distT="0" distB="0" distL="0" distR="0" wp14:anchorId="2EB5223E" wp14:editId="75EF7631">
            <wp:extent cx="5274310" cy="39579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957955"/>
                    </a:xfrm>
                    <a:prstGeom prst="rect">
                      <a:avLst/>
                    </a:prstGeom>
                  </pic:spPr>
                </pic:pic>
              </a:graphicData>
            </a:graphic>
          </wp:inline>
        </w:drawing>
      </w:r>
    </w:p>
    <w:p w14:paraId="794E4CC7" w14:textId="77777777" w:rsidR="00B018B7" w:rsidRDefault="00B018B7" w:rsidP="00A76ABC">
      <w:pPr>
        <w:spacing w:line="240" w:lineRule="atLeast"/>
        <w:jc w:val="left"/>
      </w:pPr>
    </w:p>
    <w:p w14:paraId="4BE45BD6" w14:textId="77777777" w:rsidR="00B018B7" w:rsidRDefault="00B018B7" w:rsidP="00A76ABC">
      <w:pPr>
        <w:spacing w:line="240" w:lineRule="atLeast"/>
        <w:jc w:val="left"/>
      </w:pPr>
      <w:r>
        <w:rPr>
          <w:rFonts w:hint="eastAsia"/>
        </w:rPr>
        <w:t>第</w:t>
      </w:r>
      <w:r>
        <w:rPr>
          <w:rFonts w:hint="eastAsia"/>
        </w:rPr>
        <w:t>1</w:t>
      </w:r>
      <w:r>
        <w:rPr>
          <w:rFonts w:hint="eastAsia"/>
        </w:rPr>
        <w:t>个运行完后，第</w:t>
      </w:r>
      <w:r>
        <w:rPr>
          <w:rFonts w:hint="eastAsia"/>
        </w:rPr>
        <w:t>2</w:t>
      </w:r>
      <w:r>
        <w:rPr>
          <w:rFonts w:hint="eastAsia"/>
        </w:rPr>
        <w:t>个测试运行的流程：</w:t>
      </w:r>
    </w:p>
    <w:p w14:paraId="12A4102A" w14:textId="77777777" w:rsidR="00B018B7" w:rsidRPr="0046523C" w:rsidRDefault="00F81186" w:rsidP="00A76ABC">
      <w:pPr>
        <w:spacing w:line="240" w:lineRule="atLeast"/>
        <w:jc w:val="left"/>
      </w:pPr>
      <w:r>
        <w:rPr>
          <w:noProof/>
        </w:rPr>
        <w:lastRenderedPageBreak/>
        <w:drawing>
          <wp:inline distT="0" distB="0" distL="0" distR="0" wp14:anchorId="7E96358D" wp14:editId="639156E2">
            <wp:extent cx="2962275" cy="21431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2143125"/>
                    </a:xfrm>
                    <a:prstGeom prst="rect">
                      <a:avLst/>
                    </a:prstGeom>
                  </pic:spPr>
                </pic:pic>
              </a:graphicData>
            </a:graphic>
          </wp:inline>
        </w:drawing>
      </w:r>
    </w:p>
    <w:p w14:paraId="3B0CD28E" w14:textId="77777777" w:rsidR="008604FB" w:rsidRPr="008604FB" w:rsidRDefault="008604FB" w:rsidP="00A76ABC">
      <w:pPr>
        <w:pStyle w:val="3"/>
        <w:spacing w:line="240" w:lineRule="atLeast"/>
        <w:jc w:val="left"/>
      </w:pPr>
      <w:bookmarkStart w:id="80" w:name="_Toc50496713"/>
      <w:r>
        <w:rPr>
          <w:rFonts w:hint="eastAsia"/>
        </w:rPr>
        <w:lastRenderedPageBreak/>
        <w:t>系统交付流程</w:t>
      </w:r>
      <w:bookmarkEnd w:id="80"/>
    </w:p>
    <w:p w14:paraId="75F66D5F" w14:textId="77777777" w:rsidR="00A77941" w:rsidRDefault="00A77941" w:rsidP="00A76ABC">
      <w:pPr>
        <w:pStyle w:val="4"/>
        <w:spacing w:line="240" w:lineRule="atLeast"/>
      </w:pPr>
      <w:bookmarkStart w:id="81" w:name="OLE_LINK94"/>
      <w:r>
        <w:rPr>
          <w:rFonts w:hint="eastAsia"/>
        </w:rPr>
        <w:t>综述</w:t>
      </w:r>
    </w:p>
    <w:p w14:paraId="09CEC2E9" w14:textId="77777777" w:rsidR="00A77941" w:rsidRPr="00A77941" w:rsidRDefault="00D83AA6" w:rsidP="00A76ABC">
      <w:pPr>
        <w:spacing w:line="240" w:lineRule="atLeast"/>
      </w:pPr>
      <w:r>
        <w:rPr>
          <w:noProof/>
        </w:rPr>
        <w:drawing>
          <wp:inline distT="0" distB="0" distL="0" distR="0" wp14:anchorId="59BF1542" wp14:editId="129F7A2B">
            <wp:extent cx="8863330" cy="42659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3330" cy="4265930"/>
                    </a:xfrm>
                    <a:prstGeom prst="rect">
                      <a:avLst/>
                    </a:prstGeom>
                  </pic:spPr>
                </pic:pic>
              </a:graphicData>
            </a:graphic>
          </wp:inline>
        </w:drawing>
      </w:r>
    </w:p>
    <w:p w14:paraId="5C181F9D" w14:textId="77777777" w:rsidR="006C7B1D" w:rsidRDefault="006C7B1D" w:rsidP="00A76ABC">
      <w:pPr>
        <w:pStyle w:val="4"/>
        <w:spacing w:line="240" w:lineRule="atLeast"/>
      </w:pPr>
      <w:bookmarkStart w:id="82" w:name="OLE_LINK99"/>
      <w:r>
        <w:rPr>
          <w:rFonts w:hint="eastAsia"/>
        </w:rPr>
        <w:t>P</w:t>
      </w:r>
      <w:r>
        <w:t>OS</w:t>
      </w:r>
      <w:r>
        <w:rPr>
          <w:rFonts w:hint="eastAsia"/>
        </w:rPr>
        <w:t>机</w:t>
      </w:r>
      <w:bookmarkEnd w:id="81"/>
      <w:r w:rsidR="006A1549">
        <w:rPr>
          <w:rFonts w:hint="eastAsia"/>
        </w:rPr>
        <w:t>交付流程</w:t>
      </w:r>
    </w:p>
    <w:p w14:paraId="2481A201" w14:textId="77777777" w:rsidR="006C7B1D" w:rsidRDefault="006A1549" w:rsidP="00A76ABC">
      <w:pPr>
        <w:spacing w:line="240" w:lineRule="atLeast"/>
      </w:pPr>
      <w:bookmarkStart w:id="83" w:name="OLE_LINK95"/>
      <w:bookmarkEnd w:id="82"/>
      <w:r>
        <w:rPr>
          <w:rFonts w:hint="eastAsia"/>
        </w:rPr>
        <w:t>P</w:t>
      </w:r>
      <w:r>
        <w:t>OS</w:t>
      </w:r>
      <w:r>
        <w:rPr>
          <w:rFonts w:hint="eastAsia"/>
        </w:rPr>
        <w:t>机交付流程</w:t>
      </w:r>
      <w:r w:rsidR="00A77941">
        <w:rPr>
          <w:rFonts w:hint="eastAsia"/>
        </w:rPr>
        <w:t>的具体流程是：</w:t>
      </w:r>
    </w:p>
    <w:bookmarkEnd w:id="83"/>
    <w:p w14:paraId="1C30BD48" w14:textId="77777777" w:rsidR="00A77941" w:rsidRDefault="006A1549" w:rsidP="00787588">
      <w:pPr>
        <w:pStyle w:val="af1"/>
        <w:numPr>
          <w:ilvl w:val="0"/>
          <w:numId w:val="30"/>
        </w:numPr>
        <w:spacing w:line="240" w:lineRule="atLeast"/>
        <w:ind w:firstLineChars="0"/>
      </w:pPr>
      <w:r>
        <w:rPr>
          <w:rFonts w:hint="eastAsia"/>
        </w:rPr>
        <w:lastRenderedPageBreak/>
        <w:t>BX</w:t>
      </w:r>
      <w:r>
        <w:rPr>
          <w:rFonts w:hint="eastAsia"/>
        </w:rPr>
        <w:t>业务经理</w:t>
      </w:r>
      <w:r w:rsidR="00A77941">
        <w:rPr>
          <w:rFonts w:hint="eastAsia"/>
        </w:rPr>
        <w:t>拆开</w:t>
      </w:r>
      <w:r w:rsidR="00A77941">
        <w:t>POS</w:t>
      </w:r>
      <w:r w:rsidR="00A77941">
        <w:rPr>
          <w:rFonts w:hint="eastAsia"/>
        </w:rPr>
        <w:t>机包装并开机。</w:t>
      </w:r>
    </w:p>
    <w:p w14:paraId="14DA407C" w14:textId="77777777" w:rsidR="00A77941" w:rsidRDefault="006A1549" w:rsidP="00787588">
      <w:pPr>
        <w:pStyle w:val="af1"/>
        <w:numPr>
          <w:ilvl w:val="0"/>
          <w:numId w:val="30"/>
        </w:numPr>
        <w:spacing w:line="240" w:lineRule="atLeast"/>
        <w:ind w:firstLineChars="0"/>
      </w:pPr>
      <w:r>
        <w:rPr>
          <w:rFonts w:hint="eastAsia"/>
        </w:rPr>
        <w:t>BX</w:t>
      </w:r>
      <w:r>
        <w:rPr>
          <w:rFonts w:hint="eastAsia"/>
        </w:rPr>
        <w:t>业务经理</w:t>
      </w:r>
      <w:r w:rsidR="00A77941">
        <w:rPr>
          <w:rFonts w:hint="eastAsia"/>
        </w:rPr>
        <w:t>查看</w:t>
      </w:r>
      <w:r w:rsidR="008772BD">
        <w:rPr>
          <w:rFonts w:hint="eastAsia"/>
        </w:rPr>
        <w:t>POS</w:t>
      </w:r>
      <w:r w:rsidR="008772BD">
        <w:t xml:space="preserve"> </w:t>
      </w:r>
      <w:r w:rsidR="00A77941">
        <w:rPr>
          <w:rFonts w:hint="eastAsia"/>
        </w:rPr>
        <w:t>S</w:t>
      </w:r>
      <w:r w:rsidR="00A77941">
        <w:t>N</w:t>
      </w:r>
      <w:r w:rsidR="008772BD">
        <w:rPr>
          <w:rFonts w:hint="eastAsia"/>
        </w:rPr>
        <w:t>（</w:t>
      </w:r>
      <w:r w:rsidR="008772BD">
        <w:rPr>
          <w:rFonts w:hint="eastAsia"/>
        </w:rPr>
        <w:t>POS</w:t>
      </w:r>
      <w:r w:rsidR="008772BD">
        <w:t xml:space="preserve"> </w:t>
      </w:r>
      <w:r w:rsidR="008772BD">
        <w:rPr>
          <w:rFonts w:hint="eastAsia"/>
        </w:rPr>
        <w:t>SN</w:t>
      </w:r>
      <w:r w:rsidR="008772BD">
        <w:rPr>
          <w:rFonts w:hint="eastAsia"/>
        </w:rPr>
        <w:t>和公司</w:t>
      </w:r>
      <w:r w:rsidR="008772BD">
        <w:rPr>
          <w:rFonts w:hint="eastAsia"/>
        </w:rPr>
        <w:t>SN</w:t>
      </w:r>
      <w:r w:rsidR="008772BD">
        <w:rPr>
          <w:rFonts w:hint="eastAsia"/>
        </w:rPr>
        <w:t>不同）</w:t>
      </w:r>
      <w:r w:rsidR="00A77941">
        <w:rPr>
          <w:rFonts w:hint="eastAsia"/>
        </w:rPr>
        <w:t>。</w:t>
      </w:r>
    </w:p>
    <w:p w14:paraId="13E899E9" w14:textId="77777777" w:rsidR="00AE0AD8" w:rsidRDefault="006A1549" w:rsidP="00787588">
      <w:pPr>
        <w:pStyle w:val="af1"/>
        <w:numPr>
          <w:ilvl w:val="0"/>
          <w:numId w:val="30"/>
        </w:numPr>
        <w:spacing w:line="240" w:lineRule="atLeast"/>
        <w:ind w:firstLineChars="0"/>
      </w:pPr>
      <w:r>
        <w:rPr>
          <w:rFonts w:hint="eastAsia"/>
        </w:rPr>
        <w:t>BX</w:t>
      </w:r>
      <w:r>
        <w:rPr>
          <w:rFonts w:hint="eastAsia"/>
        </w:rPr>
        <w:t>业务经理</w:t>
      </w:r>
      <w:r w:rsidR="00AE0AD8">
        <w:rPr>
          <w:rFonts w:hint="eastAsia"/>
        </w:rPr>
        <w:t>创建公司。</w:t>
      </w:r>
      <w:r w:rsidR="00F42062">
        <w:rPr>
          <w:rFonts w:hint="eastAsia"/>
        </w:rPr>
        <w:t>默认会创建</w:t>
      </w:r>
      <w:r w:rsidR="00F42062">
        <w:rPr>
          <w:rFonts w:hint="eastAsia"/>
        </w:rPr>
        <w:t>1</w:t>
      </w:r>
      <w:r w:rsidR="00F42062">
        <w:rPr>
          <w:rFonts w:hint="eastAsia"/>
        </w:rPr>
        <w:t>个门店和</w:t>
      </w:r>
      <w:r w:rsidR="00F42062">
        <w:rPr>
          <w:rFonts w:hint="eastAsia"/>
        </w:rPr>
        <w:t>1</w:t>
      </w:r>
      <w:r w:rsidR="00F42062">
        <w:rPr>
          <w:rFonts w:hint="eastAsia"/>
        </w:rPr>
        <w:t>个售前帐号。</w:t>
      </w:r>
    </w:p>
    <w:p w14:paraId="5D653059" w14:textId="77777777" w:rsidR="00A77941" w:rsidRDefault="006A1549" w:rsidP="00787588">
      <w:pPr>
        <w:pStyle w:val="af1"/>
        <w:numPr>
          <w:ilvl w:val="0"/>
          <w:numId w:val="30"/>
        </w:numPr>
        <w:spacing w:line="240" w:lineRule="atLeast"/>
        <w:ind w:firstLineChars="0"/>
      </w:pPr>
      <w:r>
        <w:rPr>
          <w:rFonts w:hint="eastAsia"/>
        </w:rPr>
        <w:t>BX</w:t>
      </w:r>
      <w:r>
        <w:rPr>
          <w:rFonts w:hint="eastAsia"/>
        </w:rPr>
        <w:t>业务经理</w:t>
      </w:r>
      <w:r w:rsidR="00AE0AD8">
        <w:rPr>
          <w:rFonts w:hint="eastAsia"/>
        </w:rPr>
        <w:t>创建这个门店的</w:t>
      </w:r>
      <w:r w:rsidR="00AE0AD8">
        <w:rPr>
          <w:rFonts w:hint="eastAsia"/>
        </w:rPr>
        <w:t>POS</w:t>
      </w:r>
      <w:r w:rsidR="00AE0AD8">
        <w:rPr>
          <w:rFonts w:hint="eastAsia"/>
        </w:rPr>
        <w:t>。</w:t>
      </w:r>
      <w:r w:rsidR="00CD271C">
        <w:rPr>
          <w:rFonts w:hint="eastAsia"/>
        </w:rPr>
        <w:t>其中</w:t>
      </w:r>
      <w:r w:rsidR="00D03893">
        <w:rPr>
          <w:rFonts w:hint="eastAsia"/>
        </w:rPr>
        <w:t>POS</w:t>
      </w:r>
      <w:r w:rsidR="00D03893">
        <w:rPr>
          <w:rFonts w:hint="eastAsia"/>
        </w:rPr>
        <w:t>的</w:t>
      </w:r>
      <w:r w:rsidR="00CD271C">
        <w:rPr>
          <w:rFonts w:hint="eastAsia"/>
        </w:rPr>
        <w:t>S</w:t>
      </w:r>
      <w:r w:rsidR="00CD271C">
        <w:t>N</w:t>
      </w:r>
      <w:r w:rsidR="00CD271C">
        <w:rPr>
          <w:rFonts w:hint="eastAsia"/>
        </w:rPr>
        <w:t>是重要的一个字段。</w:t>
      </w:r>
    </w:p>
    <w:p w14:paraId="0DFCA2B9" w14:textId="77777777" w:rsidR="00A77941" w:rsidRDefault="006A1549" w:rsidP="00787588">
      <w:pPr>
        <w:pStyle w:val="af1"/>
        <w:numPr>
          <w:ilvl w:val="0"/>
          <w:numId w:val="30"/>
        </w:numPr>
        <w:spacing w:line="240" w:lineRule="atLeast"/>
        <w:ind w:firstLineChars="0"/>
      </w:pPr>
      <w:r>
        <w:rPr>
          <w:rFonts w:hint="eastAsia"/>
        </w:rPr>
        <w:t>BX</w:t>
      </w:r>
      <w:r>
        <w:rPr>
          <w:rFonts w:hint="eastAsia"/>
        </w:rPr>
        <w:t>业务经理</w:t>
      </w:r>
      <w:r w:rsidR="00A77941">
        <w:rPr>
          <w:rFonts w:hint="eastAsia"/>
        </w:rPr>
        <w:t>在</w:t>
      </w:r>
      <w:r w:rsidR="00A77941">
        <w:rPr>
          <w:rFonts w:hint="eastAsia"/>
        </w:rPr>
        <w:t>P</w:t>
      </w:r>
      <w:r w:rsidR="00A77941">
        <w:t>OS</w:t>
      </w:r>
      <w:r w:rsidR="00A77941">
        <w:rPr>
          <w:rFonts w:hint="eastAsia"/>
        </w:rPr>
        <w:t>机上安装</w:t>
      </w:r>
      <w:bookmarkStart w:id="84" w:name="OLE_LINK96"/>
      <w:bookmarkStart w:id="85" w:name="OLE_LINK97"/>
      <w:bookmarkStart w:id="86" w:name="OLE_LINK98"/>
      <w:r w:rsidR="00A77941">
        <w:rPr>
          <w:rFonts w:hint="eastAsia"/>
        </w:rPr>
        <w:t>博销宝</w:t>
      </w:r>
      <w:bookmarkEnd w:id="84"/>
      <w:bookmarkEnd w:id="85"/>
      <w:bookmarkEnd w:id="86"/>
      <w:r>
        <w:rPr>
          <w:rFonts w:hint="eastAsia"/>
        </w:rPr>
        <w:t>A</w:t>
      </w:r>
      <w:r>
        <w:t>PP</w:t>
      </w:r>
      <w:r w:rsidR="00A77941">
        <w:rPr>
          <w:rFonts w:hint="eastAsia"/>
        </w:rPr>
        <w:t>。</w:t>
      </w:r>
    </w:p>
    <w:p w14:paraId="2FFB4543" w14:textId="77777777" w:rsidR="00891112" w:rsidRDefault="006A1549" w:rsidP="00787588">
      <w:pPr>
        <w:pStyle w:val="af1"/>
        <w:numPr>
          <w:ilvl w:val="0"/>
          <w:numId w:val="30"/>
        </w:numPr>
        <w:spacing w:line="240" w:lineRule="atLeast"/>
        <w:ind w:firstLineChars="0"/>
      </w:pPr>
      <w:r>
        <w:rPr>
          <w:rFonts w:hint="eastAsia"/>
        </w:rPr>
        <w:t>BX</w:t>
      </w:r>
      <w:r>
        <w:rPr>
          <w:rFonts w:hint="eastAsia"/>
        </w:rPr>
        <w:t>业务经理</w:t>
      </w:r>
      <w:r w:rsidR="00A77941">
        <w:rPr>
          <w:rFonts w:hint="eastAsia"/>
        </w:rPr>
        <w:t>启动</w:t>
      </w:r>
      <w:r>
        <w:rPr>
          <w:rFonts w:hint="eastAsia"/>
        </w:rPr>
        <w:t>A</w:t>
      </w:r>
      <w:r>
        <w:t>PP</w:t>
      </w:r>
      <w:r w:rsidR="00A77941">
        <w:rPr>
          <w:rFonts w:hint="eastAsia"/>
        </w:rPr>
        <w:t>。</w:t>
      </w:r>
      <w:r w:rsidR="00891112">
        <w:rPr>
          <w:rFonts w:hint="eastAsia"/>
        </w:rPr>
        <w:t>它将读取配置文件，确定</w:t>
      </w:r>
      <w:r w:rsidR="00891112">
        <w:rPr>
          <w:rFonts w:hint="eastAsia"/>
        </w:rPr>
        <w:t>NBR</w:t>
      </w:r>
      <w:r w:rsidR="00891112">
        <w:rPr>
          <w:rFonts w:hint="eastAsia"/>
        </w:rPr>
        <w:t>地址。</w:t>
      </w:r>
    </w:p>
    <w:p w14:paraId="559CDBB4" w14:textId="77777777" w:rsidR="00E146B3" w:rsidRDefault="00E146B3" w:rsidP="00787588">
      <w:pPr>
        <w:pStyle w:val="af1"/>
        <w:numPr>
          <w:ilvl w:val="0"/>
          <w:numId w:val="30"/>
        </w:numPr>
        <w:spacing w:line="240" w:lineRule="atLeast"/>
        <w:ind w:firstLineChars="0"/>
      </w:pPr>
      <w:r>
        <w:rPr>
          <w:rFonts w:hint="eastAsia"/>
        </w:rPr>
        <w:t>A</w:t>
      </w:r>
      <w:r>
        <w:t>PP</w:t>
      </w:r>
      <w:r>
        <w:rPr>
          <w:rFonts w:hint="eastAsia"/>
        </w:rPr>
        <w:t>检查</w:t>
      </w:r>
      <w:r>
        <w:rPr>
          <w:rFonts w:hint="eastAsia"/>
        </w:rPr>
        <w:t>S</w:t>
      </w:r>
      <w:r>
        <w:t>QLite</w:t>
      </w:r>
      <w:r>
        <w:rPr>
          <w:rFonts w:hint="eastAsia"/>
        </w:rPr>
        <w:t>里是否有公司</w:t>
      </w:r>
      <w:r>
        <w:rPr>
          <w:rFonts w:hint="eastAsia"/>
        </w:rPr>
        <w:t>SN</w:t>
      </w:r>
      <w:r>
        <w:rPr>
          <w:rFonts w:hint="eastAsia"/>
        </w:rPr>
        <w:t>。</w:t>
      </w:r>
    </w:p>
    <w:p w14:paraId="7DA5635A" w14:textId="77777777" w:rsidR="00E146B3" w:rsidRDefault="00E146B3" w:rsidP="00787588">
      <w:pPr>
        <w:pStyle w:val="af1"/>
        <w:numPr>
          <w:ilvl w:val="1"/>
          <w:numId w:val="30"/>
        </w:numPr>
        <w:spacing w:line="240" w:lineRule="atLeast"/>
        <w:ind w:firstLineChars="0"/>
      </w:pPr>
      <w:r>
        <w:rPr>
          <w:rFonts w:hint="eastAsia"/>
        </w:rPr>
        <w:t>如果没有</w:t>
      </w:r>
      <w:r w:rsidR="00B82F42">
        <w:rPr>
          <w:rFonts w:hint="eastAsia"/>
        </w:rPr>
        <w:t>（一般是</w:t>
      </w:r>
      <w:r w:rsidR="00B82F42">
        <w:rPr>
          <w:rFonts w:hint="eastAsia"/>
        </w:rPr>
        <w:t>BX</w:t>
      </w:r>
      <w:r w:rsidR="00B82F42">
        <w:rPr>
          <w:rFonts w:hint="eastAsia"/>
        </w:rPr>
        <w:t>业务经理初次登录</w:t>
      </w:r>
      <w:r w:rsidR="00B82F42">
        <w:rPr>
          <w:rFonts w:hint="eastAsia"/>
        </w:rPr>
        <w:t>APP</w:t>
      </w:r>
      <w:r w:rsidR="00B82F42">
        <w:rPr>
          <w:rFonts w:hint="eastAsia"/>
        </w:rPr>
        <w:t>）</w:t>
      </w:r>
      <w:r>
        <w:rPr>
          <w:rFonts w:hint="eastAsia"/>
        </w:rPr>
        <w:t>，将显示文本框给业务经理填写。</w:t>
      </w:r>
      <w:r>
        <w:rPr>
          <w:rFonts w:hint="eastAsia"/>
        </w:rPr>
        <w:t>BX</w:t>
      </w:r>
      <w:r>
        <w:rPr>
          <w:rFonts w:hint="eastAsia"/>
        </w:rPr>
        <w:t>业务经理在</w:t>
      </w:r>
      <w:r>
        <w:rPr>
          <w:rFonts w:hint="eastAsia"/>
        </w:rPr>
        <w:t>APP</w:t>
      </w:r>
      <w:r>
        <w:rPr>
          <w:rFonts w:hint="eastAsia"/>
        </w:rPr>
        <w:t>输入公司编号，点击获取</w:t>
      </w:r>
      <w:r>
        <w:rPr>
          <w:rFonts w:hint="eastAsia"/>
        </w:rPr>
        <w:t>POS</w:t>
      </w:r>
      <w:r>
        <w:rPr>
          <w:rFonts w:hint="eastAsia"/>
        </w:rPr>
        <w:t>身份证（关键是登录</w:t>
      </w:r>
      <w:r>
        <w:rPr>
          <w:rFonts w:hint="eastAsia"/>
        </w:rPr>
        <w:t>NBR</w:t>
      </w:r>
      <w:r>
        <w:rPr>
          <w:rFonts w:hint="eastAsia"/>
        </w:rPr>
        <w:t>的</w:t>
      </w:r>
      <w:r w:rsidR="00CE5D18">
        <w:rPr>
          <w:rFonts w:hint="eastAsia"/>
        </w:rPr>
        <w:t>明文</w:t>
      </w:r>
      <w:r>
        <w:rPr>
          <w:rFonts w:hint="eastAsia"/>
        </w:rPr>
        <w:t>密码）和公司信息。</w:t>
      </w:r>
      <w:r w:rsidR="00B82F42">
        <w:rPr>
          <w:rFonts w:hint="eastAsia"/>
        </w:rPr>
        <w:t>向服务器</w:t>
      </w:r>
      <w:r w:rsidR="00CE5D18">
        <w:rPr>
          <w:rFonts w:hint="eastAsia"/>
        </w:rPr>
        <w:t>成功</w:t>
      </w:r>
      <w:r w:rsidR="00B82F42">
        <w:rPr>
          <w:rFonts w:hint="eastAsia"/>
        </w:rPr>
        <w:t>获取到数据后，写进本地</w:t>
      </w:r>
      <w:r w:rsidR="00B82F42">
        <w:rPr>
          <w:rFonts w:hint="eastAsia"/>
        </w:rPr>
        <w:t>SQL</w:t>
      </w:r>
      <w:r w:rsidR="00B82F42">
        <w:t>ite</w:t>
      </w:r>
      <w:r w:rsidR="00B82F42">
        <w:rPr>
          <w:rFonts w:hint="eastAsia"/>
        </w:rPr>
        <w:t>中。下次登录时检测到它们存在，就不会再向服务器请求。</w:t>
      </w:r>
      <w:r w:rsidR="00CE5D18">
        <w:rPr>
          <w:rFonts w:hint="eastAsia"/>
        </w:rPr>
        <w:t>下次登录检测到</w:t>
      </w:r>
      <w:r w:rsidR="00CE5D18">
        <w:rPr>
          <w:rFonts w:hint="eastAsia"/>
        </w:rPr>
        <w:t>SN</w:t>
      </w:r>
      <w:r w:rsidR="00CE5D18">
        <w:rPr>
          <w:rFonts w:hint="eastAsia"/>
        </w:rPr>
        <w:t>存在，会直接进入</w:t>
      </w:r>
      <w:r w:rsidR="00CE5D18">
        <w:rPr>
          <w:rFonts w:hint="eastAsia"/>
        </w:rPr>
        <w:t>L</w:t>
      </w:r>
      <w:r w:rsidR="00CE5D18">
        <w:t>oginActivity</w:t>
      </w:r>
      <w:r w:rsidR="00CE5D18">
        <w:rPr>
          <w:rFonts w:hint="eastAsia"/>
        </w:rPr>
        <w:t>，先触发</w:t>
      </w:r>
      <w:r w:rsidR="00CE5D18">
        <w:rPr>
          <w:rFonts w:hint="eastAsia"/>
        </w:rPr>
        <w:t>POS</w:t>
      </w:r>
      <w:r w:rsidR="00CE5D18">
        <w:rPr>
          <w:rFonts w:hint="eastAsia"/>
        </w:rPr>
        <w:t>登录。此时</w:t>
      </w:r>
      <w:r w:rsidR="00CE5D18">
        <w:rPr>
          <w:rFonts w:hint="eastAsia"/>
        </w:rPr>
        <w:t>POS</w:t>
      </w:r>
      <w:r w:rsidR="00CE5D18">
        <w:rPr>
          <w:rFonts w:hint="eastAsia"/>
        </w:rPr>
        <w:t>登录可以使用</w:t>
      </w:r>
      <w:r w:rsidR="00CE5D18">
        <w:rPr>
          <w:rFonts w:hint="eastAsia"/>
        </w:rPr>
        <w:t>SQL</w:t>
      </w:r>
      <w:r w:rsidR="00CE5D18">
        <w:t>ite</w:t>
      </w:r>
      <w:r w:rsidR="00CE5D18">
        <w:rPr>
          <w:rFonts w:hint="eastAsia"/>
        </w:rPr>
        <w:t>中的明文密码。</w:t>
      </w:r>
      <w:r w:rsidR="00CE5D18">
        <w:rPr>
          <w:rFonts w:hint="eastAsia"/>
        </w:rPr>
        <w:t>POS</w:t>
      </w:r>
      <w:r w:rsidR="00CE5D18">
        <w:rPr>
          <w:rFonts w:hint="eastAsia"/>
        </w:rPr>
        <w:t>登录成功后，得到</w:t>
      </w:r>
      <w:r w:rsidR="00CE5D18">
        <w:rPr>
          <w:rFonts w:hint="eastAsia"/>
        </w:rPr>
        <w:t>S</w:t>
      </w:r>
      <w:r w:rsidR="00CE5D18">
        <w:t>essionID</w:t>
      </w:r>
      <w:r w:rsidR="00CE5D18">
        <w:rPr>
          <w:rFonts w:hint="eastAsia"/>
        </w:rPr>
        <w:t>。</w:t>
      </w:r>
      <w:r w:rsidR="00CE5D18">
        <w:rPr>
          <w:rFonts w:hint="eastAsia"/>
        </w:rPr>
        <w:t>S</w:t>
      </w:r>
      <w:r w:rsidR="00CE5D18">
        <w:t>taff</w:t>
      </w:r>
      <w:r w:rsidR="00CE5D18">
        <w:rPr>
          <w:rFonts w:hint="eastAsia"/>
        </w:rPr>
        <w:t>登录将使用此</w:t>
      </w:r>
      <w:r w:rsidR="00CE5D18">
        <w:rPr>
          <w:rFonts w:hint="eastAsia"/>
        </w:rPr>
        <w:t>S</w:t>
      </w:r>
      <w:r w:rsidR="00CE5D18">
        <w:t>essionID</w:t>
      </w:r>
      <w:r w:rsidR="00CE5D18">
        <w:rPr>
          <w:rFonts w:hint="eastAsia"/>
        </w:rPr>
        <w:t>来登录。</w:t>
      </w:r>
      <w:r w:rsidR="00CE5D18">
        <w:rPr>
          <w:rFonts w:hint="eastAsia"/>
        </w:rPr>
        <w:t>POS</w:t>
      </w:r>
      <w:r w:rsidR="00CE5D18">
        <w:rPr>
          <w:rFonts w:hint="eastAsia"/>
        </w:rPr>
        <w:t>和</w:t>
      </w:r>
      <w:r w:rsidR="00CE5D18">
        <w:rPr>
          <w:rFonts w:hint="eastAsia"/>
        </w:rPr>
        <w:t>STAFF</w:t>
      </w:r>
      <w:r w:rsidR="00CE5D18">
        <w:rPr>
          <w:rFonts w:hint="eastAsia"/>
        </w:rPr>
        <w:t>共用一个</w:t>
      </w:r>
      <w:r w:rsidR="00CE5D18">
        <w:rPr>
          <w:rFonts w:hint="eastAsia"/>
        </w:rPr>
        <w:t>S</w:t>
      </w:r>
      <w:r w:rsidR="00CE5D18">
        <w:t>essionID</w:t>
      </w:r>
      <w:r w:rsidR="00CE5D18">
        <w:rPr>
          <w:rFonts w:hint="eastAsia"/>
        </w:rPr>
        <w:t>。</w:t>
      </w:r>
      <w:r w:rsidR="00CE5D18">
        <w:rPr>
          <w:rFonts w:hint="eastAsia"/>
        </w:rPr>
        <w:t>S</w:t>
      </w:r>
      <w:r w:rsidR="00CE5D18">
        <w:t>essionID</w:t>
      </w:r>
      <w:r w:rsidR="00CE5D18">
        <w:rPr>
          <w:rFonts w:hint="eastAsia"/>
        </w:rPr>
        <w:t>为</w:t>
      </w:r>
      <w:r w:rsidR="00CE5D18">
        <w:rPr>
          <w:rFonts w:hint="eastAsia"/>
        </w:rPr>
        <w:t>n</w:t>
      </w:r>
      <w:r w:rsidR="00CE5D18">
        <w:t>ull</w:t>
      </w:r>
      <w:r w:rsidR="00CE5D18">
        <w:rPr>
          <w:rFonts w:hint="eastAsia"/>
        </w:rPr>
        <w:t>时，表明没有网络。网络请求出错后，也会将</w:t>
      </w:r>
      <w:r w:rsidR="00CE5D18">
        <w:rPr>
          <w:rFonts w:hint="eastAsia"/>
        </w:rPr>
        <w:t>S</w:t>
      </w:r>
      <w:r w:rsidR="00CE5D18">
        <w:t>essionID</w:t>
      </w:r>
      <w:r w:rsidR="00CE5D18">
        <w:rPr>
          <w:rFonts w:hint="eastAsia"/>
        </w:rPr>
        <w:t>设置为</w:t>
      </w:r>
      <w:r w:rsidR="00CE5D18">
        <w:rPr>
          <w:rFonts w:hint="eastAsia"/>
        </w:rPr>
        <w:t>n</w:t>
      </w:r>
      <w:r w:rsidR="00CE5D18">
        <w:t>ull</w:t>
      </w:r>
      <w:r w:rsidR="00CE5D18">
        <w:rPr>
          <w:rFonts w:hint="eastAsia"/>
        </w:rPr>
        <w:t>。</w:t>
      </w:r>
    </w:p>
    <w:p w14:paraId="4CE1612A" w14:textId="77777777" w:rsidR="00E146B3" w:rsidRDefault="00E146B3" w:rsidP="00787588">
      <w:pPr>
        <w:pStyle w:val="af1"/>
        <w:numPr>
          <w:ilvl w:val="1"/>
          <w:numId w:val="30"/>
        </w:numPr>
        <w:spacing w:line="240" w:lineRule="atLeast"/>
        <w:ind w:firstLineChars="0"/>
      </w:pPr>
      <w:r>
        <w:rPr>
          <w:rFonts w:hint="eastAsia"/>
        </w:rPr>
        <w:t>如果有（只能在交付后才有），只显示用户名和密码框给收银员填写。公司编号会显示在屏幕右下角。</w:t>
      </w:r>
    </w:p>
    <w:p w14:paraId="7D5970A1" w14:textId="77777777" w:rsidR="00A77941" w:rsidRPr="007D0592" w:rsidRDefault="00EB0851" w:rsidP="00787588">
      <w:pPr>
        <w:pStyle w:val="af1"/>
        <w:numPr>
          <w:ilvl w:val="0"/>
          <w:numId w:val="30"/>
        </w:numPr>
        <w:spacing w:line="240" w:lineRule="atLeast"/>
        <w:ind w:firstLineChars="0"/>
      </w:pPr>
      <w:r w:rsidRPr="007D0592">
        <w:rPr>
          <w:rFonts w:hint="eastAsia"/>
        </w:rPr>
        <w:t>业务经理使用</w:t>
      </w:r>
      <w:r w:rsidRPr="007D0592">
        <w:rPr>
          <w:rFonts w:hint="eastAsia"/>
          <w:shd w:val="clear" w:color="auto" w:fill="FF0000"/>
        </w:rPr>
        <w:t>售前帐号</w:t>
      </w:r>
      <w:r w:rsidRPr="007D0592">
        <w:rPr>
          <w:rFonts w:hint="eastAsia"/>
        </w:rPr>
        <w:t>登录</w:t>
      </w:r>
      <w:r w:rsidRPr="007D0592">
        <w:rPr>
          <w:rFonts w:hint="eastAsia"/>
        </w:rPr>
        <w:t>POS</w:t>
      </w:r>
      <w:r w:rsidRPr="007D0592">
        <w:rPr>
          <w:rFonts w:hint="eastAsia"/>
        </w:rPr>
        <w:t>机，进行</w:t>
      </w:r>
      <w:r w:rsidR="00022A9E">
        <w:rPr>
          <w:rFonts w:hint="eastAsia"/>
        </w:rPr>
        <w:t>基础资料下载</w:t>
      </w:r>
      <w:r w:rsidRPr="007D0592">
        <w:rPr>
          <w:rFonts w:hint="eastAsia"/>
        </w:rPr>
        <w:t>。</w:t>
      </w:r>
      <w:r w:rsidR="00EA1057" w:rsidRPr="007D0592">
        <w:rPr>
          <w:rFonts w:hint="eastAsia"/>
        </w:rPr>
        <w:t>这个肯定</w:t>
      </w:r>
      <w:r w:rsidR="00EA1057" w:rsidRPr="0038474D">
        <w:rPr>
          <w:rFonts w:hint="eastAsia"/>
          <w:b/>
          <w:bCs/>
        </w:rPr>
        <w:t>不会</w:t>
      </w:r>
      <w:r w:rsidR="00EA1057" w:rsidRPr="007D0592">
        <w:rPr>
          <w:rFonts w:hint="eastAsia"/>
        </w:rPr>
        <w:t>让老板自己在家做。</w:t>
      </w:r>
      <w:r w:rsidR="004365B9">
        <w:rPr>
          <w:rFonts w:hint="eastAsia"/>
        </w:rPr>
        <w:t>需要注意的是：售前帐号会到</w:t>
      </w:r>
      <w:r w:rsidR="004365B9">
        <w:rPr>
          <w:rFonts w:hint="eastAsia"/>
        </w:rPr>
        <w:t>NBR</w:t>
      </w:r>
      <w:r w:rsidR="004365B9">
        <w:rPr>
          <w:rFonts w:hint="eastAsia"/>
        </w:rPr>
        <w:t>端认证，但不会写到</w:t>
      </w:r>
      <w:r w:rsidR="004365B9">
        <w:rPr>
          <w:rFonts w:hint="eastAsia"/>
        </w:rPr>
        <w:t>SQL</w:t>
      </w:r>
      <w:r w:rsidR="004365B9">
        <w:t>ite</w:t>
      </w:r>
      <w:r w:rsidR="004365B9">
        <w:rPr>
          <w:rFonts w:hint="eastAsia"/>
        </w:rPr>
        <w:t>当中。这是</w:t>
      </w:r>
      <w:r w:rsidR="004365B9" w:rsidRPr="001B083D">
        <w:rPr>
          <w:rFonts w:hint="eastAsia"/>
          <w:shd w:val="clear" w:color="auto" w:fill="FF0000"/>
        </w:rPr>
        <w:t>为了防止售前帐号在断网的情况下，仍然能登录这台</w:t>
      </w:r>
      <w:r w:rsidR="004365B9" w:rsidRPr="001B083D">
        <w:rPr>
          <w:rFonts w:hint="eastAsia"/>
          <w:shd w:val="clear" w:color="auto" w:fill="FF0000"/>
        </w:rPr>
        <w:t>POS</w:t>
      </w:r>
      <w:r w:rsidR="004365B9">
        <w:rPr>
          <w:rFonts w:hint="eastAsia"/>
        </w:rPr>
        <w:t>。</w:t>
      </w:r>
    </w:p>
    <w:p w14:paraId="6B42D1AA" w14:textId="77777777" w:rsidR="00171D86" w:rsidRDefault="00171D86" w:rsidP="00787588">
      <w:pPr>
        <w:pStyle w:val="af1"/>
        <w:numPr>
          <w:ilvl w:val="0"/>
          <w:numId w:val="30"/>
        </w:numPr>
        <w:spacing w:line="240" w:lineRule="atLeast"/>
        <w:ind w:firstLineChars="0"/>
      </w:pPr>
      <w:r>
        <w:rPr>
          <w:rFonts w:hint="eastAsia"/>
        </w:rPr>
        <w:t>设置好扫码枪。</w:t>
      </w:r>
      <w:r w:rsidR="0038474D">
        <w:rPr>
          <w:rFonts w:hint="eastAsia"/>
        </w:rPr>
        <w:t>如果不设置，在支付界面会出现扫码后没有得到条形码的错误。</w:t>
      </w:r>
    </w:p>
    <w:p w14:paraId="7D72464A" w14:textId="77777777" w:rsidR="008772BD" w:rsidRPr="007D0592" w:rsidRDefault="008772BD" w:rsidP="00787588">
      <w:pPr>
        <w:pStyle w:val="af1"/>
        <w:numPr>
          <w:ilvl w:val="0"/>
          <w:numId w:val="30"/>
        </w:numPr>
        <w:spacing w:line="240" w:lineRule="atLeast"/>
        <w:ind w:firstLineChars="0"/>
      </w:pPr>
      <w:r w:rsidRPr="007D0592">
        <w:rPr>
          <w:rFonts w:hint="eastAsia"/>
        </w:rPr>
        <w:t>封装</w:t>
      </w:r>
      <w:r w:rsidRPr="007D0592">
        <w:rPr>
          <w:rFonts w:hint="eastAsia"/>
        </w:rPr>
        <w:t>POS</w:t>
      </w:r>
      <w:r w:rsidRPr="007D0592">
        <w:rPr>
          <w:rFonts w:hint="eastAsia"/>
        </w:rPr>
        <w:t>机，发货。</w:t>
      </w:r>
    </w:p>
    <w:p w14:paraId="23FF7581" w14:textId="77777777" w:rsidR="008772BD" w:rsidRPr="007D0592" w:rsidRDefault="008772BD" w:rsidP="00787588">
      <w:pPr>
        <w:pStyle w:val="af1"/>
        <w:numPr>
          <w:ilvl w:val="0"/>
          <w:numId w:val="30"/>
        </w:numPr>
        <w:spacing w:line="240" w:lineRule="atLeast"/>
        <w:ind w:firstLineChars="0"/>
      </w:pPr>
      <w:r w:rsidRPr="007D0592">
        <w:rPr>
          <w:rFonts w:hint="eastAsia"/>
        </w:rPr>
        <w:lastRenderedPageBreak/>
        <w:t>老板收到</w:t>
      </w:r>
      <w:r w:rsidRPr="007D0592">
        <w:rPr>
          <w:rFonts w:hint="eastAsia"/>
        </w:rPr>
        <w:t>POS</w:t>
      </w:r>
      <w:r w:rsidRPr="007D0592">
        <w:rPr>
          <w:rFonts w:hint="eastAsia"/>
        </w:rPr>
        <w:t>机后，登录，修改密码。</w:t>
      </w:r>
      <w:r w:rsidR="00055B62">
        <w:rPr>
          <w:rFonts w:hint="eastAsia"/>
        </w:rPr>
        <w:t>修改密码时</w:t>
      </w:r>
      <w:r w:rsidR="00815C57">
        <w:rPr>
          <w:rFonts w:hint="eastAsia"/>
        </w:rPr>
        <w:t>（包括以后</w:t>
      </w:r>
      <w:r w:rsidR="00A3271F">
        <w:rPr>
          <w:rFonts w:hint="eastAsia"/>
        </w:rPr>
        <w:t>再</w:t>
      </w:r>
      <w:r w:rsidR="00815C57">
        <w:rPr>
          <w:rFonts w:hint="eastAsia"/>
        </w:rPr>
        <w:t>修改密码）</w:t>
      </w:r>
      <w:r w:rsidR="00055B62">
        <w:rPr>
          <w:rFonts w:hint="eastAsia"/>
        </w:rPr>
        <w:t>如果检测到这个帐号的角色是老板（店长）</w:t>
      </w:r>
      <w:r w:rsidRPr="007D0592">
        <w:rPr>
          <w:rFonts w:hint="eastAsia"/>
        </w:rPr>
        <w:t>，</w:t>
      </w:r>
      <w:r w:rsidR="00055B62">
        <w:rPr>
          <w:rFonts w:hint="eastAsia"/>
        </w:rPr>
        <w:t>则</w:t>
      </w:r>
      <w:r w:rsidRPr="007D0592">
        <w:rPr>
          <w:rFonts w:hint="eastAsia"/>
          <w:shd w:val="clear" w:color="auto" w:fill="FF0000"/>
        </w:rPr>
        <w:t>禁止售前帐号</w:t>
      </w:r>
      <w:r w:rsidR="00C93B75">
        <w:rPr>
          <w:rFonts w:hint="eastAsia"/>
          <w:shd w:val="clear" w:color="auto" w:fill="FF0000"/>
        </w:rPr>
        <w:t>以后</w:t>
      </w:r>
      <w:r w:rsidRPr="007D0592">
        <w:rPr>
          <w:rFonts w:hint="eastAsia"/>
          <w:shd w:val="clear" w:color="auto" w:fill="FF0000"/>
        </w:rPr>
        <w:t>登录</w:t>
      </w:r>
      <w:r w:rsidR="00CF789B">
        <w:rPr>
          <w:rFonts w:hint="eastAsia"/>
          <w:shd w:val="clear" w:color="auto" w:fill="FF0000"/>
        </w:rPr>
        <w:t>POS</w:t>
      </w:r>
      <w:r w:rsidRPr="007D0592">
        <w:rPr>
          <w:rFonts w:hint="eastAsia"/>
        </w:rPr>
        <w:t>。</w:t>
      </w:r>
    </w:p>
    <w:p w14:paraId="1A4B89A4" w14:textId="77777777" w:rsidR="00A77941" w:rsidRPr="00CF789B" w:rsidRDefault="00A77941" w:rsidP="00A76ABC">
      <w:pPr>
        <w:spacing w:line="240" w:lineRule="atLeast"/>
      </w:pPr>
    </w:p>
    <w:p w14:paraId="5EEC1FC2" w14:textId="77777777" w:rsidR="00A77941" w:rsidRPr="006C7B1D" w:rsidRDefault="002E7D63" w:rsidP="00A76ABC">
      <w:pPr>
        <w:spacing w:line="240" w:lineRule="atLeast"/>
      </w:pPr>
      <w:r>
        <w:rPr>
          <w:rFonts w:hint="eastAsia"/>
        </w:rPr>
        <w:t>以后可能还设置其它</w:t>
      </w:r>
      <w:r w:rsidR="001A2F8C">
        <w:rPr>
          <w:rFonts w:hint="eastAsia"/>
        </w:rPr>
        <w:t>数据</w:t>
      </w:r>
      <w:r w:rsidR="00D1703D">
        <w:rPr>
          <w:rFonts w:hint="eastAsia"/>
        </w:rPr>
        <w:t>。</w:t>
      </w:r>
      <w:r w:rsidR="00C70D0F">
        <w:rPr>
          <w:rFonts w:hint="eastAsia"/>
        </w:rPr>
        <w:t>待续。</w:t>
      </w:r>
    </w:p>
    <w:p w14:paraId="238B44BF" w14:textId="77777777" w:rsidR="00A77941" w:rsidRDefault="00A77941" w:rsidP="00A76ABC">
      <w:pPr>
        <w:pStyle w:val="4"/>
        <w:spacing w:line="240" w:lineRule="atLeast"/>
      </w:pPr>
    </w:p>
    <w:p w14:paraId="30D9231D" w14:textId="77777777" w:rsidR="0023559D" w:rsidRDefault="00747C39" w:rsidP="00A76ABC">
      <w:pPr>
        <w:pStyle w:val="3"/>
        <w:spacing w:line="240" w:lineRule="atLeast"/>
      </w:pPr>
      <w:bookmarkStart w:id="87" w:name="_消息生成和处理流程"/>
      <w:bookmarkStart w:id="88" w:name="_Toc50496714"/>
      <w:bookmarkEnd w:id="87"/>
      <w:r>
        <w:rPr>
          <w:rFonts w:hint="eastAsia"/>
        </w:rPr>
        <w:t>微信消息生成和处理流程</w:t>
      </w:r>
      <w:bookmarkEnd w:id="88"/>
    </w:p>
    <w:p w14:paraId="1524CD34" w14:textId="77777777" w:rsidR="00747C39" w:rsidRDefault="00747C39" w:rsidP="00A76ABC">
      <w:pPr>
        <w:pStyle w:val="4"/>
        <w:spacing w:line="240" w:lineRule="atLeast"/>
      </w:pPr>
      <w:r>
        <w:rPr>
          <w:rFonts w:hint="eastAsia"/>
        </w:rPr>
        <w:t>关注公众号后绑定老板信息</w:t>
      </w:r>
    </w:p>
    <w:p w14:paraId="3FE10A2C" w14:textId="77777777" w:rsidR="00747C39" w:rsidRDefault="00BA5511" w:rsidP="00A76ABC">
      <w:pPr>
        <w:spacing w:line="240" w:lineRule="atLeast"/>
      </w:pPr>
      <w:r>
        <w:rPr>
          <w:rFonts w:hint="eastAsia"/>
        </w:rPr>
        <w:t>公众号端</w:t>
      </w:r>
      <w:r w:rsidR="00D40501">
        <w:rPr>
          <w:rFonts w:hint="eastAsia"/>
        </w:rPr>
        <w:t>及相应的后端</w:t>
      </w:r>
      <w:r w:rsidR="00747C39">
        <w:rPr>
          <w:rFonts w:hint="eastAsia"/>
        </w:rPr>
        <w:t>流程：</w:t>
      </w:r>
    </w:p>
    <w:p w14:paraId="3750225C" w14:textId="77777777" w:rsidR="00BA5511" w:rsidRDefault="00BA5511" w:rsidP="00787588">
      <w:pPr>
        <w:pStyle w:val="af1"/>
        <w:numPr>
          <w:ilvl w:val="0"/>
          <w:numId w:val="28"/>
        </w:numPr>
        <w:spacing w:line="240" w:lineRule="atLeast"/>
        <w:ind w:firstLineChars="0"/>
      </w:pPr>
      <w:r>
        <w:rPr>
          <w:rFonts w:hint="eastAsia"/>
        </w:rPr>
        <w:t>老板在微信上关注公众号。</w:t>
      </w:r>
    </w:p>
    <w:p w14:paraId="1842FE3D" w14:textId="77777777" w:rsidR="00747C39" w:rsidRDefault="00747C39" w:rsidP="00787588">
      <w:pPr>
        <w:pStyle w:val="af1"/>
        <w:numPr>
          <w:ilvl w:val="0"/>
          <w:numId w:val="28"/>
        </w:numPr>
        <w:spacing w:line="240" w:lineRule="atLeast"/>
        <w:ind w:firstLineChars="0"/>
      </w:pPr>
      <w:r>
        <w:rPr>
          <w:rFonts w:hint="eastAsia"/>
        </w:rPr>
        <w:t>老板在公众号添加一个二级菜单做信息绑定，菜单名称为：？？？？。</w:t>
      </w:r>
    </w:p>
    <w:p w14:paraId="5D202354" w14:textId="77777777" w:rsidR="00747C39" w:rsidRDefault="00747C39" w:rsidP="00787588">
      <w:pPr>
        <w:pStyle w:val="af1"/>
        <w:numPr>
          <w:ilvl w:val="0"/>
          <w:numId w:val="28"/>
        </w:numPr>
        <w:spacing w:line="240" w:lineRule="atLeast"/>
        <w:ind w:firstLineChars="0"/>
      </w:pPr>
      <w:r>
        <w:rPr>
          <w:rFonts w:hint="eastAsia"/>
        </w:rPr>
        <w:t>老板填写公司编号、帐号和密码。</w:t>
      </w:r>
    </w:p>
    <w:p w14:paraId="34F83E0F" w14:textId="77777777" w:rsidR="00747C39" w:rsidRPr="007B0E1C" w:rsidRDefault="00747C39" w:rsidP="00787588">
      <w:pPr>
        <w:pStyle w:val="af1"/>
        <w:numPr>
          <w:ilvl w:val="0"/>
          <w:numId w:val="28"/>
        </w:numPr>
        <w:spacing w:line="240" w:lineRule="atLeast"/>
        <w:ind w:firstLineChars="0"/>
        <w:rPr>
          <w:shd w:val="clear" w:color="auto" w:fill="FF0000"/>
        </w:rPr>
      </w:pPr>
      <w:r>
        <w:rPr>
          <w:rFonts w:hint="eastAsia"/>
        </w:rPr>
        <w:t>提交。</w:t>
      </w:r>
      <w:r w:rsidR="00D40501">
        <w:rPr>
          <w:rFonts w:hint="eastAsia"/>
        </w:rPr>
        <w:t>后端：如果登录成功，表明此人是门店老板，将其</w:t>
      </w:r>
      <w:r w:rsidR="00D40501">
        <w:rPr>
          <w:rFonts w:hint="eastAsia"/>
        </w:rPr>
        <w:t>o</w:t>
      </w:r>
      <w:r w:rsidR="00D40501">
        <w:t>penid</w:t>
      </w:r>
      <w:r w:rsidR="00D40501">
        <w:rPr>
          <w:rFonts w:hint="eastAsia"/>
        </w:rPr>
        <w:t>更新到</w:t>
      </w:r>
      <w:r w:rsidR="00AC19F7">
        <w:rPr>
          <w:rFonts w:hint="eastAsia"/>
        </w:rPr>
        <w:t>xxx</w:t>
      </w:r>
      <w:r w:rsidR="00D40501">
        <w:t>.</w:t>
      </w:r>
      <w:r w:rsidR="00D40501">
        <w:rPr>
          <w:rFonts w:hint="eastAsia"/>
        </w:rPr>
        <w:t>T</w:t>
      </w:r>
      <w:r w:rsidR="00D40501">
        <w:t>_</w:t>
      </w:r>
      <w:r w:rsidR="00AC19F7">
        <w:rPr>
          <w:rFonts w:hint="eastAsia"/>
        </w:rPr>
        <w:t>Staff</w:t>
      </w:r>
      <w:r w:rsidR="00D40501">
        <w:rPr>
          <w:rFonts w:hint="eastAsia"/>
        </w:rPr>
        <w:t>中。此后</w:t>
      </w:r>
      <w:r w:rsidR="00AC19F7">
        <w:rPr>
          <w:rFonts w:hint="eastAsia"/>
        </w:rPr>
        <w:t>，</w:t>
      </w:r>
      <w:r w:rsidR="00D40501">
        <w:rPr>
          <w:rFonts w:hint="eastAsia"/>
        </w:rPr>
        <w:t>此门店的微信消息直接发送到这个</w:t>
      </w:r>
      <w:r w:rsidR="00D40501">
        <w:rPr>
          <w:rFonts w:hint="eastAsia"/>
        </w:rPr>
        <w:t>o</w:t>
      </w:r>
      <w:r w:rsidR="00D40501">
        <w:t>penid</w:t>
      </w:r>
      <w:r w:rsidR="00D40501">
        <w:rPr>
          <w:rFonts w:hint="eastAsia"/>
        </w:rPr>
        <w:t>。</w:t>
      </w:r>
      <w:r w:rsidR="00FF7DB4" w:rsidRPr="007B0E1C">
        <w:rPr>
          <w:rFonts w:hint="eastAsia"/>
          <w:shd w:val="clear" w:color="auto" w:fill="FF0000"/>
        </w:rPr>
        <w:t>更新</w:t>
      </w:r>
      <w:r w:rsidR="00FF7DB4" w:rsidRPr="007B0E1C">
        <w:rPr>
          <w:rFonts w:hint="eastAsia"/>
          <w:shd w:val="clear" w:color="auto" w:fill="FF0000"/>
        </w:rPr>
        <w:t>T</w:t>
      </w:r>
      <w:r w:rsidR="00FF7DB4" w:rsidRPr="007B0E1C">
        <w:rPr>
          <w:shd w:val="clear" w:color="auto" w:fill="FF0000"/>
        </w:rPr>
        <w:t>_Staff</w:t>
      </w:r>
      <w:r w:rsidR="00FF7DB4" w:rsidRPr="007B0E1C">
        <w:rPr>
          <w:rFonts w:hint="eastAsia"/>
          <w:shd w:val="clear" w:color="auto" w:fill="FF0000"/>
        </w:rPr>
        <w:t>缓存和视图缓存。</w:t>
      </w:r>
    </w:p>
    <w:p w14:paraId="3271988C" w14:textId="77777777" w:rsidR="00A52576" w:rsidRPr="00747C39" w:rsidRDefault="00747C39" w:rsidP="00787588">
      <w:pPr>
        <w:pStyle w:val="af1"/>
        <w:numPr>
          <w:ilvl w:val="0"/>
          <w:numId w:val="28"/>
        </w:numPr>
        <w:spacing w:line="240" w:lineRule="atLeast"/>
        <w:ind w:firstLineChars="0"/>
      </w:pPr>
      <w:r>
        <w:rPr>
          <w:rFonts w:hint="eastAsia"/>
        </w:rPr>
        <w:t>显示绑定成功</w:t>
      </w:r>
      <w:r w:rsidR="00A52576">
        <w:rPr>
          <w:rFonts w:hint="eastAsia"/>
        </w:rPr>
        <w:t>消息</w:t>
      </w:r>
      <w:r>
        <w:rPr>
          <w:rFonts w:hint="eastAsia"/>
        </w:rPr>
        <w:t>。</w:t>
      </w:r>
    </w:p>
    <w:p w14:paraId="4AF5F732" w14:textId="77777777" w:rsidR="00747C39" w:rsidRDefault="00747C39" w:rsidP="00A76ABC">
      <w:pPr>
        <w:spacing w:line="240" w:lineRule="atLeast"/>
      </w:pPr>
    </w:p>
    <w:p w14:paraId="591905D1" w14:textId="77777777" w:rsidR="00A76ABC" w:rsidRPr="00747C39" w:rsidRDefault="00A76ABC" w:rsidP="00A76ABC">
      <w:pPr>
        <w:spacing w:line="240" w:lineRule="atLeast"/>
      </w:pPr>
      <w:r>
        <w:rPr>
          <w:noProof/>
        </w:rPr>
        <w:lastRenderedPageBreak/>
        <w:drawing>
          <wp:inline distT="0" distB="0" distL="0" distR="0" wp14:anchorId="0B1E7A66" wp14:editId="2B4A4611">
            <wp:extent cx="8820515" cy="33556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864366" cy="3372359"/>
                    </a:xfrm>
                    <a:prstGeom prst="rect">
                      <a:avLst/>
                    </a:prstGeom>
                  </pic:spPr>
                </pic:pic>
              </a:graphicData>
            </a:graphic>
          </wp:inline>
        </w:drawing>
      </w:r>
    </w:p>
    <w:p w14:paraId="3000F5CC" w14:textId="77777777" w:rsidR="00A52576" w:rsidRDefault="00A52576" w:rsidP="00A76ABC">
      <w:pPr>
        <w:pStyle w:val="4"/>
        <w:spacing w:line="240" w:lineRule="atLeast"/>
      </w:pPr>
      <w:r>
        <w:rPr>
          <w:rFonts w:hint="eastAsia"/>
        </w:rPr>
        <w:t>取消关注公众号</w:t>
      </w:r>
    </w:p>
    <w:p w14:paraId="2FE268E7" w14:textId="77777777" w:rsidR="00A52576" w:rsidRPr="00A52576" w:rsidRDefault="00A52576" w:rsidP="00787588">
      <w:pPr>
        <w:pStyle w:val="af1"/>
        <w:numPr>
          <w:ilvl w:val="0"/>
          <w:numId w:val="28"/>
        </w:numPr>
        <w:spacing w:line="240" w:lineRule="atLeast"/>
        <w:ind w:firstLineChars="0"/>
      </w:pPr>
      <w:r>
        <w:rPr>
          <w:rFonts w:hint="eastAsia"/>
        </w:rPr>
        <w:t>老板在微信上取消关注公众号。后端：搜索</w:t>
      </w:r>
      <w:r>
        <w:rPr>
          <w:rFonts w:hint="eastAsia"/>
        </w:rPr>
        <w:t>T</w:t>
      </w:r>
      <w:r>
        <w:t>_Staff</w:t>
      </w:r>
      <w:r>
        <w:rPr>
          <w:rFonts w:hint="eastAsia"/>
        </w:rPr>
        <w:t>，将其</w:t>
      </w:r>
      <w:r>
        <w:rPr>
          <w:rFonts w:hint="eastAsia"/>
        </w:rPr>
        <w:t>o</w:t>
      </w:r>
      <w:r>
        <w:t>penid</w:t>
      </w:r>
      <w:r>
        <w:rPr>
          <w:rFonts w:hint="eastAsia"/>
        </w:rPr>
        <w:t>设置为</w:t>
      </w:r>
      <w:r>
        <w:rPr>
          <w:rFonts w:hint="eastAsia"/>
        </w:rPr>
        <w:t>n</w:t>
      </w:r>
      <w:r>
        <w:t>ull</w:t>
      </w:r>
      <w:r>
        <w:rPr>
          <w:rFonts w:hint="eastAsia"/>
        </w:rPr>
        <w:t>。</w:t>
      </w:r>
      <w:r w:rsidR="00FF7DB4" w:rsidRPr="007B0E1C">
        <w:rPr>
          <w:rFonts w:hint="eastAsia"/>
          <w:shd w:val="clear" w:color="auto" w:fill="FF0000"/>
        </w:rPr>
        <w:t>更新</w:t>
      </w:r>
      <w:r w:rsidR="00FF7DB4" w:rsidRPr="007B0E1C">
        <w:rPr>
          <w:rFonts w:hint="eastAsia"/>
          <w:shd w:val="clear" w:color="auto" w:fill="FF0000"/>
        </w:rPr>
        <w:t>T</w:t>
      </w:r>
      <w:r w:rsidR="00FF7DB4" w:rsidRPr="007B0E1C">
        <w:rPr>
          <w:shd w:val="clear" w:color="auto" w:fill="FF0000"/>
        </w:rPr>
        <w:t>_Staff</w:t>
      </w:r>
      <w:r w:rsidR="00FF7DB4" w:rsidRPr="007B0E1C">
        <w:rPr>
          <w:rFonts w:hint="eastAsia"/>
          <w:shd w:val="clear" w:color="auto" w:fill="FF0000"/>
        </w:rPr>
        <w:t>缓存和视图缓存。</w:t>
      </w:r>
    </w:p>
    <w:p w14:paraId="1BDF3EEF" w14:textId="77777777" w:rsidR="00A52576" w:rsidRPr="00A52576" w:rsidRDefault="00A52576" w:rsidP="00A76ABC">
      <w:pPr>
        <w:spacing w:line="240" w:lineRule="atLeast"/>
      </w:pPr>
    </w:p>
    <w:p w14:paraId="5E7E2892" w14:textId="77777777" w:rsidR="0023559D" w:rsidRDefault="0023559D" w:rsidP="00A76ABC">
      <w:pPr>
        <w:pStyle w:val="4"/>
        <w:spacing w:line="240" w:lineRule="atLeast"/>
        <w:rPr>
          <w:shd w:val="clear" w:color="auto" w:fill="FFFFFF" w:themeFill="background1"/>
        </w:rPr>
      </w:pPr>
      <w:r w:rsidRPr="0023559D">
        <w:rPr>
          <w:rFonts w:hint="eastAsia"/>
          <w:shd w:val="clear" w:color="auto" w:fill="FFFFFF" w:themeFill="background1"/>
        </w:rPr>
        <w:t>采购订单已生成、待审核消息</w:t>
      </w:r>
    </w:p>
    <w:p w14:paraId="28E74966" w14:textId="77777777" w:rsidR="007B0E1C" w:rsidRDefault="007B0E1C" w:rsidP="00A76ABC">
      <w:pPr>
        <w:spacing w:line="240" w:lineRule="atLeast"/>
      </w:pPr>
      <w:r>
        <w:rPr>
          <w:rFonts w:hint="eastAsia"/>
        </w:rPr>
        <w:t>消息示例：</w:t>
      </w:r>
    </w:p>
    <w:tbl>
      <w:tblPr>
        <w:tblStyle w:val="ae"/>
        <w:tblW w:w="0" w:type="auto"/>
        <w:tblLook w:val="04A0" w:firstRow="1" w:lastRow="0" w:firstColumn="1" w:lastColumn="0" w:noHBand="0" w:noVBand="1"/>
      </w:tblPr>
      <w:tblGrid>
        <w:gridCol w:w="4261"/>
        <w:gridCol w:w="4261"/>
      </w:tblGrid>
      <w:tr w:rsidR="007B0E1C" w14:paraId="195393A3" w14:textId="77777777" w:rsidTr="007B0E1C">
        <w:tc>
          <w:tcPr>
            <w:tcW w:w="4261" w:type="dxa"/>
          </w:tcPr>
          <w:p w14:paraId="4BF79829" w14:textId="77777777" w:rsidR="007B0E1C" w:rsidRDefault="007B0E1C" w:rsidP="00A76ABC">
            <w:pPr>
              <w:spacing w:line="240" w:lineRule="atLeast"/>
            </w:pPr>
            <w:r>
              <w:rPr>
                <w:rFonts w:hint="eastAsia"/>
              </w:rPr>
              <w:t>标题：</w:t>
            </w:r>
          </w:p>
        </w:tc>
        <w:tc>
          <w:tcPr>
            <w:tcW w:w="4261" w:type="dxa"/>
          </w:tcPr>
          <w:p w14:paraId="74952905" w14:textId="77777777" w:rsidR="007B0E1C" w:rsidRDefault="007B0E1C" w:rsidP="00A76ABC">
            <w:pPr>
              <w:spacing w:line="240" w:lineRule="atLeast"/>
            </w:pPr>
            <w:r>
              <w:rPr>
                <w:rFonts w:hint="eastAsia"/>
              </w:rPr>
              <w:t>采购订单</w:t>
            </w:r>
            <w:r w:rsidRPr="00CB1CCD">
              <w:rPr>
                <w:rFonts w:hint="eastAsia"/>
              </w:rPr>
              <w:t>提醒</w:t>
            </w:r>
          </w:p>
        </w:tc>
      </w:tr>
      <w:tr w:rsidR="007B0E1C" w14:paraId="5DF8178C" w14:textId="77777777" w:rsidTr="007B0E1C">
        <w:tc>
          <w:tcPr>
            <w:tcW w:w="4261" w:type="dxa"/>
          </w:tcPr>
          <w:p w14:paraId="3653A091" w14:textId="77777777" w:rsidR="007B0E1C" w:rsidRDefault="007B0E1C" w:rsidP="00A76ABC">
            <w:pPr>
              <w:spacing w:line="240" w:lineRule="atLeast"/>
            </w:pPr>
          </w:p>
        </w:tc>
        <w:tc>
          <w:tcPr>
            <w:tcW w:w="4261" w:type="dxa"/>
          </w:tcPr>
          <w:p w14:paraId="4143B809" w14:textId="77777777" w:rsidR="007B0E1C" w:rsidRDefault="007B0E1C" w:rsidP="00A76ABC">
            <w:pPr>
              <w:spacing w:line="240" w:lineRule="atLeast"/>
            </w:pPr>
          </w:p>
        </w:tc>
      </w:tr>
      <w:tr w:rsidR="007B0E1C" w14:paraId="104354CF" w14:textId="77777777" w:rsidTr="007B0E1C">
        <w:tc>
          <w:tcPr>
            <w:tcW w:w="4261" w:type="dxa"/>
          </w:tcPr>
          <w:p w14:paraId="11AC2D61" w14:textId="77777777" w:rsidR="007B0E1C" w:rsidRDefault="007B0E1C" w:rsidP="00A76ABC">
            <w:pPr>
              <w:spacing w:line="240" w:lineRule="atLeast"/>
            </w:pPr>
            <w:r>
              <w:rPr>
                <w:rFonts w:hint="eastAsia"/>
              </w:rPr>
              <w:t>内容示例：</w:t>
            </w:r>
          </w:p>
        </w:tc>
        <w:tc>
          <w:tcPr>
            <w:tcW w:w="4261" w:type="dxa"/>
          </w:tcPr>
          <w:p w14:paraId="15559BB6" w14:textId="77777777" w:rsidR="007B0E1C" w:rsidRDefault="007B0E1C" w:rsidP="00A76ABC">
            <w:pPr>
              <w:spacing w:line="240" w:lineRule="atLeast"/>
            </w:pPr>
            <w:r>
              <w:rPr>
                <w:rFonts w:hint="eastAsia"/>
              </w:rPr>
              <w:t>你好，有采购订单生成需要审核</w:t>
            </w:r>
          </w:p>
        </w:tc>
      </w:tr>
      <w:tr w:rsidR="007B0E1C" w14:paraId="4713779F" w14:textId="77777777" w:rsidTr="007B0E1C">
        <w:tc>
          <w:tcPr>
            <w:tcW w:w="4261" w:type="dxa"/>
          </w:tcPr>
          <w:p w14:paraId="02194BD1" w14:textId="77777777" w:rsidR="007B0E1C" w:rsidRDefault="007B0E1C" w:rsidP="00A76ABC">
            <w:pPr>
              <w:spacing w:line="240" w:lineRule="atLeast"/>
            </w:pPr>
          </w:p>
        </w:tc>
        <w:tc>
          <w:tcPr>
            <w:tcW w:w="4261" w:type="dxa"/>
          </w:tcPr>
          <w:p w14:paraId="1F7E3066" w14:textId="77777777" w:rsidR="007B0E1C" w:rsidRDefault="007B0E1C" w:rsidP="00A76ABC">
            <w:pPr>
              <w:spacing w:line="240" w:lineRule="atLeast"/>
            </w:pPr>
            <w:r>
              <w:rPr>
                <w:rFonts w:hint="eastAsia"/>
              </w:rPr>
              <w:t>采购单号：</w:t>
            </w:r>
            <w:r>
              <w:rPr>
                <w:rFonts w:hint="eastAsia"/>
              </w:rPr>
              <w:t>CG20190712XXXX</w:t>
            </w:r>
          </w:p>
        </w:tc>
      </w:tr>
      <w:tr w:rsidR="007B0E1C" w14:paraId="60FFF4B3" w14:textId="77777777" w:rsidTr="007B0E1C">
        <w:tc>
          <w:tcPr>
            <w:tcW w:w="4261" w:type="dxa"/>
          </w:tcPr>
          <w:p w14:paraId="50E0F2F1" w14:textId="77777777" w:rsidR="007B0E1C" w:rsidRDefault="007B0E1C" w:rsidP="00A76ABC">
            <w:pPr>
              <w:spacing w:line="240" w:lineRule="atLeast"/>
            </w:pPr>
          </w:p>
        </w:tc>
        <w:tc>
          <w:tcPr>
            <w:tcW w:w="4261" w:type="dxa"/>
          </w:tcPr>
          <w:p w14:paraId="60D4DBC5" w14:textId="77777777" w:rsidR="007B0E1C" w:rsidRDefault="007B0E1C" w:rsidP="00A76ABC">
            <w:pPr>
              <w:spacing w:line="240" w:lineRule="atLeast"/>
            </w:pPr>
            <w:r>
              <w:rPr>
                <w:rFonts w:hint="eastAsia"/>
              </w:rPr>
              <w:t>创建时间：</w:t>
            </w:r>
            <w:r>
              <w:rPr>
                <w:rFonts w:hint="eastAsia"/>
              </w:rPr>
              <w:t>20190712</w:t>
            </w:r>
          </w:p>
        </w:tc>
      </w:tr>
      <w:tr w:rsidR="007B0E1C" w14:paraId="223074AA" w14:textId="77777777" w:rsidTr="007B0E1C">
        <w:tc>
          <w:tcPr>
            <w:tcW w:w="4261" w:type="dxa"/>
          </w:tcPr>
          <w:p w14:paraId="565B5297" w14:textId="77777777" w:rsidR="007B0E1C" w:rsidRDefault="007B0E1C" w:rsidP="00A76ABC">
            <w:pPr>
              <w:spacing w:line="240" w:lineRule="atLeast"/>
            </w:pPr>
          </w:p>
        </w:tc>
        <w:tc>
          <w:tcPr>
            <w:tcW w:w="4261" w:type="dxa"/>
          </w:tcPr>
          <w:p w14:paraId="087C4359" w14:textId="77777777" w:rsidR="007B0E1C" w:rsidRDefault="007B0E1C" w:rsidP="00A76ABC">
            <w:pPr>
              <w:spacing w:line="240" w:lineRule="atLeast"/>
            </w:pPr>
            <w:r>
              <w:rPr>
                <w:rFonts w:hint="eastAsia"/>
              </w:rPr>
              <w:t>单击查看详情</w:t>
            </w:r>
          </w:p>
        </w:tc>
      </w:tr>
    </w:tbl>
    <w:p w14:paraId="37F8749A" w14:textId="77777777" w:rsidR="007B0E1C" w:rsidRDefault="007B0E1C" w:rsidP="00A76ABC">
      <w:pPr>
        <w:spacing w:line="240" w:lineRule="atLeast"/>
      </w:pPr>
    </w:p>
    <w:p w14:paraId="519DFF6D" w14:textId="77777777" w:rsidR="007B0E1C" w:rsidRDefault="007B0E1C" w:rsidP="00A76ABC">
      <w:pPr>
        <w:spacing w:line="240" w:lineRule="atLeast"/>
      </w:pPr>
      <w:r>
        <w:rPr>
          <w:rFonts w:hint="eastAsia"/>
        </w:rPr>
        <w:t>附</w:t>
      </w:r>
      <w:r>
        <w:rPr>
          <w:rFonts w:hint="eastAsia"/>
        </w:rPr>
        <w:t>URL</w:t>
      </w:r>
      <w:r>
        <w:rPr>
          <w:rFonts w:hint="eastAsia"/>
        </w:rPr>
        <w:t>到页面审核采购订单</w:t>
      </w:r>
    </w:p>
    <w:p w14:paraId="355CDD61" w14:textId="77777777" w:rsidR="007B0E1C" w:rsidRDefault="007B0E1C" w:rsidP="00A76ABC">
      <w:pPr>
        <w:spacing w:line="240" w:lineRule="atLeast"/>
      </w:pPr>
      <w:r>
        <w:rPr>
          <w:rFonts w:hint="eastAsia"/>
        </w:rPr>
        <w:t>保存</w:t>
      </w:r>
      <w:r>
        <w:rPr>
          <w:rFonts w:hint="eastAsia"/>
        </w:rPr>
        <w:t>cookie</w:t>
      </w:r>
      <w:r>
        <w:rPr>
          <w:rFonts w:hint="eastAsia"/>
        </w:rPr>
        <w:t>信息，一周内不用重复登录，否则需要重新登录？？？</w:t>
      </w:r>
      <w:r w:rsidR="0051057C">
        <w:rPr>
          <w:rFonts w:hint="eastAsia"/>
        </w:rPr>
        <w:t>（是否设置更长时间）</w:t>
      </w:r>
    </w:p>
    <w:p w14:paraId="46A5917A" w14:textId="77777777" w:rsidR="007B0E1C" w:rsidRDefault="007B0E1C" w:rsidP="00A76ABC">
      <w:pPr>
        <w:spacing w:line="240" w:lineRule="atLeast"/>
      </w:pPr>
    </w:p>
    <w:p w14:paraId="58CADAD9" w14:textId="77777777" w:rsidR="007B0E1C" w:rsidRDefault="007B0E1C" w:rsidP="00A76ABC">
      <w:pPr>
        <w:spacing w:line="240" w:lineRule="atLeast"/>
      </w:pPr>
      <w:r>
        <w:rPr>
          <w:rFonts w:hint="eastAsia"/>
        </w:rPr>
        <w:t>Jsp</w:t>
      </w:r>
      <w:r>
        <w:rPr>
          <w:rFonts w:hint="eastAsia"/>
        </w:rPr>
        <w:t>页面要求：</w:t>
      </w:r>
    </w:p>
    <w:p w14:paraId="793A9563" w14:textId="77777777" w:rsidR="007B0E1C" w:rsidRDefault="007B0E1C" w:rsidP="00787588">
      <w:pPr>
        <w:pStyle w:val="af1"/>
        <w:numPr>
          <w:ilvl w:val="0"/>
          <w:numId w:val="34"/>
        </w:numPr>
        <w:spacing w:line="240" w:lineRule="atLeast"/>
        <w:ind w:firstLineChars="0"/>
      </w:pPr>
      <w:r>
        <w:rPr>
          <w:rFonts w:hint="eastAsia"/>
        </w:rPr>
        <w:t>供应商信息；</w:t>
      </w:r>
    </w:p>
    <w:p w14:paraId="57820002" w14:textId="77777777" w:rsidR="007B0E1C" w:rsidRDefault="007B0E1C" w:rsidP="00787588">
      <w:pPr>
        <w:pStyle w:val="af1"/>
        <w:numPr>
          <w:ilvl w:val="0"/>
          <w:numId w:val="34"/>
        </w:numPr>
        <w:spacing w:line="240" w:lineRule="atLeast"/>
        <w:ind w:firstLineChars="0"/>
      </w:pPr>
      <w:r>
        <w:rPr>
          <w:rFonts w:hint="eastAsia"/>
        </w:rPr>
        <w:t>单号</w:t>
      </w:r>
    </w:p>
    <w:p w14:paraId="31472F1C" w14:textId="77777777" w:rsidR="007B0E1C" w:rsidRDefault="007B0E1C" w:rsidP="00787588">
      <w:pPr>
        <w:pStyle w:val="af1"/>
        <w:numPr>
          <w:ilvl w:val="0"/>
          <w:numId w:val="34"/>
        </w:numPr>
        <w:spacing w:line="240" w:lineRule="atLeast"/>
        <w:ind w:firstLineChars="0"/>
      </w:pPr>
      <w:r>
        <w:rPr>
          <w:rFonts w:hint="eastAsia"/>
        </w:rPr>
        <w:t>采购单详情列表</w:t>
      </w:r>
    </w:p>
    <w:p w14:paraId="12E70B9C" w14:textId="77777777" w:rsidR="00BE0740" w:rsidRDefault="007B0E1C" w:rsidP="00787588">
      <w:pPr>
        <w:pStyle w:val="af1"/>
        <w:numPr>
          <w:ilvl w:val="0"/>
          <w:numId w:val="34"/>
        </w:numPr>
        <w:spacing w:line="240" w:lineRule="atLeast"/>
        <w:ind w:firstLineChars="0"/>
      </w:pPr>
      <w:r>
        <w:rPr>
          <w:rFonts w:hint="eastAsia"/>
        </w:rPr>
        <w:t>底部审核按钮</w:t>
      </w:r>
    </w:p>
    <w:p w14:paraId="44B50942" w14:textId="77777777" w:rsidR="00A76ABC" w:rsidRDefault="00A76ABC" w:rsidP="00A76ABC">
      <w:pPr>
        <w:spacing w:line="240" w:lineRule="atLeast"/>
      </w:pPr>
    </w:p>
    <w:p w14:paraId="7030FB8C" w14:textId="77777777" w:rsidR="00A76ABC" w:rsidRDefault="00A76ABC" w:rsidP="00A76ABC">
      <w:pPr>
        <w:spacing w:line="240" w:lineRule="atLeast"/>
        <w:rPr>
          <w:shd w:val="clear" w:color="auto" w:fill="FFFFFF" w:themeFill="background1"/>
        </w:rPr>
      </w:pPr>
      <w:r>
        <w:rPr>
          <w:rFonts w:hint="eastAsia"/>
          <w:shd w:val="clear" w:color="auto" w:fill="FFFFFF" w:themeFill="background1"/>
        </w:rPr>
        <w:t>模板设置：</w:t>
      </w:r>
    </w:p>
    <w:p w14:paraId="222F0A25" w14:textId="77777777" w:rsidR="00A76ABC" w:rsidRPr="00BE0740" w:rsidRDefault="00A76ABC" w:rsidP="00A76ABC">
      <w:pPr>
        <w:spacing w:line="240" w:lineRule="atLeast"/>
      </w:pPr>
      <w:r>
        <w:rPr>
          <w:noProof/>
        </w:rPr>
        <w:lastRenderedPageBreak/>
        <w:drawing>
          <wp:inline distT="0" distB="0" distL="0" distR="0" wp14:anchorId="5B6EB7B1" wp14:editId="4189E003">
            <wp:extent cx="8824921" cy="3174521"/>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845413" cy="3181892"/>
                    </a:xfrm>
                    <a:prstGeom prst="rect">
                      <a:avLst/>
                    </a:prstGeom>
                  </pic:spPr>
                </pic:pic>
              </a:graphicData>
            </a:graphic>
          </wp:inline>
        </w:drawing>
      </w:r>
    </w:p>
    <w:p w14:paraId="01A4F0A8" w14:textId="77777777" w:rsidR="004560CA" w:rsidRPr="0023559D" w:rsidRDefault="0023559D" w:rsidP="00A76ABC">
      <w:pPr>
        <w:pStyle w:val="4"/>
        <w:spacing w:line="240" w:lineRule="atLeast"/>
      </w:pPr>
      <w:r>
        <w:rPr>
          <w:rFonts w:hint="eastAsia"/>
          <w:shd w:val="clear" w:color="auto" w:fill="FFFFFF" w:themeFill="background1"/>
        </w:rPr>
        <w:t>采购超时消息</w:t>
      </w:r>
    </w:p>
    <w:p w14:paraId="2FB10DE3"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描述</w:t>
      </w:r>
      <w:r>
        <w:rPr>
          <w:rFonts w:hint="eastAsia"/>
          <w:shd w:val="clear" w:color="auto" w:fill="FFFFFF" w:themeFill="background1"/>
        </w:rPr>
        <w:t>/</w:t>
      </w:r>
      <w:r>
        <w:rPr>
          <w:rFonts w:hint="eastAsia"/>
          <w:shd w:val="clear" w:color="auto" w:fill="FFFFFF" w:themeFill="background1"/>
        </w:rPr>
        <w:t>规则</w:t>
      </w:r>
      <w:r w:rsidR="0023559D" w:rsidRPr="0023559D">
        <w:rPr>
          <w:shd w:val="clear" w:color="auto" w:fill="FFFFFF" w:themeFill="background1"/>
        </w:rPr>
        <w:t>：订单已经下但是供应产在规定时间内未送货到。超出送货期限后，一日提醒一次。</w:t>
      </w:r>
      <w:r w:rsidR="00785413">
        <w:rPr>
          <w:rFonts w:hint="eastAsia"/>
          <w:shd w:val="clear" w:color="auto" w:fill="FFFFFF" w:themeFill="background1"/>
        </w:rPr>
        <w:t>如果后面不再送货怎么办？？？？</w:t>
      </w:r>
    </w:p>
    <w:p w14:paraId="366E816D" w14:textId="77777777" w:rsidR="0051057C" w:rsidRDefault="0051057C" w:rsidP="00A76ABC">
      <w:pPr>
        <w:spacing w:line="240" w:lineRule="atLeast"/>
        <w:rPr>
          <w:shd w:val="clear" w:color="auto" w:fill="FFFFFF" w:themeFill="background1"/>
        </w:rPr>
      </w:pPr>
    </w:p>
    <w:p w14:paraId="48680E46" w14:textId="77777777" w:rsidR="0051057C" w:rsidRDefault="0051057C" w:rsidP="00A76ABC">
      <w:pPr>
        <w:spacing w:line="240" w:lineRule="atLeast"/>
        <w:rPr>
          <w:noProof/>
        </w:rPr>
      </w:pPr>
      <w:r>
        <w:rPr>
          <w:rFonts w:hint="eastAsia"/>
          <w:noProof/>
        </w:rPr>
        <w:t>附</w:t>
      </w:r>
      <w:r>
        <w:rPr>
          <w:rFonts w:hint="eastAsia"/>
          <w:noProof/>
        </w:rPr>
        <w:t>URL</w:t>
      </w:r>
      <w:r>
        <w:rPr>
          <w:rFonts w:hint="eastAsia"/>
          <w:noProof/>
        </w:rPr>
        <w:t>，只显示采购超时的采购订单号，供应商等信息</w:t>
      </w:r>
    </w:p>
    <w:p w14:paraId="5AF86327" w14:textId="77777777" w:rsidR="0051057C" w:rsidRDefault="0051057C" w:rsidP="00A76ABC">
      <w:pPr>
        <w:spacing w:line="240" w:lineRule="atLeast"/>
        <w:rPr>
          <w:noProof/>
        </w:rPr>
      </w:pPr>
      <w:r>
        <w:rPr>
          <w:rFonts w:hint="eastAsia"/>
          <w:noProof/>
        </w:rPr>
        <w:t>示例：</w:t>
      </w:r>
    </w:p>
    <w:tbl>
      <w:tblPr>
        <w:tblStyle w:val="ae"/>
        <w:tblW w:w="0" w:type="auto"/>
        <w:tblLook w:val="04A0" w:firstRow="1" w:lastRow="0" w:firstColumn="1" w:lastColumn="0" w:noHBand="0" w:noVBand="1"/>
      </w:tblPr>
      <w:tblGrid>
        <w:gridCol w:w="4261"/>
        <w:gridCol w:w="4261"/>
      </w:tblGrid>
      <w:tr w:rsidR="0051057C" w14:paraId="4105FA93" w14:textId="77777777" w:rsidTr="0051057C">
        <w:tc>
          <w:tcPr>
            <w:tcW w:w="4261" w:type="dxa"/>
          </w:tcPr>
          <w:p w14:paraId="0600B333"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标题</w:t>
            </w:r>
          </w:p>
        </w:tc>
        <w:tc>
          <w:tcPr>
            <w:tcW w:w="4261" w:type="dxa"/>
          </w:tcPr>
          <w:p w14:paraId="63E771CF"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采购超时提醒</w:t>
            </w:r>
          </w:p>
        </w:tc>
      </w:tr>
      <w:tr w:rsidR="0051057C" w14:paraId="3FC56F22" w14:textId="77777777" w:rsidTr="0051057C">
        <w:tc>
          <w:tcPr>
            <w:tcW w:w="4261" w:type="dxa"/>
          </w:tcPr>
          <w:p w14:paraId="1D6AB438" w14:textId="77777777" w:rsidR="0051057C" w:rsidRDefault="0051057C" w:rsidP="00A76ABC">
            <w:pPr>
              <w:spacing w:line="240" w:lineRule="atLeast"/>
              <w:rPr>
                <w:shd w:val="clear" w:color="auto" w:fill="FFFFFF" w:themeFill="background1"/>
              </w:rPr>
            </w:pPr>
          </w:p>
        </w:tc>
        <w:tc>
          <w:tcPr>
            <w:tcW w:w="4261" w:type="dxa"/>
          </w:tcPr>
          <w:p w14:paraId="21908184" w14:textId="77777777" w:rsidR="0051057C" w:rsidRDefault="0051057C" w:rsidP="00A76ABC">
            <w:pPr>
              <w:spacing w:line="240" w:lineRule="atLeast"/>
              <w:rPr>
                <w:shd w:val="clear" w:color="auto" w:fill="FFFFFF" w:themeFill="background1"/>
              </w:rPr>
            </w:pPr>
          </w:p>
        </w:tc>
      </w:tr>
      <w:tr w:rsidR="0051057C" w14:paraId="341AD330" w14:textId="77777777" w:rsidTr="0051057C">
        <w:tc>
          <w:tcPr>
            <w:tcW w:w="4261" w:type="dxa"/>
          </w:tcPr>
          <w:p w14:paraId="14453E73"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内容示例：</w:t>
            </w:r>
          </w:p>
        </w:tc>
        <w:tc>
          <w:tcPr>
            <w:tcW w:w="4261" w:type="dxa"/>
          </w:tcPr>
          <w:p w14:paraId="3F79861D"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你好，你有一个采购订单超过</w:t>
            </w:r>
            <w:r>
              <w:rPr>
                <w:rFonts w:hint="eastAsia"/>
                <w:shd w:val="clear" w:color="auto" w:fill="FFFFFF" w:themeFill="background1"/>
              </w:rPr>
              <w:t>1</w:t>
            </w:r>
            <w:r>
              <w:rPr>
                <w:rFonts w:hint="eastAsia"/>
                <w:shd w:val="clear" w:color="auto" w:fill="FFFFFF" w:themeFill="background1"/>
              </w:rPr>
              <w:t>天未入库</w:t>
            </w:r>
          </w:p>
        </w:tc>
      </w:tr>
      <w:tr w:rsidR="0051057C" w14:paraId="04A779CB" w14:textId="77777777" w:rsidTr="0051057C">
        <w:tc>
          <w:tcPr>
            <w:tcW w:w="4261" w:type="dxa"/>
          </w:tcPr>
          <w:p w14:paraId="0424AB50" w14:textId="77777777" w:rsidR="0051057C" w:rsidRDefault="0051057C" w:rsidP="00A76ABC">
            <w:pPr>
              <w:spacing w:line="240" w:lineRule="atLeast"/>
              <w:rPr>
                <w:shd w:val="clear" w:color="auto" w:fill="FFFFFF" w:themeFill="background1"/>
              </w:rPr>
            </w:pPr>
          </w:p>
        </w:tc>
        <w:tc>
          <w:tcPr>
            <w:tcW w:w="4261" w:type="dxa"/>
          </w:tcPr>
          <w:p w14:paraId="0DCCCB7F" w14:textId="77777777" w:rsidR="0051057C" w:rsidRPr="00107CBD" w:rsidRDefault="0051057C" w:rsidP="00A76ABC">
            <w:pPr>
              <w:spacing w:line="240" w:lineRule="atLeast"/>
              <w:rPr>
                <w:shd w:val="clear" w:color="auto" w:fill="FFFFFF" w:themeFill="background1"/>
              </w:rPr>
            </w:pPr>
            <w:r>
              <w:rPr>
                <w:rFonts w:hint="eastAsia"/>
                <w:shd w:val="clear" w:color="auto" w:fill="FFFFFF" w:themeFill="background1"/>
              </w:rPr>
              <w:t>采购订单：</w:t>
            </w:r>
            <w:r>
              <w:rPr>
                <w:rFonts w:hint="eastAsia"/>
                <w:shd w:val="clear" w:color="auto" w:fill="FFFFFF" w:themeFill="background1"/>
              </w:rPr>
              <w:t>CG201907120005</w:t>
            </w:r>
          </w:p>
        </w:tc>
      </w:tr>
      <w:tr w:rsidR="0051057C" w14:paraId="0C5CD671" w14:textId="77777777" w:rsidTr="0051057C">
        <w:tc>
          <w:tcPr>
            <w:tcW w:w="4261" w:type="dxa"/>
          </w:tcPr>
          <w:p w14:paraId="27F80C22" w14:textId="77777777" w:rsidR="0051057C" w:rsidRDefault="0051057C" w:rsidP="00A76ABC">
            <w:pPr>
              <w:spacing w:line="240" w:lineRule="atLeast"/>
              <w:rPr>
                <w:shd w:val="clear" w:color="auto" w:fill="FFFFFF" w:themeFill="background1"/>
              </w:rPr>
            </w:pPr>
          </w:p>
        </w:tc>
        <w:tc>
          <w:tcPr>
            <w:tcW w:w="4261" w:type="dxa"/>
          </w:tcPr>
          <w:p w14:paraId="71F62E58"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供应商：华南供应商</w:t>
            </w:r>
          </w:p>
        </w:tc>
      </w:tr>
      <w:tr w:rsidR="0051057C" w14:paraId="27C0B9C5" w14:textId="77777777" w:rsidTr="0051057C">
        <w:tc>
          <w:tcPr>
            <w:tcW w:w="4261" w:type="dxa"/>
          </w:tcPr>
          <w:p w14:paraId="609B52E3" w14:textId="77777777" w:rsidR="0051057C" w:rsidRDefault="0051057C" w:rsidP="00A76ABC">
            <w:pPr>
              <w:spacing w:line="240" w:lineRule="atLeast"/>
              <w:rPr>
                <w:shd w:val="clear" w:color="auto" w:fill="FFFFFF" w:themeFill="background1"/>
              </w:rPr>
            </w:pPr>
          </w:p>
        </w:tc>
        <w:tc>
          <w:tcPr>
            <w:tcW w:w="4261" w:type="dxa"/>
          </w:tcPr>
          <w:p w14:paraId="41C7C441"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创建时间：</w:t>
            </w:r>
            <w:r>
              <w:rPr>
                <w:rFonts w:hint="eastAsia"/>
                <w:shd w:val="clear" w:color="auto" w:fill="FFFFFF" w:themeFill="background1"/>
              </w:rPr>
              <w:t>2019</w:t>
            </w:r>
            <w:r>
              <w:rPr>
                <w:rFonts w:hint="eastAsia"/>
                <w:shd w:val="clear" w:color="auto" w:fill="FFFFFF" w:themeFill="background1"/>
              </w:rPr>
              <w:t>年</w:t>
            </w:r>
            <w:r>
              <w:rPr>
                <w:rFonts w:hint="eastAsia"/>
                <w:shd w:val="clear" w:color="auto" w:fill="FFFFFF" w:themeFill="background1"/>
              </w:rPr>
              <w:t>7</w:t>
            </w:r>
            <w:r>
              <w:rPr>
                <w:rFonts w:hint="eastAsia"/>
                <w:shd w:val="clear" w:color="auto" w:fill="FFFFFF" w:themeFill="background1"/>
              </w:rPr>
              <w:t>月</w:t>
            </w:r>
            <w:r>
              <w:rPr>
                <w:rFonts w:hint="eastAsia"/>
                <w:shd w:val="clear" w:color="auto" w:fill="FFFFFF" w:themeFill="background1"/>
              </w:rPr>
              <w:t>12</w:t>
            </w:r>
            <w:r>
              <w:rPr>
                <w:rFonts w:hint="eastAsia"/>
                <w:shd w:val="clear" w:color="auto" w:fill="FFFFFF" w:themeFill="background1"/>
              </w:rPr>
              <w:t>日</w:t>
            </w:r>
          </w:p>
        </w:tc>
      </w:tr>
      <w:tr w:rsidR="0051057C" w14:paraId="5225E503" w14:textId="77777777" w:rsidTr="0051057C">
        <w:tc>
          <w:tcPr>
            <w:tcW w:w="4261" w:type="dxa"/>
          </w:tcPr>
          <w:p w14:paraId="27A39156" w14:textId="77777777" w:rsidR="0051057C" w:rsidRDefault="0051057C" w:rsidP="00A76ABC">
            <w:pPr>
              <w:spacing w:line="240" w:lineRule="atLeast"/>
              <w:rPr>
                <w:shd w:val="clear" w:color="auto" w:fill="FFFFFF" w:themeFill="background1"/>
              </w:rPr>
            </w:pPr>
          </w:p>
        </w:tc>
        <w:tc>
          <w:tcPr>
            <w:tcW w:w="4261" w:type="dxa"/>
          </w:tcPr>
          <w:p w14:paraId="490B50C1"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请尽快前往</w:t>
            </w:r>
            <w:r>
              <w:rPr>
                <w:rFonts w:hint="eastAsia"/>
                <w:shd w:val="clear" w:color="auto" w:fill="FFFFFF" w:themeFill="background1"/>
              </w:rPr>
              <w:t>NBR</w:t>
            </w:r>
            <w:r>
              <w:rPr>
                <w:rFonts w:hint="eastAsia"/>
                <w:shd w:val="clear" w:color="auto" w:fill="FFFFFF" w:themeFill="background1"/>
              </w:rPr>
              <w:t>处理</w:t>
            </w:r>
          </w:p>
        </w:tc>
      </w:tr>
    </w:tbl>
    <w:p w14:paraId="12CF8952" w14:textId="77777777" w:rsidR="0051057C" w:rsidRDefault="0051057C" w:rsidP="00A76ABC">
      <w:pPr>
        <w:spacing w:line="240" w:lineRule="atLeast"/>
        <w:rPr>
          <w:shd w:val="clear" w:color="auto" w:fill="FFFFFF" w:themeFill="background1"/>
        </w:rPr>
      </w:pPr>
      <w:r>
        <w:rPr>
          <w:rFonts w:hint="eastAsia"/>
          <w:shd w:val="clear" w:color="auto" w:fill="FFFFFF" w:themeFill="background1"/>
        </w:rPr>
        <w:t>10</w:t>
      </w:r>
      <w:r>
        <w:rPr>
          <w:rFonts w:hint="eastAsia"/>
          <w:shd w:val="clear" w:color="auto" w:fill="FFFFFF" w:themeFill="background1"/>
        </w:rPr>
        <w:t>天内未入库，从第</w:t>
      </w:r>
      <w:r>
        <w:rPr>
          <w:rFonts w:hint="eastAsia"/>
          <w:shd w:val="clear" w:color="auto" w:fill="FFFFFF" w:themeFill="background1"/>
        </w:rPr>
        <w:t>11</w:t>
      </w:r>
      <w:r>
        <w:rPr>
          <w:rFonts w:hint="eastAsia"/>
          <w:shd w:val="clear" w:color="auto" w:fill="FFFFFF" w:themeFill="background1"/>
        </w:rPr>
        <w:t>天开始，每天提醒一次</w:t>
      </w:r>
    </w:p>
    <w:p w14:paraId="3ED3D17A" w14:textId="77777777" w:rsidR="0051057C" w:rsidRDefault="0051057C" w:rsidP="00A76ABC">
      <w:pPr>
        <w:spacing w:line="240" w:lineRule="atLeast"/>
        <w:rPr>
          <w:shd w:val="clear" w:color="auto" w:fill="FFFFFF" w:themeFill="background1"/>
        </w:rPr>
      </w:pPr>
    </w:p>
    <w:p w14:paraId="5F18021F" w14:textId="77777777" w:rsidR="00A76ABC" w:rsidRDefault="00A76ABC" w:rsidP="00A76ABC">
      <w:pPr>
        <w:spacing w:line="240" w:lineRule="atLeast"/>
        <w:rPr>
          <w:shd w:val="clear" w:color="auto" w:fill="FFFFFF" w:themeFill="background1"/>
        </w:rPr>
      </w:pPr>
      <w:r>
        <w:rPr>
          <w:rFonts w:hint="eastAsia"/>
          <w:shd w:val="clear" w:color="auto" w:fill="FFFFFF" w:themeFill="background1"/>
        </w:rPr>
        <w:t>模板设置：</w:t>
      </w:r>
    </w:p>
    <w:p w14:paraId="37164012" w14:textId="77777777" w:rsidR="00A76ABC" w:rsidRPr="0051057C" w:rsidRDefault="00A76ABC" w:rsidP="00A76ABC">
      <w:pPr>
        <w:spacing w:line="240" w:lineRule="atLeast"/>
        <w:rPr>
          <w:shd w:val="clear" w:color="auto" w:fill="FFFFFF" w:themeFill="background1"/>
        </w:rPr>
      </w:pPr>
      <w:r>
        <w:rPr>
          <w:noProof/>
        </w:rPr>
        <w:lastRenderedPageBreak/>
        <w:drawing>
          <wp:inline distT="0" distB="0" distL="0" distR="0" wp14:anchorId="61639D58" wp14:editId="45981308">
            <wp:extent cx="4485736" cy="418149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05668" cy="4200077"/>
                    </a:xfrm>
                    <a:prstGeom prst="rect">
                      <a:avLst/>
                    </a:prstGeom>
                  </pic:spPr>
                </pic:pic>
              </a:graphicData>
            </a:graphic>
          </wp:inline>
        </w:drawing>
      </w:r>
    </w:p>
    <w:p w14:paraId="6BA4C016" w14:textId="77777777" w:rsidR="0023559D" w:rsidRDefault="0023559D" w:rsidP="00A76ABC">
      <w:pPr>
        <w:pStyle w:val="4"/>
        <w:spacing w:line="240" w:lineRule="atLeast"/>
        <w:rPr>
          <w:shd w:val="clear" w:color="auto" w:fill="FFFFFF" w:themeFill="background1"/>
        </w:rPr>
      </w:pPr>
      <w:r>
        <w:rPr>
          <w:rFonts w:hint="eastAsia"/>
          <w:shd w:val="clear" w:color="auto" w:fill="FFFFFF" w:themeFill="background1"/>
        </w:rPr>
        <w:t>入库价格变动消息</w:t>
      </w:r>
    </w:p>
    <w:p w14:paraId="2A6A0C1F" w14:textId="77777777" w:rsidR="0023559D" w:rsidRDefault="002C0E6B" w:rsidP="00A76ABC">
      <w:pPr>
        <w:spacing w:line="240" w:lineRule="atLeast"/>
        <w:rPr>
          <w:shd w:val="clear" w:color="auto" w:fill="FFFFFF" w:themeFill="background1"/>
        </w:rPr>
      </w:pPr>
      <w:r>
        <w:rPr>
          <w:rFonts w:hint="eastAsia"/>
          <w:shd w:val="clear" w:color="auto" w:fill="FFFFFF" w:themeFill="background1"/>
        </w:rPr>
        <w:t>描述：</w:t>
      </w:r>
      <w:r w:rsidR="0023559D" w:rsidRPr="0023559D">
        <w:rPr>
          <w:shd w:val="clear" w:color="auto" w:fill="FFFFFF" w:themeFill="background1"/>
        </w:rPr>
        <w:t>入库价格与采购订单上的价格不符</w:t>
      </w:r>
      <w:r w:rsidR="00785413">
        <w:rPr>
          <w:rFonts w:hint="eastAsia"/>
          <w:shd w:val="clear" w:color="auto" w:fill="FFFFFF" w:themeFill="background1"/>
        </w:rPr>
        <w:t>，知会老板</w:t>
      </w:r>
      <w:r>
        <w:rPr>
          <w:rFonts w:hint="eastAsia"/>
          <w:shd w:val="clear" w:color="auto" w:fill="FFFFFF" w:themeFill="background1"/>
        </w:rPr>
        <w:t>。</w:t>
      </w:r>
    </w:p>
    <w:p w14:paraId="415FCC1E" w14:textId="77777777" w:rsidR="002C0E6B" w:rsidRDefault="002C0E6B" w:rsidP="00A76ABC">
      <w:pPr>
        <w:spacing w:line="240" w:lineRule="atLeast"/>
        <w:rPr>
          <w:shd w:val="clear" w:color="auto" w:fill="FFFFFF" w:themeFill="background1"/>
        </w:rPr>
      </w:pPr>
    </w:p>
    <w:p w14:paraId="13265FFC" w14:textId="77777777" w:rsidR="002C0E6B" w:rsidRDefault="002C0E6B" w:rsidP="00A76ABC">
      <w:pPr>
        <w:spacing w:line="240" w:lineRule="atLeast"/>
        <w:rPr>
          <w:shd w:val="clear" w:color="auto" w:fill="FFFFFF" w:themeFill="background1"/>
        </w:rPr>
      </w:pPr>
      <w:r>
        <w:rPr>
          <w:rFonts w:hint="eastAsia"/>
          <w:shd w:val="clear" w:color="auto" w:fill="FFFFFF" w:themeFill="background1"/>
        </w:rPr>
        <w:t>模板设置：</w:t>
      </w:r>
    </w:p>
    <w:p w14:paraId="423D0C28" w14:textId="77777777" w:rsidR="002C0E6B" w:rsidRDefault="002C0E6B" w:rsidP="00A76ABC">
      <w:pPr>
        <w:spacing w:line="240" w:lineRule="atLeast"/>
        <w:rPr>
          <w:shd w:val="clear" w:color="auto" w:fill="FFFFFF" w:themeFill="background1"/>
        </w:rPr>
      </w:pPr>
      <w:r>
        <w:rPr>
          <w:noProof/>
        </w:rPr>
        <w:lastRenderedPageBreak/>
        <w:drawing>
          <wp:inline distT="0" distB="0" distL="0" distR="0" wp14:anchorId="761F007B" wp14:editId="1E626213">
            <wp:extent cx="8878518" cy="3234905"/>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8904132" cy="3244238"/>
                    </a:xfrm>
                    <a:prstGeom prst="rect">
                      <a:avLst/>
                    </a:prstGeom>
                  </pic:spPr>
                </pic:pic>
              </a:graphicData>
            </a:graphic>
          </wp:inline>
        </w:drawing>
      </w:r>
    </w:p>
    <w:p w14:paraId="3B082A8E" w14:textId="77777777" w:rsidR="00650624" w:rsidRDefault="00650624" w:rsidP="00A76ABC">
      <w:pPr>
        <w:spacing w:line="240" w:lineRule="atLeast"/>
        <w:rPr>
          <w:shd w:val="clear" w:color="auto" w:fill="FFFFFF" w:themeFill="background1"/>
        </w:rPr>
      </w:pPr>
    </w:p>
    <w:p w14:paraId="43556320" w14:textId="77777777" w:rsidR="00650624" w:rsidRDefault="00650624" w:rsidP="00650624">
      <w:pPr>
        <w:rPr>
          <w:noProof/>
        </w:rPr>
      </w:pPr>
      <w:r>
        <w:rPr>
          <w:rFonts w:hint="eastAsia"/>
          <w:noProof/>
        </w:rPr>
        <w:t>示例：</w:t>
      </w:r>
    </w:p>
    <w:tbl>
      <w:tblPr>
        <w:tblStyle w:val="ae"/>
        <w:tblW w:w="0" w:type="auto"/>
        <w:tblLook w:val="04A0" w:firstRow="1" w:lastRow="0" w:firstColumn="1" w:lastColumn="0" w:noHBand="0" w:noVBand="1"/>
      </w:tblPr>
      <w:tblGrid>
        <w:gridCol w:w="4261"/>
        <w:gridCol w:w="4261"/>
      </w:tblGrid>
      <w:tr w:rsidR="00650624" w14:paraId="5E2B13EB" w14:textId="77777777" w:rsidTr="00650624">
        <w:tc>
          <w:tcPr>
            <w:tcW w:w="4261" w:type="dxa"/>
          </w:tcPr>
          <w:p w14:paraId="3DC89ECA" w14:textId="77777777" w:rsidR="00650624" w:rsidRDefault="00650624" w:rsidP="005E2E8B">
            <w:pPr>
              <w:rPr>
                <w:noProof/>
              </w:rPr>
            </w:pPr>
            <w:r>
              <w:rPr>
                <w:rFonts w:hint="eastAsia"/>
                <w:noProof/>
              </w:rPr>
              <w:t>标题：</w:t>
            </w:r>
          </w:p>
        </w:tc>
        <w:tc>
          <w:tcPr>
            <w:tcW w:w="4261" w:type="dxa"/>
          </w:tcPr>
          <w:p w14:paraId="54806EE4" w14:textId="77777777" w:rsidR="00650624" w:rsidRDefault="00650624" w:rsidP="005E2E8B">
            <w:pPr>
              <w:rPr>
                <w:noProof/>
              </w:rPr>
            </w:pPr>
            <w:r>
              <w:rPr>
                <w:rStyle w:val="msg"/>
              </w:rPr>
              <w:t>入库价与采购价不符</w:t>
            </w:r>
          </w:p>
        </w:tc>
      </w:tr>
      <w:tr w:rsidR="00650624" w14:paraId="37404D46" w14:textId="77777777" w:rsidTr="00650624">
        <w:tc>
          <w:tcPr>
            <w:tcW w:w="4261" w:type="dxa"/>
          </w:tcPr>
          <w:p w14:paraId="35A7F836" w14:textId="77777777" w:rsidR="00650624" w:rsidRDefault="00650624" w:rsidP="005E2E8B">
            <w:pPr>
              <w:rPr>
                <w:noProof/>
              </w:rPr>
            </w:pPr>
          </w:p>
        </w:tc>
        <w:tc>
          <w:tcPr>
            <w:tcW w:w="4261" w:type="dxa"/>
          </w:tcPr>
          <w:p w14:paraId="07EA014B" w14:textId="77777777" w:rsidR="00650624" w:rsidRDefault="00650624" w:rsidP="005E2E8B">
            <w:pPr>
              <w:rPr>
                <w:noProof/>
              </w:rPr>
            </w:pPr>
          </w:p>
        </w:tc>
      </w:tr>
      <w:tr w:rsidR="00650624" w14:paraId="4ED866FF" w14:textId="77777777" w:rsidTr="00650624">
        <w:tc>
          <w:tcPr>
            <w:tcW w:w="4261" w:type="dxa"/>
          </w:tcPr>
          <w:p w14:paraId="38E144A8" w14:textId="77777777" w:rsidR="00650624" w:rsidRDefault="00650624" w:rsidP="005E2E8B">
            <w:pPr>
              <w:rPr>
                <w:noProof/>
              </w:rPr>
            </w:pPr>
            <w:r>
              <w:rPr>
                <w:rFonts w:hint="eastAsia"/>
                <w:noProof/>
              </w:rPr>
              <w:t>内容示例：</w:t>
            </w:r>
          </w:p>
        </w:tc>
        <w:tc>
          <w:tcPr>
            <w:tcW w:w="4261" w:type="dxa"/>
          </w:tcPr>
          <w:p w14:paraId="3513ACC9" w14:textId="77777777" w:rsidR="00650624" w:rsidRDefault="00650624" w:rsidP="005E2E8B">
            <w:pPr>
              <w:rPr>
                <w:noProof/>
              </w:rPr>
            </w:pPr>
            <w:r w:rsidRPr="009513D4">
              <w:rPr>
                <w:rFonts w:hint="eastAsia"/>
                <w:noProof/>
              </w:rPr>
              <w:t>你好，该单据入库价与采购价不符</w:t>
            </w:r>
          </w:p>
        </w:tc>
      </w:tr>
      <w:tr w:rsidR="00650624" w14:paraId="3AE16E63" w14:textId="77777777" w:rsidTr="00650624">
        <w:tc>
          <w:tcPr>
            <w:tcW w:w="4261" w:type="dxa"/>
          </w:tcPr>
          <w:p w14:paraId="5EF42584" w14:textId="77777777" w:rsidR="00650624" w:rsidRDefault="00650624" w:rsidP="005E2E8B">
            <w:pPr>
              <w:rPr>
                <w:noProof/>
              </w:rPr>
            </w:pPr>
          </w:p>
        </w:tc>
        <w:tc>
          <w:tcPr>
            <w:tcW w:w="4261" w:type="dxa"/>
          </w:tcPr>
          <w:p w14:paraId="575033D6" w14:textId="77777777" w:rsidR="00650624" w:rsidRDefault="00650624" w:rsidP="005E2E8B">
            <w:pPr>
              <w:rPr>
                <w:noProof/>
              </w:rPr>
            </w:pPr>
            <w:r>
              <w:rPr>
                <w:rFonts w:hint="eastAsia"/>
                <w:noProof/>
              </w:rPr>
              <w:t>采购单号：</w:t>
            </w:r>
            <w:r w:rsidRPr="009513D4">
              <w:rPr>
                <w:noProof/>
              </w:rPr>
              <w:t>CG201907120002</w:t>
            </w:r>
          </w:p>
        </w:tc>
      </w:tr>
      <w:tr w:rsidR="00650624" w14:paraId="5236553B" w14:textId="77777777" w:rsidTr="00650624">
        <w:tc>
          <w:tcPr>
            <w:tcW w:w="4261" w:type="dxa"/>
          </w:tcPr>
          <w:p w14:paraId="7554970A" w14:textId="77777777" w:rsidR="00650624" w:rsidRDefault="00650624" w:rsidP="005E2E8B">
            <w:pPr>
              <w:rPr>
                <w:noProof/>
              </w:rPr>
            </w:pPr>
          </w:p>
        </w:tc>
        <w:tc>
          <w:tcPr>
            <w:tcW w:w="4261" w:type="dxa"/>
          </w:tcPr>
          <w:p w14:paraId="49335AFC" w14:textId="77777777" w:rsidR="00650624" w:rsidRDefault="00650624" w:rsidP="005E2E8B">
            <w:pPr>
              <w:rPr>
                <w:noProof/>
              </w:rPr>
            </w:pPr>
            <w:r>
              <w:rPr>
                <w:rFonts w:hint="eastAsia"/>
                <w:noProof/>
              </w:rPr>
              <w:t>入库单号：</w:t>
            </w:r>
            <w:r w:rsidRPr="009513D4">
              <w:rPr>
                <w:noProof/>
              </w:rPr>
              <w:t>RK201907120002</w:t>
            </w:r>
          </w:p>
        </w:tc>
      </w:tr>
      <w:tr w:rsidR="00650624" w14:paraId="731B9059" w14:textId="77777777" w:rsidTr="00650624">
        <w:tc>
          <w:tcPr>
            <w:tcW w:w="4261" w:type="dxa"/>
          </w:tcPr>
          <w:p w14:paraId="0970908E" w14:textId="77777777" w:rsidR="00650624" w:rsidRDefault="00650624" w:rsidP="005E2E8B">
            <w:pPr>
              <w:rPr>
                <w:noProof/>
              </w:rPr>
            </w:pPr>
          </w:p>
        </w:tc>
        <w:tc>
          <w:tcPr>
            <w:tcW w:w="4261" w:type="dxa"/>
          </w:tcPr>
          <w:p w14:paraId="3E663C14" w14:textId="77777777" w:rsidR="00650624" w:rsidRDefault="00650624" w:rsidP="005E2E8B">
            <w:pPr>
              <w:rPr>
                <w:noProof/>
              </w:rPr>
            </w:pPr>
            <w:r>
              <w:rPr>
                <w:rFonts w:hint="eastAsia"/>
                <w:noProof/>
              </w:rPr>
              <w:t>操作人：店员</w:t>
            </w:r>
            <w:r>
              <w:rPr>
                <w:rFonts w:hint="eastAsia"/>
                <w:noProof/>
              </w:rPr>
              <w:t>2</w:t>
            </w:r>
            <w:r>
              <w:rPr>
                <w:rFonts w:hint="eastAsia"/>
                <w:noProof/>
              </w:rPr>
              <w:t>号</w:t>
            </w:r>
          </w:p>
        </w:tc>
      </w:tr>
      <w:tr w:rsidR="00650624" w14:paraId="7665A4D4" w14:textId="77777777" w:rsidTr="00650624">
        <w:tc>
          <w:tcPr>
            <w:tcW w:w="4261" w:type="dxa"/>
          </w:tcPr>
          <w:p w14:paraId="037D924F" w14:textId="77777777" w:rsidR="00650624" w:rsidRDefault="00650624" w:rsidP="005E2E8B">
            <w:pPr>
              <w:rPr>
                <w:noProof/>
              </w:rPr>
            </w:pPr>
          </w:p>
        </w:tc>
        <w:tc>
          <w:tcPr>
            <w:tcW w:w="4261" w:type="dxa"/>
          </w:tcPr>
          <w:p w14:paraId="03628A70" w14:textId="77777777" w:rsidR="00650624" w:rsidRDefault="00650624" w:rsidP="005E2E8B">
            <w:pPr>
              <w:rPr>
                <w:noProof/>
              </w:rPr>
            </w:pPr>
            <w:r w:rsidRPr="00251CF2">
              <w:rPr>
                <w:rFonts w:hint="eastAsia"/>
                <w:noProof/>
              </w:rPr>
              <w:t>请前往</w:t>
            </w:r>
            <w:r w:rsidRPr="00251CF2">
              <w:rPr>
                <w:rFonts w:hint="eastAsia"/>
                <w:noProof/>
              </w:rPr>
              <w:t>NBR</w:t>
            </w:r>
            <w:r w:rsidRPr="00251CF2">
              <w:rPr>
                <w:rFonts w:hint="eastAsia"/>
                <w:noProof/>
              </w:rPr>
              <w:t>查看具体信息</w:t>
            </w:r>
            <w:r>
              <w:rPr>
                <w:rFonts w:hint="eastAsia"/>
                <w:noProof/>
              </w:rPr>
              <w:t>·</w:t>
            </w:r>
          </w:p>
        </w:tc>
      </w:tr>
    </w:tbl>
    <w:p w14:paraId="3471576C" w14:textId="77777777" w:rsidR="00650624" w:rsidRDefault="00650624" w:rsidP="00650624">
      <w:pPr>
        <w:rPr>
          <w:noProof/>
        </w:rPr>
      </w:pPr>
    </w:p>
    <w:p w14:paraId="7B338E31" w14:textId="77777777" w:rsidR="00650624" w:rsidRDefault="00650624" w:rsidP="00650624">
      <w:pPr>
        <w:rPr>
          <w:shd w:val="clear" w:color="auto" w:fill="FFFFFF" w:themeFill="background1"/>
        </w:rPr>
      </w:pPr>
      <w:r>
        <w:rPr>
          <w:rFonts w:hint="eastAsia"/>
          <w:noProof/>
        </w:rPr>
        <w:t>不附</w:t>
      </w:r>
      <w:r>
        <w:rPr>
          <w:rFonts w:hint="eastAsia"/>
          <w:noProof/>
        </w:rPr>
        <w:t>URL</w:t>
      </w:r>
      <w:r>
        <w:rPr>
          <w:rFonts w:hint="eastAsia"/>
          <w:noProof/>
        </w:rPr>
        <w:t>，单纯提醒。</w:t>
      </w:r>
    </w:p>
    <w:p w14:paraId="03E2E457" w14:textId="77777777" w:rsidR="00650624" w:rsidRPr="002C0E6B" w:rsidRDefault="00650624" w:rsidP="00A76ABC">
      <w:pPr>
        <w:spacing w:line="240" w:lineRule="atLeast"/>
        <w:rPr>
          <w:shd w:val="clear" w:color="auto" w:fill="FFFFFF" w:themeFill="background1"/>
        </w:rPr>
      </w:pPr>
    </w:p>
    <w:p w14:paraId="325E9EDF" w14:textId="77777777" w:rsidR="0023559D" w:rsidRDefault="0023559D" w:rsidP="00A76ABC">
      <w:pPr>
        <w:pStyle w:val="4"/>
        <w:spacing w:line="240" w:lineRule="atLeast"/>
        <w:rPr>
          <w:shd w:val="clear" w:color="auto" w:fill="FFFFFF" w:themeFill="background1"/>
        </w:rPr>
      </w:pPr>
      <w:r w:rsidRPr="0023559D">
        <w:rPr>
          <w:shd w:val="clear" w:color="auto" w:fill="FFFFFF" w:themeFill="background1"/>
        </w:rPr>
        <w:lastRenderedPageBreak/>
        <w:t>保质期商品提醒</w:t>
      </w:r>
      <w:r>
        <w:rPr>
          <w:rFonts w:hint="eastAsia"/>
          <w:shd w:val="clear" w:color="auto" w:fill="FFFFFF" w:themeFill="background1"/>
        </w:rPr>
        <w:t>消息</w:t>
      </w:r>
    </w:p>
    <w:p w14:paraId="73018C81" w14:textId="77777777" w:rsidR="002C0E6B" w:rsidRDefault="00966BE1" w:rsidP="00A76ABC">
      <w:pPr>
        <w:spacing w:line="240" w:lineRule="atLeast"/>
        <w:rPr>
          <w:shd w:val="clear" w:color="auto" w:fill="FFFFFF" w:themeFill="background1"/>
        </w:rPr>
      </w:pPr>
      <w:r w:rsidRPr="00E5184D">
        <w:rPr>
          <w:rFonts w:hint="eastAsia"/>
          <w:color w:val="FF0000"/>
          <w:shd w:val="clear" w:color="auto" w:fill="FFFFFF" w:themeFill="background1"/>
        </w:rPr>
        <w:t>暂时不做</w:t>
      </w:r>
      <w:r>
        <w:rPr>
          <w:rFonts w:hint="eastAsia"/>
          <w:color w:val="FF0000"/>
          <w:shd w:val="clear" w:color="auto" w:fill="FFFFFF" w:themeFill="background1"/>
        </w:rPr>
        <w:t>。</w:t>
      </w:r>
    </w:p>
    <w:p w14:paraId="1D78133F" w14:textId="77777777" w:rsidR="0023559D" w:rsidRDefault="0023559D" w:rsidP="00A76ABC">
      <w:pPr>
        <w:pStyle w:val="4"/>
        <w:spacing w:line="240" w:lineRule="atLeast"/>
        <w:rPr>
          <w:shd w:val="clear" w:color="auto" w:fill="FFFFFF" w:themeFill="background1"/>
        </w:rPr>
      </w:pPr>
      <w:r w:rsidRPr="0023559D">
        <w:rPr>
          <w:shd w:val="clear" w:color="auto" w:fill="FFFFFF" w:themeFill="background1"/>
        </w:rPr>
        <w:t>盘点差异报告</w:t>
      </w:r>
      <w:r>
        <w:rPr>
          <w:rFonts w:hint="eastAsia"/>
          <w:shd w:val="clear" w:color="auto" w:fill="FFFFFF" w:themeFill="background1"/>
        </w:rPr>
        <w:t>消息</w:t>
      </w:r>
    </w:p>
    <w:p w14:paraId="22871E65" w14:textId="77777777" w:rsidR="002C0E6B" w:rsidRDefault="008A3CC7" w:rsidP="00A76ABC">
      <w:pPr>
        <w:spacing w:line="240" w:lineRule="atLeast"/>
        <w:rPr>
          <w:shd w:val="clear" w:color="auto" w:fill="FFFFFF" w:themeFill="background1"/>
        </w:rPr>
      </w:pPr>
      <w:r>
        <w:rPr>
          <w:rFonts w:hint="eastAsia"/>
          <w:shd w:val="clear" w:color="auto" w:fill="FFFFFF" w:themeFill="background1"/>
        </w:rPr>
        <w:t>描述：</w:t>
      </w:r>
      <w:r w:rsidR="00C37D26">
        <w:rPr>
          <w:rFonts w:hint="eastAsia"/>
          <w:shd w:val="clear" w:color="auto" w:fill="FFFFFF" w:themeFill="background1"/>
        </w:rPr>
        <w:t>每次盘点结束后，发送消息知会老板</w:t>
      </w:r>
      <w:r w:rsidR="00C37D26" w:rsidRPr="0023559D">
        <w:rPr>
          <w:shd w:val="clear" w:color="auto" w:fill="FFFFFF" w:themeFill="background1"/>
        </w:rPr>
        <w:t>盘点差异报告</w:t>
      </w:r>
      <w:r>
        <w:rPr>
          <w:rFonts w:hint="eastAsia"/>
          <w:shd w:val="clear" w:color="auto" w:fill="FFFFFF" w:themeFill="background1"/>
        </w:rPr>
        <w:t>。</w:t>
      </w:r>
    </w:p>
    <w:p w14:paraId="34A5DF9C" w14:textId="77777777" w:rsidR="002C0E6B" w:rsidRDefault="002C0E6B" w:rsidP="002C0E6B">
      <w:pPr>
        <w:spacing w:line="240" w:lineRule="atLeast"/>
        <w:rPr>
          <w:shd w:val="clear" w:color="auto" w:fill="FFFFFF" w:themeFill="background1"/>
        </w:rPr>
      </w:pPr>
      <w:r>
        <w:rPr>
          <w:rFonts w:hint="eastAsia"/>
          <w:shd w:val="clear" w:color="auto" w:fill="FFFFFF" w:themeFill="background1"/>
        </w:rPr>
        <w:t>模板设置：</w:t>
      </w:r>
    </w:p>
    <w:p w14:paraId="5A80321F" w14:textId="77777777" w:rsidR="002C0E6B" w:rsidRDefault="005E4FD9" w:rsidP="00A76ABC">
      <w:pPr>
        <w:spacing w:line="240" w:lineRule="atLeast"/>
        <w:rPr>
          <w:shd w:val="clear" w:color="auto" w:fill="FFFFFF" w:themeFill="background1"/>
        </w:rPr>
      </w:pPr>
      <w:r>
        <w:rPr>
          <w:noProof/>
        </w:rPr>
        <w:drawing>
          <wp:inline distT="0" distB="0" distL="0" distR="0" wp14:anchorId="3F594240" wp14:editId="5E4F78CD">
            <wp:extent cx="8833284" cy="3390182"/>
            <wp:effectExtent l="0" t="0" r="635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8873687" cy="3405689"/>
                    </a:xfrm>
                    <a:prstGeom prst="rect">
                      <a:avLst/>
                    </a:prstGeom>
                  </pic:spPr>
                </pic:pic>
              </a:graphicData>
            </a:graphic>
          </wp:inline>
        </w:drawing>
      </w:r>
    </w:p>
    <w:p w14:paraId="030FAFEC" w14:textId="77777777" w:rsidR="002C0E6B" w:rsidRDefault="002C0E6B" w:rsidP="00A76ABC">
      <w:pPr>
        <w:spacing w:line="240" w:lineRule="atLeast"/>
        <w:rPr>
          <w:shd w:val="clear" w:color="auto" w:fill="FFFFFF" w:themeFill="background1"/>
        </w:rPr>
      </w:pPr>
    </w:p>
    <w:p w14:paraId="0BDCB05A" w14:textId="77777777" w:rsidR="005E4FD9" w:rsidRDefault="005E4FD9" w:rsidP="005E4FD9">
      <w:pPr>
        <w:rPr>
          <w:noProof/>
        </w:rPr>
      </w:pPr>
      <w:r>
        <w:rPr>
          <w:rFonts w:hint="eastAsia"/>
          <w:noProof/>
        </w:rPr>
        <w:t>模板示例：</w:t>
      </w:r>
    </w:p>
    <w:tbl>
      <w:tblPr>
        <w:tblStyle w:val="ae"/>
        <w:tblW w:w="0" w:type="auto"/>
        <w:tblLook w:val="04A0" w:firstRow="1" w:lastRow="0" w:firstColumn="1" w:lastColumn="0" w:noHBand="0" w:noVBand="1"/>
      </w:tblPr>
      <w:tblGrid>
        <w:gridCol w:w="4261"/>
        <w:gridCol w:w="4261"/>
      </w:tblGrid>
      <w:tr w:rsidR="005E4FD9" w14:paraId="6C057DD3" w14:textId="77777777" w:rsidTr="005E4FD9">
        <w:tc>
          <w:tcPr>
            <w:tcW w:w="4261" w:type="dxa"/>
          </w:tcPr>
          <w:p w14:paraId="2C662858" w14:textId="77777777" w:rsidR="005E4FD9" w:rsidRDefault="005E4FD9" w:rsidP="005E2E8B">
            <w:pPr>
              <w:rPr>
                <w:noProof/>
              </w:rPr>
            </w:pPr>
            <w:r>
              <w:rPr>
                <w:rFonts w:hint="eastAsia"/>
                <w:noProof/>
              </w:rPr>
              <w:t>标题</w:t>
            </w:r>
          </w:p>
        </w:tc>
        <w:tc>
          <w:tcPr>
            <w:tcW w:w="4261" w:type="dxa"/>
          </w:tcPr>
          <w:p w14:paraId="6626728D" w14:textId="77777777" w:rsidR="005E4FD9" w:rsidRDefault="005E4FD9" w:rsidP="005E2E8B">
            <w:pPr>
              <w:rPr>
                <w:noProof/>
              </w:rPr>
            </w:pPr>
            <w:r>
              <w:rPr>
                <w:rStyle w:val="msg"/>
              </w:rPr>
              <w:t>盘点结果提醒</w:t>
            </w:r>
          </w:p>
        </w:tc>
      </w:tr>
      <w:tr w:rsidR="005E4FD9" w14:paraId="0054CABA" w14:textId="77777777" w:rsidTr="005E4FD9">
        <w:tc>
          <w:tcPr>
            <w:tcW w:w="4261" w:type="dxa"/>
          </w:tcPr>
          <w:p w14:paraId="29B8EDB5" w14:textId="77777777" w:rsidR="005E4FD9" w:rsidRDefault="005E4FD9" w:rsidP="005E2E8B">
            <w:pPr>
              <w:rPr>
                <w:noProof/>
              </w:rPr>
            </w:pPr>
          </w:p>
        </w:tc>
        <w:tc>
          <w:tcPr>
            <w:tcW w:w="4261" w:type="dxa"/>
          </w:tcPr>
          <w:p w14:paraId="3683FB84" w14:textId="77777777" w:rsidR="005E4FD9" w:rsidRDefault="005E4FD9" w:rsidP="005E2E8B">
            <w:pPr>
              <w:rPr>
                <w:noProof/>
              </w:rPr>
            </w:pPr>
          </w:p>
        </w:tc>
      </w:tr>
      <w:tr w:rsidR="005E4FD9" w14:paraId="2B1F9587" w14:textId="77777777" w:rsidTr="005E4FD9">
        <w:tc>
          <w:tcPr>
            <w:tcW w:w="4261" w:type="dxa"/>
          </w:tcPr>
          <w:p w14:paraId="4FF1F7E5" w14:textId="77777777" w:rsidR="005E4FD9" w:rsidRDefault="005E4FD9" w:rsidP="005E2E8B">
            <w:pPr>
              <w:rPr>
                <w:noProof/>
              </w:rPr>
            </w:pPr>
            <w:r>
              <w:rPr>
                <w:rFonts w:hint="eastAsia"/>
                <w:noProof/>
              </w:rPr>
              <w:t>内容示例：</w:t>
            </w:r>
          </w:p>
        </w:tc>
        <w:tc>
          <w:tcPr>
            <w:tcW w:w="4261" w:type="dxa"/>
          </w:tcPr>
          <w:p w14:paraId="10BFDA1F" w14:textId="77777777" w:rsidR="005E4FD9" w:rsidRDefault="005E4FD9" w:rsidP="005E2E8B">
            <w:pPr>
              <w:rPr>
                <w:noProof/>
              </w:rPr>
            </w:pPr>
            <w:r w:rsidRPr="00341119">
              <w:rPr>
                <w:rFonts w:hint="eastAsia"/>
                <w:noProof/>
              </w:rPr>
              <w:t>你好，盘点详情如下：</w:t>
            </w:r>
          </w:p>
        </w:tc>
      </w:tr>
      <w:tr w:rsidR="005E4FD9" w14:paraId="62E2B690" w14:textId="77777777" w:rsidTr="005E4FD9">
        <w:tc>
          <w:tcPr>
            <w:tcW w:w="4261" w:type="dxa"/>
          </w:tcPr>
          <w:p w14:paraId="75B833B5" w14:textId="77777777" w:rsidR="005E4FD9" w:rsidRDefault="005E4FD9" w:rsidP="005E2E8B">
            <w:pPr>
              <w:rPr>
                <w:noProof/>
              </w:rPr>
            </w:pPr>
          </w:p>
        </w:tc>
        <w:tc>
          <w:tcPr>
            <w:tcW w:w="4261" w:type="dxa"/>
          </w:tcPr>
          <w:p w14:paraId="36A49486" w14:textId="77777777" w:rsidR="005E4FD9" w:rsidRDefault="005E4FD9" w:rsidP="005E2E8B">
            <w:pPr>
              <w:rPr>
                <w:noProof/>
              </w:rPr>
            </w:pPr>
            <w:r>
              <w:rPr>
                <w:rFonts w:hint="eastAsia"/>
                <w:noProof/>
              </w:rPr>
              <w:t>盘点单号：</w:t>
            </w:r>
            <w:r w:rsidRPr="00341119">
              <w:rPr>
                <w:noProof/>
              </w:rPr>
              <w:t>PD201907120001</w:t>
            </w:r>
          </w:p>
        </w:tc>
      </w:tr>
      <w:tr w:rsidR="005E4FD9" w14:paraId="71CA8B25" w14:textId="77777777" w:rsidTr="005E4FD9">
        <w:tc>
          <w:tcPr>
            <w:tcW w:w="4261" w:type="dxa"/>
          </w:tcPr>
          <w:p w14:paraId="2E82A302" w14:textId="77777777" w:rsidR="005E4FD9" w:rsidRDefault="005E4FD9" w:rsidP="005E2E8B">
            <w:pPr>
              <w:rPr>
                <w:noProof/>
              </w:rPr>
            </w:pPr>
          </w:p>
        </w:tc>
        <w:tc>
          <w:tcPr>
            <w:tcW w:w="4261" w:type="dxa"/>
          </w:tcPr>
          <w:p w14:paraId="64B43E65" w14:textId="77777777" w:rsidR="005E4FD9" w:rsidRDefault="005E4FD9" w:rsidP="005E2E8B">
            <w:pPr>
              <w:rPr>
                <w:noProof/>
              </w:rPr>
            </w:pPr>
            <w:r>
              <w:rPr>
                <w:rFonts w:hint="eastAsia"/>
                <w:noProof/>
              </w:rPr>
              <w:t>偏差商品数量：</w:t>
            </w:r>
            <w:r>
              <w:rPr>
                <w:rFonts w:hint="eastAsia"/>
                <w:noProof/>
              </w:rPr>
              <w:t>0</w:t>
            </w:r>
          </w:p>
        </w:tc>
      </w:tr>
      <w:tr w:rsidR="005E4FD9" w14:paraId="367EEF73" w14:textId="77777777" w:rsidTr="005E4FD9">
        <w:tc>
          <w:tcPr>
            <w:tcW w:w="4261" w:type="dxa"/>
          </w:tcPr>
          <w:p w14:paraId="0248FE36" w14:textId="77777777" w:rsidR="005E4FD9" w:rsidRDefault="005E4FD9" w:rsidP="005E2E8B">
            <w:pPr>
              <w:rPr>
                <w:noProof/>
              </w:rPr>
            </w:pPr>
          </w:p>
        </w:tc>
        <w:tc>
          <w:tcPr>
            <w:tcW w:w="4261" w:type="dxa"/>
          </w:tcPr>
          <w:p w14:paraId="454D0328" w14:textId="77777777" w:rsidR="005E4FD9" w:rsidRDefault="005E4FD9" w:rsidP="005E2E8B">
            <w:pPr>
              <w:rPr>
                <w:noProof/>
              </w:rPr>
            </w:pPr>
            <w:r w:rsidRPr="00341119">
              <w:rPr>
                <w:rFonts w:hint="eastAsia"/>
                <w:noProof/>
              </w:rPr>
              <w:t>请前往</w:t>
            </w:r>
            <w:r w:rsidRPr="00341119">
              <w:rPr>
                <w:rFonts w:hint="eastAsia"/>
                <w:noProof/>
              </w:rPr>
              <w:t>NBR</w:t>
            </w:r>
            <w:r w:rsidRPr="00341119">
              <w:rPr>
                <w:rFonts w:hint="eastAsia"/>
                <w:noProof/>
              </w:rPr>
              <w:t>查看具体信息</w:t>
            </w:r>
          </w:p>
        </w:tc>
      </w:tr>
    </w:tbl>
    <w:p w14:paraId="3EB4D80F" w14:textId="77777777" w:rsidR="005E4FD9" w:rsidRDefault="005E4FD9" w:rsidP="005E4FD9">
      <w:pPr>
        <w:rPr>
          <w:noProof/>
        </w:rPr>
      </w:pPr>
    </w:p>
    <w:p w14:paraId="3AD183A7" w14:textId="77777777" w:rsidR="005E4FD9" w:rsidRPr="00C37D26" w:rsidRDefault="005E4FD9" w:rsidP="00C37D26">
      <w:pPr>
        <w:rPr>
          <w:shd w:val="clear" w:color="auto" w:fill="FFFFFF" w:themeFill="background1"/>
        </w:rPr>
      </w:pPr>
      <w:r>
        <w:rPr>
          <w:rFonts w:hint="eastAsia"/>
          <w:shd w:val="clear" w:color="auto" w:fill="FFFFFF" w:themeFill="background1"/>
        </w:rPr>
        <w:t>不附</w:t>
      </w:r>
      <w:r>
        <w:rPr>
          <w:rFonts w:hint="eastAsia"/>
          <w:shd w:val="clear" w:color="auto" w:fill="FFFFFF" w:themeFill="background1"/>
        </w:rPr>
        <w:t>URL</w:t>
      </w:r>
      <w:r>
        <w:rPr>
          <w:rFonts w:hint="eastAsia"/>
          <w:shd w:val="clear" w:color="auto" w:fill="FFFFFF" w:themeFill="background1"/>
        </w:rPr>
        <w:t>，单纯提醒。</w:t>
      </w:r>
    </w:p>
    <w:p w14:paraId="12B46D18" w14:textId="77777777" w:rsidR="005E4FD9" w:rsidRDefault="005E4FD9" w:rsidP="00A76ABC">
      <w:pPr>
        <w:spacing w:line="240" w:lineRule="atLeast"/>
        <w:rPr>
          <w:shd w:val="clear" w:color="auto" w:fill="FFFFFF" w:themeFill="background1"/>
        </w:rPr>
      </w:pPr>
    </w:p>
    <w:p w14:paraId="2EC9F9E0" w14:textId="77777777" w:rsidR="0023559D" w:rsidRPr="002C0E6B" w:rsidRDefault="0023559D" w:rsidP="00A76ABC">
      <w:pPr>
        <w:pStyle w:val="4"/>
        <w:spacing w:line="240" w:lineRule="atLeast"/>
        <w:rPr>
          <w:shd w:val="clear" w:color="auto" w:fill="FFFFFF" w:themeFill="background1"/>
        </w:rPr>
      </w:pPr>
      <w:r>
        <w:rPr>
          <w:rFonts w:hint="eastAsia"/>
          <w:shd w:val="clear" w:color="auto" w:fill="FFFFFF" w:themeFill="background1"/>
        </w:rPr>
        <w:t>登录上班消息</w:t>
      </w:r>
    </w:p>
    <w:p w14:paraId="1583DD25" w14:textId="77777777" w:rsidR="0023559D" w:rsidRDefault="00A00D4E" w:rsidP="00A76ABC">
      <w:pPr>
        <w:spacing w:line="240" w:lineRule="atLeast"/>
        <w:rPr>
          <w:shd w:val="clear" w:color="auto" w:fill="FFFFFF" w:themeFill="background1"/>
        </w:rPr>
      </w:pPr>
      <w:r>
        <w:rPr>
          <w:rFonts w:hint="eastAsia"/>
          <w:shd w:val="clear" w:color="auto" w:fill="FFFFFF" w:themeFill="background1"/>
        </w:rPr>
        <w:t>描述：门店人员</w:t>
      </w:r>
      <w:r w:rsidR="0023559D" w:rsidRPr="0023559D">
        <w:rPr>
          <w:shd w:val="clear" w:color="auto" w:fill="FFFFFF" w:themeFill="background1"/>
        </w:rPr>
        <w:t>登录上班</w:t>
      </w:r>
      <w:r>
        <w:rPr>
          <w:rFonts w:hint="eastAsia"/>
          <w:shd w:val="clear" w:color="auto" w:fill="FFFFFF" w:themeFill="background1"/>
        </w:rPr>
        <w:t>后发送消息知会老板。</w:t>
      </w:r>
    </w:p>
    <w:p w14:paraId="7EC794F3" w14:textId="77777777" w:rsidR="002C0E6B" w:rsidRDefault="002C0E6B" w:rsidP="00A76ABC">
      <w:pPr>
        <w:spacing w:line="240" w:lineRule="atLeast"/>
        <w:rPr>
          <w:shd w:val="clear" w:color="auto" w:fill="FFFFFF" w:themeFill="background1"/>
        </w:rPr>
      </w:pPr>
    </w:p>
    <w:p w14:paraId="49AA3D8A" w14:textId="77777777" w:rsidR="002C0E6B" w:rsidRDefault="002C0E6B" w:rsidP="002C0E6B">
      <w:pPr>
        <w:spacing w:line="240" w:lineRule="atLeast"/>
        <w:rPr>
          <w:shd w:val="clear" w:color="auto" w:fill="FFFFFF" w:themeFill="background1"/>
        </w:rPr>
      </w:pPr>
      <w:r>
        <w:rPr>
          <w:rFonts w:hint="eastAsia"/>
          <w:shd w:val="clear" w:color="auto" w:fill="FFFFFF" w:themeFill="background1"/>
        </w:rPr>
        <w:t>模板设置：</w:t>
      </w:r>
    </w:p>
    <w:p w14:paraId="2307BC5D" w14:textId="77777777" w:rsidR="002C0E6B" w:rsidRDefault="00A00D4E" w:rsidP="00A76ABC">
      <w:pPr>
        <w:spacing w:line="240" w:lineRule="atLeast"/>
        <w:rPr>
          <w:shd w:val="clear" w:color="auto" w:fill="FFFFFF" w:themeFill="background1"/>
        </w:rPr>
      </w:pPr>
      <w:r>
        <w:rPr>
          <w:noProof/>
        </w:rPr>
        <w:lastRenderedPageBreak/>
        <w:drawing>
          <wp:inline distT="0" distB="0" distL="0" distR="0" wp14:anchorId="29DA2B5D" wp14:editId="31BE4EED">
            <wp:extent cx="8825151" cy="387326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868271" cy="3892186"/>
                    </a:xfrm>
                    <a:prstGeom prst="rect">
                      <a:avLst/>
                    </a:prstGeom>
                  </pic:spPr>
                </pic:pic>
              </a:graphicData>
            </a:graphic>
          </wp:inline>
        </w:drawing>
      </w:r>
    </w:p>
    <w:p w14:paraId="7AD1FE78" w14:textId="77777777" w:rsidR="002C0E6B" w:rsidRDefault="002C0E6B" w:rsidP="00A76ABC">
      <w:pPr>
        <w:spacing w:line="240" w:lineRule="atLeast"/>
        <w:rPr>
          <w:shd w:val="clear" w:color="auto" w:fill="FFFFFF" w:themeFill="background1"/>
        </w:rPr>
      </w:pPr>
    </w:p>
    <w:p w14:paraId="651C34C2" w14:textId="77777777" w:rsidR="00B6285A" w:rsidRDefault="00B6285A" w:rsidP="00B6285A">
      <w:pPr>
        <w:rPr>
          <w:shd w:val="clear" w:color="auto" w:fill="FFFFFF" w:themeFill="background1"/>
        </w:rPr>
      </w:pPr>
      <w:r>
        <w:rPr>
          <w:rFonts w:hint="eastAsia"/>
          <w:shd w:val="clear" w:color="auto" w:fill="FFFFFF" w:themeFill="background1"/>
        </w:rPr>
        <w:t>不附</w:t>
      </w:r>
      <w:r>
        <w:rPr>
          <w:rFonts w:hint="eastAsia"/>
          <w:shd w:val="clear" w:color="auto" w:fill="FFFFFF" w:themeFill="background1"/>
        </w:rPr>
        <w:t>URL</w:t>
      </w:r>
      <w:r>
        <w:rPr>
          <w:rFonts w:hint="eastAsia"/>
          <w:shd w:val="clear" w:color="auto" w:fill="FFFFFF" w:themeFill="background1"/>
        </w:rPr>
        <w:t>，单纯提醒</w:t>
      </w:r>
    </w:p>
    <w:p w14:paraId="0620D75D" w14:textId="77777777" w:rsidR="00B6285A" w:rsidRDefault="00B6285A" w:rsidP="00B6285A">
      <w:pPr>
        <w:spacing w:line="240" w:lineRule="atLeast"/>
        <w:rPr>
          <w:shd w:val="clear" w:color="auto" w:fill="FFFFFF" w:themeFill="background1"/>
        </w:rPr>
      </w:pPr>
      <w:r>
        <w:rPr>
          <w:rFonts w:hint="eastAsia"/>
          <w:shd w:val="clear" w:color="auto" w:fill="FFFFFF" w:themeFill="background1"/>
        </w:rPr>
        <w:t>老板，员工登录都要发送信息</w:t>
      </w:r>
    </w:p>
    <w:p w14:paraId="34F2B8F1" w14:textId="77777777" w:rsidR="00B6285A" w:rsidRDefault="00B6285A" w:rsidP="00A76ABC">
      <w:pPr>
        <w:spacing w:line="240" w:lineRule="atLeast"/>
        <w:rPr>
          <w:shd w:val="clear" w:color="auto" w:fill="FFFFFF" w:themeFill="background1"/>
        </w:rPr>
      </w:pPr>
    </w:p>
    <w:p w14:paraId="5EADCB31" w14:textId="77777777" w:rsidR="002C0E6B" w:rsidRPr="002C0E6B" w:rsidRDefault="0023559D" w:rsidP="00A76ABC">
      <w:pPr>
        <w:pStyle w:val="4"/>
        <w:spacing w:line="240" w:lineRule="atLeast"/>
        <w:rPr>
          <w:shd w:val="clear" w:color="auto" w:fill="FFFFFF" w:themeFill="background1"/>
        </w:rPr>
      </w:pPr>
      <w:r>
        <w:rPr>
          <w:rFonts w:hint="eastAsia"/>
          <w:shd w:val="clear" w:color="auto" w:fill="FFFFFF" w:themeFill="background1"/>
        </w:rPr>
        <w:t>交班消息</w:t>
      </w:r>
    </w:p>
    <w:p w14:paraId="4C59083E" w14:textId="77777777" w:rsidR="0023559D" w:rsidRDefault="0056264E" w:rsidP="00A76ABC">
      <w:pPr>
        <w:spacing w:line="240" w:lineRule="atLeast"/>
        <w:rPr>
          <w:shd w:val="clear" w:color="auto" w:fill="FFFFFF" w:themeFill="background1"/>
        </w:rPr>
      </w:pPr>
      <w:r>
        <w:rPr>
          <w:rFonts w:hint="eastAsia"/>
          <w:shd w:val="clear" w:color="auto" w:fill="FFFFFF" w:themeFill="background1"/>
        </w:rPr>
        <w:t>描述：</w:t>
      </w:r>
      <w:r w:rsidR="0023559D" w:rsidRPr="0023559D">
        <w:rPr>
          <w:shd w:val="clear" w:color="auto" w:fill="FFFFFF" w:themeFill="background1"/>
        </w:rPr>
        <w:t>交班</w:t>
      </w:r>
      <w:r>
        <w:rPr>
          <w:rFonts w:hint="eastAsia"/>
          <w:shd w:val="clear" w:color="auto" w:fill="FFFFFF" w:themeFill="background1"/>
        </w:rPr>
        <w:t>时，发送消息告诉老板今天的</w:t>
      </w:r>
      <w:r w:rsidR="0023559D" w:rsidRPr="0023559D">
        <w:rPr>
          <w:shd w:val="clear" w:color="auto" w:fill="FFFFFF" w:themeFill="background1"/>
        </w:rPr>
        <w:t>营业</w:t>
      </w:r>
      <w:r>
        <w:rPr>
          <w:rFonts w:hint="eastAsia"/>
          <w:shd w:val="clear" w:color="auto" w:fill="FFFFFF" w:themeFill="background1"/>
        </w:rPr>
        <w:t>情况，具体包括店铝、销售额、客单数。</w:t>
      </w:r>
    </w:p>
    <w:p w14:paraId="0E9E0C84" w14:textId="77777777" w:rsidR="002C0E6B" w:rsidRDefault="002C0E6B" w:rsidP="002C0E6B">
      <w:pPr>
        <w:spacing w:line="240" w:lineRule="atLeast"/>
        <w:rPr>
          <w:shd w:val="clear" w:color="auto" w:fill="FFFFFF" w:themeFill="background1"/>
        </w:rPr>
      </w:pPr>
      <w:r>
        <w:rPr>
          <w:rFonts w:hint="eastAsia"/>
          <w:shd w:val="clear" w:color="auto" w:fill="FFFFFF" w:themeFill="background1"/>
        </w:rPr>
        <w:t>模板设置：</w:t>
      </w:r>
    </w:p>
    <w:p w14:paraId="6052DD32" w14:textId="77777777" w:rsidR="002C0E6B" w:rsidRDefault="0056264E" w:rsidP="00A76ABC">
      <w:pPr>
        <w:spacing w:line="240" w:lineRule="atLeast"/>
        <w:rPr>
          <w:shd w:val="clear" w:color="auto" w:fill="FFFFFF" w:themeFill="background1"/>
        </w:rPr>
      </w:pPr>
      <w:r>
        <w:rPr>
          <w:noProof/>
        </w:rPr>
        <w:lastRenderedPageBreak/>
        <w:drawing>
          <wp:inline distT="0" distB="0" distL="0" distR="0" wp14:anchorId="6CE6A027" wp14:editId="669AF200">
            <wp:extent cx="8824823" cy="429422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8884675" cy="4323345"/>
                    </a:xfrm>
                    <a:prstGeom prst="rect">
                      <a:avLst/>
                    </a:prstGeom>
                  </pic:spPr>
                </pic:pic>
              </a:graphicData>
            </a:graphic>
          </wp:inline>
        </w:drawing>
      </w:r>
    </w:p>
    <w:p w14:paraId="65FCBEAC" w14:textId="77777777" w:rsidR="002C0E6B" w:rsidRDefault="002C0E6B" w:rsidP="00A76ABC">
      <w:pPr>
        <w:spacing w:line="240" w:lineRule="atLeast"/>
        <w:rPr>
          <w:shd w:val="clear" w:color="auto" w:fill="FFFFFF" w:themeFill="background1"/>
        </w:rPr>
      </w:pPr>
    </w:p>
    <w:p w14:paraId="2C2BC1D3" w14:textId="77777777" w:rsidR="0023559D" w:rsidRPr="002C0E6B" w:rsidRDefault="0023559D" w:rsidP="00A76ABC">
      <w:pPr>
        <w:pStyle w:val="4"/>
        <w:spacing w:line="240" w:lineRule="atLeast"/>
        <w:rPr>
          <w:shd w:val="clear" w:color="auto" w:fill="FFFFFF" w:themeFill="background1"/>
        </w:rPr>
      </w:pPr>
      <w:r>
        <w:rPr>
          <w:rFonts w:hint="eastAsia"/>
          <w:shd w:val="clear" w:color="auto" w:fill="FFFFFF" w:themeFill="background1"/>
        </w:rPr>
        <w:t>商品滞销消息</w:t>
      </w:r>
    </w:p>
    <w:p w14:paraId="25B7805D" w14:textId="77777777" w:rsidR="002C0E6B" w:rsidRDefault="00CB26F6" w:rsidP="002C0E6B">
      <w:pPr>
        <w:spacing w:line="240" w:lineRule="atLeast"/>
        <w:rPr>
          <w:shd w:val="clear" w:color="auto" w:fill="FFFFFF" w:themeFill="background1"/>
        </w:rPr>
      </w:pPr>
      <w:r>
        <w:rPr>
          <w:rFonts w:hint="eastAsia"/>
          <w:shd w:val="clear" w:color="auto" w:fill="FFFFFF" w:themeFill="background1"/>
        </w:rPr>
        <w:t>描述：</w:t>
      </w:r>
      <w:r w:rsidR="0023559D" w:rsidRPr="0023559D">
        <w:rPr>
          <w:shd w:val="clear" w:color="auto" w:fill="FFFFFF" w:themeFill="background1"/>
        </w:rPr>
        <w:t>商品久未售出</w:t>
      </w:r>
      <w:r>
        <w:rPr>
          <w:rFonts w:hint="eastAsia"/>
          <w:shd w:val="clear" w:color="auto" w:fill="FFFFFF" w:themeFill="background1"/>
        </w:rPr>
        <w:t>，发消息知会老板。</w:t>
      </w:r>
      <w:r w:rsidR="0077558B">
        <w:rPr>
          <w:rFonts w:hint="eastAsia"/>
          <w:noProof/>
        </w:rPr>
        <w:t>滞销商品每月发送一次。</w:t>
      </w:r>
      <w:r w:rsidR="0023559D" w:rsidRPr="0023559D">
        <w:rPr>
          <w:shd w:val="clear" w:color="auto" w:fill="FFFFFF" w:themeFill="background1"/>
        </w:rPr>
        <w:cr/>
      </w:r>
      <w:r w:rsidR="002C0E6B">
        <w:rPr>
          <w:rFonts w:hint="eastAsia"/>
          <w:shd w:val="clear" w:color="auto" w:fill="FFFFFF" w:themeFill="background1"/>
        </w:rPr>
        <w:t>模板设置：</w:t>
      </w:r>
    </w:p>
    <w:p w14:paraId="0BC438EB" w14:textId="77777777" w:rsidR="004560CA" w:rsidRPr="002C0E6B" w:rsidRDefault="00CB26F6" w:rsidP="00A76ABC">
      <w:pPr>
        <w:spacing w:line="240" w:lineRule="atLeast"/>
        <w:rPr>
          <w:shd w:val="clear" w:color="auto" w:fill="FFFFFF" w:themeFill="background1"/>
        </w:rPr>
      </w:pPr>
      <w:r>
        <w:rPr>
          <w:noProof/>
        </w:rPr>
        <w:lastRenderedPageBreak/>
        <w:drawing>
          <wp:inline distT="0" distB="0" distL="0" distR="0" wp14:anchorId="6142D153" wp14:editId="5B65497F">
            <wp:extent cx="8771378" cy="308825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792474" cy="3095685"/>
                    </a:xfrm>
                    <a:prstGeom prst="rect">
                      <a:avLst/>
                    </a:prstGeom>
                  </pic:spPr>
                </pic:pic>
              </a:graphicData>
            </a:graphic>
          </wp:inline>
        </w:drawing>
      </w:r>
    </w:p>
    <w:p w14:paraId="01C84DA4" w14:textId="77777777" w:rsidR="004560CA" w:rsidRDefault="004560CA" w:rsidP="00A76ABC">
      <w:pPr>
        <w:spacing w:line="240" w:lineRule="atLeast"/>
      </w:pPr>
    </w:p>
    <w:p w14:paraId="7C573DE1" w14:textId="77777777" w:rsidR="0077558B" w:rsidRDefault="0077558B" w:rsidP="0077558B">
      <w:pPr>
        <w:rPr>
          <w:noProof/>
        </w:rPr>
      </w:pPr>
      <w:r>
        <w:rPr>
          <w:rFonts w:hint="eastAsia"/>
          <w:noProof/>
        </w:rPr>
        <w:t>示例：</w:t>
      </w:r>
    </w:p>
    <w:tbl>
      <w:tblPr>
        <w:tblStyle w:val="ae"/>
        <w:tblW w:w="0" w:type="auto"/>
        <w:tblLook w:val="04A0" w:firstRow="1" w:lastRow="0" w:firstColumn="1" w:lastColumn="0" w:noHBand="0" w:noVBand="1"/>
      </w:tblPr>
      <w:tblGrid>
        <w:gridCol w:w="4261"/>
        <w:gridCol w:w="4261"/>
      </w:tblGrid>
      <w:tr w:rsidR="0077558B" w14:paraId="0543CE4B" w14:textId="77777777" w:rsidTr="0077558B">
        <w:tc>
          <w:tcPr>
            <w:tcW w:w="4261" w:type="dxa"/>
          </w:tcPr>
          <w:p w14:paraId="39EDCE83" w14:textId="77777777" w:rsidR="0077558B" w:rsidRDefault="0077558B" w:rsidP="005E2E8B">
            <w:pPr>
              <w:rPr>
                <w:noProof/>
              </w:rPr>
            </w:pPr>
            <w:r>
              <w:rPr>
                <w:rFonts w:hint="eastAsia"/>
                <w:noProof/>
              </w:rPr>
              <w:t>标题</w:t>
            </w:r>
          </w:p>
        </w:tc>
        <w:tc>
          <w:tcPr>
            <w:tcW w:w="4261" w:type="dxa"/>
          </w:tcPr>
          <w:p w14:paraId="73184609" w14:textId="77777777" w:rsidR="0077558B" w:rsidRDefault="0077558B" w:rsidP="005E2E8B">
            <w:pPr>
              <w:rPr>
                <w:noProof/>
              </w:rPr>
            </w:pPr>
            <w:r>
              <w:rPr>
                <w:rFonts w:hint="eastAsia"/>
                <w:noProof/>
              </w:rPr>
              <w:t>商品滞销提醒</w:t>
            </w:r>
          </w:p>
        </w:tc>
      </w:tr>
      <w:tr w:rsidR="0077558B" w14:paraId="01BEFF33" w14:textId="77777777" w:rsidTr="0077558B">
        <w:tc>
          <w:tcPr>
            <w:tcW w:w="4261" w:type="dxa"/>
          </w:tcPr>
          <w:p w14:paraId="154DD303" w14:textId="77777777" w:rsidR="0077558B" w:rsidRDefault="0077558B" w:rsidP="005E2E8B">
            <w:pPr>
              <w:rPr>
                <w:noProof/>
              </w:rPr>
            </w:pPr>
          </w:p>
        </w:tc>
        <w:tc>
          <w:tcPr>
            <w:tcW w:w="4261" w:type="dxa"/>
          </w:tcPr>
          <w:p w14:paraId="65A4E3AB" w14:textId="77777777" w:rsidR="0077558B" w:rsidRDefault="0077558B" w:rsidP="005E2E8B">
            <w:pPr>
              <w:rPr>
                <w:noProof/>
              </w:rPr>
            </w:pPr>
          </w:p>
        </w:tc>
      </w:tr>
      <w:tr w:rsidR="0077558B" w14:paraId="208DBDF0" w14:textId="77777777" w:rsidTr="0077558B">
        <w:tc>
          <w:tcPr>
            <w:tcW w:w="4261" w:type="dxa"/>
          </w:tcPr>
          <w:p w14:paraId="17510678" w14:textId="77777777" w:rsidR="0077558B" w:rsidRDefault="0077558B" w:rsidP="005E2E8B">
            <w:pPr>
              <w:rPr>
                <w:noProof/>
              </w:rPr>
            </w:pPr>
            <w:r>
              <w:rPr>
                <w:rFonts w:hint="eastAsia"/>
                <w:noProof/>
              </w:rPr>
              <w:t>内容示例：</w:t>
            </w:r>
          </w:p>
        </w:tc>
        <w:tc>
          <w:tcPr>
            <w:tcW w:w="4261" w:type="dxa"/>
          </w:tcPr>
          <w:p w14:paraId="1A71F341" w14:textId="77777777" w:rsidR="0077558B" w:rsidRDefault="0077558B" w:rsidP="005E2E8B">
            <w:pPr>
              <w:rPr>
                <w:noProof/>
              </w:rPr>
            </w:pPr>
            <w:r>
              <w:rPr>
                <w:rFonts w:hint="eastAsia"/>
                <w:noProof/>
              </w:rPr>
              <w:t>你好，最近一个月内有以下商品滞销</w:t>
            </w:r>
          </w:p>
        </w:tc>
      </w:tr>
      <w:tr w:rsidR="0077558B" w14:paraId="00F93BF2" w14:textId="77777777" w:rsidTr="0077558B">
        <w:tc>
          <w:tcPr>
            <w:tcW w:w="4261" w:type="dxa"/>
          </w:tcPr>
          <w:p w14:paraId="78BC51F0" w14:textId="77777777" w:rsidR="0077558B" w:rsidRDefault="0077558B" w:rsidP="005E2E8B">
            <w:pPr>
              <w:rPr>
                <w:noProof/>
              </w:rPr>
            </w:pPr>
          </w:p>
        </w:tc>
        <w:tc>
          <w:tcPr>
            <w:tcW w:w="4261" w:type="dxa"/>
          </w:tcPr>
          <w:p w14:paraId="6BA05567" w14:textId="77777777" w:rsidR="0077558B" w:rsidRPr="00131096" w:rsidRDefault="0077558B" w:rsidP="005E2E8B">
            <w:pPr>
              <w:rPr>
                <w:noProof/>
              </w:rPr>
            </w:pPr>
            <w:r>
              <w:rPr>
                <w:rFonts w:hint="eastAsia"/>
                <w:noProof/>
              </w:rPr>
              <w:t>商品种类数：</w:t>
            </w:r>
            <w:r>
              <w:rPr>
                <w:rFonts w:hint="eastAsia"/>
                <w:noProof/>
              </w:rPr>
              <w:t>10</w:t>
            </w:r>
          </w:p>
        </w:tc>
      </w:tr>
      <w:tr w:rsidR="0077558B" w14:paraId="6915042B" w14:textId="77777777" w:rsidTr="0077558B">
        <w:tc>
          <w:tcPr>
            <w:tcW w:w="4261" w:type="dxa"/>
          </w:tcPr>
          <w:p w14:paraId="747D5933" w14:textId="77777777" w:rsidR="0077558B" w:rsidRDefault="0077558B" w:rsidP="005E2E8B">
            <w:pPr>
              <w:rPr>
                <w:noProof/>
              </w:rPr>
            </w:pPr>
          </w:p>
        </w:tc>
        <w:tc>
          <w:tcPr>
            <w:tcW w:w="4261" w:type="dxa"/>
          </w:tcPr>
          <w:p w14:paraId="07D3F2C4" w14:textId="77777777" w:rsidR="0077558B" w:rsidRDefault="0077558B" w:rsidP="005E2E8B">
            <w:pPr>
              <w:rPr>
                <w:noProof/>
              </w:rPr>
            </w:pPr>
            <w:r>
              <w:rPr>
                <w:rFonts w:hint="eastAsia"/>
                <w:noProof/>
              </w:rPr>
              <w:t>检查周期：</w:t>
            </w:r>
            <w:r>
              <w:rPr>
                <w:rFonts w:hint="eastAsia"/>
                <w:noProof/>
              </w:rPr>
              <w:t>30</w:t>
            </w:r>
            <w:r>
              <w:rPr>
                <w:rFonts w:hint="eastAsia"/>
                <w:noProof/>
              </w:rPr>
              <w:t>天</w:t>
            </w:r>
          </w:p>
        </w:tc>
      </w:tr>
      <w:tr w:rsidR="0077558B" w14:paraId="7E376F46" w14:textId="77777777" w:rsidTr="0077558B">
        <w:tc>
          <w:tcPr>
            <w:tcW w:w="4261" w:type="dxa"/>
          </w:tcPr>
          <w:p w14:paraId="664DE3F3" w14:textId="77777777" w:rsidR="0077558B" w:rsidRDefault="0077558B" w:rsidP="005E2E8B">
            <w:pPr>
              <w:rPr>
                <w:noProof/>
              </w:rPr>
            </w:pPr>
          </w:p>
        </w:tc>
        <w:tc>
          <w:tcPr>
            <w:tcW w:w="4261" w:type="dxa"/>
          </w:tcPr>
          <w:p w14:paraId="552EC48E" w14:textId="77777777" w:rsidR="0077558B" w:rsidRDefault="0077558B" w:rsidP="005E2E8B">
            <w:pPr>
              <w:rPr>
                <w:noProof/>
              </w:rPr>
            </w:pPr>
            <w:r>
              <w:rPr>
                <w:rFonts w:hint="eastAsia"/>
                <w:noProof/>
              </w:rPr>
              <w:t>单击查看详情</w:t>
            </w:r>
          </w:p>
        </w:tc>
      </w:tr>
    </w:tbl>
    <w:p w14:paraId="2FB4BBA7" w14:textId="77777777" w:rsidR="0077558B" w:rsidRDefault="0077558B" w:rsidP="0077558B">
      <w:pPr>
        <w:rPr>
          <w:noProof/>
        </w:rPr>
      </w:pPr>
    </w:p>
    <w:p w14:paraId="438FCCCF" w14:textId="77777777" w:rsidR="0077558B" w:rsidRDefault="0077558B" w:rsidP="0077558B">
      <w:pPr>
        <w:rPr>
          <w:noProof/>
        </w:rPr>
      </w:pPr>
      <w:r>
        <w:rPr>
          <w:rFonts w:hint="eastAsia"/>
          <w:noProof/>
        </w:rPr>
        <w:t>附</w:t>
      </w:r>
      <w:r>
        <w:rPr>
          <w:rFonts w:hint="eastAsia"/>
          <w:noProof/>
        </w:rPr>
        <w:t>URL</w:t>
      </w:r>
      <w:r>
        <w:rPr>
          <w:rFonts w:hint="eastAsia"/>
          <w:noProof/>
        </w:rPr>
        <w:t>查看滞销商品信息</w:t>
      </w:r>
    </w:p>
    <w:p w14:paraId="7EB1048D" w14:textId="77777777" w:rsidR="0077558B" w:rsidRDefault="0077558B" w:rsidP="0077558B">
      <w:pPr>
        <w:rPr>
          <w:noProof/>
        </w:rPr>
      </w:pPr>
    </w:p>
    <w:p w14:paraId="68088FE1" w14:textId="77777777" w:rsidR="0077558B" w:rsidRDefault="008A3CC7" w:rsidP="008A3CC7">
      <w:r>
        <w:rPr>
          <w:rFonts w:hint="eastAsia"/>
        </w:rPr>
        <w:t>Jsp</w:t>
      </w:r>
      <w:r w:rsidR="0077558B">
        <w:rPr>
          <w:rFonts w:hint="eastAsia"/>
        </w:rPr>
        <w:t>页面要求：</w:t>
      </w:r>
      <w:r>
        <w:rPr>
          <w:rFonts w:hint="eastAsia"/>
        </w:rPr>
        <w:t>滞销</w:t>
      </w:r>
      <w:r w:rsidR="0077558B">
        <w:rPr>
          <w:rFonts w:hint="eastAsia"/>
        </w:rPr>
        <w:t>商品信息列表</w:t>
      </w:r>
      <w:r>
        <w:rPr>
          <w:rFonts w:hint="eastAsia"/>
        </w:rPr>
        <w:t>。</w:t>
      </w:r>
    </w:p>
    <w:p w14:paraId="2B8491EB" w14:textId="77777777" w:rsidR="008A3CC7" w:rsidRPr="004560CA" w:rsidRDefault="008A3CC7" w:rsidP="008A3CC7"/>
    <w:p w14:paraId="17DE9C6C" w14:textId="77777777" w:rsidR="00B4582B" w:rsidRDefault="00B4582B" w:rsidP="00A76ABC">
      <w:pPr>
        <w:pStyle w:val="3"/>
        <w:spacing w:line="240" w:lineRule="atLeast"/>
      </w:pPr>
      <w:bookmarkStart w:id="89" w:name="_Toc50496715"/>
      <w:r>
        <w:rPr>
          <w:rFonts w:hint="eastAsia"/>
        </w:rPr>
        <w:lastRenderedPageBreak/>
        <w:t>公共</w:t>
      </w:r>
      <w:r>
        <w:rPr>
          <w:rFonts w:hint="eastAsia"/>
        </w:rPr>
        <w:t>DB</w:t>
      </w:r>
      <w:r>
        <w:rPr>
          <w:rFonts w:hint="eastAsia"/>
        </w:rPr>
        <w:t>和私有</w:t>
      </w:r>
      <w:r>
        <w:rPr>
          <w:rFonts w:hint="eastAsia"/>
        </w:rPr>
        <w:t>DB</w:t>
      </w:r>
      <w:r>
        <w:rPr>
          <w:rFonts w:hint="eastAsia"/>
        </w:rPr>
        <w:t>设计</w:t>
      </w:r>
      <w:bookmarkEnd w:id="89"/>
    </w:p>
    <w:p w14:paraId="5223899D" w14:textId="77777777" w:rsidR="00B4582B" w:rsidRDefault="00B4582B" w:rsidP="00A76ABC">
      <w:pPr>
        <w:spacing w:line="240" w:lineRule="atLeast"/>
        <w:rPr>
          <w:rFonts w:eastAsia="宋体"/>
          <w:kern w:val="0"/>
          <w:sz w:val="24"/>
          <w:szCs w:val="24"/>
        </w:rPr>
      </w:pPr>
      <w:r>
        <w:t>最终策略和架构演进方面：</w:t>
      </w:r>
    </w:p>
    <w:p w14:paraId="38633695" w14:textId="77777777" w:rsidR="00B4582B" w:rsidRDefault="00B4582B" w:rsidP="00A76ABC">
      <w:pPr>
        <w:spacing w:line="240" w:lineRule="atLeast"/>
      </w:pPr>
      <w:r>
        <w:t>1</w:t>
      </w:r>
      <w:r>
        <w:t>、功能代码方面：</w:t>
      </w:r>
    </w:p>
    <w:p w14:paraId="5131D735" w14:textId="77777777" w:rsidR="00B4582B" w:rsidRDefault="00B4582B" w:rsidP="00A76ABC">
      <w:pPr>
        <w:spacing w:line="240" w:lineRule="atLeast"/>
      </w:pPr>
      <w:r>
        <w:t>决定从</w:t>
      </w:r>
      <w:r>
        <w:t>ACTION</w:t>
      </w:r>
      <w:r>
        <w:t>层决定采用哪个</w:t>
      </w:r>
      <w:r>
        <w:t>DB</w:t>
      </w:r>
      <w:r>
        <w:t>作为数据源（通过拦截器），</w:t>
      </w:r>
      <w:r>
        <w:t>BO</w:t>
      </w:r>
      <w:r>
        <w:t>层设</w:t>
      </w:r>
      <w:r>
        <w:t>AOP</w:t>
      </w:r>
      <w:r>
        <w:t>拦截以设置该</w:t>
      </w:r>
      <w:r>
        <w:t>BO</w:t>
      </w:r>
      <w:r>
        <w:t>要使用的数据源。</w:t>
      </w:r>
    </w:p>
    <w:p w14:paraId="0019E75F" w14:textId="77777777" w:rsidR="00B4582B" w:rsidRDefault="00B4582B" w:rsidP="00A76ABC">
      <w:pPr>
        <w:spacing w:line="240" w:lineRule="atLeast"/>
      </w:pPr>
      <w:r>
        <w:t>原因是所有的操作，都是从</w:t>
      </w:r>
      <w:r>
        <w:t>ACTION</w:t>
      </w:r>
      <w:r>
        <w:t>层发起的，除了夜间任务以外。</w:t>
      </w:r>
    </w:p>
    <w:p w14:paraId="7CCDD630" w14:textId="77777777" w:rsidR="00B4582B" w:rsidRDefault="00B4582B" w:rsidP="00A76ABC">
      <w:pPr>
        <w:spacing w:line="240" w:lineRule="atLeast"/>
      </w:pPr>
      <w:r>
        <w:t>夜间任务方面，需要修改接口令线程知道当前执行的</w:t>
      </w:r>
      <w:r>
        <w:t>DB</w:t>
      </w:r>
      <w:r>
        <w:t>是哪个公司的。</w:t>
      </w:r>
    </w:p>
    <w:p w14:paraId="7F9EF5DB" w14:textId="77777777" w:rsidR="00B4582B" w:rsidRDefault="00B4582B" w:rsidP="00A76ABC">
      <w:pPr>
        <w:spacing w:line="240" w:lineRule="atLeast"/>
      </w:pPr>
      <w:r>
        <w:t>2</w:t>
      </w:r>
      <w:r>
        <w:t>、测试代码方面：</w:t>
      </w:r>
    </w:p>
    <w:p w14:paraId="104ADB4E" w14:textId="77777777" w:rsidR="00B4582B" w:rsidRDefault="00B4582B" w:rsidP="00A76ABC">
      <w:pPr>
        <w:spacing w:line="240" w:lineRule="atLeast"/>
      </w:pPr>
      <w:r>
        <w:t>许多时候</w:t>
      </w:r>
      <w:r>
        <w:t>MapperTest</w:t>
      </w:r>
      <w:r>
        <w:t>需要指定公共或私有的数据源，这时，设计新的</w:t>
      </w:r>
      <w:r>
        <w:t>AOP</w:t>
      </w:r>
      <w:r>
        <w:t>专门针对测试代码。当然也可以在</w:t>
      </w:r>
      <w:r>
        <w:t>Mapper</w:t>
      </w:r>
      <w:r>
        <w:t>层设置</w:t>
      </w:r>
      <w:r>
        <w:t>AOP</w:t>
      </w:r>
      <w:r>
        <w:t>，靠传递的</w:t>
      </w:r>
      <w:r>
        <w:t>DB</w:t>
      </w:r>
      <w:r>
        <w:t>名决定用哪个数据源。</w:t>
      </w:r>
    </w:p>
    <w:p w14:paraId="22CC05D8" w14:textId="77777777" w:rsidR="00B4582B" w:rsidRDefault="00B4582B" w:rsidP="00A76ABC">
      <w:pPr>
        <w:spacing w:line="240" w:lineRule="atLeast"/>
      </w:pPr>
      <w:r>
        <w:t>ACTIONTEST</w:t>
      </w:r>
      <w:r>
        <w:t>应该可以不用设置什么都能正常工作。</w:t>
      </w:r>
    </w:p>
    <w:p w14:paraId="08090664" w14:textId="77777777" w:rsidR="00B4582B" w:rsidRDefault="00B4582B" w:rsidP="00A76ABC">
      <w:pPr>
        <w:spacing w:line="240" w:lineRule="atLeast"/>
      </w:pPr>
      <w:r>
        <w:t>3</w:t>
      </w:r>
      <w:r>
        <w:t>、</w:t>
      </w:r>
      <w:r>
        <w:t>xxxCacheManager</w:t>
      </w:r>
      <w:r>
        <w:t>也需要传递</w:t>
      </w:r>
      <w:r>
        <w:t>DB</w:t>
      </w:r>
      <w:r>
        <w:t>名。</w:t>
      </w:r>
    </w:p>
    <w:p w14:paraId="5D46D26A" w14:textId="77777777" w:rsidR="002A5500" w:rsidRPr="002A5500" w:rsidRDefault="00B4582B" w:rsidP="00A76ABC">
      <w:pPr>
        <w:spacing w:line="240" w:lineRule="atLeast"/>
      </w:pPr>
      <w:r>
        <w:t>4</w:t>
      </w:r>
      <w:r>
        <w:t>、因</w:t>
      </w:r>
      <w:r>
        <w:t>ACTION</w:t>
      </w:r>
      <w:r>
        <w:t>和</w:t>
      </w:r>
      <w:r>
        <w:t>Mapper</w:t>
      </w:r>
      <w:r>
        <w:t>都有</w:t>
      </w:r>
      <w:r>
        <w:t>DB</w:t>
      </w:r>
      <w:r>
        <w:t>名，前面的</w:t>
      </w:r>
      <w:r>
        <w:t>AOP</w:t>
      </w:r>
      <w:r>
        <w:t>有可能会被后面的覆盖，所以不采用默认数据源。之前设计为默认采用公共</w:t>
      </w:r>
      <w:r>
        <w:t>DB</w:t>
      </w:r>
      <w:r>
        <w:t>，需要重新考虑。</w:t>
      </w:r>
    </w:p>
    <w:p w14:paraId="01030D2B" w14:textId="77777777" w:rsidR="002A5500" w:rsidRDefault="002A5500" w:rsidP="00A76ABC">
      <w:pPr>
        <w:pStyle w:val="3"/>
        <w:spacing w:line="240" w:lineRule="atLeast"/>
      </w:pPr>
      <w:bookmarkStart w:id="90" w:name="_上传商品图片"/>
      <w:bookmarkStart w:id="91" w:name="_Toc50496716"/>
      <w:bookmarkEnd w:id="90"/>
      <w:r w:rsidRPr="002A5500">
        <w:rPr>
          <w:rFonts w:hint="eastAsia"/>
        </w:rPr>
        <w:lastRenderedPageBreak/>
        <w:t>上传商品图片</w:t>
      </w:r>
      <w:bookmarkEnd w:id="91"/>
    </w:p>
    <w:p w14:paraId="6D1CEA3C" w14:textId="77777777" w:rsidR="000E1955" w:rsidRDefault="000E1955" w:rsidP="00A76ABC">
      <w:pPr>
        <w:spacing w:line="240" w:lineRule="atLeast"/>
      </w:pPr>
      <w:r>
        <w:rPr>
          <w:noProof/>
        </w:rPr>
        <w:drawing>
          <wp:inline distT="0" distB="0" distL="0" distR="0" wp14:anchorId="57C18000" wp14:editId="35586B4C">
            <wp:extent cx="6296025" cy="35337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6025" cy="3533775"/>
                    </a:xfrm>
                    <a:prstGeom prst="rect">
                      <a:avLst/>
                    </a:prstGeom>
                  </pic:spPr>
                </pic:pic>
              </a:graphicData>
            </a:graphic>
          </wp:inline>
        </w:drawing>
      </w:r>
    </w:p>
    <w:p w14:paraId="0952E1CF" w14:textId="77777777" w:rsidR="000E1955" w:rsidRPr="002A5500" w:rsidRDefault="000E1955" w:rsidP="00A76ABC">
      <w:pPr>
        <w:spacing w:line="240" w:lineRule="atLeast"/>
      </w:pPr>
    </w:p>
    <w:p w14:paraId="4BAD7154" w14:textId="77777777" w:rsidR="002A5500" w:rsidRDefault="002A5500" w:rsidP="00A76ABC">
      <w:pPr>
        <w:pStyle w:val="3"/>
        <w:spacing w:line="240" w:lineRule="atLeast"/>
      </w:pPr>
      <w:bookmarkStart w:id="92" w:name="_Toc50496717"/>
      <w:r w:rsidRPr="002A5500">
        <w:rPr>
          <w:rFonts w:hint="eastAsia"/>
        </w:rPr>
        <w:t>上传公司营业执照</w:t>
      </w:r>
      <w:bookmarkEnd w:id="92"/>
    </w:p>
    <w:p w14:paraId="57E18705" w14:textId="77777777" w:rsidR="002A5500" w:rsidRPr="002A5500" w:rsidRDefault="002B460A" w:rsidP="00A76ABC">
      <w:pPr>
        <w:spacing w:line="240" w:lineRule="atLeast"/>
      </w:pPr>
      <w:r>
        <w:rPr>
          <w:rFonts w:hint="eastAsia"/>
        </w:rPr>
        <w:t>主要步骤和</w:t>
      </w:r>
      <w:hyperlink w:anchor="_上传商品图片" w:history="1">
        <w:r w:rsidR="0093075D" w:rsidRPr="00952EB3">
          <w:rPr>
            <w:rStyle w:val="ad"/>
            <w:rFonts w:hint="eastAsia"/>
          </w:rPr>
          <w:t>上传商品图片</w:t>
        </w:r>
      </w:hyperlink>
      <w:r w:rsidR="0093075D">
        <w:rPr>
          <w:rFonts w:hint="eastAsia"/>
        </w:rPr>
        <w:t>相似，但是营业执照的命名格式是</w:t>
      </w:r>
      <w:r w:rsidR="0093075D" w:rsidRPr="00E91393">
        <w:rPr>
          <w:color w:val="FF0000"/>
        </w:rPr>
        <w:t>{</w:t>
      </w:r>
      <w:r w:rsidR="0093075D" w:rsidRPr="00E91393">
        <w:rPr>
          <w:rFonts w:hint="eastAsia"/>
          <w:color w:val="FF0000"/>
        </w:rPr>
        <w:t>公司</w:t>
      </w:r>
      <w:r w:rsidR="0093075D" w:rsidRPr="00E91393">
        <w:rPr>
          <w:rFonts w:hint="eastAsia"/>
          <w:color w:val="FF0000"/>
        </w:rPr>
        <w:t>DB</w:t>
      </w:r>
      <w:r w:rsidR="0093075D" w:rsidRPr="00E91393">
        <w:rPr>
          <w:rFonts w:hint="eastAsia"/>
          <w:color w:val="FF0000"/>
        </w:rPr>
        <w:t>名称</w:t>
      </w:r>
      <w:r w:rsidR="0093075D" w:rsidRPr="00E91393">
        <w:rPr>
          <w:color w:val="FF0000"/>
        </w:rPr>
        <w:t>}.jpg</w:t>
      </w:r>
      <w:r w:rsidR="0093075D" w:rsidRPr="00E91393">
        <w:rPr>
          <w:rFonts w:hint="eastAsia"/>
        </w:rPr>
        <w:t>或</w:t>
      </w:r>
      <w:r w:rsidR="0093075D" w:rsidRPr="00E91393">
        <w:rPr>
          <w:color w:val="FF0000"/>
        </w:rPr>
        <w:t>{</w:t>
      </w:r>
      <w:r w:rsidR="0093075D" w:rsidRPr="00E91393">
        <w:rPr>
          <w:rFonts w:hint="eastAsia"/>
          <w:color w:val="FF0000"/>
        </w:rPr>
        <w:t>公司</w:t>
      </w:r>
      <w:r w:rsidR="0093075D" w:rsidRPr="00E91393">
        <w:rPr>
          <w:rFonts w:hint="eastAsia"/>
          <w:color w:val="FF0000"/>
        </w:rPr>
        <w:t>DB</w:t>
      </w:r>
      <w:r w:rsidR="0093075D" w:rsidRPr="00E91393">
        <w:rPr>
          <w:rFonts w:hint="eastAsia"/>
          <w:color w:val="FF0000"/>
        </w:rPr>
        <w:t>名称</w:t>
      </w:r>
      <w:r w:rsidR="0093075D" w:rsidRPr="00E91393">
        <w:rPr>
          <w:color w:val="FF0000"/>
        </w:rPr>
        <w:t>}.png</w:t>
      </w:r>
      <w:r w:rsidR="0093075D">
        <w:rPr>
          <w:rFonts w:hint="eastAsia"/>
        </w:rPr>
        <w:t>。</w:t>
      </w:r>
      <w:r w:rsidR="00E700D5">
        <w:rPr>
          <w:rFonts w:hint="eastAsia"/>
        </w:rPr>
        <w:t>T</w:t>
      </w:r>
      <w:r w:rsidR="00E700D5">
        <w:t>_Commpany</w:t>
      </w:r>
      <w:r w:rsidR="00E700D5">
        <w:rPr>
          <w:rFonts w:hint="eastAsia"/>
        </w:rPr>
        <w:t>里保存的也是这个名称。</w:t>
      </w:r>
    </w:p>
    <w:p w14:paraId="0205AD0D" w14:textId="77777777" w:rsidR="002A5500" w:rsidRPr="002A5500" w:rsidRDefault="002A5500" w:rsidP="00A76ABC">
      <w:pPr>
        <w:spacing w:line="240" w:lineRule="atLeast"/>
      </w:pPr>
    </w:p>
    <w:p w14:paraId="2ECC8438" w14:textId="77777777" w:rsidR="006B570C" w:rsidRDefault="006B570C" w:rsidP="00A76ABC">
      <w:pPr>
        <w:pStyle w:val="3"/>
        <w:spacing w:line="240" w:lineRule="atLeast"/>
      </w:pPr>
      <w:bookmarkStart w:id="93" w:name="_Toc50496718"/>
      <w:r w:rsidRPr="002A5500">
        <w:rPr>
          <w:rFonts w:hint="eastAsia"/>
        </w:rPr>
        <w:lastRenderedPageBreak/>
        <w:t>上传微信退款证书</w:t>
      </w:r>
      <w:r w:rsidR="003B577A">
        <w:rPr>
          <w:rFonts w:hint="eastAsia"/>
        </w:rPr>
        <w:t>和</w:t>
      </w:r>
      <w:r w:rsidR="003B577A" w:rsidRPr="003B577A">
        <w:rPr>
          <w:rFonts w:hint="eastAsia"/>
        </w:rPr>
        <w:t>退款授权</w:t>
      </w:r>
      <w:bookmarkEnd w:id="93"/>
    </w:p>
    <w:p w14:paraId="76F93089" w14:textId="77777777" w:rsidR="006B570C" w:rsidRDefault="003B577A" w:rsidP="00EE4522">
      <w:pPr>
        <w:pStyle w:val="af1"/>
        <w:numPr>
          <w:ilvl w:val="0"/>
          <w:numId w:val="38"/>
        </w:numPr>
        <w:spacing w:line="240" w:lineRule="atLeast"/>
        <w:ind w:firstLineChars="0"/>
      </w:pPr>
      <w:r>
        <w:rPr>
          <w:rFonts w:hint="eastAsia"/>
        </w:rPr>
        <w:t>服务商，如博昕，必须上传微信退款证书到服务器，才能退款</w:t>
      </w:r>
      <w:r w:rsidR="00EE4522">
        <w:rPr>
          <w:rFonts w:hint="eastAsia"/>
        </w:rPr>
        <w:t>。</w:t>
      </w:r>
    </w:p>
    <w:p w14:paraId="50C7E098" w14:textId="77777777" w:rsidR="003B577A" w:rsidRDefault="003B577A" w:rsidP="00EE4522">
      <w:pPr>
        <w:pStyle w:val="af1"/>
        <w:numPr>
          <w:ilvl w:val="0"/>
          <w:numId w:val="38"/>
        </w:numPr>
        <w:spacing w:line="240" w:lineRule="atLeast"/>
        <w:ind w:firstLineChars="0"/>
      </w:pPr>
      <w:r>
        <w:rPr>
          <w:rFonts w:hint="eastAsia"/>
        </w:rPr>
        <w:t>服务商为子商户</w:t>
      </w:r>
      <w:r w:rsidR="00EE4522">
        <w:rPr>
          <w:rFonts w:hint="eastAsia"/>
        </w:rPr>
        <w:t>（</w:t>
      </w:r>
      <w:r>
        <w:rPr>
          <w:rFonts w:hint="eastAsia"/>
        </w:rPr>
        <w:t>如门店</w:t>
      </w:r>
      <w:r w:rsidR="00EE4522">
        <w:rPr>
          <w:rFonts w:hint="eastAsia"/>
        </w:rPr>
        <w:t>）提交资料，申请帐号。服务器商发送授权邀请给子商户，子商户在微信平台确认授权后，服务商才能为子商户退款。</w:t>
      </w:r>
    </w:p>
    <w:p w14:paraId="1F00058E" w14:textId="77777777" w:rsidR="00EE4522" w:rsidRPr="006B570C" w:rsidRDefault="00EE4522" w:rsidP="00EE4522">
      <w:pPr>
        <w:pStyle w:val="af1"/>
        <w:numPr>
          <w:ilvl w:val="0"/>
          <w:numId w:val="38"/>
        </w:numPr>
        <w:spacing w:line="240" w:lineRule="atLeast"/>
        <w:ind w:firstLineChars="0"/>
      </w:pPr>
      <w:r>
        <w:rPr>
          <w:rFonts w:hint="eastAsia"/>
        </w:rPr>
        <w:t>如果服务商没有得到子商户的授权，则必须让子商户上传退款证书到服务器才能为子商户正常退款。</w:t>
      </w:r>
    </w:p>
    <w:p w14:paraId="75B81039" w14:textId="77777777" w:rsidR="0048653D" w:rsidRPr="0048653D" w:rsidRDefault="0048653D" w:rsidP="00A76ABC">
      <w:pPr>
        <w:spacing w:line="240" w:lineRule="atLeast"/>
      </w:pPr>
    </w:p>
    <w:p w14:paraId="3153609B" w14:textId="77777777" w:rsidR="00BB3EE9" w:rsidRPr="00BB3EE9" w:rsidRDefault="00BB3EE9" w:rsidP="00BB3EE9">
      <w:pPr>
        <w:pStyle w:val="3"/>
      </w:pPr>
      <w:bookmarkStart w:id="94" w:name="_Toc50496719"/>
      <w:r>
        <w:rPr>
          <w:rFonts w:hint="eastAsia"/>
        </w:rPr>
        <w:t>会话管理</w:t>
      </w:r>
      <w:bookmarkEnd w:id="94"/>
    </w:p>
    <w:p w14:paraId="66ADE48F" w14:textId="77777777" w:rsidR="00BB3EE9" w:rsidRDefault="00BB3EE9" w:rsidP="00BB3EE9">
      <w:pPr>
        <w:pStyle w:val="4"/>
      </w:pPr>
      <w:r>
        <w:rPr>
          <w:rFonts w:hint="eastAsia"/>
        </w:rPr>
        <w:t>用户会话</w:t>
      </w:r>
    </w:p>
    <w:p w14:paraId="38264261" w14:textId="77777777" w:rsidR="00931EB2" w:rsidRDefault="00931EB2" w:rsidP="00787588">
      <w:pPr>
        <w:pStyle w:val="af1"/>
        <w:numPr>
          <w:ilvl w:val="0"/>
          <w:numId w:val="35"/>
        </w:numPr>
        <w:ind w:firstLineChars="0"/>
      </w:pPr>
      <w:r>
        <w:rPr>
          <w:rFonts w:hint="eastAsia"/>
        </w:rPr>
        <w:t>限制</w:t>
      </w:r>
      <w:r w:rsidR="002F253D">
        <w:rPr>
          <w:rFonts w:hint="eastAsia"/>
        </w:rPr>
        <w:t>OP</w:t>
      </w:r>
      <w:r w:rsidR="002F253D">
        <w:rPr>
          <w:rFonts w:hint="eastAsia"/>
        </w:rPr>
        <w:t>帐号和</w:t>
      </w:r>
      <w:r>
        <w:rPr>
          <w:rFonts w:hint="eastAsia"/>
        </w:rPr>
        <w:t>门店</w:t>
      </w:r>
      <w:r w:rsidR="002F253D">
        <w:rPr>
          <w:rFonts w:hint="eastAsia"/>
        </w:rPr>
        <w:t>帐号</w:t>
      </w:r>
      <w:r>
        <w:rPr>
          <w:rFonts w:hint="eastAsia"/>
        </w:rPr>
        <w:t>登录于一个浏览器中。</w:t>
      </w:r>
      <w:r>
        <w:rPr>
          <w:rFonts w:hint="eastAsia"/>
        </w:rPr>
        <w:t>OP</w:t>
      </w:r>
      <w:r>
        <w:rPr>
          <w:rFonts w:hint="eastAsia"/>
        </w:rPr>
        <w:t>登录成功后，清除门店帐号的会话。门店帐号登录成功后，清除</w:t>
      </w:r>
      <w:r>
        <w:rPr>
          <w:rFonts w:hint="eastAsia"/>
        </w:rPr>
        <w:t>OP</w:t>
      </w:r>
      <w:r>
        <w:rPr>
          <w:rFonts w:hint="eastAsia"/>
        </w:rPr>
        <w:t>会话。</w:t>
      </w:r>
    </w:p>
    <w:p w14:paraId="2ECD4374" w14:textId="2076C7EE" w:rsidR="00931EB2" w:rsidRDefault="00931EB2" w:rsidP="00787588">
      <w:pPr>
        <w:pStyle w:val="af1"/>
        <w:numPr>
          <w:ilvl w:val="0"/>
          <w:numId w:val="35"/>
        </w:numPr>
        <w:ind w:firstLineChars="0"/>
      </w:pPr>
      <w:r>
        <w:rPr>
          <w:rFonts w:hint="eastAsia"/>
        </w:rPr>
        <w:t>同一帐号可以同时在</w:t>
      </w:r>
      <w:r>
        <w:rPr>
          <w:rFonts w:hint="eastAsia"/>
        </w:rPr>
        <w:t>POS</w:t>
      </w:r>
      <w:r>
        <w:rPr>
          <w:rFonts w:hint="eastAsia"/>
        </w:rPr>
        <w:t>和电脑网页登录，但不能同时在不同</w:t>
      </w:r>
      <w:r>
        <w:rPr>
          <w:rFonts w:hint="eastAsia"/>
        </w:rPr>
        <w:t>POS</w:t>
      </w:r>
      <w:r>
        <w:rPr>
          <w:rFonts w:hint="eastAsia"/>
        </w:rPr>
        <w:t>登录，也不能同时在不同的浏览器上登录。否则将踢出之前登录的帐号。在</w:t>
      </w:r>
      <w:r>
        <w:rPr>
          <w:rFonts w:hint="eastAsia"/>
        </w:rPr>
        <w:t>POS</w:t>
      </w:r>
      <w:r>
        <w:rPr>
          <w:rFonts w:hint="eastAsia"/>
        </w:rPr>
        <w:t>端，这将导致上传零售单和收银汇总无法成功，除非重新在本机登录。</w:t>
      </w:r>
    </w:p>
    <w:p w14:paraId="07E0B335" w14:textId="1689B562" w:rsidR="00EE3916" w:rsidRPr="00BB3EE9" w:rsidRDefault="00EE3916" w:rsidP="00787588">
      <w:pPr>
        <w:pStyle w:val="af1"/>
        <w:numPr>
          <w:ilvl w:val="0"/>
          <w:numId w:val="35"/>
        </w:numPr>
        <w:ind w:firstLineChars="0"/>
      </w:pPr>
      <w:r>
        <w:rPr>
          <w:rFonts w:hint="eastAsia"/>
        </w:rPr>
        <w:t>会员只能在小程序登录，其会话是会员会话，不能做其它未授权的操作。</w:t>
      </w:r>
    </w:p>
    <w:p w14:paraId="20D06E98" w14:textId="22E9E490" w:rsidR="007D71C2" w:rsidRDefault="007D71C2" w:rsidP="00751A80">
      <w:pPr>
        <w:pStyle w:val="3"/>
        <w:spacing w:line="240" w:lineRule="atLeast"/>
      </w:pPr>
      <w:bookmarkStart w:id="95" w:name="_Xxxx"/>
      <w:bookmarkStart w:id="96" w:name="_Toc50496720"/>
      <w:bookmarkEnd w:id="95"/>
      <w:r>
        <w:rPr>
          <w:rFonts w:hint="eastAsia"/>
        </w:rPr>
        <w:lastRenderedPageBreak/>
        <w:t>小程序上会员</w:t>
      </w:r>
      <w:r w:rsidR="00B12DF7">
        <w:rPr>
          <w:rFonts w:hint="eastAsia"/>
        </w:rPr>
        <w:t>/</w:t>
      </w:r>
      <w:r w:rsidR="00751A80">
        <w:rPr>
          <w:rFonts w:hint="eastAsia"/>
        </w:rPr>
        <w:t>顾客</w:t>
      </w:r>
      <w:r>
        <w:rPr>
          <w:rFonts w:hint="eastAsia"/>
        </w:rPr>
        <w:t>登录的流程</w:t>
      </w:r>
      <w:bookmarkEnd w:id="96"/>
    </w:p>
    <w:p w14:paraId="772F8A3E" w14:textId="28AEB813" w:rsidR="007D71C2" w:rsidRPr="00751A80" w:rsidRDefault="006D5024" w:rsidP="00751A80">
      <w:pPr>
        <w:spacing w:line="240" w:lineRule="atLeast"/>
      </w:pPr>
      <w:r>
        <w:rPr>
          <w:noProof/>
        </w:rPr>
        <w:drawing>
          <wp:inline distT="0" distB="0" distL="0" distR="0" wp14:anchorId="5F1DD8A0" wp14:editId="0BED464D">
            <wp:extent cx="9777730" cy="41376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777730" cy="4137660"/>
                    </a:xfrm>
                    <a:prstGeom prst="rect">
                      <a:avLst/>
                    </a:prstGeom>
                  </pic:spPr>
                </pic:pic>
              </a:graphicData>
            </a:graphic>
          </wp:inline>
        </w:drawing>
      </w:r>
    </w:p>
    <w:p w14:paraId="75D7623C" w14:textId="77777777" w:rsidR="007D71C2" w:rsidRPr="007D71C2" w:rsidRDefault="007D71C2" w:rsidP="007D71C2">
      <w:pPr>
        <w:spacing w:line="240" w:lineRule="atLeast"/>
      </w:pPr>
      <w:r>
        <w:rPr>
          <w:noProof/>
        </w:rPr>
        <w:lastRenderedPageBreak/>
        <w:drawing>
          <wp:inline distT="0" distB="0" distL="0" distR="0" wp14:anchorId="6F23F56D" wp14:editId="518B3B86">
            <wp:extent cx="5998166" cy="6080078"/>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0330" cy="6092408"/>
                    </a:xfrm>
                    <a:prstGeom prst="rect">
                      <a:avLst/>
                    </a:prstGeom>
                  </pic:spPr>
                </pic:pic>
              </a:graphicData>
            </a:graphic>
          </wp:inline>
        </w:drawing>
      </w:r>
    </w:p>
    <w:p w14:paraId="60E73F0E" w14:textId="152547C1" w:rsidR="00B45BDA" w:rsidRDefault="00B45BDA">
      <w:pPr>
        <w:pStyle w:val="3"/>
      </w:pPr>
      <w:bookmarkStart w:id="97" w:name="_Toc50496721"/>
      <w:r>
        <w:lastRenderedPageBreak/>
        <w:t>w</w:t>
      </w:r>
      <w:r>
        <w:rPr>
          <w:rFonts w:hint="eastAsia"/>
        </w:rPr>
        <w:t>po</w:t>
      </w:r>
      <w:r>
        <w:t>s.exe</w:t>
      </w:r>
      <w:r>
        <w:rPr>
          <w:rFonts w:hint="eastAsia"/>
        </w:rPr>
        <w:t>的启动流程</w:t>
      </w:r>
      <w:bookmarkEnd w:id="97"/>
    </w:p>
    <w:p w14:paraId="5DECBE3A" w14:textId="12E3F792" w:rsidR="00B45BDA" w:rsidRDefault="00B45BDA" w:rsidP="00B45BDA">
      <w:pPr>
        <w:spacing w:line="240" w:lineRule="atLeast"/>
      </w:pPr>
      <w:r>
        <w:rPr>
          <w:rFonts w:hint="eastAsia"/>
        </w:rPr>
        <w:t>WPOS</w:t>
      </w:r>
      <w:r>
        <w:rPr>
          <w:rFonts w:hint="eastAsia"/>
        </w:rPr>
        <w:t>在开发和部署后的运行过程不同，在部署到客户机器后，其流程如下：</w:t>
      </w:r>
    </w:p>
    <w:p w14:paraId="4E9D4AA5" w14:textId="00943D6A" w:rsidR="00B45BDA" w:rsidRDefault="00B45BDA" w:rsidP="00B45BDA">
      <w:pPr>
        <w:spacing w:line="240" w:lineRule="atLeast"/>
      </w:pPr>
      <w:r w:rsidRPr="00B45BDA">
        <w:drawing>
          <wp:inline distT="0" distB="0" distL="0" distR="0" wp14:anchorId="438EC976" wp14:editId="7D229A76">
            <wp:extent cx="9777730" cy="256857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777730" cy="2568575"/>
                    </a:xfrm>
                    <a:prstGeom prst="rect">
                      <a:avLst/>
                    </a:prstGeom>
                  </pic:spPr>
                </pic:pic>
              </a:graphicData>
            </a:graphic>
          </wp:inline>
        </w:drawing>
      </w:r>
    </w:p>
    <w:p w14:paraId="5204BA43" w14:textId="111DE5F7" w:rsidR="00DE3662" w:rsidRDefault="00DE3662" w:rsidP="00B45BDA">
      <w:pPr>
        <w:spacing w:line="240" w:lineRule="atLeast"/>
      </w:pPr>
    </w:p>
    <w:p w14:paraId="430BE776" w14:textId="7D65467D" w:rsidR="00DE3662" w:rsidRDefault="00DE3662" w:rsidP="00B45BDA">
      <w:pPr>
        <w:spacing w:line="240" w:lineRule="atLeast"/>
      </w:pPr>
      <w:r>
        <w:rPr>
          <w:rFonts w:hint="eastAsia"/>
        </w:rPr>
        <w:t>其中，</w:t>
      </w:r>
      <w:r w:rsidR="0073427D">
        <w:rPr>
          <w:rFonts w:hint="eastAsia"/>
        </w:rPr>
        <w:t>与</w:t>
      </w:r>
      <w:r w:rsidR="0073427D">
        <w:rPr>
          <w:rFonts w:hint="eastAsia"/>
        </w:rPr>
        <w:t>w</w:t>
      </w:r>
      <w:r w:rsidR="0073427D">
        <w:t>pos.exe</w:t>
      </w:r>
      <w:r w:rsidR="0073427D">
        <w:rPr>
          <w:rFonts w:hint="eastAsia"/>
        </w:rPr>
        <w:t>同一个目录的</w:t>
      </w:r>
      <w:r>
        <w:rPr>
          <w:rFonts w:hint="eastAsia"/>
        </w:rPr>
        <w:t>u</w:t>
      </w:r>
      <w:r>
        <w:t>pgrade.ini</w:t>
      </w:r>
      <w:r>
        <w:rPr>
          <w:rFonts w:hint="eastAsia"/>
        </w:rPr>
        <w:t>的内容初步设计为：</w:t>
      </w:r>
    </w:p>
    <w:p w14:paraId="2CF6E41B" w14:textId="77777777" w:rsidR="00DE3662" w:rsidRPr="00DE3662" w:rsidRDefault="00DE3662" w:rsidP="00DE3662">
      <w:pPr>
        <w:spacing w:line="240" w:lineRule="atLeast"/>
        <w:rPr>
          <w:shd w:val="pct15" w:color="auto" w:fill="FFFFFF"/>
        </w:rPr>
      </w:pPr>
      <w:r w:rsidRPr="00DE3662">
        <w:rPr>
          <w:shd w:val="pct15" w:color="auto" w:fill="FFFFFF"/>
        </w:rPr>
        <w:t>[CurrentVersion]</w:t>
      </w:r>
    </w:p>
    <w:p w14:paraId="1699ABA4" w14:textId="77777777" w:rsidR="00DE3662" w:rsidRPr="00DE3662" w:rsidRDefault="00DE3662" w:rsidP="00DE3662">
      <w:pPr>
        <w:spacing w:line="240" w:lineRule="atLeast"/>
        <w:rPr>
          <w:shd w:val="pct15" w:color="auto" w:fill="FFFFFF"/>
        </w:rPr>
      </w:pPr>
      <w:r w:rsidRPr="00DE3662">
        <w:rPr>
          <w:shd w:val="pct15" w:color="auto" w:fill="FFFFFF"/>
        </w:rPr>
        <w:t xml:space="preserve">### </w:t>
      </w:r>
      <w:r w:rsidRPr="00DE3662">
        <w:rPr>
          <w:shd w:val="pct15" w:color="auto" w:fill="FFFFFF"/>
        </w:rPr>
        <w:t>当前</w:t>
      </w:r>
      <w:r w:rsidRPr="00DE3662">
        <w:rPr>
          <w:shd w:val="pct15" w:color="auto" w:fill="FFFFFF"/>
        </w:rPr>
        <w:t>wpos</w:t>
      </w:r>
      <w:r w:rsidRPr="00DE3662">
        <w:rPr>
          <w:shd w:val="pct15" w:color="auto" w:fill="FFFFFF"/>
        </w:rPr>
        <w:t>的版本号</w:t>
      </w:r>
    </w:p>
    <w:p w14:paraId="1699ABA4" w14:textId="77777777" w:rsidR="00DE3662" w:rsidRPr="00DE3662" w:rsidRDefault="00DE3662" w:rsidP="00DE3662">
      <w:pPr>
        <w:spacing w:line="240" w:lineRule="atLeast"/>
        <w:rPr>
          <w:shd w:val="pct15" w:color="auto" w:fill="FFFFFF"/>
        </w:rPr>
      </w:pPr>
      <w:r w:rsidRPr="00DE3662">
        <w:rPr>
          <w:shd w:val="pct15" w:color="auto" w:fill="FFFFFF"/>
        </w:rPr>
        <w:t>CurrentVersionSN = 2.0.9</w:t>
      </w:r>
    </w:p>
    <w:p w14:paraId="0330D7B5" w14:textId="63C6AE34" w:rsidR="00DE3662" w:rsidRDefault="00DE3662" w:rsidP="00DE3662">
      <w:pPr>
        <w:spacing w:line="240" w:lineRule="atLeast"/>
        <w:rPr>
          <w:shd w:val="pct15" w:color="auto" w:fill="FFFFFF"/>
        </w:rPr>
      </w:pPr>
      <w:r w:rsidRPr="00DE3662">
        <w:rPr>
          <w:shd w:val="pct15" w:color="auto" w:fill="FFFFFF"/>
        </w:rPr>
        <w:t>CurrentVersionNO = 9</w:t>
      </w:r>
    </w:p>
    <w:p w14:paraId="7FE8963C" w14:textId="77777777" w:rsidR="0073427D" w:rsidRDefault="0073427D" w:rsidP="00DE3662">
      <w:pPr>
        <w:spacing w:line="240" w:lineRule="atLeast"/>
      </w:pPr>
    </w:p>
    <w:p w14:paraId="6DFCFC2A" w14:textId="5F66A584" w:rsidR="0073427D" w:rsidRDefault="0073427D" w:rsidP="00DE3662">
      <w:pPr>
        <w:spacing w:line="240" w:lineRule="atLeast"/>
      </w:pPr>
      <w:r>
        <w:rPr>
          <w:rFonts w:hint="eastAsia"/>
        </w:rPr>
        <w:t>注意：</w:t>
      </w:r>
    </w:p>
    <w:p w14:paraId="53362642" w14:textId="380A74FF" w:rsidR="0073427D" w:rsidRPr="00DE3662" w:rsidRDefault="0073427D" w:rsidP="00DE3662">
      <w:pPr>
        <w:spacing w:line="240" w:lineRule="atLeast"/>
        <w:rPr>
          <w:rFonts w:hint="eastAsia"/>
          <w:shd w:val="pct15" w:color="auto" w:fill="FFFFFF"/>
        </w:rPr>
      </w:pPr>
      <w:r>
        <w:rPr>
          <w:rFonts w:hint="eastAsia"/>
          <w:shd w:val="pct15" w:color="auto" w:fill="FFFFFF"/>
        </w:rPr>
        <w:t>wpos</w:t>
      </w:r>
      <w:r>
        <w:rPr>
          <w:rFonts w:hint="eastAsia"/>
          <w:shd w:val="pct15" w:color="auto" w:fill="FFFFFF"/>
        </w:rPr>
        <w:t>固定安装在</w:t>
      </w:r>
      <w:r>
        <w:rPr>
          <w:rFonts w:hint="eastAsia"/>
          <w:shd w:val="pct15" w:color="auto" w:fill="FFFFFF"/>
        </w:rPr>
        <w:t>D</w:t>
      </w:r>
      <w:r>
        <w:rPr>
          <w:shd w:val="pct15" w:color="auto" w:fill="FFFFFF"/>
        </w:rPr>
        <w:t>:/wpos/</w:t>
      </w:r>
      <w:r>
        <w:rPr>
          <w:rFonts w:hint="eastAsia"/>
          <w:shd w:val="pct15" w:color="auto" w:fill="FFFFFF"/>
        </w:rPr>
        <w:t>。</w:t>
      </w:r>
    </w:p>
    <w:p w14:paraId="62E07F6C" w14:textId="77777777" w:rsidR="009E452E" w:rsidRDefault="004560CA" w:rsidP="00B45BDA">
      <w:pPr>
        <w:pStyle w:val="2"/>
        <w:spacing w:line="240" w:lineRule="atLeast"/>
        <w:jc w:val="left"/>
      </w:pPr>
      <w:bookmarkStart w:id="98" w:name="_Toc50496722"/>
      <w:r>
        <w:lastRenderedPageBreak/>
        <w:t>结构</w:t>
      </w:r>
      <w:bookmarkEnd w:id="98"/>
    </w:p>
    <w:p w14:paraId="5985342A" w14:textId="77777777" w:rsidR="009E452E" w:rsidRDefault="00D67AD0" w:rsidP="007D71C2">
      <w:pPr>
        <w:pStyle w:val="3"/>
        <w:spacing w:line="240" w:lineRule="atLeast"/>
        <w:jc w:val="left"/>
      </w:pPr>
      <w:bookmarkStart w:id="99" w:name="_Toc50496723"/>
      <w:r>
        <w:rPr>
          <w:rFonts w:hint="eastAsia"/>
        </w:rPr>
        <w:t>系统逻辑结构</w:t>
      </w:r>
      <w:bookmarkEnd w:id="99"/>
    </w:p>
    <w:p w14:paraId="662F189B" w14:textId="119FE1E7" w:rsidR="007D71C2" w:rsidRPr="007D71C2" w:rsidRDefault="00C22C7F" w:rsidP="007D71C2">
      <w:pPr>
        <w:spacing w:line="240" w:lineRule="atLeast"/>
      </w:pPr>
      <w:r>
        <w:rPr>
          <w:noProof/>
        </w:rPr>
        <w:drawing>
          <wp:inline distT="0" distB="0" distL="0" distR="0" wp14:anchorId="3DAA1882" wp14:editId="417B18E8">
            <wp:extent cx="7181850" cy="31337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181850" cy="3133725"/>
                    </a:xfrm>
                    <a:prstGeom prst="rect">
                      <a:avLst/>
                    </a:prstGeom>
                  </pic:spPr>
                </pic:pic>
              </a:graphicData>
            </a:graphic>
          </wp:inline>
        </w:drawing>
      </w:r>
    </w:p>
    <w:p w14:paraId="37CFDAFC" w14:textId="77777777" w:rsidR="009E452E" w:rsidRDefault="009E452E" w:rsidP="00A76ABC">
      <w:pPr>
        <w:spacing w:line="240" w:lineRule="atLeast"/>
        <w:jc w:val="left"/>
      </w:pPr>
    </w:p>
    <w:p w14:paraId="3C10C5DF" w14:textId="77777777" w:rsidR="009E452E" w:rsidRDefault="00D67AD0" w:rsidP="00A76ABC">
      <w:pPr>
        <w:pStyle w:val="3"/>
        <w:spacing w:line="240" w:lineRule="atLeast"/>
        <w:jc w:val="left"/>
      </w:pPr>
      <w:bookmarkStart w:id="100" w:name="_Toc50496724"/>
      <w:r>
        <w:rPr>
          <w:rFonts w:hint="eastAsia"/>
        </w:rPr>
        <w:t>系统模块设计</w:t>
      </w:r>
      <w:bookmarkEnd w:id="100"/>
    </w:p>
    <w:p w14:paraId="6A83CB0F" w14:textId="77777777" w:rsidR="009E452E" w:rsidRDefault="00D67AD0" w:rsidP="00A76ABC">
      <w:pPr>
        <w:pStyle w:val="4"/>
        <w:spacing w:line="240" w:lineRule="atLeast"/>
        <w:jc w:val="left"/>
      </w:pPr>
      <w:r>
        <w:rPr>
          <w:rFonts w:hint="eastAsia"/>
        </w:rPr>
        <w:t>瘦系统模块设计</w:t>
      </w:r>
    </w:p>
    <w:p w14:paraId="5D11F07D" w14:textId="77777777" w:rsidR="00D841D4" w:rsidRPr="00D841D4" w:rsidRDefault="00D841D4" w:rsidP="00A76ABC">
      <w:pPr>
        <w:spacing w:line="240" w:lineRule="atLeast"/>
        <w:jc w:val="left"/>
      </w:pPr>
    </w:p>
    <w:p w14:paraId="1443D6C9" w14:textId="77777777" w:rsidR="009E452E" w:rsidRDefault="009E452E" w:rsidP="00A76ABC">
      <w:pPr>
        <w:pStyle w:val="5"/>
        <w:spacing w:line="240" w:lineRule="atLeast"/>
        <w:jc w:val="left"/>
        <w:sectPr w:rsidR="009E452E" w:rsidSect="000E6FF2">
          <w:pgSz w:w="16838" w:h="11906" w:orient="landscape"/>
          <w:pgMar w:top="720" w:right="720" w:bottom="720" w:left="720" w:header="283" w:footer="283" w:gutter="0"/>
          <w:cols w:space="425"/>
          <w:docGrid w:type="lines" w:linePitch="312"/>
        </w:sectPr>
      </w:pPr>
    </w:p>
    <w:p w14:paraId="09939BAA" w14:textId="77777777" w:rsidR="009E452E" w:rsidRDefault="00D67AD0" w:rsidP="00A76ABC">
      <w:pPr>
        <w:pStyle w:val="5"/>
        <w:spacing w:line="240" w:lineRule="atLeast"/>
        <w:jc w:val="left"/>
      </w:pPr>
      <w:r>
        <w:rPr>
          <w:rFonts w:hint="eastAsia"/>
        </w:rPr>
        <w:lastRenderedPageBreak/>
        <w:t>博昕客户模块</w:t>
      </w:r>
    </w:p>
    <w:tbl>
      <w:tblPr>
        <w:tblW w:w="14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3969"/>
        <w:gridCol w:w="1546"/>
        <w:gridCol w:w="6827"/>
      </w:tblGrid>
      <w:tr w:rsidR="009E452E" w14:paraId="0E79C36C" w14:textId="77777777">
        <w:trPr>
          <w:trHeight w:val="228"/>
        </w:trPr>
        <w:tc>
          <w:tcPr>
            <w:tcW w:w="1696" w:type="dxa"/>
            <w:shd w:val="clear" w:color="auto" w:fill="FF0000"/>
          </w:tcPr>
          <w:p w14:paraId="7EC77689"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3969" w:type="dxa"/>
            <w:shd w:val="clear" w:color="auto" w:fill="FF0000"/>
          </w:tcPr>
          <w:p w14:paraId="451B654C"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1546" w:type="dxa"/>
            <w:shd w:val="clear" w:color="auto" w:fill="FF0000"/>
          </w:tcPr>
          <w:p w14:paraId="4709F471"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6827" w:type="dxa"/>
            <w:shd w:val="clear" w:color="auto" w:fill="FF0000"/>
          </w:tcPr>
          <w:p w14:paraId="63F3791A"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4602B90B" w14:textId="77777777">
        <w:trPr>
          <w:trHeight w:val="228"/>
        </w:trPr>
        <w:tc>
          <w:tcPr>
            <w:tcW w:w="1696" w:type="dxa"/>
          </w:tcPr>
          <w:p w14:paraId="704ACC11" w14:textId="77777777" w:rsidR="009E452E" w:rsidRDefault="00D67AD0" w:rsidP="00A76ABC">
            <w:pPr>
              <w:spacing w:line="240" w:lineRule="atLeast"/>
              <w:jc w:val="left"/>
            </w:pPr>
            <w:r>
              <w:rPr>
                <w:rFonts w:hint="eastAsia"/>
              </w:rPr>
              <w:t>身份识别</w:t>
            </w:r>
          </w:p>
        </w:tc>
        <w:tc>
          <w:tcPr>
            <w:tcW w:w="3969" w:type="dxa"/>
          </w:tcPr>
          <w:p w14:paraId="00838D1C" w14:textId="77777777" w:rsidR="009E452E" w:rsidRDefault="00D67AD0" w:rsidP="00787588">
            <w:pPr>
              <w:pStyle w:val="12"/>
              <w:numPr>
                <w:ilvl w:val="0"/>
                <w:numId w:val="9"/>
              </w:numPr>
              <w:spacing w:line="240" w:lineRule="atLeast"/>
              <w:ind w:firstLine="400"/>
              <w:jc w:val="left"/>
              <w:rPr>
                <w:sz w:val="20"/>
              </w:rPr>
            </w:pPr>
            <w:r>
              <w:rPr>
                <w:rFonts w:hint="eastAsia"/>
                <w:sz w:val="20"/>
              </w:rPr>
              <w:t>POS</w:t>
            </w:r>
            <w:r>
              <w:rPr>
                <w:rFonts w:hint="eastAsia"/>
                <w:sz w:val="20"/>
              </w:rPr>
              <w:t>机身份识别</w:t>
            </w:r>
          </w:p>
        </w:tc>
        <w:tc>
          <w:tcPr>
            <w:tcW w:w="1546" w:type="dxa"/>
          </w:tcPr>
          <w:p w14:paraId="51C9120F" w14:textId="77777777" w:rsidR="009E452E" w:rsidRDefault="009E452E" w:rsidP="00A76ABC">
            <w:pPr>
              <w:spacing w:line="240" w:lineRule="atLeast"/>
              <w:jc w:val="left"/>
            </w:pPr>
          </w:p>
        </w:tc>
        <w:tc>
          <w:tcPr>
            <w:tcW w:w="6827" w:type="dxa"/>
          </w:tcPr>
          <w:p w14:paraId="29C6ADB5" w14:textId="77777777" w:rsidR="009E452E" w:rsidRDefault="009E452E" w:rsidP="00A76ABC">
            <w:pPr>
              <w:spacing w:line="240" w:lineRule="atLeast"/>
              <w:jc w:val="left"/>
            </w:pPr>
          </w:p>
        </w:tc>
      </w:tr>
      <w:tr w:rsidR="009E452E" w14:paraId="0BB96CA1" w14:textId="77777777">
        <w:trPr>
          <w:trHeight w:val="228"/>
        </w:trPr>
        <w:tc>
          <w:tcPr>
            <w:tcW w:w="1696" w:type="dxa"/>
          </w:tcPr>
          <w:p w14:paraId="7181AEFD" w14:textId="77777777" w:rsidR="009E452E" w:rsidRDefault="009E452E" w:rsidP="00A76ABC">
            <w:pPr>
              <w:spacing w:line="240" w:lineRule="atLeast"/>
              <w:jc w:val="left"/>
            </w:pPr>
          </w:p>
        </w:tc>
        <w:tc>
          <w:tcPr>
            <w:tcW w:w="3969" w:type="dxa"/>
          </w:tcPr>
          <w:p w14:paraId="17231181" w14:textId="77777777" w:rsidR="009E452E" w:rsidRDefault="009E452E" w:rsidP="00A76ABC">
            <w:pPr>
              <w:pStyle w:val="12"/>
              <w:spacing w:line="240" w:lineRule="atLeast"/>
              <w:ind w:firstLineChars="0" w:firstLine="0"/>
              <w:jc w:val="left"/>
              <w:rPr>
                <w:sz w:val="20"/>
              </w:rPr>
            </w:pPr>
          </w:p>
        </w:tc>
        <w:tc>
          <w:tcPr>
            <w:tcW w:w="1546" w:type="dxa"/>
          </w:tcPr>
          <w:p w14:paraId="3763436D" w14:textId="77777777" w:rsidR="009E452E" w:rsidRDefault="009E452E" w:rsidP="00A76ABC">
            <w:pPr>
              <w:spacing w:line="240" w:lineRule="atLeast"/>
              <w:jc w:val="left"/>
            </w:pPr>
          </w:p>
        </w:tc>
        <w:tc>
          <w:tcPr>
            <w:tcW w:w="6827" w:type="dxa"/>
          </w:tcPr>
          <w:p w14:paraId="761E83F6" w14:textId="77777777" w:rsidR="009E452E" w:rsidRDefault="009E452E" w:rsidP="00A76ABC">
            <w:pPr>
              <w:spacing w:line="240" w:lineRule="atLeast"/>
              <w:jc w:val="left"/>
            </w:pPr>
          </w:p>
        </w:tc>
      </w:tr>
      <w:tr w:rsidR="009E452E" w14:paraId="432D3B9B" w14:textId="77777777">
        <w:trPr>
          <w:trHeight w:val="228"/>
        </w:trPr>
        <w:tc>
          <w:tcPr>
            <w:tcW w:w="1696" w:type="dxa"/>
          </w:tcPr>
          <w:p w14:paraId="6389247E" w14:textId="77777777" w:rsidR="009E452E" w:rsidRDefault="009E452E" w:rsidP="00A76ABC">
            <w:pPr>
              <w:spacing w:line="240" w:lineRule="atLeast"/>
              <w:jc w:val="left"/>
            </w:pPr>
          </w:p>
        </w:tc>
        <w:tc>
          <w:tcPr>
            <w:tcW w:w="3969" w:type="dxa"/>
          </w:tcPr>
          <w:p w14:paraId="1F49E4F8" w14:textId="77777777" w:rsidR="009E452E" w:rsidRDefault="009E452E" w:rsidP="00A76ABC">
            <w:pPr>
              <w:pStyle w:val="12"/>
              <w:spacing w:line="240" w:lineRule="atLeast"/>
              <w:ind w:firstLineChars="0" w:firstLine="0"/>
              <w:jc w:val="left"/>
              <w:rPr>
                <w:sz w:val="20"/>
              </w:rPr>
            </w:pPr>
          </w:p>
        </w:tc>
        <w:tc>
          <w:tcPr>
            <w:tcW w:w="1546" w:type="dxa"/>
          </w:tcPr>
          <w:p w14:paraId="70E1C6D9" w14:textId="77777777" w:rsidR="009E452E" w:rsidRDefault="009E452E" w:rsidP="00A76ABC">
            <w:pPr>
              <w:spacing w:line="240" w:lineRule="atLeast"/>
              <w:jc w:val="left"/>
            </w:pPr>
          </w:p>
        </w:tc>
        <w:tc>
          <w:tcPr>
            <w:tcW w:w="6827" w:type="dxa"/>
          </w:tcPr>
          <w:p w14:paraId="20965AFC" w14:textId="77777777" w:rsidR="009E452E" w:rsidRDefault="009E452E" w:rsidP="00A76ABC">
            <w:pPr>
              <w:spacing w:line="240" w:lineRule="atLeast"/>
              <w:jc w:val="left"/>
            </w:pPr>
          </w:p>
        </w:tc>
      </w:tr>
    </w:tbl>
    <w:p w14:paraId="39547CC8" w14:textId="77777777" w:rsidR="009E452E" w:rsidRDefault="009E452E" w:rsidP="00A76ABC">
      <w:pPr>
        <w:spacing w:line="240" w:lineRule="atLeast"/>
        <w:jc w:val="left"/>
      </w:pPr>
    </w:p>
    <w:p w14:paraId="7943C577" w14:textId="77777777" w:rsidR="009E452E" w:rsidRDefault="00D67AD0" w:rsidP="00A76ABC">
      <w:pPr>
        <w:pStyle w:val="5"/>
        <w:spacing w:line="240" w:lineRule="atLeast"/>
        <w:jc w:val="left"/>
      </w:pPr>
      <w:r>
        <w:rPr>
          <w:rFonts w:hint="eastAsia"/>
        </w:rPr>
        <w:t xml:space="preserve">用户首页模块　</w:t>
      </w:r>
    </w:p>
    <w:tbl>
      <w:tblPr>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3969"/>
        <w:gridCol w:w="1546"/>
        <w:gridCol w:w="2640"/>
      </w:tblGrid>
      <w:tr w:rsidR="009E452E" w14:paraId="7C7CE9D3" w14:textId="77777777">
        <w:trPr>
          <w:trHeight w:val="228"/>
        </w:trPr>
        <w:tc>
          <w:tcPr>
            <w:tcW w:w="1696" w:type="dxa"/>
            <w:shd w:val="clear" w:color="auto" w:fill="FF0000"/>
          </w:tcPr>
          <w:p w14:paraId="37FB6B01"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3969" w:type="dxa"/>
            <w:shd w:val="clear" w:color="auto" w:fill="FF0000"/>
          </w:tcPr>
          <w:p w14:paraId="4344DA1B"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1546" w:type="dxa"/>
            <w:shd w:val="clear" w:color="auto" w:fill="FF0000"/>
          </w:tcPr>
          <w:p w14:paraId="4370285B"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40C91023"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24019C4" w14:textId="77777777">
        <w:trPr>
          <w:trHeight w:val="228"/>
        </w:trPr>
        <w:tc>
          <w:tcPr>
            <w:tcW w:w="1696" w:type="dxa"/>
          </w:tcPr>
          <w:p w14:paraId="5F233F0F" w14:textId="77777777" w:rsidR="009E452E" w:rsidRDefault="00D67AD0" w:rsidP="00A76ABC">
            <w:pPr>
              <w:spacing w:line="240" w:lineRule="atLeast"/>
              <w:jc w:val="left"/>
            </w:pPr>
            <w:r>
              <w:rPr>
                <w:rFonts w:hint="eastAsia"/>
              </w:rPr>
              <w:t>消息提醒</w:t>
            </w:r>
          </w:p>
        </w:tc>
        <w:tc>
          <w:tcPr>
            <w:tcW w:w="3969" w:type="dxa"/>
          </w:tcPr>
          <w:p w14:paraId="66370295" w14:textId="77777777" w:rsidR="009E452E" w:rsidRDefault="00D67AD0" w:rsidP="00787588">
            <w:pPr>
              <w:pStyle w:val="12"/>
              <w:numPr>
                <w:ilvl w:val="0"/>
                <w:numId w:val="10"/>
              </w:numPr>
              <w:spacing w:line="240" w:lineRule="atLeast"/>
              <w:ind w:firstLineChars="0"/>
              <w:jc w:val="left"/>
              <w:rPr>
                <w:sz w:val="20"/>
              </w:rPr>
            </w:pPr>
            <w:r>
              <w:rPr>
                <w:rFonts w:hint="eastAsia"/>
                <w:sz w:val="20"/>
              </w:rPr>
              <w:t>用户登录成功后看到消息提醒</w:t>
            </w:r>
          </w:p>
        </w:tc>
        <w:tc>
          <w:tcPr>
            <w:tcW w:w="1546" w:type="dxa"/>
          </w:tcPr>
          <w:p w14:paraId="676AE9B0" w14:textId="77777777" w:rsidR="009E452E" w:rsidRDefault="00D67AD0" w:rsidP="00A76ABC">
            <w:pPr>
              <w:spacing w:line="240" w:lineRule="atLeast"/>
              <w:jc w:val="left"/>
            </w:pPr>
            <w:r>
              <w:t>D</w:t>
            </w:r>
            <w:r>
              <w:rPr>
                <w:rFonts w:hint="eastAsia"/>
              </w:rPr>
              <w:t>ashboard</w:t>
            </w:r>
            <w:r>
              <w:t>.jsp</w:t>
            </w:r>
          </w:p>
        </w:tc>
        <w:tc>
          <w:tcPr>
            <w:tcW w:w="2640" w:type="dxa"/>
          </w:tcPr>
          <w:p w14:paraId="0B9403CB" w14:textId="77777777" w:rsidR="009E452E" w:rsidRDefault="00D67AD0" w:rsidP="00A76ABC">
            <w:pPr>
              <w:spacing w:line="240" w:lineRule="atLeast"/>
              <w:jc w:val="left"/>
            </w:pPr>
            <w:r>
              <w:t>D</w:t>
            </w:r>
            <w:r>
              <w:rPr>
                <w:rFonts w:hint="eastAsia"/>
              </w:rPr>
              <w:t>ashboard</w:t>
            </w:r>
            <w:r>
              <w:t>.</w:t>
            </w:r>
            <w:r>
              <w:rPr>
                <w:rFonts w:hint="eastAsia"/>
              </w:rPr>
              <w:t>java</w:t>
            </w:r>
          </w:p>
          <w:p w14:paraId="48624A14" w14:textId="77777777" w:rsidR="009E452E" w:rsidRDefault="00D67AD0" w:rsidP="00A76ABC">
            <w:pPr>
              <w:spacing w:line="240" w:lineRule="atLeast"/>
              <w:jc w:val="left"/>
            </w:pPr>
            <w:r>
              <w:t>D</w:t>
            </w:r>
            <w:r>
              <w:rPr>
                <w:rFonts w:hint="eastAsia"/>
              </w:rPr>
              <w:t>ashboard</w:t>
            </w:r>
            <w:r>
              <w:t xml:space="preserve"> Action.</w:t>
            </w:r>
            <w:r>
              <w:rPr>
                <w:rFonts w:hint="eastAsia"/>
              </w:rPr>
              <w:t>java</w:t>
            </w:r>
            <w:r>
              <w:t xml:space="preserve"> </w:t>
            </w:r>
          </w:p>
          <w:p w14:paraId="7DC0B81B" w14:textId="77777777" w:rsidR="009E452E" w:rsidRDefault="00D67AD0" w:rsidP="00A76ABC">
            <w:pPr>
              <w:spacing w:line="240" w:lineRule="atLeast"/>
              <w:jc w:val="left"/>
            </w:pPr>
            <w:r>
              <w:t>D</w:t>
            </w:r>
            <w:r>
              <w:rPr>
                <w:rFonts w:hint="eastAsia"/>
              </w:rPr>
              <w:t>ashboard</w:t>
            </w:r>
            <w:r>
              <w:t xml:space="preserve"> BO.</w:t>
            </w:r>
            <w:r>
              <w:rPr>
                <w:rFonts w:hint="eastAsia"/>
              </w:rPr>
              <w:t>java</w:t>
            </w:r>
            <w:r>
              <w:t xml:space="preserve"> </w:t>
            </w:r>
          </w:p>
          <w:p w14:paraId="6563D1A7" w14:textId="77777777" w:rsidR="009E452E" w:rsidRDefault="00D67AD0" w:rsidP="00A76ABC">
            <w:pPr>
              <w:spacing w:line="240" w:lineRule="atLeast"/>
              <w:jc w:val="left"/>
            </w:pPr>
            <w:r>
              <w:t>D</w:t>
            </w:r>
            <w:r>
              <w:rPr>
                <w:rFonts w:hint="eastAsia"/>
              </w:rPr>
              <w:t>ashboard</w:t>
            </w:r>
            <w:r>
              <w:t xml:space="preserve"> Mapper.</w:t>
            </w:r>
            <w:r>
              <w:rPr>
                <w:rFonts w:hint="eastAsia"/>
              </w:rPr>
              <w:t>java</w:t>
            </w:r>
            <w:r>
              <w:t xml:space="preserve"> </w:t>
            </w:r>
          </w:p>
          <w:p w14:paraId="416ED899" w14:textId="77777777" w:rsidR="009E452E" w:rsidRDefault="00D67AD0" w:rsidP="00A76ABC">
            <w:pPr>
              <w:spacing w:line="240" w:lineRule="atLeast"/>
              <w:jc w:val="left"/>
            </w:pPr>
            <w:r>
              <w:t>D</w:t>
            </w:r>
            <w:r>
              <w:rPr>
                <w:rFonts w:hint="eastAsia"/>
              </w:rPr>
              <w:t>ashboard</w:t>
            </w:r>
            <w:r>
              <w:t xml:space="preserve"> Mapper.XML </w:t>
            </w:r>
          </w:p>
          <w:p w14:paraId="547832C2" w14:textId="77777777" w:rsidR="009E452E" w:rsidRDefault="00D67AD0" w:rsidP="00A76ABC">
            <w:pPr>
              <w:spacing w:line="240" w:lineRule="atLeast"/>
              <w:jc w:val="left"/>
            </w:pPr>
            <w:r>
              <w:t>D</w:t>
            </w:r>
            <w:r>
              <w:rPr>
                <w:rFonts w:hint="eastAsia"/>
              </w:rPr>
              <w:t>ashboard</w:t>
            </w:r>
            <w:r>
              <w:t xml:space="preserve"> Validation.</w:t>
            </w:r>
            <w:r>
              <w:rPr>
                <w:rFonts w:hint="eastAsia"/>
              </w:rPr>
              <w:t>java</w:t>
            </w:r>
          </w:p>
        </w:tc>
      </w:tr>
      <w:tr w:rsidR="009E452E" w14:paraId="61821FB0" w14:textId="77777777">
        <w:trPr>
          <w:trHeight w:val="228"/>
        </w:trPr>
        <w:tc>
          <w:tcPr>
            <w:tcW w:w="1696" w:type="dxa"/>
          </w:tcPr>
          <w:p w14:paraId="10292D27" w14:textId="77777777" w:rsidR="009E452E" w:rsidRDefault="009E452E" w:rsidP="00A76ABC">
            <w:pPr>
              <w:spacing w:line="240" w:lineRule="atLeast"/>
              <w:jc w:val="left"/>
            </w:pPr>
          </w:p>
        </w:tc>
        <w:tc>
          <w:tcPr>
            <w:tcW w:w="3969" w:type="dxa"/>
          </w:tcPr>
          <w:p w14:paraId="16B5E672" w14:textId="77777777" w:rsidR="009E452E" w:rsidRDefault="009E452E" w:rsidP="00A76ABC">
            <w:pPr>
              <w:spacing w:line="240" w:lineRule="atLeast"/>
              <w:jc w:val="left"/>
            </w:pPr>
          </w:p>
        </w:tc>
        <w:tc>
          <w:tcPr>
            <w:tcW w:w="1546" w:type="dxa"/>
          </w:tcPr>
          <w:p w14:paraId="5B565C82" w14:textId="77777777" w:rsidR="009E452E" w:rsidRDefault="009E452E" w:rsidP="00A76ABC">
            <w:pPr>
              <w:spacing w:line="240" w:lineRule="atLeast"/>
              <w:jc w:val="left"/>
            </w:pPr>
          </w:p>
        </w:tc>
        <w:tc>
          <w:tcPr>
            <w:tcW w:w="2640" w:type="dxa"/>
          </w:tcPr>
          <w:p w14:paraId="1B27D0CE" w14:textId="77777777" w:rsidR="009E452E" w:rsidRDefault="009E452E" w:rsidP="00A76ABC">
            <w:pPr>
              <w:spacing w:line="240" w:lineRule="atLeast"/>
              <w:jc w:val="left"/>
            </w:pPr>
          </w:p>
        </w:tc>
      </w:tr>
    </w:tbl>
    <w:p w14:paraId="58068D42" w14:textId="77777777" w:rsidR="009E452E" w:rsidRDefault="009E452E" w:rsidP="00A76ABC">
      <w:pPr>
        <w:spacing w:line="240" w:lineRule="atLeast"/>
        <w:jc w:val="left"/>
      </w:pPr>
    </w:p>
    <w:p w14:paraId="0E661384" w14:textId="77777777" w:rsidR="009E452E" w:rsidRDefault="00D67AD0" w:rsidP="00A76ABC">
      <w:pPr>
        <w:pStyle w:val="5"/>
        <w:spacing w:line="240" w:lineRule="atLeast"/>
        <w:jc w:val="left"/>
      </w:pPr>
      <w:r>
        <w:rPr>
          <w:rFonts w:hint="eastAsia"/>
        </w:rPr>
        <w:t>消息模块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370F09CF" w14:textId="77777777">
        <w:trPr>
          <w:trHeight w:val="228"/>
        </w:trPr>
        <w:tc>
          <w:tcPr>
            <w:tcW w:w="1696" w:type="dxa"/>
            <w:shd w:val="clear" w:color="auto" w:fill="FF0000"/>
          </w:tcPr>
          <w:p w14:paraId="7D077010"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21631019"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706D5357"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2D231CA7"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5081428E" w14:textId="77777777">
        <w:trPr>
          <w:trHeight w:val="228"/>
        </w:trPr>
        <w:tc>
          <w:tcPr>
            <w:tcW w:w="1696" w:type="dxa"/>
          </w:tcPr>
          <w:p w14:paraId="56F82D8E" w14:textId="77777777" w:rsidR="009E452E" w:rsidRDefault="00D67AD0" w:rsidP="00A76ABC">
            <w:pPr>
              <w:spacing w:line="240" w:lineRule="atLeast"/>
              <w:jc w:val="left"/>
            </w:pPr>
            <w:r>
              <w:rPr>
                <w:rFonts w:hint="eastAsia"/>
              </w:rPr>
              <w:t>消息</w:t>
            </w:r>
          </w:p>
        </w:tc>
        <w:tc>
          <w:tcPr>
            <w:tcW w:w="7085" w:type="dxa"/>
          </w:tcPr>
          <w:p w14:paraId="09F874E2" w14:textId="77777777" w:rsidR="009E452E" w:rsidRDefault="00D67AD0" w:rsidP="00787588">
            <w:pPr>
              <w:pStyle w:val="12"/>
              <w:numPr>
                <w:ilvl w:val="0"/>
                <w:numId w:val="11"/>
              </w:numPr>
              <w:spacing w:line="240" w:lineRule="atLeast"/>
              <w:ind w:firstLineChars="0"/>
              <w:jc w:val="left"/>
              <w:rPr>
                <w:sz w:val="20"/>
              </w:rPr>
            </w:pPr>
            <w:r>
              <w:rPr>
                <w:rFonts w:hint="eastAsia"/>
                <w:sz w:val="20"/>
              </w:rPr>
              <w:t>生成消息（由其它</w:t>
            </w:r>
            <w:r>
              <w:rPr>
                <w:rFonts w:hint="eastAsia"/>
                <w:sz w:val="20"/>
              </w:rPr>
              <w:t>N</w:t>
            </w:r>
            <w:r>
              <w:rPr>
                <w:rFonts w:hint="eastAsia"/>
                <w:sz w:val="20"/>
              </w:rPr>
              <w:t>个模块各自生成各自类型的消息并提供相应的处理界</w:t>
            </w:r>
            <w:r>
              <w:rPr>
                <w:rFonts w:hint="eastAsia"/>
                <w:sz w:val="20"/>
              </w:rPr>
              <w:lastRenderedPageBreak/>
              <w:t>面）</w:t>
            </w:r>
          </w:p>
          <w:p w14:paraId="1BA8C2D8" w14:textId="77777777" w:rsidR="009E452E" w:rsidRDefault="00D67AD0" w:rsidP="00787588">
            <w:pPr>
              <w:pStyle w:val="12"/>
              <w:numPr>
                <w:ilvl w:val="0"/>
                <w:numId w:val="11"/>
              </w:numPr>
              <w:spacing w:line="240" w:lineRule="atLeast"/>
              <w:ind w:firstLineChars="0"/>
              <w:jc w:val="left"/>
              <w:rPr>
                <w:sz w:val="20"/>
              </w:rPr>
            </w:pPr>
            <w:r>
              <w:rPr>
                <w:rFonts w:hint="eastAsia"/>
                <w:sz w:val="20"/>
              </w:rPr>
              <w:t>显示消息类别列表</w:t>
            </w:r>
          </w:p>
          <w:p w14:paraId="3447898C" w14:textId="77777777" w:rsidR="009E452E" w:rsidRDefault="00D67AD0" w:rsidP="00787588">
            <w:pPr>
              <w:pStyle w:val="12"/>
              <w:numPr>
                <w:ilvl w:val="0"/>
                <w:numId w:val="11"/>
              </w:numPr>
              <w:spacing w:line="240" w:lineRule="atLeast"/>
              <w:ind w:firstLineChars="0"/>
              <w:jc w:val="left"/>
              <w:rPr>
                <w:sz w:val="20"/>
              </w:rPr>
            </w:pPr>
            <w:r>
              <w:rPr>
                <w:rFonts w:hint="eastAsia"/>
                <w:sz w:val="20"/>
              </w:rPr>
              <w:t>获取消息列表（默认显示未读消息），分页，分类显示。显示未读消息总数</w:t>
            </w:r>
          </w:p>
          <w:p w14:paraId="377498BA" w14:textId="77777777" w:rsidR="009E452E" w:rsidRDefault="00D67AD0" w:rsidP="00787588">
            <w:pPr>
              <w:pStyle w:val="12"/>
              <w:numPr>
                <w:ilvl w:val="0"/>
                <w:numId w:val="11"/>
              </w:numPr>
              <w:spacing w:line="240" w:lineRule="atLeast"/>
              <w:ind w:firstLineChars="0"/>
              <w:jc w:val="left"/>
              <w:rPr>
                <w:sz w:val="20"/>
              </w:rPr>
            </w:pPr>
            <w:r>
              <w:rPr>
                <w:rFonts w:hint="eastAsia"/>
                <w:sz w:val="20"/>
              </w:rPr>
              <w:t>获取消息详情，标记为已读</w:t>
            </w:r>
          </w:p>
          <w:p w14:paraId="0F13DB62" w14:textId="77777777" w:rsidR="009E452E" w:rsidRDefault="00D67AD0" w:rsidP="00787588">
            <w:pPr>
              <w:pStyle w:val="12"/>
              <w:numPr>
                <w:ilvl w:val="0"/>
                <w:numId w:val="11"/>
              </w:numPr>
              <w:spacing w:line="240" w:lineRule="atLeast"/>
              <w:ind w:firstLineChars="0"/>
              <w:jc w:val="left"/>
              <w:rPr>
                <w:sz w:val="20"/>
              </w:rPr>
            </w:pPr>
            <w:r>
              <w:rPr>
                <w:rFonts w:hint="eastAsia"/>
                <w:sz w:val="20"/>
              </w:rPr>
              <w:t>将消息标记为未读</w:t>
            </w:r>
          </w:p>
          <w:p w14:paraId="07D400D8" w14:textId="77777777" w:rsidR="009E452E" w:rsidRDefault="00D67AD0" w:rsidP="00787588">
            <w:pPr>
              <w:pStyle w:val="12"/>
              <w:numPr>
                <w:ilvl w:val="0"/>
                <w:numId w:val="11"/>
              </w:numPr>
              <w:spacing w:line="240" w:lineRule="atLeast"/>
              <w:ind w:firstLineChars="0"/>
              <w:jc w:val="left"/>
              <w:rPr>
                <w:sz w:val="20"/>
              </w:rPr>
            </w:pPr>
            <w:r>
              <w:rPr>
                <w:rFonts w:hint="eastAsia"/>
                <w:sz w:val="20"/>
              </w:rPr>
              <w:t>用户登录成功后看到消息提醒（见</w:t>
            </w:r>
            <w:hyperlink w:anchor="_用户首页模块" w:history="1">
              <w:r>
                <w:rPr>
                  <w:rStyle w:val="ad"/>
                  <w:rFonts w:hint="eastAsia"/>
                  <w:sz w:val="20"/>
                </w:rPr>
                <w:t>用户首页模块</w:t>
              </w:r>
            </w:hyperlink>
            <w:r>
              <w:rPr>
                <w:rFonts w:hint="eastAsia"/>
                <w:sz w:val="20"/>
              </w:rPr>
              <w:t>）</w:t>
            </w:r>
          </w:p>
          <w:p w14:paraId="6B310175" w14:textId="77777777" w:rsidR="009E452E" w:rsidRDefault="00D67AD0" w:rsidP="00787588">
            <w:pPr>
              <w:pStyle w:val="12"/>
              <w:numPr>
                <w:ilvl w:val="0"/>
                <w:numId w:val="11"/>
              </w:numPr>
              <w:spacing w:line="240" w:lineRule="atLeast"/>
              <w:ind w:firstLineChars="0"/>
              <w:jc w:val="left"/>
              <w:rPr>
                <w:sz w:val="20"/>
              </w:rPr>
            </w:pPr>
            <w:r>
              <w:rPr>
                <w:rFonts w:hint="eastAsia"/>
                <w:sz w:val="20"/>
              </w:rPr>
              <w:t>点击消息中的链接可以跳到处理消息的地方。比如商品采购建议类型的消息，会跳到相应模块处理</w:t>
            </w:r>
          </w:p>
        </w:tc>
        <w:tc>
          <w:tcPr>
            <w:tcW w:w="2640" w:type="dxa"/>
          </w:tcPr>
          <w:p w14:paraId="5211DF09" w14:textId="77777777" w:rsidR="009E452E" w:rsidRDefault="00D67AD0" w:rsidP="00A76ABC">
            <w:pPr>
              <w:spacing w:line="240" w:lineRule="atLeast"/>
              <w:jc w:val="left"/>
            </w:pPr>
            <w:r>
              <w:rPr>
                <w:rFonts w:hint="eastAsia"/>
              </w:rPr>
              <w:lastRenderedPageBreak/>
              <w:t>M</w:t>
            </w:r>
            <w:r>
              <w:t>essage.jsp</w:t>
            </w:r>
          </w:p>
        </w:tc>
        <w:tc>
          <w:tcPr>
            <w:tcW w:w="2640" w:type="dxa"/>
          </w:tcPr>
          <w:p w14:paraId="12A64E17" w14:textId="77777777" w:rsidR="009E452E" w:rsidRDefault="00D67AD0" w:rsidP="00A76ABC">
            <w:pPr>
              <w:spacing w:line="240" w:lineRule="atLeast"/>
              <w:jc w:val="left"/>
            </w:pPr>
            <w:r>
              <w:rPr>
                <w:rFonts w:hint="eastAsia"/>
              </w:rPr>
              <w:t>M</w:t>
            </w:r>
            <w:r>
              <w:t>essage.</w:t>
            </w:r>
            <w:r>
              <w:rPr>
                <w:rFonts w:hint="eastAsia"/>
              </w:rPr>
              <w:t>java</w:t>
            </w:r>
          </w:p>
          <w:p w14:paraId="110E7876" w14:textId="77777777" w:rsidR="009E452E" w:rsidRDefault="00D67AD0" w:rsidP="00A76ABC">
            <w:pPr>
              <w:spacing w:line="240" w:lineRule="atLeast"/>
              <w:jc w:val="left"/>
            </w:pPr>
            <w:r>
              <w:rPr>
                <w:rFonts w:hint="eastAsia"/>
              </w:rPr>
              <w:t>M</w:t>
            </w:r>
            <w:r>
              <w:t>essageAction.</w:t>
            </w:r>
            <w:r>
              <w:rPr>
                <w:rFonts w:hint="eastAsia"/>
              </w:rPr>
              <w:t>java</w:t>
            </w:r>
            <w:r>
              <w:t xml:space="preserve"> </w:t>
            </w:r>
          </w:p>
          <w:p w14:paraId="733011DE" w14:textId="77777777" w:rsidR="009E452E" w:rsidRDefault="00D67AD0" w:rsidP="00A76ABC">
            <w:pPr>
              <w:spacing w:line="240" w:lineRule="atLeast"/>
              <w:jc w:val="left"/>
            </w:pPr>
            <w:r>
              <w:rPr>
                <w:rFonts w:hint="eastAsia"/>
              </w:rPr>
              <w:t>M</w:t>
            </w:r>
            <w:r>
              <w:t>essageBO.</w:t>
            </w:r>
            <w:r>
              <w:rPr>
                <w:rFonts w:hint="eastAsia"/>
              </w:rPr>
              <w:t>java</w:t>
            </w:r>
            <w:r>
              <w:t xml:space="preserve"> </w:t>
            </w:r>
          </w:p>
          <w:p w14:paraId="162A6B09" w14:textId="77777777" w:rsidR="009E452E" w:rsidRDefault="00D67AD0" w:rsidP="00A76ABC">
            <w:pPr>
              <w:spacing w:line="240" w:lineRule="atLeast"/>
              <w:jc w:val="left"/>
            </w:pPr>
            <w:r>
              <w:rPr>
                <w:rFonts w:hint="eastAsia"/>
              </w:rPr>
              <w:lastRenderedPageBreak/>
              <w:t>M</w:t>
            </w:r>
            <w:r>
              <w:t>essageMapper.</w:t>
            </w:r>
            <w:r>
              <w:rPr>
                <w:rFonts w:hint="eastAsia"/>
              </w:rPr>
              <w:t>java</w:t>
            </w:r>
            <w:r>
              <w:t xml:space="preserve"> </w:t>
            </w:r>
          </w:p>
          <w:p w14:paraId="7458F5A2" w14:textId="77777777" w:rsidR="009E452E" w:rsidRDefault="00D67AD0" w:rsidP="00A76ABC">
            <w:pPr>
              <w:spacing w:line="240" w:lineRule="atLeast"/>
              <w:jc w:val="left"/>
            </w:pPr>
            <w:r>
              <w:rPr>
                <w:rFonts w:hint="eastAsia"/>
              </w:rPr>
              <w:t>M</w:t>
            </w:r>
            <w:r>
              <w:t xml:space="preserve">essageMapper.XML </w:t>
            </w:r>
          </w:p>
          <w:p w14:paraId="13D43EFE" w14:textId="77777777" w:rsidR="009E452E" w:rsidRDefault="00D67AD0" w:rsidP="00A76ABC">
            <w:pPr>
              <w:spacing w:line="240" w:lineRule="atLeast"/>
              <w:jc w:val="left"/>
            </w:pPr>
            <w:r>
              <w:rPr>
                <w:rFonts w:hint="eastAsia"/>
              </w:rPr>
              <w:t>M</w:t>
            </w:r>
            <w:r>
              <w:t>essageValidation.</w:t>
            </w:r>
            <w:r>
              <w:rPr>
                <w:rFonts w:hint="eastAsia"/>
              </w:rPr>
              <w:t>java</w:t>
            </w:r>
          </w:p>
        </w:tc>
      </w:tr>
    </w:tbl>
    <w:p w14:paraId="09E328D7" w14:textId="77777777" w:rsidR="009E452E" w:rsidRDefault="009E452E" w:rsidP="00A76ABC">
      <w:pPr>
        <w:spacing w:line="240" w:lineRule="atLeast"/>
        <w:jc w:val="left"/>
      </w:pPr>
    </w:p>
    <w:p w14:paraId="6AA27F1E" w14:textId="77777777" w:rsidR="009E452E" w:rsidRDefault="00D67AD0" w:rsidP="00A76ABC">
      <w:pPr>
        <w:pStyle w:val="5"/>
        <w:spacing w:line="240" w:lineRule="atLeast"/>
        <w:jc w:val="left"/>
      </w:pPr>
      <w:bookmarkStart w:id="101" w:name="_商品模块"/>
      <w:bookmarkEnd w:id="101"/>
      <w:r>
        <w:rPr>
          <w:rFonts w:hint="eastAsia"/>
        </w:rPr>
        <w:t>商品模块</w:t>
      </w:r>
    </w:p>
    <w:tbl>
      <w:tblPr>
        <w:tblpPr w:leftFromText="180" w:rightFromText="180" w:vertAnchor="text" w:tblpY="1"/>
        <w:tblOverlap w:val="neve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42B5EB4D" w14:textId="77777777" w:rsidTr="001B667A">
        <w:trPr>
          <w:trHeight w:val="228"/>
        </w:trPr>
        <w:tc>
          <w:tcPr>
            <w:tcW w:w="1696" w:type="dxa"/>
            <w:shd w:val="clear" w:color="auto" w:fill="FF0000"/>
          </w:tcPr>
          <w:p w14:paraId="76F398E2" w14:textId="77777777" w:rsidR="009E452E" w:rsidRDefault="00D67AD0" w:rsidP="001B667A">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7A3D0105" w14:textId="77777777" w:rsidR="009E452E" w:rsidRDefault="00D67AD0" w:rsidP="001B667A">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115D24D0" w14:textId="77777777" w:rsidR="009E452E" w:rsidRDefault="00D67AD0" w:rsidP="001B667A">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3D5A0D1D" w14:textId="77777777" w:rsidR="009E452E" w:rsidRDefault="00D67AD0" w:rsidP="001B667A">
            <w:pPr>
              <w:spacing w:line="240" w:lineRule="atLeast"/>
              <w:jc w:val="left"/>
              <w:rPr>
                <w:color w:val="FFFFFF" w:themeColor="background1"/>
              </w:rPr>
            </w:pPr>
            <w:r>
              <w:rPr>
                <w:rFonts w:hint="eastAsia"/>
                <w:color w:val="FFFFFF" w:themeColor="background1"/>
              </w:rPr>
              <w:t>后端程序</w:t>
            </w:r>
          </w:p>
        </w:tc>
      </w:tr>
      <w:tr w:rsidR="009E452E" w14:paraId="77D34A5A" w14:textId="77777777" w:rsidTr="001B667A">
        <w:trPr>
          <w:trHeight w:val="228"/>
        </w:trPr>
        <w:tc>
          <w:tcPr>
            <w:tcW w:w="1696" w:type="dxa"/>
          </w:tcPr>
          <w:p w14:paraId="5810B3AD" w14:textId="77777777" w:rsidR="009E452E" w:rsidRDefault="00D67AD0" w:rsidP="001B667A">
            <w:pPr>
              <w:spacing w:line="240" w:lineRule="atLeast"/>
              <w:jc w:val="left"/>
            </w:pPr>
            <w:r>
              <w:rPr>
                <w:rFonts w:hint="eastAsia"/>
              </w:rPr>
              <w:t>管理商品</w:t>
            </w:r>
          </w:p>
        </w:tc>
        <w:tc>
          <w:tcPr>
            <w:tcW w:w="7085" w:type="dxa"/>
          </w:tcPr>
          <w:p w14:paraId="13C9D15C" w14:textId="77777777" w:rsidR="009E452E" w:rsidRDefault="00D67AD0" w:rsidP="001B667A">
            <w:pPr>
              <w:pStyle w:val="12"/>
              <w:numPr>
                <w:ilvl w:val="0"/>
                <w:numId w:val="12"/>
              </w:numPr>
              <w:spacing w:line="240" w:lineRule="atLeast"/>
              <w:ind w:firstLineChars="0"/>
              <w:jc w:val="left"/>
              <w:rPr>
                <w:sz w:val="20"/>
              </w:rPr>
            </w:pPr>
            <w:r>
              <w:rPr>
                <w:rFonts w:hint="eastAsia"/>
                <w:sz w:val="20"/>
              </w:rPr>
              <w:t>获取商品类别列表</w:t>
            </w:r>
          </w:p>
          <w:p w14:paraId="40718446" w14:textId="77777777" w:rsidR="009E452E" w:rsidRDefault="00D67AD0" w:rsidP="001B667A">
            <w:pPr>
              <w:pStyle w:val="12"/>
              <w:numPr>
                <w:ilvl w:val="0"/>
                <w:numId w:val="12"/>
              </w:numPr>
              <w:spacing w:line="240" w:lineRule="atLeast"/>
              <w:ind w:firstLineChars="0"/>
              <w:jc w:val="left"/>
              <w:rPr>
                <w:sz w:val="20"/>
              </w:rPr>
            </w:pPr>
            <w:r>
              <w:rPr>
                <w:rFonts w:hint="eastAsia"/>
                <w:sz w:val="20"/>
              </w:rPr>
              <w:t>获取供应商列表</w:t>
            </w:r>
          </w:p>
          <w:p w14:paraId="5DEC40B4" w14:textId="77777777" w:rsidR="009E452E" w:rsidRDefault="00D67AD0" w:rsidP="001B667A">
            <w:pPr>
              <w:pStyle w:val="12"/>
              <w:numPr>
                <w:ilvl w:val="0"/>
                <w:numId w:val="12"/>
              </w:numPr>
              <w:spacing w:line="240" w:lineRule="atLeast"/>
              <w:ind w:firstLineChars="0"/>
              <w:jc w:val="left"/>
              <w:rPr>
                <w:sz w:val="20"/>
              </w:rPr>
            </w:pPr>
            <w:r>
              <w:rPr>
                <w:rFonts w:hint="eastAsia"/>
                <w:sz w:val="20"/>
              </w:rPr>
              <w:t>所有商品列表及其分页</w:t>
            </w:r>
          </w:p>
          <w:p w14:paraId="4B7B19F9" w14:textId="77777777" w:rsidR="009E452E" w:rsidRDefault="00D67AD0" w:rsidP="001B667A">
            <w:pPr>
              <w:pStyle w:val="12"/>
              <w:numPr>
                <w:ilvl w:val="0"/>
                <w:numId w:val="12"/>
              </w:numPr>
              <w:spacing w:line="240" w:lineRule="atLeast"/>
              <w:ind w:firstLineChars="0"/>
              <w:jc w:val="left"/>
              <w:rPr>
                <w:sz w:val="20"/>
              </w:rPr>
            </w:pPr>
            <w:r>
              <w:rPr>
                <w:rFonts w:hint="eastAsia"/>
                <w:sz w:val="20"/>
              </w:rPr>
              <w:t>快速查询某种商品类别下的所有商品，分页</w:t>
            </w:r>
          </w:p>
          <w:p w14:paraId="4CA04477" w14:textId="77777777" w:rsidR="009E452E" w:rsidRDefault="00D67AD0" w:rsidP="001B667A">
            <w:pPr>
              <w:pStyle w:val="12"/>
              <w:numPr>
                <w:ilvl w:val="0"/>
                <w:numId w:val="12"/>
              </w:numPr>
              <w:spacing w:line="240" w:lineRule="atLeast"/>
              <w:ind w:firstLineChars="0"/>
              <w:jc w:val="left"/>
              <w:rPr>
                <w:sz w:val="20"/>
              </w:rPr>
            </w:pPr>
            <w:r>
              <w:rPr>
                <w:rFonts w:hint="eastAsia"/>
                <w:sz w:val="20"/>
              </w:rPr>
              <w:t>快速查询某个供应商下的所有商品，分页</w:t>
            </w:r>
          </w:p>
          <w:p w14:paraId="3B6F6F5C" w14:textId="77777777" w:rsidR="009E452E" w:rsidRDefault="00D67AD0" w:rsidP="001B667A">
            <w:pPr>
              <w:pStyle w:val="12"/>
              <w:numPr>
                <w:ilvl w:val="0"/>
                <w:numId w:val="12"/>
              </w:numPr>
              <w:spacing w:line="240" w:lineRule="atLeast"/>
              <w:ind w:firstLineChars="0"/>
              <w:jc w:val="left"/>
              <w:rPr>
                <w:sz w:val="20"/>
              </w:rPr>
            </w:pPr>
            <w:r>
              <w:rPr>
                <w:rFonts w:hint="eastAsia"/>
                <w:sz w:val="20"/>
              </w:rPr>
              <w:lastRenderedPageBreak/>
              <w:t>根据商品的一个或多个属性查询商品档案，分页</w:t>
            </w:r>
          </w:p>
          <w:p w14:paraId="3D0FE601" w14:textId="77777777" w:rsidR="009E452E" w:rsidRDefault="00D67AD0" w:rsidP="001B667A">
            <w:pPr>
              <w:pStyle w:val="12"/>
              <w:numPr>
                <w:ilvl w:val="0"/>
                <w:numId w:val="12"/>
              </w:numPr>
              <w:spacing w:line="240" w:lineRule="atLeast"/>
              <w:ind w:firstLineChars="0"/>
              <w:jc w:val="left"/>
              <w:rPr>
                <w:sz w:val="20"/>
              </w:rPr>
            </w:pPr>
            <w:r>
              <w:rPr>
                <w:rFonts w:hint="eastAsia"/>
                <w:sz w:val="20"/>
              </w:rPr>
              <w:t>新增商品档案（</w:t>
            </w:r>
            <w:hyperlink w:anchor="_2.3.1_创建商品" w:history="1">
              <w:r>
                <w:rPr>
                  <w:rStyle w:val="ad"/>
                  <w:rFonts w:hint="eastAsia"/>
                  <w:sz w:val="20"/>
                </w:rPr>
                <w:t>点击参考</w:t>
              </w:r>
            </w:hyperlink>
            <w:r>
              <w:rPr>
                <w:rFonts w:hint="eastAsia"/>
                <w:sz w:val="20"/>
              </w:rPr>
              <w:t>）。处理一品多码、一码多品、一品多包装</w:t>
            </w:r>
          </w:p>
          <w:p w14:paraId="25F77614" w14:textId="77777777" w:rsidR="009E452E" w:rsidRDefault="00D67AD0" w:rsidP="001B667A">
            <w:pPr>
              <w:pStyle w:val="12"/>
              <w:numPr>
                <w:ilvl w:val="0"/>
                <w:numId w:val="12"/>
              </w:numPr>
              <w:spacing w:line="240" w:lineRule="atLeast"/>
              <w:ind w:firstLineChars="0"/>
              <w:jc w:val="left"/>
              <w:rPr>
                <w:sz w:val="20"/>
              </w:rPr>
            </w:pPr>
            <w:r>
              <w:rPr>
                <w:rFonts w:hint="eastAsia"/>
                <w:sz w:val="20"/>
              </w:rPr>
              <w:t>编辑商品档案</w:t>
            </w:r>
          </w:p>
          <w:p w14:paraId="21799C35" w14:textId="77777777" w:rsidR="009E452E" w:rsidRDefault="00D67AD0" w:rsidP="001B667A">
            <w:pPr>
              <w:pStyle w:val="12"/>
              <w:numPr>
                <w:ilvl w:val="0"/>
                <w:numId w:val="12"/>
              </w:numPr>
              <w:spacing w:line="240" w:lineRule="atLeast"/>
              <w:ind w:firstLineChars="0"/>
              <w:jc w:val="left"/>
              <w:rPr>
                <w:sz w:val="20"/>
              </w:rPr>
            </w:pPr>
            <w:r>
              <w:rPr>
                <w:rFonts w:hint="eastAsia"/>
                <w:sz w:val="20"/>
              </w:rPr>
              <w:t>删除商品档案</w:t>
            </w:r>
          </w:p>
        </w:tc>
        <w:tc>
          <w:tcPr>
            <w:tcW w:w="2640" w:type="dxa"/>
          </w:tcPr>
          <w:p w14:paraId="516A66E8" w14:textId="77777777" w:rsidR="009E452E" w:rsidRDefault="00D67AD0" w:rsidP="001B667A">
            <w:pPr>
              <w:spacing w:line="240" w:lineRule="atLeast"/>
              <w:jc w:val="left"/>
            </w:pPr>
            <w:r>
              <w:lastRenderedPageBreak/>
              <w:t>Commodity.jsp</w:t>
            </w:r>
          </w:p>
        </w:tc>
        <w:tc>
          <w:tcPr>
            <w:tcW w:w="2640" w:type="dxa"/>
          </w:tcPr>
          <w:p w14:paraId="79FAC152" w14:textId="77777777" w:rsidR="009E452E" w:rsidRDefault="00D67AD0" w:rsidP="001B667A">
            <w:pPr>
              <w:spacing w:line="240" w:lineRule="atLeast"/>
              <w:jc w:val="left"/>
            </w:pPr>
            <w:r>
              <w:t>Commodity.java</w:t>
            </w:r>
          </w:p>
          <w:p w14:paraId="23D76E56" w14:textId="77777777" w:rsidR="009E452E" w:rsidRDefault="00D67AD0" w:rsidP="001B667A">
            <w:pPr>
              <w:spacing w:line="240" w:lineRule="atLeast"/>
              <w:jc w:val="left"/>
            </w:pPr>
            <w:r>
              <w:t>CommodityA</w:t>
            </w:r>
            <w:r>
              <w:rPr>
                <w:rFonts w:hint="eastAsia"/>
              </w:rPr>
              <w:t>ction</w:t>
            </w:r>
            <w:r>
              <w:t>.java</w:t>
            </w:r>
          </w:p>
          <w:p w14:paraId="1AB0A359" w14:textId="77777777" w:rsidR="009E452E" w:rsidRDefault="00D67AD0" w:rsidP="001B667A">
            <w:pPr>
              <w:spacing w:line="240" w:lineRule="atLeast"/>
              <w:jc w:val="left"/>
            </w:pPr>
            <w:r>
              <w:t>CommodityBO.java</w:t>
            </w:r>
          </w:p>
          <w:p w14:paraId="05775977" w14:textId="77777777" w:rsidR="009E452E" w:rsidRDefault="00D67AD0" w:rsidP="001B667A">
            <w:pPr>
              <w:spacing w:line="240" w:lineRule="atLeast"/>
              <w:jc w:val="left"/>
            </w:pPr>
            <w:r>
              <w:t>CommodityM</w:t>
            </w:r>
            <w:r>
              <w:rPr>
                <w:rFonts w:hint="eastAsia"/>
              </w:rPr>
              <w:t>apper</w:t>
            </w:r>
            <w:r>
              <w:t xml:space="preserve">.java </w:t>
            </w:r>
          </w:p>
          <w:p w14:paraId="4EAFCC53" w14:textId="77777777" w:rsidR="009E452E" w:rsidRDefault="00D67AD0" w:rsidP="001B667A">
            <w:pPr>
              <w:spacing w:line="240" w:lineRule="atLeast"/>
              <w:jc w:val="left"/>
            </w:pPr>
            <w:r>
              <w:t>CommodityM</w:t>
            </w:r>
            <w:r>
              <w:rPr>
                <w:rFonts w:hint="eastAsia"/>
              </w:rPr>
              <w:t>apper</w:t>
            </w:r>
            <w:r>
              <w:t>.xml</w:t>
            </w:r>
          </w:p>
          <w:p w14:paraId="493E586E" w14:textId="77777777" w:rsidR="009E452E" w:rsidRDefault="00D67AD0" w:rsidP="001B667A">
            <w:pPr>
              <w:spacing w:line="240" w:lineRule="atLeast"/>
              <w:jc w:val="left"/>
            </w:pPr>
            <w:r>
              <w:t>CommodityValidation.java</w:t>
            </w:r>
          </w:p>
        </w:tc>
      </w:tr>
      <w:tr w:rsidR="009E452E" w14:paraId="0FC3D1D6" w14:textId="77777777" w:rsidTr="001B667A">
        <w:trPr>
          <w:trHeight w:val="228"/>
        </w:trPr>
        <w:tc>
          <w:tcPr>
            <w:tcW w:w="1696" w:type="dxa"/>
          </w:tcPr>
          <w:p w14:paraId="7FD84917" w14:textId="77777777" w:rsidR="009E452E" w:rsidRPr="00A43E98" w:rsidRDefault="00D67AD0" w:rsidP="001B667A">
            <w:pPr>
              <w:spacing w:line="240" w:lineRule="atLeast"/>
              <w:jc w:val="left"/>
              <w:rPr>
                <w:strike/>
              </w:rPr>
            </w:pPr>
            <w:r w:rsidRPr="00A43E98">
              <w:rPr>
                <w:rFonts w:hint="eastAsia"/>
                <w:strike/>
              </w:rPr>
              <w:t>采购建议</w:t>
            </w:r>
          </w:p>
        </w:tc>
        <w:tc>
          <w:tcPr>
            <w:tcW w:w="7085" w:type="dxa"/>
          </w:tcPr>
          <w:p w14:paraId="2778F4DD"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系统扫描库存（商品库存减少触发扫描或系统定期扫描），生成采购建议的消息及采购计划表。采购计划表的商品的流程</w:t>
            </w:r>
            <w:hyperlink w:anchor="_2.3.2_商品采购" w:history="1">
              <w:r w:rsidRPr="00A43E98">
                <w:rPr>
                  <w:rStyle w:val="ad"/>
                  <w:rFonts w:hint="eastAsia"/>
                  <w:strike/>
                  <w:sz w:val="20"/>
                </w:rPr>
                <w:t>如图</w:t>
              </w:r>
            </w:hyperlink>
            <w:r w:rsidRPr="00A43E98">
              <w:rPr>
                <w:rFonts w:hint="eastAsia"/>
                <w:strike/>
                <w:sz w:val="20"/>
              </w:rPr>
              <w:t>所示。（</w:t>
            </w:r>
            <w:r w:rsidRPr="00A43E98">
              <w:rPr>
                <w:rFonts w:hint="eastAsia"/>
                <w:strike/>
                <w:sz w:val="20"/>
              </w:rPr>
              <w:t>P</w:t>
            </w:r>
            <w:r w:rsidRPr="00A43E98">
              <w:rPr>
                <w:strike/>
                <w:sz w:val="20"/>
              </w:rPr>
              <w:t>S</w:t>
            </w:r>
            <w:r w:rsidRPr="00A43E98">
              <w:rPr>
                <w:rFonts w:hint="eastAsia"/>
                <w:strike/>
                <w:sz w:val="20"/>
              </w:rPr>
              <w:t>：用户登录系统后，显示消息提醒。其中包括采购建议的消息。）参见</w:t>
            </w:r>
            <w:hyperlink w:anchor="_定时任务模块" w:history="1">
              <w:r w:rsidRPr="00A43E98">
                <w:rPr>
                  <w:rStyle w:val="ad"/>
                  <w:rFonts w:hint="eastAsia"/>
                  <w:strike/>
                  <w:sz w:val="20"/>
                </w:rPr>
                <w:t>定时任务模块</w:t>
              </w:r>
            </w:hyperlink>
            <w:r w:rsidRPr="00A43E98">
              <w:rPr>
                <w:rFonts w:hint="eastAsia"/>
                <w:strike/>
                <w:sz w:val="20"/>
              </w:rPr>
              <w:t>。</w:t>
            </w:r>
          </w:p>
          <w:p w14:paraId="66567F5A" w14:textId="77777777" w:rsidR="009E452E" w:rsidRPr="00A43E98" w:rsidRDefault="00D67AD0" w:rsidP="001B667A">
            <w:pPr>
              <w:pStyle w:val="12"/>
              <w:spacing w:line="240" w:lineRule="atLeast"/>
              <w:ind w:left="420" w:firstLineChars="0" w:firstLine="0"/>
              <w:jc w:val="left"/>
              <w:rPr>
                <w:strike/>
                <w:sz w:val="20"/>
              </w:rPr>
            </w:pPr>
            <w:r w:rsidRPr="00A43E98">
              <w:rPr>
                <w:rFonts w:hint="eastAsia"/>
                <w:strike/>
                <w:sz w:val="20"/>
              </w:rPr>
              <w:t xml:space="preserve">　　另一种生成原因：</w:t>
            </w:r>
            <w:r w:rsidRPr="00A43E98">
              <w:rPr>
                <w:rFonts w:hint="eastAsia"/>
                <w:strike/>
                <w:sz w:val="20"/>
              </w:rPr>
              <w:t>P</w:t>
            </w:r>
            <w:r w:rsidRPr="00A43E98">
              <w:rPr>
                <w:strike/>
                <w:sz w:val="20"/>
              </w:rPr>
              <w:t>OS</w:t>
            </w:r>
            <w:r w:rsidRPr="00A43E98">
              <w:rPr>
                <w:rFonts w:hint="eastAsia"/>
                <w:strike/>
                <w:sz w:val="20"/>
              </w:rPr>
              <w:t>机收银，服务器库存为</w:t>
            </w:r>
            <w:r w:rsidRPr="00A43E98">
              <w:rPr>
                <w:rFonts w:hint="eastAsia"/>
                <w:strike/>
                <w:sz w:val="20"/>
              </w:rPr>
              <w:t>0</w:t>
            </w:r>
            <w:r w:rsidRPr="00A43E98">
              <w:rPr>
                <w:rFonts w:hint="eastAsia"/>
                <w:strike/>
                <w:sz w:val="20"/>
              </w:rPr>
              <w:t>，触发生成该商品采购计划表及消息。</w:t>
            </w:r>
          </w:p>
          <w:p w14:paraId="1F607AF6"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查询采购建议列表。</w:t>
            </w:r>
          </w:p>
          <w:p w14:paraId="5359EBFC"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查询采购建议详情。（相应的消息默认被系统标为已读。）</w:t>
            </w:r>
          </w:p>
          <w:p w14:paraId="3BBEFA5D"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用户从采购建议中编辑供应商。如果没有供应商，新增一个供应商。</w:t>
            </w:r>
          </w:p>
          <w:p w14:paraId="28979721"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用户从采购建议中增加或删除商品。</w:t>
            </w:r>
          </w:p>
          <w:p w14:paraId="5A8DA28E" w14:textId="77777777" w:rsidR="009E452E" w:rsidRPr="00A43E98" w:rsidRDefault="00D67AD0" w:rsidP="001B667A">
            <w:pPr>
              <w:pStyle w:val="12"/>
              <w:numPr>
                <w:ilvl w:val="0"/>
                <w:numId w:val="13"/>
              </w:numPr>
              <w:spacing w:line="240" w:lineRule="atLeast"/>
              <w:ind w:firstLineChars="0"/>
              <w:jc w:val="left"/>
              <w:rPr>
                <w:strike/>
                <w:sz w:val="20"/>
              </w:rPr>
            </w:pPr>
            <w:r w:rsidRPr="00A43E98">
              <w:rPr>
                <w:rFonts w:hint="eastAsia"/>
                <w:strike/>
                <w:sz w:val="20"/>
              </w:rPr>
              <w:t>生成未审核订单或合并所有未审核的订单（后者暂不做）。这不会修改采购建议的数据。</w:t>
            </w:r>
          </w:p>
        </w:tc>
        <w:tc>
          <w:tcPr>
            <w:tcW w:w="2640" w:type="dxa"/>
          </w:tcPr>
          <w:p w14:paraId="06A20C10"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urchasingSuggestion.jsp</w:t>
            </w:r>
          </w:p>
        </w:tc>
        <w:tc>
          <w:tcPr>
            <w:tcW w:w="2640" w:type="dxa"/>
          </w:tcPr>
          <w:p w14:paraId="11B57990"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urchasingSuggestion.java</w:t>
            </w:r>
          </w:p>
          <w:p w14:paraId="7A05422E"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urchasingSuggestionA</w:t>
            </w:r>
            <w:r w:rsidRPr="00A43E98">
              <w:rPr>
                <w:rFonts w:hint="eastAsia"/>
                <w:strike/>
              </w:rPr>
              <w:t>ction</w:t>
            </w:r>
            <w:r w:rsidRPr="00A43E98">
              <w:rPr>
                <w:strike/>
              </w:rPr>
              <w:t>.java</w:t>
            </w:r>
          </w:p>
          <w:p w14:paraId="36C8D9BE"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urchasingSuggestionBO.java</w:t>
            </w:r>
          </w:p>
          <w:p w14:paraId="525631C1"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urchasingSuggestionM</w:t>
            </w:r>
            <w:r w:rsidRPr="00A43E98">
              <w:rPr>
                <w:rFonts w:hint="eastAsia"/>
                <w:strike/>
              </w:rPr>
              <w:t>apper</w:t>
            </w:r>
            <w:r w:rsidRPr="00A43E98">
              <w:rPr>
                <w:strike/>
              </w:rPr>
              <w:t>.java</w:t>
            </w:r>
          </w:p>
          <w:p w14:paraId="4FBF89E3"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urchasingSuggestionM</w:t>
            </w:r>
            <w:r w:rsidRPr="00A43E98">
              <w:rPr>
                <w:rFonts w:hint="eastAsia"/>
                <w:strike/>
              </w:rPr>
              <w:t>apper</w:t>
            </w:r>
            <w:r w:rsidRPr="00A43E98">
              <w:rPr>
                <w:strike/>
              </w:rPr>
              <w:t>.xml</w:t>
            </w:r>
          </w:p>
          <w:p w14:paraId="02199BF7" w14:textId="77777777" w:rsidR="009E452E" w:rsidRPr="00A43E98" w:rsidRDefault="00D67AD0" w:rsidP="001B667A">
            <w:pPr>
              <w:spacing w:line="240" w:lineRule="atLeast"/>
              <w:jc w:val="left"/>
              <w:rPr>
                <w:strike/>
              </w:rPr>
            </w:pPr>
            <w:r w:rsidRPr="00A43E98">
              <w:rPr>
                <w:rFonts w:hint="eastAsia"/>
                <w:strike/>
              </w:rPr>
              <w:t>P</w:t>
            </w:r>
            <w:r w:rsidRPr="00A43E98">
              <w:rPr>
                <w:strike/>
              </w:rPr>
              <w:t>urchasingSuggestionValidation.java</w:t>
            </w:r>
          </w:p>
          <w:p w14:paraId="2B8105AF" w14:textId="77777777" w:rsidR="009E452E" w:rsidRPr="00A43E98" w:rsidRDefault="00D67AD0" w:rsidP="001B667A">
            <w:pPr>
              <w:spacing w:line="240" w:lineRule="atLeast"/>
              <w:jc w:val="left"/>
              <w:rPr>
                <w:strike/>
              </w:rPr>
            </w:pPr>
            <w:r w:rsidRPr="00A43E98">
              <w:rPr>
                <w:rFonts w:hint="eastAsia"/>
                <w:strike/>
              </w:rPr>
              <w:t>另考虑供应商相应的类等</w:t>
            </w:r>
          </w:p>
        </w:tc>
      </w:tr>
      <w:tr w:rsidR="009E452E" w14:paraId="10083EDA" w14:textId="77777777" w:rsidTr="001B667A">
        <w:trPr>
          <w:trHeight w:val="228"/>
        </w:trPr>
        <w:tc>
          <w:tcPr>
            <w:tcW w:w="1696" w:type="dxa"/>
          </w:tcPr>
          <w:p w14:paraId="6655BF41" w14:textId="77777777" w:rsidR="009E452E" w:rsidRDefault="00D67AD0" w:rsidP="001B667A">
            <w:pPr>
              <w:spacing w:line="240" w:lineRule="atLeast"/>
              <w:jc w:val="left"/>
            </w:pPr>
            <w:r>
              <w:rPr>
                <w:rFonts w:hint="eastAsia"/>
              </w:rPr>
              <w:lastRenderedPageBreak/>
              <w:t>采购订单</w:t>
            </w:r>
          </w:p>
        </w:tc>
        <w:tc>
          <w:tcPr>
            <w:tcW w:w="7085" w:type="dxa"/>
          </w:tcPr>
          <w:p w14:paraId="02970984" w14:textId="77777777" w:rsidR="009E452E" w:rsidRDefault="00D67AD0" w:rsidP="001B667A">
            <w:pPr>
              <w:pStyle w:val="12"/>
              <w:numPr>
                <w:ilvl w:val="0"/>
                <w:numId w:val="13"/>
              </w:numPr>
              <w:spacing w:line="240" w:lineRule="atLeast"/>
              <w:ind w:firstLineChars="0"/>
              <w:jc w:val="left"/>
              <w:rPr>
                <w:sz w:val="20"/>
              </w:rPr>
            </w:pPr>
            <w:r>
              <w:rPr>
                <w:rFonts w:hint="eastAsia"/>
                <w:sz w:val="20"/>
              </w:rPr>
              <w:t>采购订单列表。默认显示最近的未通过审核的采购订单详情</w:t>
            </w:r>
          </w:p>
          <w:p w14:paraId="7754CBD1" w14:textId="77777777" w:rsidR="009E452E" w:rsidRDefault="00D67AD0" w:rsidP="001B667A">
            <w:pPr>
              <w:pStyle w:val="12"/>
              <w:numPr>
                <w:ilvl w:val="0"/>
                <w:numId w:val="13"/>
              </w:numPr>
              <w:spacing w:line="240" w:lineRule="atLeast"/>
              <w:ind w:firstLineChars="0"/>
              <w:jc w:val="left"/>
              <w:rPr>
                <w:sz w:val="20"/>
              </w:rPr>
            </w:pPr>
            <w:r>
              <w:rPr>
                <w:rFonts w:hint="eastAsia"/>
                <w:sz w:val="20"/>
              </w:rPr>
              <w:t>显示采购订单详情</w:t>
            </w:r>
          </w:p>
          <w:p w14:paraId="0B1BF9FB" w14:textId="77777777" w:rsidR="009E452E" w:rsidRDefault="00D67AD0" w:rsidP="001B667A">
            <w:pPr>
              <w:pStyle w:val="12"/>
              <w:numPr>
                <w:ilvl w:val="0"/>
                <w:numId w:val="13"/>
              </w:numPr>
              <w:spacing w:line="240" w:lineRule="atLeast"/>
              <w:ind w:firstLineChars="0"/>
              <w:jc w:val="left"/>
              <w:rPr>
                <w:sz w:val="20"/>
              </w:rPr>
            </w:pPr>
            <w:r>
              <w:rPr>
                <w:rFonts w:hint="eastAsia"/>
                <w:sz w:val="20"/>
              </w:rPr>
              <w:t>编辑采购订单</w:t>
            </w:r>
          </w:p>
          <w:p w14:paraId="4B51CFB3" w14:textId="77777777" w:rsidR="009E452E" w:rsidRDefault="00D67AD0" w:rsidP="001B667A">
            <w:pPr>
              <w:pStyle w:val="12"/>
              <w:numPr>
                <w:ilvl w:val="0"/>
                <w:numId w:val="13"/>
              </w:numPr>
              <w:spacing w:line="240" w:lineRule="atLeast"/>
              <w:ind w:firstLineChars="0"/>
              <w:jc w:val="left"/>
              <w:rPr>
                <w:sz w:val="20"/>
              </w:rPr>
            </w:pPr>
            <w:r>
              <w:rPr>
                <w:rFonts w:hint="eastAsia"/>
                <w:sz w:val="20"/>
              </w:rPr>
              <w:t>审核通过采购订单</w:t>
            </w:r>
          </w:p>
          <w:p w14:paraId="1C99E4BD" w14:textId="77777777" w:rsidR="009E452E" w:rsidRDefault="00D67AD0" w:rsidP="001B667A">
            <w:pPr>
              <w:pStyle w:val="12"/>
              <w:numPr>
                <w:ilvl w:val="0"/>
                <w:numId w:val="13"/>
              </w:numPr>
              <w:spacing w:line="240" w:lineRule="atLeast"/>
              <w:ind w:firstLineChars="0"/>
              <w:jc w:val="left"/>
              <w:rPr>
                <w:sz w:val="20"/>
              </w:rPr>
            </w:pPr>
            <w:r>
              <w:rPr>
                <w:rFonts w:hint="eastAsia"/>
                <w:sz w:val="20"/>
              </w:rPr>
              <w:t>查询采购订单</w:t>
            </w:r>
          </w:p>
          <w:p w14:paraId="56E8F0EA" w14:textId="77777777" w:rsidR="009E452E" w:rsidRDefault="00D67AD0" w:rsidP="001B667A">
            <w:pPr>
              <w:pStyle w:val="12"/>
              <w:numPr>
                <w:ilvl w:val="0"/>
                <w:numId w:val="13"/>
              </w:numPr>
              <w:spacing w:line="240" w:lineRule="atLeast"/>
              <w:ind w:firstLineChars="0"/>
              <w:jc w:val="left"/>
              <w:rPr>
                <w:sz w:val="20"/>
              </w:rPr>
            </w:pPr>
            <w:r>
              <w:rPr>
                <w:rFonts w:hint="eastAsia"/>
                <w:sz w:val="20"/>
              </w:rPr>
              <w:t>删除采购订单</w:t>
            </w:r>
          </w:p>
        </w:tc>
        <w:tc>
          <w:tcPr>
            <w:tcW w:w="2640" w:type="dxa"/>
          </w:tcPr>
          <w:p w14:paraId="416F1B12" w14:textId="77777777" w:rsidR="009E452E" w:rsidRDefault="00D67AD0" w:rsidP="001B667A">
            <w:pPr>
              <w:spacing w:line="240" w:lineRule="atLeast"/>
              <w:jc w:val="left"/>
            </w:pPr>
            <w:r>
              <w:rPr>
                <w:rFonts w:hint="eastAsia"/>
              </w:rPr>
              <w:t>PurchasingOrder.jsp</w:t>
            </w:r>
          </w:p>
        </w:tc>
        <w:tc>
          <w:tcPr>
            <w:tcW w:w="2640" w:type="dxa"/>
          </w:tcPr>
          <w:p w14:paraId="5E6E681D" w14:textId="77777777" w:rsidR="009E452E" w:rsidRDefault="00D67AD0" w:rsidP="001B667A">
            <w:pPr>
              <w:spacing w:line="240" w:lineRule="atLeast"/>
              <w:jc w:val="left"/>
            </w:pPr>
            <w:r>
              <w:rPr>
                <w:rFonts w:hint="eastAsia"/>
              </w:rPr>
              <w:t>PurchasingOrder</w:t>
            </w:r>
            <w:r>
              <w:t>.java</w:t>
            </w:r>
          </w:p>
          <w:p w14:paraId="4C9D13ED" w14:textId="77777777" w:rsidR="009E452E" w:rsidRDefault="00D67AD0" w:rsidP="001B667A">
            <w:pPr>
              <w:spacing w:line="240" w:lineRule="atLeast"/>
              <w:jc w:val="left"/>
            </w:pPr>
            <w:r>
              <w:rPr>
                <w:rFonts w:hint="eastAsia"/>
              </w:rPr>
              <w:t>PurchasingOrder</w:t>
            </w:r>
            <w:r>
              <w:t>A</w:t>
            </w:r>
            <w:r>
              <w:rPr>
                <w:rFonts w:hint="eastAsia"/>
              </w:rPr>
              <w:t>ction</w:t>
            </w:r>
            <w:r>
              <w:t>.java</w:t>
            </w:r>
          </w:p>
          <w:p w14:paraId="41123A72" w14:textId="77777777" w:rsidR="009E452E" w:rsidRDefault="00D67AD0" w:rsidP="001B667A">
            <w:pPr>
              <w:spacing w:line="240" w:lineRule="atLeast"/>
              <w:jc w:val="left"/>
            </w:pPr>
            <w:r>
              <w:rPr>
                <w:rFonts w:hint="eastAsia"/>
              </w:rPr>
              <w:t>PurchasingOrder</w:t>
            </w:r>
            <w:r>
              <w:t>BO.java</w:t>
            </w:r>
          </w:p>
          <w:p w14:paraId="73590EF6" w14:textId="77777777" w:rsidR="009E452E" w:rsidRDefault="00D67AD0" w:rsidP="001B667A">
            <w:pPr>
              <w:spacing w:line="240" w:lineRule="atLeast"/>
              <w:jc w:val="left"/>
            </w:pPr>
            <w:r>
              <w:rPr>
                <w:rFonts w:hint="eastAsia"/>
              </w:rPr>
              <w:t>PurchasingOrder</w:t>
            </w:r>
            <w:r>
              <w:t>M</w:t>
            </w:r>
            <w:r>
              <w:rPr>
                <w:rFonts w:hint="eastAsia"/>
              </w:rPr>
              <w:t>apper</w:t>
            </w:r>
            <w:r>
              <w:t xml:space="preserve">.java </w:t>
            </w:r>
          </w:p>
          <w:p w14:paraId="3A9FF49F" w14:textId="77777777" w:rsidR="009E452E" w:rsidRDefault="00D67AD0" w:rsidP="001B667A">
            <w:pPr>
              <w:spacing w:line="240" w:lineRule="atLeast"/>
              <w:jc w:val="left"/>
            </w:pPr>
            <w:r>
              <w:rPr>
                <w:rFonts w:hint="eastAsia"/>
              </w:rPr>
              <w:t>PurchasingOrder</w:t>
            </w:r>
            <w:r>
              <w:t>M</w:t>
            </w:r>
            <w:r>
              <w:rPr>
                <w:rFonts w:hint="eastAsia"/>
              </w:rPr>
              <w:t>apper</w:t>
            </w:r>
            <w:r>
              <w:t>.xml</w:t>
            </w:r>
          </w:p>
          <w:p w14:paraId="257837FA" w14:textId="77777777" w:rsidR="009E452E" w:rsidRDefault="00D67AD0" w:rsidP="001B667A">
            <w:pPr>
              <w:spacing w:line="240" w:lineRule="atLeast"/>
              <w:jc w:val="left"/>
            </w:pPr>
            <w:r>
              <w:rPr>
                <w:rFonts w:hint="eastAsia"/>
              </w:rPr>
              <w:t>PurchasingOrder</w:t>
            </w:r>
            <w:r>
              <w:t>Validation.java</w:t>
            </w:r>
          </w:p>
        </w:tc>
      </w:tr>
      <w:tr w:rsidR="009E452E" w14:paraId="46296B76" w14:textId="77777777" w:rsidTr="001B667A">
        <w:trPr>
          <w:trHeight w:val="228"/>
        </w:trPr>
        <w:tc>
          <w:tcPr>
            <w:tcW w:w="1696" w:type="dxa"/>
          </w:tcPr>
          <w:p w14:paraId="275FDA2F" w14:textId="77777777" w:rsidR="009E452E" w:rsidRDefault="00D67AD0" w:rsidP="001B667A">
            <w:pPr>
              <w:spacing w:line="240" w:lineRule="atLeast"/>
              <w:jc w:val="left"/>
            </w:pPr>
            <w:r>
              <w:rPr>
                <w:rFonts w:hint="eastAsia"/>
              </w:rPr>
              <w:t>入库</w:t>
            </w:r>
          </w:p>
        </w:tc>
        <w:tc>
          <w:tcPr>
            <w:tcW w:w="7085" w:type="dxa"/>
          </w:tcPr>
          <w:p w14:paraId="2341FE44" w14:textId="77777777" w:rsidR="009E452E" w:rsidRDefault="00D67AD0" w:rsidP="001B667A">
            <w:pPr>
              <w:spacing w:line="240" w:lineRule="atLeast"/>
              <w:jc w:val="left"/>
            </w:pPr>
            <w:r>
              <w:rPr>
                <w:rFonts w:hint="eastAsia"/>
              </w:rPr>
              <w:t>参见</w:t>
            </w:r>
            <w:hyperlink w:anchor="_入库模块" w:history="1">
              <w:r>
                <w:rPr>
                  <w:rStyle w:val="ad"/>
                  <w:rFonts w:hint="eastAsia"/>
                </w:rPr>
                <w:t>入库模块</w:t>
              </w:r>
            </w:hyperlink>
          </w:p>
        </w:tc>
        <w:tc>
          <w:tcPr>
            <w:tcW w:w="2640" w:type="dxa"/>
          </w:tcPr>
          <w:p w14:paraId="35C42B3B" w14:textId="77777777" w:rsidR="009E452E" w:rsidRDefault="009E452E" w:rsidP="001B667A">
            <w:pPr>
              <w:spacing w:line="240" w:lineRule="atLeast"/>
              <w:jc w:val="left"/>
            </w:pPr>
          </w:p>
        </w:tc>
        <w:tc>
          <w:tcPr>
            <w:tcW w:w="2640" w:type="dxa"/>
          </w:tcPr>
          <w:p w14:paraId="41BB3693" w14:textId="77777777" w:rsidR="009E452E" w:rsidRDefault="009E452E" w:rsidP="001B667A">
            <w:pPr>
              <w:spacing w:line="240" w:lineRule="atLeast"/>
              <w:jc w:val="left"/>
            </w:pPr>
          </w:p>
        </w:tc>
      </w:tr>
      <w:tr w:rsidR="009E452E" w14:paraId="5BE74A1B" w14:textId="77777777" w:rsidTr="001B667A">
        <w:trPr>
          <w:trHeight w:val="228"/>
        </w:trPr>
        <w:tc>
          <w:tcPr>
            <w:tcW w:w="1696" w:type="dxa"/>
          </w:tcPr>
          <w:p w14:paraId="3E0C6156" w14:textId="77777777" w:rsidR="009E452E" w:rsidRDefault="00D67AD0" w:rsidP="001B667A">
            <w:pPr>
              <w:spacing w:line="240" w:lineRule="atLeast"/>
              <w:jc w:val="left"/>
            </w:pPr>
            <w:r>
              <w:rPr>
                <w:rFonts w:hint="eastAsia"/>
              </w:rPr>
              <w:t>商品缓存</w:t>
            </w:r>
          </w:p>
        </w:tc>
        <w:tc>
          <w:tcPr>
            <w:tcW w:w="7085" w:type="dxa"/>
          </w:tcPr>
          <w:p w14:paraId="7BFF076A" w14:textId="77777777" w:rsidR="009E452E" w:rsidRDefault="009E452E" w:rsidP="001B667A">
            <w:pPr>
              <w:spacing w:line="240" w:lineRule="atLeast"/>
              <w:jc w:val="left"/>
            </w:pPr>
          </w:p>
        </w:tc>
        <w:tc>
          <w:tcPr>
            <w:tcW w:w="2640" w:type="dxa"/>
          </w:tcPr>
          <w:p w14:paraId="01CC7249" w14:textId="77777777" w:rsidR="009E452E" w:rsidRDefault="009E452E" w:rsidP="001B667A">
            <w:pPr>
              <w:spacing w:line="240" w:lineRule="atLeast"/>
              <w:jc w:val="left"/>
              <w:rPr>
                <w:highlight w:val="yellow"/>
              </w:rPr>
            </w:pPr>
          </w:p>
        </w:tc>
        <w:tc>
          <w:tcPr>
            <w:tcW w:w="2640" w:type="dxa"/>
          </w:tcPr>
          <w:p w14:paraId="1B4908E7" w14:textId="77777777" w:rsidR="009E452E" w:rsidRDefault="009E452E" w:rsidP="001B667A">
            <w:pPr>
              <w:spacing w:line="240" w:lineRule="atLeast"/>
              <w:jc w:val="left"/>
              <w:rPr>
                <w:highlight w:val="yellow"/>
              </w:rPr>
            </w:pPr>
          </w:p>
        </w:tc>
      </w:tr>
    </w:tbl>
    <w:p w14:paraId="5312C387" w14:textId="77777777" w:rsidR="009E452E" w:rsidRDefault="001B667A" w:rsidP="00A76ABC">
      <w:pPr>
        <w:spacing w:line="240" w:lineRule="atLeast"/>
        <w:jc w:val="left"/>
      </w:pPr>
      <w:r>
        <w:br w:type="textWrapping" w:clear="all"/>
      </w:r>
    </w:p>
    <w:p w14:paraId="11E3E418" w14:textId="77777777" w:rsidR="009E452E" w:rsidRDefault="00D67AD0" w:rsidP="00A76ABC">
      <w:pPr>
        <w:pStyle w:val="5"/>
        <w:spacing w:line="240" w:lineRule="atLeast"/>
        <w:jc w:val="left"/>
      </w:pPr>
      <w:bookmarkStart w:id="102" w:name="OLE_LINK24"/>
      <w:r>
        <w:rPr>
          <w:rFonts w:hint="eastAsia"/>
        </w:rPr>
        <w:t>促销模块</w:t>
      </w:r>
      <w:bookmarkEnd w:id="102"/>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08EE88DB" w14:textId="77777777">
        <w:trPr>
          <w:trHeight w:val="228"/>
        </w:trPr>
        <w:tc>
          <w:tcPr>
            <w:tcW w:w="1696" w:type="dxa"/>
            <w:shd w:val="clear" w:color="auto" w:fill="FF0000"/>
          </w:tcPr>
          <w:p w14:paraId="6EB21C39"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41F196B1"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6C2ED200" w14:textId="77777777" w:rsidR="009E452E" w:rsidRDefault="00D67AD0" w:rsidP="00A76ABC">
            <w:pPr>
              <w:spacing w:line="240" w:lineRule="atLeast"/>
              <w:jc w:val="left"/>
              <w:rPr>
                <w:color w:val="FFFFFF" w:themeColor="background1"/>
              </w:rPr>
            </w:pPr>
            <w:r>
              <w:rPr>
                <w:rFonts w:hint="eastAsia"/>
                <w:color w:val="FFFFFF" w:themeColor="background1"/>
              </w:rPr>
              <w:t>前端程序</w:t>
            </w:r>
            <w:r>
              <w:rPr>
                <w:rFonts w:hint="eastAsia"/>
                <w:color w:val="FFFFFF" w:themeColor="background1"/>
              </w:rPr>
              <w:t>(</w:t>
            </w:r>
            <w:r>
              <w:rPr>
                <w:color w:val="FFFFFF" w:themeColor="background1"/>
              </w:rPr>
              <w:t>Android)</w:t>
            </w:r>
          </w:p>
        </w:tc>
        <w:tc>
          <w:tcPr>
            <w:tcW w:w="2640" w:type="dxa"/>
            <w:shd w:val="clear" w:color="auto" w:fill="FF0000"/>
          </w:tcPr>
          <w:p w14:paraId="5B3B31B3"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0B9A409C" w14:textId="77777777">
        <w:trPr>
          <w:trHeight w:val="228"/>
        </w:trPr>
        <w:tc>
          <w:tcPr>
            <w:tcW w:w="1696" w:type="dxa"/>
            <w:shd w:val="clear" w:color="auto" w:fill="FFFFFF" w:themeFill="background1"/>
          </w:tcPr>
          <w:p w14:paraId="4204F175" w14:textId="77777777" w:rsidR="009E452E" w:rsidRDefault="00D67AD0" w:rsidP="00A76ABC">
            <w:pPr>
              <w:spacing w:line="240" w:lineRule="atLeast"/>
              <w:jc w:val="left"/>
            </w:pPr>
            <w:r>
              <w:rPr>
                <w:rFonts w:hint="eastAsia"/>
              </w:rPr>
              <w:t>创建促销</w:t>
            </w:r>
          </w:p>
        </w:tc>
        <w:tc>
          <w:tcPr>
            <w:tcW w:w="7085" w:type="dxa"/>
            <w:shd w:val="clear" w:color="auto" w:fill="FFFFFF" w:themeFill="background1"/>
          </w:tcPr>
          <w:p w14:paraId="52AFDC4F" w14:textId="77777777" w:rsidR="009E452E" w:rsidRDefault="00D67AD0" w:rsidP="00787588">
            <w:pPr>
              <w:pStyle w:val="12"/>
              <w:numPr>
                <w:ilvl w:val="0"/>
                <w:numId w:val="14"/>
              </w:numPr>
              <w:spacing w:line="240" w:lineRule="atLeast"/>
              <w:ind w:firstLineChars="0"/>
              <w:jc w:val="left"/>
              <w:rPr>
                <w:sz w:val="21"/>
                <w:szCs w:val="21"/>
              </w:rPr>
            </w:pPr>
            <w:r>
              <w:rPr>
                <w:rFonts w:hint="eastAsia"/>
                <w:sz w:val="21"/>
                <w:szCs w:val="21"/>
              </w:rPr>
              <w:t>检查创建促销的业务规则。其规则包括：</w:t>
            </w:r>
          </w:p>
          <w:p w14:paraId="3FA3B57D" w14:textId="77777777" w:rsidR="009E452E" w:rsidRDefault="00D67AD0" w:rsidP="00787588">
            <w:pPr>
              <w:pStyle w:val="12"/>
              <w:numPr>
                <w:ilvl w:val="1"/>
                <w:numId w:val="14"/>
              </w:numPr>
              <w:spacing w:line="240" w:lineRule="atLeast"/>
              <w:ind w:firstLineChars="0"/>
              <w:jc w:val="left"/>
              <w:rPr>
                <w:sz w:val="21"/>
                <w:szCs w:val="21"/>
              </w:rPr>
            </w:pPr>
            <w:r>
              <w:t>规则一：创建促销时，禁止同时对</w:t>
            </w:r>
            <w:r>
              <w:rPr>
                <w:rFonts w:hint="eastAsia"/>
              </w:rPr>
              <w:t>商品</w:t>
            </w:r>
            <w:r>
              <w:t>A</w:t>
            </w:r>
            <w:r>
              <w:t>重复搞特价</w:t>
            </w:r>
            <w:r>
              <w:rPr>
                <w:rFonts w:hint="eastAsia"/>
              </w:rPr>
              <w:t>。</w:t>
            </w:r>
          </w:p>
          <w:p w14:paraId="067660BE" w14:textId="77777777" w:rsidR="009E452E" w:rsidRDefault="00D67AD0" w:rsidP="00787588">
            <w:pPr>
              <w:pStyle w:val="12"/>
              <w:numPr>
                <w:ilvl w:val="1"/>
                <w:numId w:val="14"/>
              </w:numPr>
              <w:spacing w:line="240" w:lineRule="atLeast"/>
              <w:ind w:firstLineChars="0"/>
              <w:jc w:val="left"/>
              <w:rPr>
                <w:sz w:val="21"/>
                <w:szCs w:val="21"/>
              </w:rPr>
            </w:pPr>
            <w:r>
              <w:t>规则二：满减、满折扣二选一，不能同时进行</w:t>
            </w:r>
            <w:r>
              <w:rPr>
                <w:rFonts w:hint="eastAsia"/>
              </w:rPr>
              <w:t>。另外也不能满减后再满减，或满折扣后再满折扣</w:t>
            </w:r>
          </w:p>
          <w:p w14:paraId="066A14D2" w14:textId="77777777" w:rsidR="009E452E" w:rsidRDefault="009E452E" w:rsidP="00787588">
            <w:pPr>
              <w:pStyle w:val="12"/>
              <w:numPr>
                <w:ilvl w:val="0"/>
                <w:numId w:val="14"/>
              </w:numPr>
              <w:spacing w:line="240" w:lineRule="atLeast"/>
              <w:ind w:firstLineChars="0"/>
              <w:jc w:val="left"/>
              <w:rPr>
                <w:sz w:val="21"/>
                <w:szCs w:val="21"/>
              </w:rPr>
            </w:pPr>
          </w:p>
        </w:tc>
        <w:tc>
          <w:tcPr>
            <w:tcW w:w="2640" w:type="dxa"/>
          </w:tcPr>
          <w:p w14:paraId="2EAD6DD1" w14:textId="77777777" w:rsidR="009E452E" w:rsidRDefault="009E452E" w:rsidP="00A76ABC">
            <w:pPr>
              <w:spacing w:line="240" w:lineRule="atLeast"/>
              <w:jc w:val="left"/>
              <w:rPr>
                <w:highlight w:val="yellow"/>
              </w:rPr>
            </w:pPr>
          </w:p>
        </w:tc>
        <w:tc>
          <w:tcPr>
            <w:tcW w:w="2640" w:type="dxa"/>
          </w:tcPr>
          <w:p w14:paraId="4E5AC73D" w14:textId="77777777" w:rsidR="009E452E" w:rsidRDefault="009E452E" w:rsidP="00A76ABC">
            <w:pPr>
              <w:spacing w:line="240" w:lineRule="atLeast"/>
              <w:jc w:val="left"/>
              <w:rPr>
                <w:highlight w:val="yellow"/>
              </w:rPr>
            </w:pPr>
          </w:p>
        </w:tc>
      </w:tr>
      <w:tr w:rsidR="009E452E" w14:paraId="13438305" w14:textId="77777777">
        <w:trPr>
          <w:trHeight w:val="228"/>
        </w:trPr>
        <w:tc>
          <w:tcPr>
            <w:tcW w:w="1696" w:type="dxa"/>
            <w:shd w:val="clear" w:color="auto" w:fill="FFFFFF" w:themeFill="background1"/>
          </w:tcPr>
          <w:p w14:paraId="37AD6528" w14:textId="77777777" w:rsidR="009E452E" w:rsidRDefault="00D67AD0" w:rsidP="00A76ABC">
            <w:pPr>
              <w:spacing w:line="240" w:lineRule="atLeast"/>
              <w:jc w:val="left"/>
            </w:pPr>
            <w:r>
              <w:rPr>
                <w:rFonts w:hint="eastAsia"/>
              </w:rPr>
              <w:t>促销优惠计算</w:t>
            </w:r>
          </w:p>
        </w:tc>
        <w:tc>
          <w:tcPr>
            <w:tcW w:w="7085" w:type="dxa"/>
            <w:shd w:val="clear" w:color="auto" w:fill="FFFFFF" w:themeFill="background1"/>
          </w:tcPr>
          <w:p w14:paraId="120E8A1F" w14:textId="77777777" w:rsidR="009E452E" w:rsidRDefault="00D67AD0" w:rsidP="00787588">
            <w:pPr>
              <w:pStyle w:val="12"/>
              <w:numPr>
                <w:ilvl w:val="0"/>
                <w:numId w:val="14"/>
              </w:numPr>
              <w:spacing w:line="240" w:lineRule="atLeast"/>
              <w:ind w:firstLineChars="0"/>
              <w:jc w:val="left"/>
              <w:rPr>
                <w:sz w:val="20"/>
              </w:rPr>
            </w:pPr>
            <w:r>
              <w:rPr>
                <w:rFonts w:hint="eastAsia"/>
                <w:sz w:val="20"/>
              </w:rPr>
              <w:t>计算逻辑实现。计算一个零售单经过满减、特价等促销活动后，顾客需要支付的费用。</w:t>
            </w:r>
          </w:p>
          <w:p w14:paraId="52D591E4" w14:textId="77777777" w:rsidR="009E452E" w:rsidRDefault="00D67AD0" w:rsidP="00787588">
            <w:pPr>
              <w:pStyle w:val="12"/>
              <w:numPr>
                <w:ilvl w:val="0"/>
                <w:numId w:val="14"/>
              </w:numPr>
              <w:spacing w:line="240" w:lineRule="atLeast"/>
              <w:ind w:firstLineChars="0"/>
              <w:jc w:val="left"/>
              <w:rPr>
                <w:sz w:val="20"/>
              </w:rPr>
            </w:pPr>
            <w:bookmarkStart w:id="103" w:name="OLE_LINK25"/>
            <w:r>
              <w:rPr>
                <w:rFonts w:hint="eastAsia"/>
                <w:sz w:val="20"/>
              </w:rPr>
              <w:lastRenderedPageBreak/>
              <w:t>计算日志呈现（开发人员部分）</w:t>
            </w:r>
            <w:bookmarkEnd w:id="103"/>
            <w:r>
              <w:rPr>
                <w:rFonts w:hint="eastAsia"/>
                <w:sz w:val="20"/>
              </w:rPr>
              <w:t>。用于查证、</w:t>
            </w:r>
            <w:r>
              <w:rPr>
                <w:rFonts w:hint="eastAsia"/>
                <w:sz w:val="20"/>
              </w:rPr>
              <w:t>d</w:t>
            </w:r>
            <w:r>
              <w:rPr>
                <w:sz w:val="20"/>
              </w:rPr>
              <w:t>ebug</w:t>
            </w:r>
            <w:r>
              <w:rPr>
                <w:rFonts w:hint="eastAsia"/>
                <w:sz w:val="20"/>
              </w:rPr>
              <w:t>。</w:t>
            </w:r>
          </w:p>
          <w:p w14:paraId="664AAE5E" w14:textId="77777777" w:rsidR="009E452E" w:rsidRDefault="00D67AD0" w:rsidP="00787588">
            <w:pPr>
              <w:pStyle w:val="12"/>
              <w:numPr>
                <w:ilvl w:val="0"/>
                <w:numId w:val="14"/>
              </w:numPr>
              <w:spacing w:line="240" w:lineRule="atLeast"/>
              <w:ind w:firstLineChars="0"/>
              <w:jc w:val="left"/>
              <w:rPr>
                <w:sz w:val="20"/>
              </w:rPr>
            </w:pPr>
            <w:r>
              <w:rPr>
                <w:rFonts w:hint="eastAsia"/>
                <w:sz w:val="20"/>
              </w:rPr>
              <w:t>计算日志呈现（</w:t>
            </w:r>
            <w:r>
              <w:rPr>
                <w:rFonts w:hint="eastAsia"/>
                <w:sz w:val="20"/>
              </w:rPr>
              <w:t>B</w:t>
            </w:r>
            <w:r>
              <w:rPr>
                <w:sz w:val="20"/>
              </w:rPr>
              <w:t>A</w:t>
            </w:r>
            <w:r>
              <w:rPr>
                <w:rFonts w:hint="eastAsia"/>
                <w:sz w:val="20"/>
              </w:rPr>
              <w:t>部分）。计算过程需要生成</w:t>
            </w:r>
            <w:r>
              <w:rPr>
                <w:rFonts w:hint="eastAsia"/>
                <w:sz w:val="20"/>
              </w:rPr>
              <w:t>B</w:t>
            </w:r>
            <w:r>
              <w:rPr>
                <w:sz w:val="20"/>
              </w:rPr>
              <w:t>A</w:t>
            </w:r>
            <w:r>
              <w:rPr>
                <w:rFonts w:hint="eastAsia"/>
                <w:sz w:val="20"/>
              </w:rPr>
              <w:t>能看懂的文档以便考核开发质量。</w:t>
            </w:r>
          </w:p>
        </w:tc>
        <w:tc>
          <w:tcPr>
            <w:tcW w:w="2640" w:type="dxa"/>
          </w:tcPr>
          <w:p w14:paraId="5A10447B" w14:textId="77777777" w:rsidR="009E452E" w:rsidRDefault="009E452E" w:rsidP="00A76ABC">
            <w:pPr>
              <w:spacing w:line="240" w:lineRule="atLeast"/>
              <w:jc w:val="left"/>
              <w:rPr>
                <w:highlight w:val="yellow"/>
              </w:rPr>
            </w:pPr>
          </w:p>
        </w:tc>
        <w:tc>
          <w:tcPr>
            <w:tcW w:w="2640" w:type="dxa"/>
          </w:tcPr>
          <w:p w14:paraId="3D2017F2" w14:textId="77777777" w:rsidR="009E452E" w:rsidRDefault="009E452E" w:rsidP="00A76ABC">
            <w:pPr>
              <w:spacing w:line="240" w:lineRule="atLeast"/>
              <w:jc w:val="left"/>
              <w:rPr>
                <w:highlight w:val="yellow"/>
              </w:rPr>
            </w:pPr>
          </w:p>
        </w:tc>
      </w:tr>
      <w:tr w:rsidR="009E452E" w14:paraId="126849DE" w14:textId="77777777">
        <w:trPr>
          <w:trHeight w:val="228"/>
        </w:trPr>
        <w:tc>
          <w:tcPr>
            <w:tcW w:w="1696" w:type="dxa"/>
            <w:shd w:val="clear" w:color="auto" w:fill="FFFFFF" w:themeFill="background1"/>
          </w:tcPr>
          <w:p w14:paraId="20062412" w14:textId="77777777" w:rsidR="009E452E" w:rsidRDefault="00D67AD0" w:rsidP="00A76ABC">
            <w:pPr>
              <w:spacing w:line="240" w:lineRule="atLeast"/>
              <w:jc w:val="left"/>
            </w:pPr>
            <w:r>
              <w:rPr>
                <w:rFonts w:hint="eastAsia"/>
              </w:rPr>
              <w:t>促销同步信息</w:t>
            </w:r>
          </w:p>
        </w:tc>
        <w:tc>
          <w:tcPr>
            <w:tcW w:w="7085" w:type="dxa"/>
            <w:shd w:val="clear" w:color="auto" w:fill="FFFFFF" w:themeFill="background1"/>
          </w:tcPr>
          <w:p w14:paraId="26A2846F" w14:textId="77777777" w:rsidR="009E452E" w:rsidRDefault="00D67AD0" w:rsidP="00787588">
            <w:pPr>
              <w:pStyle w:val="12"/>
              <w:numPr>
                <w:ilvl w:val="0"/>
                <w:numId w:val="15"/>
              </w:numPr>
              <w:spacing w:line="240" w:lineRule="atLeast"/>
              <w:ind w:firstLineChars="0"/>
              <w:jc w:val="left"/>
              <w:rPr>
                <w:sz w:val="20"/>
              </w:rPr>
            </w:pPr>
            <w:r>
              <w:rPr>
                <w:rFonts w:hint="eastAsia"/>
                <w:sz w:val="20"/>
              </w:rPr>
              <w:t>参看</w:t>
            </w:r>
            <w:hyperlink w:anchor="_同步模块_1" w:history="1">
              <w:r>
                <w:rPr>
                  <w:rStyle w:val="ad"/>
                  <w:sz w:val="20"/>
                </w:rPr>
                <w:t>同步模块</w:t>
              </w:r>
            </w:hyperlink>
            <w:r>
              <w:rPr>
                <w:rFonts w:hint="eastAsia"/>
                <w:sz w:val="20"/>
              </w:rPr>
              <w:t>。</w:t>
            </w:r>
          </w:p>
        </w:tc>
        <w:tc>
          <w:tcPr>
            <w:tcW w:w="2640" w:type="dxa"/>
          </w:tcPr>
          <w:p w14:paraId="43BF4B26" w14:textId="77777777" w:rsidR="009E452E" w:rsidRDefault="009E452E" w:rsidP="00A76ABC">
            <w:pPr>
              <w:spacing w:line="240" w:lineRule="atLeast"/>
              <w:jc w:val="left"/>
              <w:rPr>
                <w:highlight w:val="yellow"/>
              </w:rPr>
            </w:pPr>
          </w:p>
        </w:tc>
        <w:tc>
          <w:tcPr>
            <w:tcW w:w="2640" w:type="dxa"/>
          </w:tcPr>
          <w:p w14:paraId="1CB2CCD2" w14:textId="77777777" w:rsidR="009E452E" w:rsidRDefault="009E452E" w:rsidP="00A76ABC">
            <w:pPr>
              <w:spacing w:line="240" w:lineRule="atLeast"/>
              <w:jc w:val="left"/>
              <w:rPr>
                <w:highlight w:val="yellow"/>
              </w:rPr>
            </w:pPr>
          </w:p>
        </w:tc>
      </w:tr>
      <w:tr w:rsidR="009E452E" w14:paraId="065A7669" w14:textId="77777777">
        <w:trPr>
          <w:trHeight w:val="228"/>
        </w:trPr>
        <w:tc>
          <w:tcPr>
            <w:tcW w:w="1696" w:type="dxa"/>
            <w:shd w:val="clear" w:color="auto" w:fill="FFFFFF" w:themeFill="background1"/>
          </w:tcPr>
          <w:p w14:paraId="45E67841" w14:textId="77777777" w:rsidR="009E452E" w:rsidRDefault="00D67AD0" w:rsidP="00A76ABC">
            <w:pPr>
              <w:spacing w:line="240" w:lineRule="atLeast"/>
              <w:jc w:val="left"/>
            </w:pPr>
            <w:r>
              <w:rPr>
                <w:rFonts w:hint="eastAsia"/>
              </w:rPr>
              <w:t>促销缓存</w:t>
            </w:r>
          </w:p>
        </w:tc>
        <w:tc>
          <w:tcPr>
            <w:tcW w:w="7085" w:type="dxa"/>
            <w:shd w:val="clear" w:color="auto" w:fill="FFFFFF" w:themeFill="background1"/>
          </w:tcPr>
          <w:p w14:paraId="35A02EB4" w14:textId="77777777" w:rsidR="009E452E" w:rsidRDefault="00D67AD0" w:rsidP="00787588">
            <w:pPr>
              <w:pStyle w:val="12"/>
              <w:numPr>
                <w:ilvl w:val="0"/>
                <w:numId w:val="16"/>
              </w:numPr>
              <w:spacing w:line="240" w:lineRule="atLeast"/>
              <w:ind w:firstLineChars="0"/>
              <w:jc w:val="left"/>
              <w:rPr>
                <w:sz w:val="20"/>
              </w:rPr>
            </w:pPr>
            <w:r>
              <w:rPr>
                <w:rFonts w:hint="eastAsia"/>
                <w:sz w:val="20"/>
              </w:rPr>
              <w:t>服务器启动加载促销缓存</w:t>
            </w:r>
          </w:p>
          <w:p w14:paraId="5D2C881B" w14:textId="77777777" w:rsidR="009E452E" w:rsidRDefault="00D67AD0" w:rsidP="00787588">
            <w:pPr>
              <w:pStyle w:val="12"/>
              <w:numPr>
                <w:ilvl w:val="0"/>
                <w:numId w:val="16"/>
              </w:numPr>
              <w:spacing w:line="240" w:lineRule="atLeast"/>
              <w:ind w:firstLineChars="0"/>
              <w:jc w:val="left"/>
              <w:rPr>
                <w:sz w:val="20"/>
              </w:rPr>
            </w:pPr>
            <w:r>
              <w:rPr>
                <w:rFonts w:hint="eastAsia"/>
                <w:sz w:val="20"/>
              </w:rPr>
              <w:t>更新促销缓存</w:t>
            </w:r>
          </w:p>
          <w:p w14:paraId="106E500C" w14:textId="77777777" w:rsidR="009E452E" w:rsidRDefault="00D67AD0" w:rsidP="00787588">
            <w:pPr>
              <w:pStyle w:val="12"/>
              <w:numPr>
                <w:ilvl w:val="0"/>
                <w:numId w:val="16"/>
              </w:numPr>
              <w:spacing w:line="240" w:lineRule="atLeast"/>
              <w:ind w:firstLineChars="0"/>
              <w:jc w:val="left"/>
              <w:rPr>
                <w:sz w:val="20"/>
              </w:rPr>
            </w:pPr>
            <w:r>
              <w:rPr>
                <w:rFonts w:hint="eastAsia"/>
                <w:sz w:val="20"/>
              </w:rPr>
              <w:t>读取缓存的</w:t>
            </w:r>
            <w:r>
              <w:rPr>
                <w:rFonts w:hint="eastAsia"/>
                <w:sz w:val="20"/>
              </w:rPr>
              <w:t>c</w:t>
            </w:r>
            <w:r>
              <w:rPr>
                <w:sz w:val="20"/>
              </w:rPr>
              <w:t>opy</w:t>
            </w:r>
            <w:r>
              <w:rPr>
                <w:rFonts w:hint="eastAsia"/>
                <w:sz w:val="20"/>
              </w:rPr>
              <w:t>并返回给</w:t>
            </w:r>
            <w:r>
              <w:rPr>
                <w:rFonts w:hint="eastAsia"/>
                <w:sz w:val="20"/>
              </w:rPr>
              <w:t>P</w:t>
            </w:r>
            <w:r>
              <w:rPr>
                <w:sz w:val="20"/>
              </w:rPr>
              <w:t>OS</w:t>
            </w:r>
            <w:r>
              <w:rPr>
                <w:rFonts w:hint="eastAsia"/>
                <w:sz w:val="20"/>
              </w:rPr>
              <w:t>机</w:t>
            </w:r>
          </w:p>
        </w:tc>
        <w:tc>
          <w:tcPr>
            <w:tcW w:w="2640" w:type="dxa"/>
          </w:tcPr>
          <w:p w14:paraId="7301A6D6" w14:textId="77777777" w:rsidR="009E452E" w:rsidRDefault="009E452E" w:rsidP="00A76ABC">
            <w:pPr>
              <w:spacing w:line="240" w:lineRule="atLeast"/>
              <w:jc w:val="left"/>
              <w:rPr>
                <w:highlight w:val="yellow"/>
              </w:rPr>
            </w:pPr>
          </w:p>
        </w:tc>
        <w:tc>
          <w:tcPr>
            <w:tcW w:w="2640" w:type="dxa"/>
          </w:tcPr>
          <w:p w14:paraId="216A4EB7" w14:textId="77777777" w:rsidR="009E452E" w:rsidRDefault="009E452E" w:rsidP="00A76ABC">
            <w:pPr>
              <w:spacing w:line="240" w:lineRule="atLeast"/>
              <w:jc w:val="left"/>
              <w:rPr>
                <w:highlight w:val="yellow"/>
              </w:rPr>
            </w:pPr>
          </w:p>
        </w:tc>
      </w:tr>
      <w:tr w:rsidR="009E452E" w14:paraId="41AC6614" w14:textId="77777777">
        <w:trPr>
          <w:trHeight w:val="228"/>
        </w:trPr>
        <w:tc>
          <w:tcPr>
            <w:tcW w:w="1696" w:type="dxa"/>
          </w:tcPr>
          <w:p w14:paraId="577D48E6" w14:textId="77777777" w:rsidR="009E452E" w:rsidRDefault="009E452E" w:rsidP="00A76ABC">
            <w:pPr>
              <w:spacing w:line="240" w:lineRule="atLeast"/>
              <w:jc w:val="left"/>
              <w:rPr>
                <w:highlight w:val="yellow"/>
              </w:rPr>
            </w:pPr>
          </w:p>
        </w:tc>
        <w:tc>
          <w:tcPr>
            <w:tcW w:w="7085" w:type="dxa"/>
          </w:tcPr>
          <w:p w14:paraId="7C628694" w14:textId="77777777" w:rsidR="009E452E" w:rsidRDefault="009E452E" w:rsidP="00A76ABC">
            <w:pPr>
              <w:spacing w:line="240" w:lineRule="atLeast"/>
              <w:jc w:val="left"/>
              <w:rPr>
                <w:highlight w:val="yellow"/>
              </w:rPr>
            </w:pPr>
          </w:p>
        </w:tc>
        <w:tc>
          <w:tcPr>
            <w:tcW w:w="2640" w:type="dxa"/>
          </w:tcPr>
          <w:p w14:paraId="6AD1D29A" w14:textId="77777777" w:rsidR="009E452E" w:rsidRDefault="009E452E" w:rsidP="00A76ABC">
            <w:pPr>
              <w:spacing w:line="240" w:lineRule="atLeast"/>
              <w:jc w:val="left"/>
              <w:rPr>
                <w:highlight w:val="yellow"/>
              </w:rPr>
            </w:pPr>
          </w:p>
        </w:tc>
        <w:tc>
          <w:tcPr>
            <w:tcW w:w="2640" w:type="dxa"/>
          </w:tcPr>
          <w:p w14:paraId="0E893B16" w14:textId="77777777" w:rsidR="009E452E" w:rsidRDefault="009E452E" w:rsidP="00A76ABC">
            <w:pPr>
              <w:spacing w:line="240" w:lineRule="atLeast"/>
              <w:jc w:val="left"/>
              <w:rPr>
                <w:highlight w:val="yellow"/>
              </w:rPr>
            </w:pPr>
          </w:p>
        </w:tc>
      </w:tr>
    </w:tbl>
    <w:p w14:paraId="0DD4D1C1" w14:textId="77777777" w:rsidR="009E452E" w:rsidRDefault="009E452E" w:rsidP="00A76ABC">
      <w:pPr>
        <w:spacing w:line="240" w:lineRule="atLeast"/>
        <w:jc w:val="left"/>
      </w:pPr>
    </w:p>
    <w:p w14:paraId="387F8D57" w14:textId="77777777" w:rsidR="009E452E" w:rsidRDefault="00D67AD0" w:rsidP="00A76ABC">
      <w:pPr>
        <w:pStyle w:val="5"/>
        <w:spacing w:line="240" w:lineRule="atLeast"/>
        <w:jc w:val="left"/>
      </w:pPr>
      <w:r>
        <w:rPr>
          <w:rFonts w:hint="eastAsia"/>
        </w:rPr>
        <w:t>收银模块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1050B4DE" w14:textId="77777777">
        <w:trPr>
          <w:trHeight w:val="228"/>
        </w:trPr>
        <w:tc>
          <w:tcPr>
            <w:tcW w:w="1696" w:type="dxa"/>
            <w:shd w:val="clear" w:color="auto" w:fill="FF0000"/>
          </w:tcPr>
          <w:p w14:paraId="105E0D3D" w14:textId="77777777" w:rsidR="009E452E" w:rsidRDefault="00D67AD0" w:rsidP="00A76ABC">
            <w:pPr>
              <w:spacing w:line="240" w:lineRule="atLeast"/>
              <w:jc w:val="left"/>
              <w:rPr>
                <w:color w:val="FFFFFF" w:themeColor="background1"/>
              </w:rPr>
            </w:pPr>
            <w:bookmarkStart w:id="104" w:name="OLE_LINK13"/>
            <w:bookmarkStart w:id="105" w:name="OLE_LINK14"/>
            <w:r>
              <w:rPr>
                <w:rFonts w:hint="eastAsia"/>
                <w:color w:val="FFFFFF" w:themeColor="background1"/>
              </w:rPr>
              <w:t>子模块名</w:t>
            </w:r>
          </w:p>
        </w:tc>
        <w:tc>
          <w:tcPr>
            <w:tcW w:w="7085" w:type="dxa"/>
            <w:shd w:val="clear" w:color="auto" w:fill="FF0000"/>
          </w:tcPr>
          <w:p w14:paraId="032E8D58"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2BF11494" w14:textId="77777777" w:rsidR="009E452E" w:rsidRDefault="00D67AD0" w:rsidP="00A76ABC">
            <w:pPr>
              <w:spacing w:line="240" w:lineRule="atLeast"/>
              <w:jc w:val="left"/>
              <w:rPr>
                <w:color w:val="FFFFFF" w:themeColor="background1"/>
              </w:rPr>
            </w:pPr>
            <w:r>
              <w:rPr>
                <w:rFonts w:hint="eastAsia"/>
                <w:color w:val="FFFFFF" w:themeColor="background1"/>
              </w:rPr>
              <w:t>前端程序</w:t>
            </w:r>
            <w:r>
              <w:rPr>
                <w:rFonts w:hint="eastAsia"/>
                <w:color w:val="FFFFFF" w:themeColor="background1"/>
              </w:rPr>
              <w:t>(</w:t>
            </w:r>
            <w:r>
              <w:rPr>
                <w:color w:val="FFFFFF" w:themeColor="background1"/>
              </w:rPr>
              <w:t>Android)</w:t>
            </w:r>
          </w:p>
        </w:tc>
        <w:tc>
          <w:tcPr>
            <w:tcW w:w="2640" w:type="dxa"/>
            <w:shd w:val="clear" w:color="auto" w:fill="FF0000"/>
          </w:tcPr>
          <w:p w14:paraId="5AAF40AB"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453F5448" w14:textId="77777777">
        <w:trPr>
          <w:trHeight w:val="228"/>
        </w:trPr>
        <w:tc>
          <w:tcPr>
            <w:tcW w:w="1696" w:type="dxa"/>
          </w:tcPr>
          <w:p w14:paraId="03376CD6" w14:textId="77777777" w:rsidR="009E452E" w:rsidRDefault="00D67AD0" w:rsidP="00A76ABC">
            <w:pPr>
              <w:spacing w:line="240" w:lineRule="atLeast"/>
              <w:jc w:val="left"/>
            </w:pPr>
            <w:r>
              <w:rPr>
                <w:rFonts w:hint="eastAsia"/>
              </w:rPr>
              <w:t>收银</w:t>
            </w:r>
          </w:p>
        </w:tc>
        <w:tc>
          <w:tcPr>
            <w:tcW w:w="7085" w:type="dxa"/>
          </w:tcPr>
          <w:p w14:paraId="00570C76" w14:textId="77777777" w:rsidR="009E452E" w:rsidRDefault="00D67AD0" w:rsidP="00787588">
            <w:pPr>
              <w:pStyle w:val="12"/>
              <w:numPr>
                <w:ilvl w:val="0"/>
                <w:numId w:val="14"/>
              </w:numPr>
              <w:spacing w:line="240" w:lineRule="atLeast"/>
              <w:ind w:firstLineChars="0"/>
              <w:jc w:val="left"/>
              <w:rPr>
                <w:sz w:val="20"/>
              </w:rPr>
            </w:pPr>
            <w:r>
              <w:rPr>
                <w:rFonts w:hint="eastAsia"/>
                <w:sz w:val="20"/>
              </w:rPr>
              <w:t>登录收银机</w:t>
            </w:r>
          </w:p>
          <w:p w14:paraId="2685BF9F"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（前端功能）编辑待售商品列表</w:t>
            </w:r>
          </w:p>
          <w:p w14:paraId="7414FC70"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（前端功能）增减待售商品。</w:t>
            </w:r>
          </w:p>
          <w:p w14:paraId="642541C8" w14:textId="77777777" w:rsidR="009E452E" w:rsidRDefault="00D67AD0" w:rsidP="00787588">
            <w:pPr>
              <w:pStyle w:val="12"/>
              <w:numPr>
                <w:ilvl w:val="0"/>
                <w:numId w:val="14"/>
              </w:numPr>
              <w:spacing w:line="240" w:lineRule="atLeast"/>
              <w:ind w:firstLineChars="0"/>
              <w:jc w:val="left"/>
              <w:rPr>
                <w:sz w:val="20"/>
              </w:rPr>
            </w:pPr>
            <w:r>
              <w:rPr>
                <w:rFonts w:hint="eastAsia"/>
                <w:sz w:val="20"/>
              </w:rPr>
              <w:t>结算并给出计算优惠值和优惠步骤。触发采购计划表及其消息。必须考虑改价、普通折扣、整单折扣、赠送、促销、会员。另外考虑备注和销售开</w:t>
            </w:r>
            <w:r>
              <w:rPr>
                <w:rFonts w:hint="eastAsia"/>
                <w:sz w:val="20"/>
              </w:rPr>
              <w:lastRenderedPageBreak/>
              <w:t>单同步（见下面一点）</w:t>
            </w:r>
          </w:p>
          <w:p w14:paraId="0459817B"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（前端功能）改价</w:t>
            </w:r>
          </w:p>
          <w:p w14:paraId="78C90DC4"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（前端功能）普通折扣</w:t>
            </w:r>
          </w:p>
          <w:p w14:paraId="54222059"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（前端功能）整单折扣</w:t>
            </w:r>
          </w:p>
          <w:p w14:paraId="3C3FD1D2" w14:textId="77777777" w:rsidR="009E452E" w:rsidRDefault="00D67AD0" w:rsidP="00787588">
            <w:pPr>
              <w:pStyle w:val="12"/>
              <w:numPr>
                <w:ilvl w:val="0"/>
                <w:numId w:val="14"/>
              </w:numPr>
              <w:spacing w:line="240" w:lineRule="atLeast"/>
              <w:ind w:firstLineChars="0"/>
              <w:jc w:val="left"/>
              <w:rPr>
                <w:sz w:val="20"/>
              </w:rPr>
            </w:pPr>
            <w:r>
              <w:rPr>
                <w:rFonts w:hint="eastAsia"/>
                <w:sz w:val="20"/>
              </w:rPr>
              <w:t>列出所有商品，可分类。</w:t>
            </w:r>
          </w:p>
          <w:p w14:paraId="776136CF" w14:textId="77777777" w:rsidR="009E452E" w:rsidRDefault="00D67AD0" w:rsidP="00787588">
            <w:pPr>
              <w:pStyle w:val="12"/>
              <w:numPr>
                <w:ilvl w:val="0"/>
                <w:numId w:val="14"/>
              </w:numPr>
              <w:spacing w:line="240" w:lineRule="atLeast"/>
              <w:ind w:firstLineChars="0"/>
              <w:jc w:val="left"/>
              <w:rPr>
                <w:sz w:val="20"/>
              </w:rPr>
            </w:pPr>
            <w:r>
              <w:rPr>
                <w:rFonts w:hint="eastAsia"/>
                <w:sz w:val="20"/>
              </w:rPr>
              <w:t>赠送模式。若采用此模式，商品免费。</w:t>
            </w:r>
          </w:p>
          <w:p w14:paraId="67809503"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（前端功能）挂单</w:t>
            </w:r>
          </w:p>
          <w:p w14:paraId="4AE190FF"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（前端功能）取消挂单？</w:t>
            </w:r>
          </w:p>
          <w:p w14:paraId="4A84589C" w14:textId="77777777" w:rsidR="009E452E" w:rsidRDefault="00D67AD0" w:rsidP="00787588">
            <w:pPr>
              <w:pStyle w:val="12"/>
              <w:numPr>
                <w:ilvl w:val="0"/>
                <w:numId w:val="14"/>
              </w:numPr>
              <w:spacing w:line="240" w:lineRule="atLeast"/>
              <w:ind w:firstLineChars="0"/>
              <w:jc w:val="left"/>
              <w:rPr>
                <w:sz w:val="20"/>
              </w:rPr>
            </w:pPr>
            <w:r>
              <w:rPr>
                <w:rFonts w:hint="eastAsia"/>
                <w:sz w:val="20"/>
              </w:rPr>
              <w:t>（前端功能）整单取消</w:t>
            </w:r>
          </w:p>
          <w:p w14:paraId="52482792" w14:textId="77777777" w:rsidR="009E452E" w:rsidRDefault="00B04A1D" w:rsidP="00787588">
            <w:pPr>
              <w:pStyle w:val="12"/>
              <w:numPr>
                <w:ilvl w:val="0"/>
                <w:numId w:val="14"/>
              </w:numPr>
              <w:spacing w:line="240" w:lineRule="atLeast"/>
              <w:ind w:firstLineChars="0"/>
              <w:jc w:val="left"/>
              <w:rPr>
                <w:sz w:val="20"/>
              </w:rPr>
            </w:pPr>
            <w:hyperlink w:anchor="_小票打印与小票设置" w:history="1">
              <w:r w:rsidR="00D67AD0">
                <w:rPr>
                  <w:rStyle w:val="ad"/>
                  <w:rFonts w:hint="eastAsia"/>
                  <w:sz w:val="20"/>
                </w:rPr>
                <w:t>打印小票和小票格式设置</w:t>
              </w:r>
            </w:hyperlink>
            <w:r w:rsidR="00D67AD0">
              <w:rPr>
                <w:rFonts w:hint="eastAsia"/>
                <w:sz w:val="20"/>
              </w:rPr>
              <w:t>。</w:t>
            </w:r>
          </w:p>
          <w:p w14:paraId="3522F025" w14:textId="77777777" w:rsidR="009E452E" w:rsidRDefault="00D67AD0" w:rsidP="00787588">
            <w:pPr>
              <w:pStyle w:val="12"/>
              <w:numPr>
                <w:ilvl w:val="0"/>
                <w:numId w:val="14"/>
              </w:numPr>
              <w:spacing w:line="240" w:lineRule="atLeast"/>
              <w:ind w:firstLineChars="0"/>
              <w:jc w:val="left"/>
              <w:rPr>
                <w:sz w:val="21"/>
                <w:szCs w:val="21"/>
              </w:rPr>
            </w:pPr>
            <w:r>
              <w:rPr>
                <w:rFonts w:hint="eastAsia"/>
                <w:sz w:val="20"/>
              </w:rPr>
              <w:t>（前端功能）开单备注</w:t>
            </w:r>
          </w:p>
          <w:p w14:paraId="186388B2" w14:textId="77777777" w:rsidR="009E452E" w:rsidRDefault="00D67AD0" w:rsidP="00787588">
            <w:pPr>
              <w:pStyle w:val="12"/>
              <w:numPr>
                <w:ilvl w:val="0"/>
                <w:numId w:val="14"/>
              </w:numPr>
              <w:spacing w:line="240" w:lineRule="atLeast"/>
              <w:ind w:firstLineChars="0"/>
              <w:jc w:val="left"/>
              <w:rPr>
                <w:sz w:val="21"/>
                <w:szCs w:val="21"/>
              </w:rPr>
            </w:pPr>
            <w:r>
              <w:rPr>
                <w:rFonts w:hint="eastAsia"/>
                <w:sz w:val="20"/>
              </w:rPr>
              <w:t>（前端功能）（后端检测）</w:t>
            </w:r>
            <w:r>
              <w:rPr>
                <w:rFonts w:hint="eastAsia"/>
                <w:sz w:val="21"/>
                <w:szCs w:val="21"/>
              </w:rPr>
              <w:t>收银限制检测</w:t>
            </w:r>
          </w:p>
          <w:p w14:paraId="3D7FD28E" w14:textId="77777777" w:rsidR="009E452E" w:rsidRDefault="00D67AD0" w:rsidP="00787588">
            <w:pPr>
              <w:pStyle w:val="12"/>
              <w:numPr>
                <w:ilvl w:val="0"/>
                <w:numId w:val="14"/>
              </w:numPr>
              <w:spacing w:line="240" w:lineRule="atLeast"/>
              <w:ind w:firstLineChars="0"/>
              <w:jc w:val="left"/>
              <w:rPr>
                <w:sz w:val="21"/>
                <w:szCs w:val="21"/>
              </w:rPr>
            </w:pPr>
            <w:r>
              <w:rPr>
                <w:rFonts w:hint="eastAsia"/>
                <w:sz w:val="20"/>
              </w:rPr>
              <w:t>（前端功能）</w:t>
            </w:r>
            <w:r>
              <w:rPr>
                <w:rFonts w:hint="eastAsia"/>
                <w:sz w:val="21"/>
                <w:szCs w:val="21"/>
              </w:rPr>
              <w:t>离线收银（和在线收银区别不大）</w:t>
            </w:r>
          </w:p>
          <w:p w14:paraId="6BBD6CC5" w14:textId="77777777" w:rsidR="009E452E" w:rsidRDefault="00D67AD0" w:rsidP="00787588">
            <w:pPr>
              <w:pStyle w:val="12"/>
              <w:numPr>
                <w:ilvl w:val="0"/>
                <w:numId w:val="14"/>
              </w:numPr>
              <w:spacing w:line="240" w:lineRule="atLeast"/>
              <w:ind w:firstLineChars="0"/>
              <w:jc w:val="left"/>
              <w:rPr>
                <w:sz w:val="21"/>
                <w:szCs w:val="21"/>
              </w:rPr>
            </w:pPr>
            <w:r>
              <w:rPr>
                <w:rFonts w:hint="eastAsia"/>
                <w:sz w:val="21"/>
                <w:szCs w:val="21"/>
              </w:rPr>
              <w:t>销售开单同步。参见</w:t>
            </w:r>
            <w:hyperlink w:anchor="_同步模块" w:history="1">
              <w:r>
                <w:rPr>
                  <w:rStyle w:val="ad"/>
                  <w:rFonts w:hint="eastAsia"/>
                  <w:sz w:val="21"/>
                  <w:szCs w:val="21"/>
                </w:rPr>
                <w:t>同步模块</w:t>
              </w:r>
            </w:hyperlink>
            <w:r>
              <w:rPr>
                <w:rFonts w:hint="eastAsia"/>
                <w:sz w:val="21"/>
                <w:szCs w:val="21"/>
              </w:rPr>
              <w:t>。</w:t>
            </w:r>
          </w:p>
        </w:tc>
        <w:tc>
          <w:tcPr>
            <w:tcW w:w="2640" w:type="dxa"/>
          </w:tcPr>
          <w:p w14:paraId="5D02C3F1" w14:textId="77777777" w:rsidR="009E452E" w:rsidRDefault="00D67AD0" w:rsidP="00A76ABC">
            <w:pPr>
              <w:spacing w:line="240" w:lineRule="atLeast"/>
              <w:jc w:val="left"/>
            </w:pPr>
            <w:r>
              <w:lastRenderedPageBreak/>
              <w:t>SaleActivity.java</w:t>
            </w:r>
          </w:p>
        </w:tc>
        <w:tc>
          <w:tcPr>
            <w:tcW w:w="2640" w:type="dxa"/>
          </w:tcPr>
          <w:p w14:paraId="4E23D07D" w14:textId="77777777" w:rsidR="009E452E" w:rsidRDefault="00D67AD0" w:rsidP="00A76ABC">
            <w:pPr>
              <w:spacing w:line="240" w:lineRule="atLeast"/>
              <w:jc w:val="left"/>
            </w:pPr>
            <w:r>
              <w:t>Sale.java</w:t>
            </w:r>
          </w:p>
          <w:p w14:paraId="4F022061" w14:textId="77777777" w:rsidR="009E452E" w:rsidRDefault="00D67AD0" w:rsidP="00A76ABC">
            <w:pPr>
              <w:spacing w:line="240" w:lineRule="atLeast"/>
              <w:jc w:val="left"/>
            </w:pPr>
            <w:r>
              <w:t>SaleA</w:t>
            </w:r>
            <w:r>
              <w:rPr>
                <w:rFonts w:hint="eastAsia"/>
              </w:rPr>
              <w:t>ction</w:t>
            </w:r>
            <w:r>
              <w:t>.java</w:t>
            </w:r>
          </w:p>
          <w:p w14:paraId="1FA10255" w14:textId="77777777" w:rsidR="009E452E" w:rsidRDefault="00D67AD0" w:rsidP="00A76ABC">
            <w:pPr>
              <w:spacing w:line="240" w:lineRule="atLeast"/>
              <w:jc w:val="left"/>
            </w:pPr>
            <w:r>
              <w:t>SaleBO.java</w:t>
            </w:r>
          </w:p>
          <w:p w14:paraId="7EE3293A" w14:textId="77777777" w:rsidR="009E452E" w:rsidRDefault="00D67AD0" w:rsidP="00A76ABC">
            <w:pPr>
              <w:spacing w:line="240" w:lineRule="atLeast"/>
              <w:jc w:val="left"/>
            </w:pPr>
            <w:r>
              <w:t>SaleM</w:t>
            </w:r>
            <w:r>
              <w:rPr>
                <w:rFonts w:hint="eastAsia"/>
              </w:rPr>
              <w:t>apper</w:t>
            </w:r>
            <w:r>
              <w:t xml:space="preserve">.java </w:t>
            </w:r>
          </w:p>
          <w:p w14:paraId="6BB198AB" w14:textId="77777777" w:rsidR="009E452E" w:rsidRDefault="00D67AD0" w:rsidP="00A76ABC">
            <w:pPr>
              <w:spacing w:line="240" w:lineRule="atLeast"/>
              <w:jc w:val="left"/>
            </w:pPr>
            <w:r>
              <w:t>SaleM</w:t>
            </w:r>
            <w:r>
              <w:rPr>
                <w:rFonts w:hint="eastAsia"/>
              </w:rPr>
              <w:t>apper</w:t>
            </w:r>
            <w:r>
              <w:t>.xml</w:t>
            </w:r>
          </w:p>
          <w:p w14:paraId="173AC90A" w14:textId="77777777" w:rsidR="009E452E" w:rsidRDefault="00D67AD0" w:rsidP="00A76ABC">
            <w:pPr>
              <w:spacing w:line="240" w:lineRule="atLeast"/>
              <w:jc w:val="left"/>
            </w:pPr>
            <w:r>
              <w:t>SaleValidation.java</w:t>
            </w:r>
          </w:p>
        </w:tc>
      </w:tr>
      <w:tr w:rsidR="009E452E" w14:paraId="134F33AA" w14:textId="77777777">
        <w:trPr>
          <w:trHeight w:val="228"/>
        </w:trPr>
        <w:tc>
          <w:tcPr>
            <w:tcW w:w="1696" w:type="dxa"/>
          </w:tcPr>
          <w:p w14:paraId="29912B38" w14:textId="77777777" w:rsidR="009E452E" w:rsidRDefault="00D67AD0" w:rsidP="00A76ABC">
            <w:pPr>
              <w:spacing w:line="240" w:lineRule="atLeast"/>
              <w:jc w:val="left"/>
            </w:pPr>
            <w:r>
              <w:rPr>
                <w:rFonts w:hint="eastAsia"/>
              </w:rPr>
              <w:t>库存</w:t>
            </w:r>
          </w:p>
        </w:tc>
        <w:tc>
          <w:tcPr>
            <w:tcW w:w="7085" w:type="dxa"/>
          </w:tcPr>
          <w:p w14:paraId="4133CDBF" w14:textId="77777777" w:rsidR="009E452E" w:rsidRDefault="00D67AD0" w:rsidP="00787588">
            <w:pPr>
              <w:pStyle w:val="12"/>
              <w:numPr>
                <w:ilvl w:val="0"/>
                <w:numId w:val="14"/>
              </w:numPr>
              <w:spacing w:line="240" w:lineRule="atLeast"/>
              <w:ind w:firstLineChars="0"/>
              <w:jc w:val="left"/>
              <w:rPr>
                <w:sz w:val="20"/>
              </w:rPr>
            </w:pPr>
            <w:r>
              <w:rPr>
                <w:rFonts w:hint="eastAsia"/>
                <w:sz w:val="20"/>
              </w:rPr>
              <w:t>退货</w:t>
            </w:r>
            <w:r>
              <w:rPr>
                <w:rFonts w:hint="eastAsia"/>
                <w:sz w:val="20"/>
              </w:rPr>
              <w:t>.</w:t>
            </w:r>
            <w:r>
              <w:rPr>
                <w:rFonts w:hint="eastAsia"/>
                <w:sz w:val="20"/>
              </w:rPr>
              <w:t>。</w:t>
            </w:r>
          </w:p>
          <w:p w14:paraId="7B690062" w14:textId="77777777" w:rsidR="009E452E" w:rsidRDefault="00D67AD0" w:rsidP="00787588">
            <w:pPr>
              <w:pStyle w:val="12"/>
              <w:numPr>
                <w:ilvl w:val="0"/>
                <w:numId w:val="14"/>
              </w:numPr>
              <w:spacing w:line="240" w:lineRule="atLeast"/>
              <w:ind w:firstLineChars="0"/>
              <w:jc w:val="left"/>
              <w:rPr>
                <w:sz w:val="20"/>
              </w:rPr>
            </w:pPr>
            <w:r>
              <w:rPr>
                <w:rFonts w:hint="eastAsia"/>
                <w:sz w:val="20"/>
              </w:rPr>
              <w:t>换货。不作特别处理。</w:t>
            </w:r>
          </w:p>
          <w:p w14:paraId="0640B44E" w14:textId="77777777" w:rsidR="009E452E" w:rsidRDefault="00D67AD0" w:rsidP="00787588">
            <w:pPr>
              <w:pStyle w:val="12"/>
              <w:numPr>
                <w:ilvl w:val="0"/>
                <w:numId w:val="14"/>
              </w:numPr>
              <w:spacing w:line="240" w:lineRule="atLeast"/>
              <w:ind w:firstLineChars="0"/>
              <w:jc w:val="left"/>
              <w:rPr>
                <w:sz w:val="20"/>
              </w:rPr>
            </w:pPr>
            <w:r>
              <w:rPr>
                <w:rFonts w:hint="eastAsia"/>
                <w:sz w:val="20"/>
              </w:rPr>
              <w:lastRenderedPageBreak/>
              <w:t>查询库存。</w:t>
            </w:r>
          </w:p>
        </w:tc>
        <w:tc>
          <w:tcPr>
            <w:tcW w:w="2640" w:type="dxa"/>
          </w:tcPr>
          <w:p w14:paraId="7B51BBD2" w14:textId="77777777" w:rsidR="009E452E" w:rsidRDefault="00D67AD0" w:rsidP="00A76ABC">
            <w:pPr>
              <w:spacing w:line="240" w:lineRule="atLeast"/>
              <w:jc w:val="left"/>
            </w:pPr>
            <w:r>
              <w:lastRenderedPageBreak/>
              <w:t>WarehouseActivity.java</w:t>
            </w:r>
          </w:p>
        </w:tc>
        <w:tc>
          <w:tcPr>
            <w:tcW w:w="2640" w:type="dxa"/>
          </w:tcPr>
          <w:p w14:paraId="099F5CEE" w14:textId="77777777" w:rsidR="009E452E" w:rsidRDefault="00D67AD0" w:rsidP="00A76ABC">
            <w:pPr>
              <w:spacing w:line="240" w:lineRule="atLeast"/>
              <w:jc w:val="left"/>
            </w:pPr>
            <w:r>
              <w:t>Warehouse.java</w:t>
            </w:r>
          </w:p>
          <w:p w14:paraId="41BCD0D5" w14:textId="77777777" w:rsidR="009E452E" w:rsidRDefault="00D67AD0" w:rsidP="00A76ABC">
            <w:pPr>
              <w:spacing w:line="240" w:lineRule="atLeast"/>
              <w:jc w:val="left"/>
            </w:pPr>
            <w:r>
              <w:t>WarehouseAction.java</w:t>
            </w:r>
          </w:p>
          <w:p w14:paraId="03A441F7" w14:textId="77777777" w:rsidR="009E452E" w:rsidRDefault="00D67AD0" w:rsidP="00A76ABC">
            <w:pPr>
              <w:spacing w:line="240" w:lineRule="atLeast"/>
              <w:jc w:val="left"/>
            </w:pPr>
            <w:r>
              <w:t>WarehouseBO.java</w:t>
            </w:r>
          </w:p>
          <w:p w14:paraId="4F835840" w14:textId="77777777" w:rsidR="009E452E" w:rsidRDefault="00D67AD0" w:rsidP="00A76ABC">
            <w:pPr>
              <w:spacing w:line="240" w:lineRule="atLeast"/>
              <w:jc w:val="left"/>
            </w:pPr>
            <w:r>
              <w:t xml:space="preserve">WarehouseMapper.java </w:t>
            </w:r>
          </w:p>
          <w:p w14:paraId="7CDD7FF0" w14:textId="77777777" w:rsidR="009E452E" w:rsidRDefault="00D67AD0" w:rsidP="00A76ABC">
            <w:pPr>
              <w:spacing w:line="240" w:lineRule="atLeast"/>
              <w:jc w:val="left"/>
            </w:pPr>
            <w:r>
              <w:t>WarehouseMapper.xml</w:t>
            </w:r>
          </w:p>
          <w:p w14:paraId="58822195" w14:textId="77777777" w:rsidR="009E452E" w:rsidRDefault="00D67AD0" w:rsidP="00A76ABC">
            <w:pPr>
              <w:spacing w:line="240" w:lineRule="atLeast"/>
              <w:jc w:val="left"/>
            </w:pPr>
            <w:r>
              <w:lastRenderedPageBreak/>
              <w:t>WarehouseValidation.java</w:t>
            </w:r>
          </w:p>
        </w:tc>
      </w:tr>
      <w:tr w:rsidR="009E452E" w14:paraId="7C42C9FF" w14:textId="77777777">
        <w:trPr>
          <w:trHeight w:val="228"/>
        </w:trPr>
        <w:tc>
          <w:tcPr>
            <w:tcW w:w="1696" w:type="dxa"/>
          </w:tcPr>
          <w:p w14:paraId="607DAEC3" w14:textId="77777777" w:rsidR="009E452E" w:rsidRDefault="00D67AD0" w:rsidP="00A76ABC">
            <w:pPr>
              <w:spacing w:line="240" w:lineRule="atLeast"/>
              <w:jc w:val="left"/>
            </w:pPr>
            <w:r>
              <w:rPr>
                <w:rFonts w:hint="eastAsia"/>
              </w:rPr>
              <w:lastRenderedPageBreak/>
              <w:t>会员</w:t>
            </w:r>
          </w:p>
        </w:tc>
        <w:tc>
          <w:tcPr>
            <w:tcW w:w="7085" w:type="dxa"/>
          </w:tcPr>
          <w:p w14:paraId="50A65CE9" w14:textId="77777777" w:rsidR="009E452E" w:rsidRDefault="00D67AD0" w:rsidP="00787588">
            <w:pPr>
              <w:pStyle w:val="12"/>
              <w:numPr>
                <w:ilvl w:val="0"/>
                <w:numId w:val="14"/>
              </w:numPr>
              <w:spacing w:line="240" w:lineRule="atLeast"/>
              <w:ind w:firstLineChars="0"/>
              <w:jc w:val="left"/>
              <w:rPr>
                <w:sz w:val="20"/>
              </w:rPr>
            </w:pPr>
            <w:r>
              <w:rPr>
                <w:rFonts w:hint="eastAsia"/>
                <w:sz w:val="20"/>
              </w:rPr>
              <w:t>获取会员基本信息</w:t>
            </w:r>
          </w:p>
          <w:p w14:paraId="194729F8" w14:textId="77777777" w:rsidR="009E452E" w:rsidRDefault="00D67AD0" w:rsidP="00787588">
            <w:pPr>
              <w:pStyle w:val="12"/>
              <w:numPr>
                <w:ilvl w:val="0"/>
                <w:numId w:val="15"/>
              </w:numPr>
              <w:spacing w:line="240" w:lineRule="atLeast"/>
              <w:ind w:firstLineChars="0"/>
              <w:jc w:val="left"/>
              <w:rPr>
                <w:sz w:val="20"/>
              </w:rPr>
            </w:pPr>
            <w:r>
              <w:rPr>
                <w:rFonts w:hint="eastAsia"/>
                <w:sz w:val="20"/>
              </w:rPr>
              <w:t>退订金给会员（不做）</w:t>
            </w:r>
          </w:p>
        </w:tc>
        <w:tc>
          <w:tcPr>
            <w:tcW w:w="2640" w:type="dxa"/>
          </w:tcPr>
          <w:p w14:paraId="5A21C1F8" w14:textId="77777777" w:rsidR="009E452E" w:rsidRDefault="00D67AD0" w:rsidP="00A76ABC">
            <w:pPr>
              <w:spacing w:line="240" w:lineRule="atLeast"/>
              <w:jc w:val="left"/>
            </w:pPr>
            <w:r>
              <w:t>VIPActivity.java</w:t>
            </w:r>
          </w:p>
        </w:tc>
        <w:tc>
          <w:tcPr>
            <w:tcW w:w="2640" w:type="dxa"/>
          </w:tcPr>
          <w:p w14:paraId="5C1B2DBE" w14:textId="77777777" w:rsidR="009E452E" w:rsidRDefault="00D67AD0" w:rsidP="00A76ABC">
            <w:pPr>
              <w:spacing w:line="240" w:lineRule="atLeast"/>
              <w:jc w:val="left"/>
            </w:pPr>
            <w:r>
              <w:t>VIP.java</w:t>
            </w:r>
          </w:p>
          <w:p w14:paraId="19B6CC62" w14:textId="77777777" w:rsidR="009E452E" w:rsidRDefault="00D67AD0" w:rsidP="00A76ABC">
            <w:pPr>
              <w:spacing w:line="240" w:lineRule="atLeast"/>
              <w:jc w:val="left"/>
            </w:pPr>
            <w:r>
              <w:t>VIPAction.java</w:t>
            </w:r>
          </w:p>
          <w:p w14:paraId="14CB96D5" w14:textId="77777777" w:rsidR="009E452E" w:rsidRDefault="00D67AD0" w:rsidP="00A76ABC">
            <w:pPr>
              <w:spacing w:line="240" w:lineRule="atLeast"/>
              <w:jc w:val="left"/>
            </w:pPr>
            <w:r>
              <w:t>VIPBO.java</w:t>
            </w:r>
          </w:p>
          <w:p w14:paraId="61662AF0" w14:textId="77777777" w:rsidR="009E452E" w:rsidRDefault="00D67AD0" w:rsidP="00A76ABC">
            <w:pPr>
              <w:spacing w:line="240" w:lineRule="atLeast"/>
              <w:jc w:val="left"/>
            </w:pPr>
            <w:r>
              <w:t xml:space="preserve">VIPMapper.java </w:t>
            </w:r>
          </w:p>
          <w:p w14:paraId="278A36EB" w14:textId="77777777" w:rsidR="009E452E" w:rsidRDefault="00D67AD0" w:rsidP="00A76ABC">
            <w:pPr>
              <w:spacing w:line="240" w:lineRule="atLeast"/>
              <w:jc w:val="left"/>
            </w:pPr>
            <w:r>
              <w:t>VIPMapper.xml</w:t>
            </w:r>
          </w:p>
          <w:p w14:paraId="7C69A744" w14:textId="77777777" w:rsidR="009E452E" w:rsidRDefault="00D67AD0" w:rsidP="00A76ABC">
            <w:pPr>
              <w:spacing w:line="240" w:lineRule="atLeast"/>
              <w:jc w:val="left"/>
            </w:pPr>
            <w:r>
              <w:t>VIPValidation.java</w:t>
            </w:r>
          </w:p>
        </w:tc>
      </w:tr>
      <w:tr w:rsidR="009E452E" w14:paraId="373B021C" w14:textId="77777777">
        <w:trPr>
          <w:trHeight w:val="228"/>
        </w:trPr>
        <w:tc>
          <w:tcPr>
            <w:tcW w:w="1696" w:type="dxa"/>
          </w:tcPr>
          <w:p w14:paraId="294C23DD" w14:textId="77777777" w:rsidR="009E452E" w:rsidRDefault="00D67AD0" w:rsidP="00A76ABC">
            <w:pPr>
              <w:spacing w:line="240" w:lineRule="atLeast"/>
              <w:jc w:val="left"/>
            </w:pPr>
            <w:r>
              <w:rPr>
                <w:rFonts w:hint="eastAsia"/>
              </w:rPr>
              <w:t>门店人员</w:t>
            </w:r>
          </w:p>
        </w:tc>
        <w:tc>
          <w:tcPr>
            <w:tcW w:w="7085" w:type="dxa"/>
          </w:tcPr>
          <w:p w14:paraId="6908A23C" w14:textId="77777777" w:rsidR="009E452E" w:rsidRDefault="00D67AD0" w:rsidP="00787588">
            <w:pPr>
              <w:pStyle w:val="12"/>
              <w:numPr>
                <w:ilvl w:val="0"/>
                <w:numId w:val="16"/>
              </w:numPr>
              <w:spacing w:line="240" w:lineRule="atLeast"/>
              <w:ind w:firstLineChars="0"/>
              <w:jc w:val="left"/>
              <w:rPr>
                <w:sz w:val="20"/>
              </w:rPr>
            </w:pPr>
            <w:r>
              <w:rPr>
                <w:rFonts w:hint="eastAsia"/>
                <w:sz w:val="20"/>
              </w:rPr>
              <w:t>显示收银员基本信息</w:t>
            </w:r>
          </w:p>
          <w:p w14:paraId="0B44C68B" w14:textId="77777777" w:rsidR="009E452E" w:rsidRDefault="00D67AD0" w:rsidP="00787588">
            <w:pPr>
              <w:pStyle w:val="12"/>
              <w:numPr>
                <w:ilvl w:val="0"/>
                <w:numId w:val="16"/>
              </w:numPr>
              <w:spacing w:line="240" w:lineRule="atLeast"/>
              <w:ind w:firstLineChars="0"/>
              <w:jc w:val="left"/>
              <w:rPr>
                <w:sz w:val="20"/>
              </w:rPr>
            </w:pPr>
            <w:r>
              <w:rPr>
                <w:rFonts w:hint="eastAsia"/>
                <w:sz w:val="20"/>
              </w:rPr>
              <w:t>（前端功能）锁定帐户（班中离机）</w:t>
            </w:r>
          </w:p>
          <w:p w14:paraId="688187CD" w14:textId="77777777" w:rsidR="009E452E" w:rsidRDefault="00D67AD0" w:rsidP="00787588">
            <w:pPr>
              <w:pStyle w:val="12"/>
              <w:numPr>
                <w:ilvl w:val="0"/>
                <w:numId w:val="16"/>
              </w:numPr>
              <w:spacing w:line="240" w:lineRule="atLeast"/>
              <w:ind w:firstLineChars="0"/>
              <w:jc w:val="left"/>
              <w:rPr>
                <w:sz w:val="20"/>
              </w:rPr>
            </w:pPr>
            <w:r>
              <w:rPr>
                <w:rFonts w:hint="eastAsia"/>
                <w:sz w:val="20"/>
              </w:rPr>
              <w:t>营业员查询</w:t>
            </w:r>
          </w:p>
        </w:tc>
        <w:tc>
          <w:tcPr>
            <w:tcW w:w="2640" w:type="dxa"/>
          </w:tcPr>
          <w:p w14:paraId="4C43C459" w14:textId="77777777" w:rsidR="009E452E" w:rsidRDefault="00D67AD0" w:rsidP="00A76ABC">
            <w:pPr>
              <w:spacing w:line="240" w:lineRule="atLeast"/>
              <w:jc w:val="left"/>
            </w:pPr>
            <w:r>
              <w:t>StaffActivity.java</w:t>
            </w:r>
          </w:p>
        </w:tc>
        <w:tc>
          <w:tcPr>
            <w:tcW w:w="2640" w:type="dxa"/>
          </w:tcPr>
          <w:p w14:paraId="5ED0745B" w14:textId="77777777" w:rsidR="009E452E" w:rsidRDefault="00D67AD0" w:rsidP="00A76ABC">
            <w:pPr>
              <w:spacing w:line="240" w:lineRule="atLeast"/>
              <w:jc w:val="left"/>
            </w:pPr>
            <w:r>
              <w:t>Staff.java</w:t>
            </w:r>
          </w:p>
          <w:p w14:paraId="7E0CA1B8" w14:textId="77777777" w:rsidR="009E452E" w:rsidRDefault="00D67AD0" w:rsidP="00A76ABC">
            <w:pPr>
              <w:spacing w:line="240" w:lineRule="atLeast"/>
              <w:jc w:val="left"/>
            </w:pPr>
            <w:r>
              <w:t>StaffAction.java</w:t>
            </w:r>
          </w:p>
          <w:p w14:paraId="45A507CE" w14:textId="77777777" w:rsidR="009E452E" w:rsidRDefault="00D67AD0" w:rsidP="00A76ABC">
            <w:pPr>
              <w:spacing w:line="240" w:lineRule="atLeast"/>
              <w:jc w:val="left"/>
            </w:pPr>
            <w:r>
              <w:t>StaffBO.java</w:t>
            </w:r>
          </w:p>
          <w:p w14:paraId="67293C54" w14:textId="77777777" w:rsidR="009E452E" w:rsidRDefault="00D67AD0" w:rsidP="00A76ABC">
            <w:pPr>
              <w:spacing w:line="240" w:lineRule="atLeast"/>
              <w:jc w:val="left"/>
            </w:pPr>
            <w:r>
              <w:t xml:space="preserve">StaffMapper.java </w:t>
            </w:r>
          </w:p>
          <w:p w14:paraId="33FC6232" w14:textId="77777777" w:rsidR="009E452E" w:rsidRDefault="00D67AD0" w:rsidP="00A76ABC">
            <w:pPr>
              <w:spacing w:line="240" w:lineRule="atLeast"/>
              <w:jc w:val="left"/>
            </w:pPr>
            <w:r>
              <w:t>StaffMapper.xml</w:t>
            </w:r>
          </w:p>
          <w:p w14:paraId="744FDF6B" w14:textId="77777777" w:rsidR="009E452E" w:rsidRDefault="00D67AD0" w:rsidP="00A76ABC">
            <w:pPr>
              <w:spacing w:line="240" w:lineRule="atLeast"/>
              <w:jc w:val="left"/>
            </w:pPr>
            <w:r>
              <w:t>StaffValidation.java</w:t>
            </w:r>
          </w:p>
        </w:tc>
      </w:tr>
      <w:tr w:rsidR="009E452E" w14:paraId="307BD68F" w14:textId="77777777">
        <w:trPr>
          <w:trHeight w:val="228"/>
        </w:trPr>
        <w:tc>
          <w:tcPr>
            <w:tcW w:w="1696" w:type="dxa"/>
          </w:tcPr>
          <w:p w14:paraId="6DCCB7EC" w14:textId="77777777" w:rsidR="009E452E" w:rsidRDefault="009E452E" w:rsidP="00A76ABC">
            <w:pPr>
              <w:spacing w:line="240" w:lineRule="atLeast"/>
              <w:jc w:val="left"/>
            </w:pPr>
          </w:p>
        </w:tc>
        <w:tc>
          <w:tcPr>
            <w:tcW w:w="7085" w:type="dxa"/>
          </w:tcPr>
          <w:p w14:paraId="61B8CB13" w14:textId="77777777" w:rsidR="009E452E" w:rsidRDefault="009E452E" w:rsidP="00A76ABC">
            <w:pPr>
              <w:spacing w:line="240" w:lineRule="atLeast"/>
              <w:jc w:val="left"/>
            </w:pPr>
          </w:p>
        </w:tc>
        <w:tc>
          <w:tcPr>
            <w:tcW w:w="2640" w:type="dxa"/>
          </w:tcPr>
          <w:p w14:paraId="095378F0" w14:textId="77777777" w:rsidR="009E452E" w:rsidRDefault="009E452E" w:rsidP="00A76ABC">
            <w:pPr>
              <w:spacing w:line="240" w:lineRule="atLeast"/>
              <w:jc w:val="left"/>
            </w:pPr>
          </w:p>
        </w:tc>
        <w:tc>
          <w:tcPr>
            <w:tcW w:w="2640" w:type="dxa"/>
          </w:tcPr>
          <w:p w14:paraId="62534B47" w14:textId="77777777" w:rsidR="009E452E" w:rsidRDefault="009E452E" w:rsidP="00A76ABC">
            <w:pPr>
              <w:spacing w:line="240" w:lineRule="atLeast"/>
              <w:jc w:val="left"/>
            </w:pPr>
          </w:p>
        </w:tc>
      </w:tr>
      <w:bookmarkEnd w:id="104"/>
      <w:bookmarkEnd w:id="105"/>
    </w:tbl>
    <w:p w14:paraId="19E2F7C8" w14:textId="77777777" w:rsidR="009E452E" w:rsidRDefault="009E452E" w:rsidP="00A76ABC">
      <w:pPr>
        <w:spacing w:line="240" w:lineRule="atLeast"/>
        <w:jc w:val="left"/>
      </w:pPr>
    </w:p>
    <w:p w14:paraId="3348603D" w14:textId="77777777" w:rsidR="009E452E" w:rsidRDefault="00D67AD0" w:rsidP="00A76ABC">
      <w:pPr>
        <w:pStyle w:val="5"/>
        <w:spacing w:line="240" w:lineRule="atLeast"/>
        <w:jc w:val="left"/>
      </w:pPr>
      <w:r>
        <w:rPr>
          <w:rFonts w:hint="eastAsia"/>
        </w:rPr>
        <w:t>盘点模块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27C2C5FB" w14:textId="77777777">
        <w:trPr>
          <w:trHeight w:val="228"/>
        </w:trPr>
        <w:tc>
          <w:tcPr>
            <w:tcW w:w="1696" w:type="dxa"/>
            <w:shd w:val="clear" w:color="auto" w:fill="FF0000"/>
          </w:tcPr>
          <w:p w14:paraId="7AA0E0EB"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08E192A2"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50C2FCAF"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6364A960"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5E6E28F1" w14:textId="77777777">
        <w:trPr>
          <w:trHeight w:val="228"/>
        </w:trPr>
        <w:tc>
          <w:tcPr>
            <w:tcW w:w="1696" w:type="dxa"/>
          </w:tcPr>
          <w:p w14:paraId="7631FC8E" w14:textId="77777777" w:rsidR="009E452E" w:rsidRDefault="00D67AD0" w:rsidP="00A76ABC">
            <w:pPr>
              <w:spacing w:line="240" w:lineRule="atLeast"/>
              <w:jc w:val="left"/>
            </w:pPr>
            <w:r>
              <w:rPr>
                <w:rFonts w:hint="eastAsia"/>
              </w:rPr>
              <w:t>盘点</w:t>
            </w:r>
          </w:p>
        </w:tc>
        <w:tc>
          <w:tcPr>
            <w:tcW w:w="7085" w:type="dxa"/>
          </w:tcPr>
          <w:p w14:paraId="76B2D3A3" w14:textId="77777777" w:rsidR="009E452E" w:rsidRDefault="00D67AD0" w:rsidP="00787588">
            <w:pPr>
              <w:pStyle w:val="12"/>
              <w:numPr>
                <w:ilvl w:val="0"/>
                <w:numId w:val="17"/>
              </w:numPr>
              <w:spacing w:line="240" w:lineRule="atLeast"/>
              <w:ind w:firstLineChars="0"/>
              <w:jc w:val="left"/>
              <w:rPr>
                <w:sz w:val="20"/>
              </w:rPr>
            </w:pPr>
            <w:r>
              <w:rPr>
                <w:rFonts w:hint="eastAsia"/>
                <w:sz w:val="20"/>
              </w:rPr>
              <w:t>新建盘点单</w:t>
            </w:r>
          </w:p>
          <w:p w14:paraId="456DFE63" w14:textId="77777777" w:rsidR="009E452E" w:rsidRDefault="00D67AD0" w:rsidP="00787588">
            <w:pPr>
              <w:pStyle w:val="12"/>
              <w:numPr>
                <w:ilvl w:val="0"/>
                <w:numId w:val="17"/>
              </w:numPr>
              <w:spacing w:line="240" w:lineRule="atLeast"/>
              <w:ind w:firstLineChars="0"/>
              <w:jc w:val="left"/>
              <w:rPr>
                <w:sz w:val="20"/>
              </w:rPr>
            </w:pPr>
            <w:r>
              <w:rPr>
                <w:rFonts w:hint="eastAsia"/>
                <w:sz w:val="20"/>
              </w:rPr>
              <w:t>查询盘点单</w:t>
            </w:r>
          </w:p>
          <w:p w14:paraId="27C504A4" w14:textId="77777777" w:rsidR="009E452E" w:rsidRDefault="00D67AD0" w:rsidP="00787588">
            <w:pPr>
              <w:pStyle w:val="12"/>
              <w:numPr>
                <w:ilvl w:val="0"/>
                <w:numId w:val="17"/>
              </w:numPr>
              <w:spacing w:line="240" w:lineRule="atLeast"/>
              <w:ind w:firstLineChars="0"/>
              <w:jc w:val="left"/>
              <w:rPr>
                <w:sz w:val="20"/>
              </w:rPr>
            </w:pPr>
            <w:r>
              <w:rPr>
                <w:rFonts w:hint="eastAsia"/>
                <w:sz w:val="20"/>
              </w:rPr>
              <w:t>填写盘点单（包括编辑盘点单信息和商品列表）</w:t>
            </w:r>
          </w:p>
          <w:p w14:paraId="4C4FD7E7" w14:textId="77777777" w:rsidR="009E452E" w:rsidRDefault="00D67AD0" w:rsidP="00787588">
            <w:pPr>
              <w:pStyle w:val="12"/>
              <w:numPr>
                <w:ilvl w:val="0"/>
                <w:numId w:val="17"/>
              </w:numPr>
              <w:spacing w:line="240" w:lineRule="atLeast"/>
              <w:ind w:firstLineChars="0"/>
              <w:jc w:val="left"/>
              <w:rPr>
                <w:sz w:val="20"/>
              </w:rPr>
            </w:pPr>
            <w:r>
              <w:rPr>
                <w:rFonts w:hint="eastAsia"/>
                <w:sz w:val="20"/>
              </w:rPr>
              <w:t>提交盘点单</w:t>
            </w:r>
          </w:p>
          <w:p w14:paraId="2E1A87F8" w14:textId="77777777" w:rsidR="009E452E" w:rsidRDefault="00D67AD0" w:rsidP="00787588">
            <w:pPr>
              <w:pStyle w:val="12"/>
              <w:numPr>
                <w:ilvl w:val="0"/>
                <w:numId w:val="17"/>
              </w:numPr>
              <w:spacing w:line="240" w:lineRule="atLeast"/>
              <w:ind w:firstLineChars="0"/>
              <w:jc w:val="left"/>
              <w:rPr>
                <w:sz w:val="20"/>
              </w:rPr>
            </w:pPr>
            <w:r>
              <w:rPr>
                <w:rFonts w:hint="eastAsia"/>
                <w:sz w:val="20"/>
              </w:rPr>
              <w:t>查询差异报告</w:t>
            </w:r>
          </w:p>
          <w:p w14:paraId="4ADF00C5" w14:textId="77777777" w:rsidR="009E452E" w:rsidRDefault="00D67AD0" w:rsidP="00787588">
            <w:pPr>
              <w:pStyle w:val="12"/>
              <w:numPr>
                <w:ilvl w:val="0"/>
                <w:numId w:val="17"/>
              </w:numPr>
              <w:spacing w:line="240" w:lineRule="atLeast"/>
              <w:ind w:firstLineChars="0"/>
              <w:jc w:val="left"/>
              <w:rPr>
                <w:sz w:val="20"/>
              </w:rPr>
            </w:pPr>
            <w:r>
              <w:rPr>
                <w:rFonts w:hint="eastAsia"/>
                <w:sz w:val="20"/>
              </w:rPr>
              <w:t>审批盘点单</w:t>
            </w:r>
          </w:p>
        </w:tc>
        <w:tc>
          <w:tcPr>
            <w:tcW w:w="2640" w:type="dxa"/>
          </w:tcPr>
          <w:p w14:paraId="682D70F0" w14:textId="77777777" w:rsidR="009E452E" w:rsidRDefault="00D67AD0" w:rsidP="00A76ABC">
            <w:pPr>
              <w:spacing w:line="240" w:lineRule="atLeast"/>
              <w:jc w:val="left"/>
            </w:pPr>
            <w:r>
              <w:t>Inventory.jsp</w:t>
            </w:r>
          </w:p>
        </w:tc>
        <w:tc>
          <w:tcPr>
            <w:tcW w:w="2640" w:type="dxa"/>
          </w:tcPr>
          <w:p w14:paraId="32528C31" w14:textId="77777777" w:rsidR="009E452E" w:rsidRDefault="00D67AD0" w:rsidP="00A76ABC">
            <w:pPr>
              <w:spacing w:line="240" w:lineRule="atLeast"/>
              <w:jc w:val="left"/>
            </w:pPr>
            <w:r>
              <w:t>Inventory.java</w:t>
            </w:r>
          </w:p>
          <w:p w14:paraId="23D907F3" w14:textId="77777777" w:rsidR="009E452E" w:rsidRDefault="00D67AD0" w:rsidP="00A76ABC">
            <w:pPr>
              <w:spacing w:line="240" w:lineRule="atLeast"/>
              <w:jc w:val="left"/>
            </w:pPr>
            <w:r>
              <w:t>InventoryAction.java</w:t>
            </w:r>
          </w:p>
          <w:p w14:paraId="5812A814" w14:textId="77777777" w:rsidR="009E452E" w:rsidRDefault="00D67AD0" w:rsidP="00A76ABC">
            <w:pPr>
              <w:spacing w:line="240" w:lineRule="atLeast"/>
              <w:jc w:val="left"/>
            </w:pPr>
            <w:r>
              <w:t>InventoryBO.java</w:t>
            </w:r>
          </w:p>
          <w:p w14:paraId="5EC6E6F3" w14:textId="77777777" w:rsidR="009E452E" w:rsidRDefault="00D67AD0" w:rsidP="00A76ABC">
            <w:pPr>
              <w:spacing w:line="240" w:lineRule="atLeast"/>
              <w:jc w:val="left"/>
            </w:pPr>
            <w:r>
              <w:t xml:space="preserve">InventoryMapper.java </w:t>
            </w:r>
          </w:p>
          <w:p w14:paraId="0F96D065" w14:textId="77777777" w:rsidR="009E452E" w:rsidRDefault="00D67AD0" w:rsidP="00A76ABC">
            <w:pPr>
              <w:spacing w:line="240" w:lineRule="atLeast"/>
              <w:jc w:val="left"/>
            </w:pPr>
            <w:r>
              <w:t>InventoryMapper.xml</w:t>
            </w:r>
          </w:p>
          <w:p w14:paraId="27C57D8C" w14:textId="77777777" w:rsidR="009E452E" w:rsidRDefault="00D67AD0" w:rsidP="00A76ABC">
            <w:pPr>
              <w:spacing w:line="240" w:lineRule="atLeast"/>
              <w:jc w:val="left"/>
            </w:pPr>
            <w:r>
              <w:t>InventoryValidation.java</w:t>
            </w:r>
          </w:p>
        </w:tc>
      </w:tr>
      <w:tr w:rsidR="009E452E" w14:paraId="4ABE22C9" w14:textId="77777777">
        <w:trPr>
          <w:trHeight w:val="228"/>
        </w:trPr>
        <w:tc>
          <w:tcPr>
            <w:tcW w:w="1696" w:type="dxa"/>
          </w:tcPr>
          <w:p w14:paraId="43259186" w14:textId="77777777" w:rsidR="009E452E" w:rsidRDefault="009E452E" w:rsidP="00A76ABC">
            <w:pPr>
              <w:spacing w:line="240" w:lineRule="atLeast"/>
              <w:jc w:val="left"/>
            </w:pPr>
          </w:p>
        </w:tc>
        <w:tc>
          <w:tcPr>
            <w:tcW w:w="7085" w:type="dxa"/>
          </w:tcPr>
          <w:p w14:paraId="134C91B5" w14:textId="77777777" w:rsidR="009E452E" w:rsidRDefault="009E452E" w:rsidP="00A76ABC">
            <w:pPr>
              <w:spacing w:line="240" w:lineRule="atLeast"/>
              <w:jc w:val="left"/>
            </w:pPr>
          </w:p>
        </w:tc>
        <w:tc>
          <w:tcPr>
            <w:tcW w:w="2640" w:type="dxa"/>
          </w:tcPr>
          <w:p w14:paraId="7B7E7FED" w14:textId="77777777" w:rsidR="009E452E" w:rsidRDefault="009E452E" w:rsidP="00A76ABC">
            <w:pPr>
              <w:spacing w:line="240" w:lineRule="atLeast"/>
              <w:jc w:val="left"/>
            </w:pPr>
          </w:p>
        </w:tc>
        <w:tc>
          <w:tcPr>
            <w:tcW w:w="2640" w:type="dxa"/>
          </w:tcPr>
          <w:p w14:paraId="3EFEA9A0" w14:textId="77777777" w:rsidR="009E452E" w:rsidRDefault="009E452E" w:rsidP="00A76ABC">
            <w:pPr>
              <w:spacing w:line="240" w:lineRule="atLeast"/>
              <w:jc w:val="left"/>
            </w:pPr>
          </w:p>
        </w:tc>
      </w:tr>
    </w:tbl>
    <w:p w14:paraId="7B4953AE" w14:textId="77777777" w:rsidR="009E452E" w:rsidRDefault="009E452E" w:rsidP="00A76ABC">
      <w:pPr>
        <w:spacing w:line="240" w:lineRule="atLeast"/>
        <w:jc w:val="left"/>
      </w:pPr>
    </w:p>
    <w:p w14:paraId="471C322C" w14:textId="77777777" w:rsidR="009E452E" w:rsidRDefault="00D67AD0" w:rsidP="00A76ABC">
      <w:pPr>
        <w:pStyle w:val="5"/>
        <w:spacing w:line="240" w:lineRule="atLeast"/>
        <w:jc w:val="left"/>
      </w:pPr>
      <w:bookmarkStart w:id="106" w:name="_入库模块"/>
      <w:bookmarkEnd w:id="106"/>
      <w:r>
        <w:rPr>
          <w:rFonts w:hint="eastAsia"/>
        </w:rPr>
        <w:t>仓管模块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761FF8CC" w14:textId="77777777">
        <w:trPr>
          <w:trHeight w:val="228"/>
        </w:trPr>
        <w:tc>
          <w:tcPr>
            <w:tcW w:w="1696" w:type="dxa"/>
            <w:shd w:val="clear" w:color="auto" w:fill="FF0000"/>
          </w:tcPr>
          <w:p w14:paraId="1FBD947C"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46F60BFF"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68372341"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26506ADA"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483A6BD9" w14:textId="77777777">
        <w:trPr>
          <w:trHeight w:val="228"/>
        </w:trPr>
        <w:tc>
          <w:tcPr>
            <w:tcW w:w="1696" w:type="dxa"/>
          </w:tcPr>
          <w:p w14:paraId="43988E83" w14:textId="77777777" w:rsidR="009E452E" w:rsidRDefault="00D67AD0" w:rsidP="00A76ABC">
            <w:pPr>
              <w:spacing w:line="240" w:lineRule="atLeast"/>
              <w:jc w:val="left"/>
            </w:pPr>
            <w:r>
              <w:rPr>
                <w:rFonts w:hint="eastAsia"/>
              </w:rPr>
              <w:t>入库</w:t>
            </w:r>
          </w:p>
        </w:tc>
        <w:tc>
          <w:tcPr>
            <w:tcW w:w="7085" w:type="dxa"/>
          </w:tcPr>
          <w:p w14:paraId="4EA020B7" w14:textId="77777777" w:rsidR="009E452E" w:rsidRDefault="00D67AD0" w:rsidP="00787588">
            <w:pPr>
              <w:pStyle w:val="12"/>
              <w:numPr>
                <w:ilvl w:val="0"/>
                <w:numId w:val="17"/>
              </w:numPr>
              <w:spacing w:line="240" w:lineRule="atLeast"/>
              <w:ind w:firstLineChars="0"/>
              <w:jc w:val="left"/>
              <w:rPr>
                <w:sz w:val="20"/>
              </w:rPr>
            </w:pPr>
            <w:r>
              <w:rPr>
                <w:rFonts w:hint="eastAsia"/>
                <w:sz w:val="20"/>
              </w:rPr>
              <w:t>新建验收入库单</w:t>
            </w:r>
          </w:p>
          <w:p w14:paraId="7013E03F" w14:textId="77777777" w:rsidR="009E452E" w:rsidRDefault="00D67AD0" w:rsidP="00787588">
            <w:pPr>
              <w:pStyle w:val="12"/>
              <w:numPr>
                <w:ilvl w:val="0"/>
                <w:numId w:val="17"/>
              </w:numPr>
              <w:spacing w:line="240" w:lineRule="atLeast"/>
              <w:ind w:firstLineChars="0"/>
              <w:jc w:val="left"/>
              <w:rPr>
                <w:sz w:val="20"/>
              </w:rPr>
            </w:pPr>
            <w:r>
              <w:rPr>
                <w:rFonts w:hint="eastAsia"/>
                <w:sz w:val="20"/>
              </w:rPr>
              <w:t>引用采购订单</w:t>
            </w:r>
            <w:r>
              <w:rPr>
                <w:rFonts w:hint="eastAsia"/>
                <w:sz w:val="20"/>
              </w:rPr>
              <w:t>(</w:t>
            </w:r>
            <w:r>
              <w:rPr>
                <w:rFonts w:hint="eastAsia"/>
                <w:sz w:val="20"/>
              </w:rPr>
              <w:t>已审核而未全部入库</w:t>
            </w:r>
            <w:r>
              <w:rPr>
                <w:rFonts w:hint="eastAsia"/>
                <w:sz w:val="20"/>
              </w:rPr>
              <w:t>)</w:t>
            </w:r>
            <w:r>
              <w:rPr>
                <w:sz w:val="20"/>
              </w:rPr>
              <w:t xml:space="preserve"> </w:t>
            </w:r>
          </w:p>
          <w:p w14:paraId="458ED3F0" w14:textId="77777777" w:rsidR="009E452E" w:rsidRDefault="00D67AD0" w:rsidP="00787588">
            <w:pPr>
              <w:pStyle w:val="12"/>
              <w:numPr>
                <w:ilvl w:val="0"/>
                <w:numId w:val="17"/>
              </w:numPr>
              <w:spacing w:line="240" w:lineRule="atLeast"/>
              <w:ind w:firstLineChars="0"/>
              <w:jc w:val="left"/>
              <w:rPr>
                <w:sz w:val="20"/>
              </w:rPr>
            </w:pPr>
            <w:r>
              <w:rPr>
                <w:rFonts w:hint="eastAsia"/>
                <w:sz w:val="20"/>
              </w:rPr>
              <w:t>修改入库单（入库单基本信息和商品信息）</w:t>
            </w:r>
          </w:p>
          <w:p w14:paraId="13656C31" w14:textId="77777777" w:rsidR="009E452E" w:rsidRDefault="00D67AD0" w:rsidP="00787588">
            <w:pPr>
              <w:pStyle w:val="12"/>
              <w:numPr>
                <w:ilvl w:val="0"/>
                <w:numId w:val="17"/>
              </w:numPr>
              <w:spacing w:line="240" w:lineRule="atLeast"/>
              <w:ind w:firstLineChars="0"/>
              <w:jc w:val="left"/>
              <w:rPr>
                <w:sz w:val="20"/>
              </w:rPr>
            </w:pPr>
            <w:r>
              <w:rPr>
                <w:rFonts w:hint="eastAsia"/>
                <w:sz w:val="20"/>
              </w:rPr>
              <w:t>查询已有的入库单</w:t>
            </w:r>
          </w:p>
        </w:tc>
        <w:tc>
          <w:tcPr>
            <w:tcW w:w="2640" w:type="dxa"/>
          </w:tcPr>
          <w:p w14:paraId="34F44AA6" w14:textId="77777777" w:rsidR="009E452E" w:rsidRDefault="00D67AD0" w:rsidP="00A76ABC">
            <w:pPr>
              <w:spacing w:line="240" w:lineRule="atLeast"/>
              <w:jc w:val="left"/>
            </w:pPr>
            <w:r>
              <w:t>Warehousing</w:t>
            </w:r>
            <w:r>
              <w:rPr>
                <w:rFonts w:hint="eastAsia"/>
              </w:rPr>
              <w:t>.</w:t>
            </w:r>
            <w:r>
              <w:t>jsp</w:t>
            </w:r>
          </w:p>
        </w:tc>
        <w:tc>
          <w:tcPr>
            <w:tcW w:w="2640" w:type="dxa"/>
          </w:tcPr>
          <w:p w14:paraId="1AE09AA6" w14:textId="77777777" w:rsidR="009E452E" w:rsidRDefault="00D67AD0" w:rsidP="00A76ABC">
            <w:pPr>
              <w:spacing w:line="240" w:lineRule="atLeast"/>
              <w:jc w:val="left"/>
            </w:pPr>
            <w:r>
              <w:t>Warehousing.java</w:t>
            </w:r>
          </w:p>
          <w:p w14:paraId="35998BB3" w14:textId="77777777" w:rsidR="009E452E" w:rsidRDefault="00D67AD0" w:rsidP="00A76ABC">
            <w:pPr>
              <w:spacing w:line="240" w:lineRule="atLeast"/>
              <w:jc w:val="left"/>
            </w:pPr>
            <w:r>
              <w:t>WarehousingAction.java</w:t>
            </w:r>
          </w:p>
          <w:p w14:paraId="5E91311C" w14:textId="77777777" w:rsidR="009E452E" w:rsidRDefault="00D67AD0" w:rsidP="00A76ABC">
            <w:pPr>
              <w:spacing w:line="240" w:lineRule="atLeast"/>
              <w:jc w:val="left"/>
            </w:pPr>
            <w:r>
              <w:t>WarehousingBO.java</w:t>
            </w:r>
          </w:p>
          <w:p w14:paraId="0315EC46" w14:textId="77777777" w:rsidR="009E452E" w:rsidRDefault="00D67AD0" w:rsidP="00A76ABC">
            <w:pPr>
              <w:spacing w:line="240" w:lineRule="atLeast"/>
              <w:jc w:val="left"/>
            </w:pPr>
            <w:r>
              <w:t xml:space="preserve">WarehousingMapper.java </w:t>
            </w:r>
          </w:p>
          <w:p w14:paraId="7B15D886" w14:textId="77777777" w:rsidR="009E452E" w:rsidRDefault="00D67AD0" w:rsidP="00A76ABC">
            <w:pPr>
              <w:spacing w:line="240" w:lineRule="atLeast"/>
              <w:jc w:val="left"/>
            </w:pPr>
            <w:r>
              <w:t>WarehousingMapper.xml</w:t>
            </w:r>
          </w:p>
          <w:p w14:paraId="10207523" w14:textId="77777777" w:rsidR="009E452E" w:rsidRDefault="00D67AD0" w:rsidP="00A76ABC">
            <w:pPr>
              <w:spacing w:line="240" w:lineRule="atLeast"/>
              <w:jc w:val="left"/>
            </w:pPr>
            <w:r>
              <w:t>WarehousingValidation.java</w:t>
            </w:r>
          </w:p>
        </w:tc>
      </w:tr>
      <w:tr w:rsidR="009E452E" w14:paraId="2D38F88A" w14:textId="77777777">
        <w:trPr>
          <w:trHeight w:val="228"/>
        </w:trPr>
        <w:tc>
          <w:tcPr>
            <w:tcW w:w="1696" w:type="dxa"/>
          </w:tcPr>
          <w:p w14:paraId="04483D27" w14:textId="77777777" w:rsidR="009E452E" w:rsidRDefault="00D67AD0" w:rsidP="00A76ABC">
            <w:pPr>
              <w:spacing w:line="240" w:lineRule="atLeast"/>
              <w:jc w:val="left"/>
            </w:pPr>
            <w:r>
              <w:rPr>
                <w:rFonts w:hint="eastAsia"/>
              </w:rPr>
              <w:t>采购退货</w:t>
            </w:r>
          </w:p>
        </w:tc>
        <w:tc>
          <w:tcPr>
            <w:tcW w:w="7085" w:type="dxa"/>
          </w:tcPr>
          <w:p w14:paraId="625EA20F" w14:textId="77777777" w:rsidR="009E452E" w:rsidRDefault="009E452E" w:rsidP="00A76ABC">
            <w:pPr>
              <w:spacing w:line="240" w:lineRule="atLeast"/>
              <w:jc w:val="left"/>
            </w:pPr>
          </w:p>
        </w:tc>
        <w:tc>
          <w:tcPr>
            <w:tcW w:w="2640" w:type="dxa"/>
          </w:tcPr>
          <w:p w14:paraId="637C0FAF" w14:textId="77777777" w:rsidR="009E452E" w:rsidRDefault="009E452E" w:rsidP="00A76ABC">
            <w:pPr>
              <w:spacing w:line="240" w:lineRule="atLeast"/>
              <w:jc w:val="left"/>
            </w:pPr>
          </w:p>
        </w:tc>
        <w:tc>
          <w:tcPr>
            <w:tcW w:w="2640" w:type="dxa"/>
          </w:tcPr>
          <w:p w14:paraId="29729E8B" w14:textId="77777777" w:rsidR="009E452E" w:rsidRDefault="009E452E" w:rsidP="00A76ABC">
            <w:pPr>
              <w:spacing w:line="240" w:lineRule="atLeast"/>
              <w:jc w:val="left"/>
            </w:pPr>
          </w:p>
        </w:tc>
      </w:tr>
    </w:tbl>
    <w:p w14:paraId="7DA388E4" w14:textId="77777777" w:rsidR="009E452E" w:rsidRDefault="00D67AD0" w:rsidP="00A76ABC">
      <w:pPr>
        <w:pStyle w:val="5"/>
        <w:spacing w:line="240" w:lineRule="atLeast"/>
        <w:jc w:val="left"/>
      </w:pPr>
      <w:bookmarkStart w:id="107" w:name="_同步模块_1"/>
      <w:bookmarkStart w:id="108" w:name="_同步模块"/>
      <w:bookmarkEnd w:id="107"/>
      <w:r>
        <w:rPr>
          <w:rFonts w:hint="eastAsia"/>
        </w:rPr>
        <w:t>同步模块</w:t>
      </w:r>
    </w:p>
    <w:bookmarkEnd w:id="108"/>
    <w:p w14:paraId="05C78CF7" w14:textId="77777777" w:rsidR="009E452E" w:rsidRDefault="00D67AD0" w:rsidP="00A76ABC">
      <w:pPr>
        <w:pStyle w:val="6"/>
        <w:spacing w:line="240" w:lineRule="atLeast"/>
        <w:jc w:val="left"/>
      </w:pPr>
      <w:r>
        <w:rPr>
          <w:rFonts w:hint="eastAsia"/>
        </w:rPr>
        <w:t>上行同步</w:t>
      </w:r>
    </w:p>
    <w:p w14:paraId="53779634" w14:textId="77777777" w:rsidR="009E452E" w:rsidRDefault="00D67AD0" w:rsidP="00A76ABC">
      <w:pPr>
        <w:spacing w:line="240" w:lineRule="atLeast"/>
        <w:jc w:val="left"/>
      </w:pPr>
      <w:r>
        <w:rPr>
          <w:rFonts w:hint="eastAsia"/>
        </w:rPr>
        <w:t>同步销售开单数据到远程服务器。</w:t>
      </w:r>
    </w:p>
    <w:p w14:paraId="2DCA24C1" w14:textId="77777777" w:rsidR="009E452E" w:rsidRDefault="00D67AD0" w:rsidP="00A76ABC">
      <w:pPr>
        <w:pStyle w:val="6"/>
        <w:spacing w:line="240" w:lineRule="atLeast"/>
        <w:jc w:val="left"/>
      </w:pPr>
      <w:r>
        <w:rPr>
          <w:rFonts w:hint="eastAsia"/>
        </w:rPr>
        <w:t>下行同步</w:t>
      </w:r>
    </w:p>
    <w:p w14:paraId="3EF0CE1D" w14:textId="77777777" w:rsidR="009E452E" w:rsidRDefault="00D67AD0" w:rsidP="00A76ABC">
      <w:pPr>
        <w:spacing w:line="240" w:lineRule="atLeast"/>
        <w:jc w:val="left"/>
      </w:pPr>
      <w:r>
        <w:rPr>
          <w:rFonts w:hint="eastAsia"/>
        </w:rPr>
        <w:t>下载商品档案等其它数据同步到本地</w:t>
      </w:r>
      <w:r>
        <w:rPr>
          <w:rFonts w:hint="eastAsia"/>
        </w:rPr>
        <w:t>P</w:t>
      </w:r>
      <w:r>
        <w:t>OS</w:t>
      </w:r>
      <w:r>
        <w:softHyphen/>
      </w:r>
      <w:r>
        <w:softHyphen/>
      </w:r>
      <w:r>
        <w:rPr>
          <w:rFonts w:hint="eastAsia"/>
        </w:rPr>
        <w:t>机。</w:t>
      </w:r>
    </w:p>
    <w:p w14:paraId="37200BBF" w14:textId="77777777" w:rsidR="009E452E" w:rsidRDefault="00D67AD0" w:rsidP="00A76ABC">
      <w:pPr>
        <w:spacing w:line="240" w:lineRule="atLeast"/>
        <w:jc w:val="left"/>
      </w:pPr>
      <w:r>
        <w:rPr>
          <w:rFonts w:hint="eastAsia"/>
        </w:rPr>
        <w:t>互参：</w:t>
      </w:r>
      <w:hyperlink w:anchor="_2.3.7_数据同步机制设计" w:history="1">
        <w:r>
          <w:rPr>
            <w:rStyle w:val="ac"/>
            <w:rFonts w:hint="eastAsia"/>
          </w:rPr>
          <w:t>数据同步机制设计</w:t>
        </w:r>
      </w:hyperlink>
      <w:r>
        <w:rPr>
          <w:rFonts w:hint="eastAsia"/>
        </w:rPr>
        <w:t>。</w:t>
      </w:r>
    </w:p>
    <w:p w14:paraId="636F76BA" w14:textId="77777777" w:rsidR="009E452E" w:rsidRDefault="00D67AD0" w:rsidP="00A76ABC">
      <w:pPr>
        <w:pStyle w:val="6"/>
        <w:spacing w:line="240" w:lineRule="atLeast"/>
        <w:jc w:val="left"/>
      </w:pPr>
      <w:r>
        <w:rPr>
          <w:rFonts w:hint="eastAsia"/>
        </w:rPr>
        <w:t>服务器端同步块的缓存</w:t>
      </w:r>
    </w:p>
    <w:p w14:paraId="462A9D54" w14:textId="77777777" w:rsidR="009E452E" w:rsidRDefault="00D67AD0" w:rsidP="00A76ABC">
      <w:pPr>
        <w:spacing w:line="240" w:lineRule="atLeast"/>
        <w:jc w:val="left"/>
      </w:pPr>
      <w:r>
        <w:rPr>
          <w:rFonts w:hint="eastAsia"/>
        </w:rPr>
        <w:t>服务器上的同步信息是需要频繁访问的资源，必须长储于内存中，接受读写，最大限度地提高访问的效率。</w:t>
      </w:r>
    </w:p>
    <w:p w14:paraId="6BE27E99" w14:textId="77777777" w:rsidR="009E452E" w:rsidRDefault="00D67AD0" w:rsidP="00A76ABC">
      <w:pPr>
        <w:spacing w:line="240" w:lineRule="atLeast"/>
        <w:jc w:val="left"/>
      </w:pPr>
      <w:r>
        <w:rPr>
          <w:rFonts w:hint="eastAsia"/>
        </w:rPr>
        <w:t>当服务器关闭时，这些信息必须已经存储于</w:t>
      </w:r>
      <w:r>
        <w:rPr>
          <w:rFonts w:hint="eastAsia"/>
        </w:rPr>
        <w:t>DB</w:t>
      </w:r>
      <w:r>
        <w:rPr>
          <w:rFonts w:hint="eastAsia"/>
        </w:rPr>
        <w:t>中，以便启动时加载到内存中，再让其它客户端下载。</w:t>
      </w:r>
    </w:p>
    <w:p w14:paraId="6B1FA0AD" w14:textId="77777777" w:rsidR="009E452E" w:rsidRDefault="00D67AD0" w:rsidP="00A76ABC">
      <w:pPr>
        <w:spacing w:line="240" w:lineRule="atLeast"/>
        <w:jc w:val="left"/>
      </w:pPr>
      <w:r>
        <w:rPr>
          <w:rFonts w:hint="eastAsia"/>
        </w:rPr>
        <w:t>本模块负责管理同步信息的缓存。</w:t>
      </w:r>
    </w:p>
    <w:p w14:paraId="3763F8AC" w14:textId="77777777" w:rsidR="009E452E" w:rsidRDefault="009E452E" w:rsidP="00A76ABC">
      <w:pPr>
        <w:spacing w:line="240" w:lineRule="atLeast"/>
        <w:jc w:val="left"/>
      </w:pP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646156DB" w14:textId="77777777">
        <w:trPr>
          <w:trHeight w:val="228"/>
        </w:trPr>
        <w:tc>
          <w:tcPr>
            <w:tcW w:w="1696" w:type="dxa"/>
            <w:shd w:val="clear" w:color="auto" w:fill="FF0000"/>
          </w:tcPr>
          <w:p w14:paraId="1147A0A6"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03EAC2B2"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603BD797"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72CAAD25"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70A04EF" w14:textId="77777777">
        <w:trPr>
          <w:trHeight w:val="228"/>
        </w:trPr>
        <w:tc>
          <w:tcPr>
            <w:tcW w:w="1696" w:type="dxa"/>
          </w:tcPr>
          <w:p w14:paraId="054DF77D" w14:textId="77777777" w:rsidR="009E452E" w:rsidRDefault="00D67AD0" w:rsidP="00A76ABC">
            <w:pPr>
              <w:spacing w:line="240" w:lineRule="atLeast"/>
              <w:jc w:val="left"/>
            </w:pPr>
            <w:r>
              <w:rPr>
                <w:rFonts w:hint="eastAsia"/>
              </w:rPr>
              <w:t>同步缓存</w:t>
            </w:r>
          </w:p>
        </w:tc>
        <w:tc>
          <w:tcPr>
            <w:tcW w:w="7085" w:type="dxa"/>
          </w:tcPr>
          <w:p w14:paraId="1B1C276A" w14:textId="77777777" w:rsidR="009E452E" w:rsidRDefault="00D67AD0" w:rsidP="00787588">
            <w:pPr>
              <w:pStyle w:val="12"/>
              <w:numPr>
                <w:ilvl w:val="0"/>
                <w:numId w:val="17"/>
              </w:numPr>
              <w:spacing w:line="240" w:lineRule="atLeast"/>
              <w:ind w:firstLineChars="0"/>
              <w:jc w:val="left"/>
              <w:rPr>
                <w:sz w:val="20"/>
              </w:rPr>
            </w:pPr>
            <w:r>
              <w:rPr>
                <w:rFonts w:hint="eastAsia"/>
              </w:rPr>
              <w:t>服务器启动。服务器启动时，加载要同步的信息到内存中。</w:t>
            </w:r>
          </w:p>
          <w:p w14:paraId="2220DF68" w14:textId="77777777" w:rsidR="009E452E" w:rsidRDefault="00D67AD0" w:rsidP="00787588">
            <w:pPr>
              <w:pStyle w:val="12"/>
              <w:numPr>
                <w:ilvl w:val="0"/>
                <w:numId w:val="17"/>
              </w:numPr>
              <w:spacing w:line="240" w:lineRule="atLeast"/>
              <w:ind w:firstLineChars="0"/>
              <w:jc w:val="left"/>
              <w:rPr>
                <w:sz w:val="20"/>
              </w:rPr>
            </w:pPr>
            <w:r>
              <w:rPr>
                <w:rFonts w:hint="eastAsia"/>
                <w:sz w:val="20"/>
              </w:rPr>
              <w:t>POS</w:t>
            </w:r>
            <w:r>
              <w:rPr>
                <w:rFonts w:hint="eastAsia"/>
                <w:sz w:val="20"/>
              </w:rPr>
              <w:t>上传。服务器收到</w:t>
            </w:r>
            <w:r>
              <w:rPr>
                <w:rFonts w:hint="eastAsia"/>
                <w:sz w:val="20"/>
              </w:rPr>
              <w:t>POS</w:t>
            </w:r>
            <w:r>
              <w:rPr>
                <w:rFonts w:hint="eastAsia"/>
                <w:sz w:val="20"/>
              </w:rPr>
              <w:t>上传的同步信息时，</w:t>
            </w:r>
          </w:p>
          <w:p w14:paraId="622760B6" w14:textId="77777777" w:rsidR="009E452E" w:rsidRDefault="00D67AD0" w:rsidP="00787588">
            <w:pPr>
              <w:pStyle w:val="12"/>
              <w:numPr>
                <w:ilvl w:val="1"/>
                <w:numId w:val="17"/>
              </w:numPr>
              <w:spacing w:line="240" w:lineRule="atLeast"/>
              <w:ind w:firstLineChars="0"/>
              <w:jc w:val="left"/>
              <w:rPr>
                <w:sz w:val="20"/>
              </w:rPr>
            </w:pPr>
            <w:r>
              <w:rPr>
                <w:rFonts w:hint="eastAsia"/>
                <w:sz w:val="20"/>
              </w:rPr>
              <w:t>将其更新到</w:t>
            </w:r>
            <w:r>
              <w:rPr>
                <w:rFonts w:hint="eastAsia"/>
                <w:sz w:val="20"/>
              </w:rPr>
              <w:t>DB</w:t>
            </w:r>
            <w:r>
              <w:rPr>
                <w:rFonts w:hint="eastAsia"/>
                <w:sz w:val="20"/>
              </w:rPr>
              <w:t>中。</w:t>
            </w:r>
          </w:p>
          <w:p w14:paraId="1BB60E58" w14:textId="77777777" w:rsidR="009E452E" w:rsidRDefault="00D67AD0" w:rsidP="00787588">
            <w:pPr>
              <w:pStyle w:val="12"/>
              <w:numPr>
                <w:ilvl w:val="1"/>
                <w:numId w:val="17"/>
              </w:numPr>
              <w:spacing w:line="240" w:lineRule="atLeast"/>
              <w:ind w:firstLineChars="0"/>
              <w:jc w:val="left"/>
              <w:rPr>
                <w:sz w:val="20"/>
              </w:rPr>
            </w:pPr>
            <w:r>
              <w:rPr>
                <w:rFonts w:hint="eastAsia"/>
                <w:sz w:val="20"/>
              </w:rPr>
              <w:t>将所有</w:t>
            </w:r>
            <w:r>
              <w:rPr>
                <w:rFonts w:hint="eastAsia"/>
                <w:sz w:val="20"/>
              </w:rPr>
              <w:t>POS</w:t>
            </w:r>
            <w:r>
              <w:rPr>
                <w:rFonts w:hint="eastAsia"/>
                <w:sz w:val="20"/>
              </w:rPr>
              <w:t>机置为未同步。</w:t>
            </w:r>
          </w:p>
          <w:p w14:paraId="325112D9" w14:textId="77777777" w:rsidR="009E452E" w:rsidRDefault="00D67AD0" w:rsidP="00787588">
            <w:pPr>
              <w:pStyle w:val="12"/>
              <w:numPr>
                <w:ilvl w:val="1"/>
                <w:numId w:val="17"/>
              </w:numPr>
              <w:spacing w:line="240" w:lineRule="atLeast"/>
              <w:ind w:firstLineChars="0"/>
              <w:jc w:val="left"/>
              <w:rPr>
                <w:sz w:val="20"/>
              </w:rPr>
            </w:pPr>
            <w:r>
              <w:rPr>
                <w:rFonts w:hint="eastAsia"/>
                <w:sz w:val="20"/>
              </w:rPr>
              <w:t>刷新已经加载到内存的缓存。</w:t>
            </w:r>
          </w:p>
          <w:p w14:paraId="6B4CD03E" w14:textId="77777777" w:rsidR="009E452E" w:rsidRDefault="00D67AD0" w:rsidP="00787588">
            <w:pPr>
              <w:pStyle w:val="12"/>
              <w:numPr>
                <w:ilvl w:val="0"/>
                <w:numId w:val="17"/>
              </w:numPr>
              <w:spacing w:line="240" w:lineRule="atLeast"/>
              <w:ind w:firstLineChars="0"/>
              <w:jc w:val="left"/>
              <w:rPr>
                <w:sz w:val="20"/>
              </w:rPr>
            </w:pPr>
            <w:r>
              <w:rPr>
                <w:rFonts w:hint="eastAsia"/>
                <w:sz w:val="20"/>
              </w:rPr>
              <w:t>POS</w:t>
            </w:r>
            <w:r>
              <w:rPr>
                <w:rFonts w:hint="eastAsia"/>
                <w:sz w:val="20"/>
              </w:rPr>
              <w:t>下载。</w:t>
            </w:r>
            <w:r>
              <w:rPr>
                <w:rFonts w:hint="eastAsia"/>
                <w:sz w:val="20"/>
              </w:rPr>
              <w:t>POS</w:t>
            </w:r>
            <w:r>
              <w:rPr>
                <w:rFonts w:hint="eastAsia"/>
                <w:sz w:val="20"/>
              </w:rPr>
              <w:t>请求下载</w:t>
            </w:r>
            <w:r>
              <w:rPr>
                <w:rFonts w:hint="eastAsia"/>
                <w:sz w:val="20"/>
              </w:rPr>
              <w:t>-&gt;</w:t>
            </w:r>
            <w:r>
              <w:rPr>
                <w:rFonts w:hint="eastAsia"/>
                <w:sz w:val="20"/>
              </w:rPr>
              <w:t>服务器将一个要同步的内存块发给</w:t>
            </w:r>
            <w:r>
              <w:rPr>
                <w:rFonts w:hint="eastAsia"/>
                <w:sz w:val="20"/>
              </w:rPr>
              <w:t>POS-&gt;POS</w:t>
            </w:r>
            <w:r>
              <w:rPr>
                <w:rFonts w:hint="eastAsia"/>
                <w:sz w:val="20"/>
              </w:rPr>
              <w:t>报告内存块已经同步成功</w:t>
            </w:r>
            <w:r>
              <w:rPr>
                <w:rFonts w:hint="eastAsia"/>
                <w:sz w:val="20"/>
              </w:rPr>
              <w:t>-&gt;</w:t>
            </w:r>
            <w:r>
              <w:rPr>
                <w:rFonts w:hint="eastAsia"/>
                <w:sz w:val="20"/>
              </w:rPr>
              <w:t>服务器标记此</w:t>
            </w:r>
            <w:r>
              <w:rPr>
                <w:rFonts w:hint="eastAsia"/>
                <w:sz w:val="20"/>
              </w:rPr>
              <w:t>POS</w:t>
            </w:r>
            <w:r>
              <w:rPr>
                <w:rFonts w:hint="eastAsia"/>
                <w:sz w:val="20"/>
              </w:rPr>
              <w:t>已经同步了该内存块</w:t>
            </w:r>
            <w:r>
              <w:rPr>
                <w:rFonts w:hint="eastAsia"/>
                <w:sz w:val="20"/>
              </w:rPr>
              <w:t>-&gt;</w:t>
            </w:r>
            <w:r>
              <w:rPr>
                <w:rFonts w:hint="eastAsia"/>
                <w:sz w:val="20"/>
              </w:rPr>
              <w:t>如果所有</w:t>
            </w:r>
            <w:r>
              <w:rPr>
                <w:rFonts w:hint="eastAsia"/>
                <w:sz w:val="20"/>
              </w:rPr>
              <w:t>POS</w:t>
            </w:r>
            <w:r>
              <w:rPr>
                <w:rFonts w:hint="eastAsia"/>
                <w:sz w:val="20"/>
              </w:rPr>
              <w:t>都同步了该内存块，则从</w:t>
            </w:r>
            <w:r>
              <w:rPr>
                <w:rFonts w:hint="eastAsia"/>
                <w:sz w:val="20"/>
              </w:rPr>
              <w:t>DB</w:t>
            </w:r>
            <w:r>
              <w:rPr>
                <w:rFonts w:hint="eastAsia"/>
                <w:sz w:val="20"/>
              </w:rPr>
              <w:t>及缓存中都删除这块内存块。</w:t>
            </w:r>
          </w:p>
        </w:tc>
        <w:tc>
          <w:tcPr>
            <w:tcW w:w="2640" w:type="dxa"/>
          </w:tcPr>
          <w:p w14:paraId="7CDDCA50" w14:textId="77777777" w:rsidR="009E452E" w:rsidRDefault="009E452E" w:rsidP="00A76ABC">
            <w:pPr>
              <w:spacing w:line="240" w:lineRule="atLeast"/>
              <w:jc w:val="left"/>
            </w:pPr>
          </w:p>
        </w:tc>
        <w:tc>
          <w:tcPr>
            <w:tcW w:w="2640" w:type="dxa"/>
          </w:tcPr>
          <w:p w14:paraId="63A75F90" w14:textId="77777777" w:rsidR="009E452E" w:rsidRDefault="009E452E" w:rsidP="00A76ABC">
            <w:pPr>
              <w:spacing w:line="240" w:lineRule="atLeast"/>
              <w:jc w:val="left"/>
            </w:pPr>
          </w:p>
        </w:tc>
      </w:tr>
      <w:tr w:rsidR="009E452E" w14:paraId="479FD969" w14:textId="77777777">
        <w:trPr>
          <w:trHeight w:val="228"/>
        </w:trPr>
        <w:tc>
          <w:tcPr>
            <w:tcW w:w="1696" w:type="dxa"/>
          </w:tcPr>
          <w:p w14:paraId="466C14B3" w14:textId="77777777" w:rsidR="009E452E" w:rsidRDefault="00D67AD0" w:rsidP="00A76ABC">
            <w:pPr>
              <w:spacing w:line="240" w:lineRule="atLeast"/>
              <w:jc w:val="left"/>
            </w:pPr>
            <w:r>
              <w:rPr>
                <w:rFonts w:hint="eastAsia"/>
              </w:rPr>
              <w:t>同步缓存代理（即</w:t>
            </w:r>
            <w:r>
              <w:rPr>
                <w:rFonts w:hint="eastAsia"/>
              </w:rPr>
              <w:t>Controller</w:t>
            </w:r>
            <w:r>
              <w:rPr>
                <w:rFonts w:hint="eastAsia"/>
              </w:rPr>
              <w:t>）</w:t>
            </w:r>
          </w:p>
        </w:tc>
        <w:tc>
          <w:tcPr>
            <w:tcW w:w="7085" w:type="dxa"/>
          </w:tcPr>
          <w:p w14:paraId="3B62E2A1" w14:textId="77777777" w:rsidR="009E452E" w:rsidRDefault="00D67AD0" w:rsidP="00787588">
            <w:pPr>
              <w:pStyle w:val="12"/>
              <w:numPr>
                <w:ilvl w:val="0"/>
                <w:numId w:val="17"/>
              </w:numPr>
              <w:spacing w:line="240" w:lineRule="atLeast"/>
              <w:ind w:firstLineChars="0"/>
              <w:jc w:val="left"/>
              <w:rPr>
                <w:sz w:val="20"/>
              </w:rPr>
            </w:pPr>
            <w:r>
              <w:rPr>
                <w:rFonts w:hint="eastAsia"/>
                <w:sz w:val="20"/>
              </w:rPr>
              <w:t>基于</w:t>
            </w:r>
            <w:r>
              <w:rPr>
                <w:rFonts w:hint="eastAsia"/>
                <w:sz w:val="20"/>
              </w:rPr>
              <w:t>http</w:t>
            </w:r>
            <w:r>
              <w:rPr>
                <w:rFonts w:hint="eastAsia"/>
                <w:sz w:val="20"/>
              </w:rPr>
              <w:t>协议和</w:t>
            </w:r>
            <w:r>
              <w:rPr>
                <w:rFonts w:hint="eastAsia"/>
                <w:sz w:val="20"/>
              </w:rPr>
              <w:t>JSON</w:t>
            </w:r>
            <w:r>
              <w:rPr>
                <w:rFonts w:hint="eastAsia"/>
                <w:sz w:val="20"/>
              </w:rPr>
              <w:t>格式，接收</w:t>
            </w:r>
            <w:r>
              <w:rPr>
                <w:rFonts w:hint="eastAsia"/>
                <w:sz w:val="20"/>
              </w:rPr>
              <w:t>POS</w:t>
            </w:r>
            <w:r>
              <w:rPr>
                <w:rFonts w:hint="eastAsia"/>
                <w:sz w:val="20"/>
              </w:rPr>
              <w:t>的上传同步请求和下载同步请求。</w:t>
            </w:r>
          </w:p>
        </w:tc>
        <w:tc>
          <w:tcPr>
            <w:tcW w:w="2640" w:type="dxa"/>
          </w:tcPr>
          <w:p w14:paraId="5B9D1EE4" w14:textId="77777777" w:rsidR="009E452E" w:rsidRDefault="009E452E" w:rsidP="00A76ABC">
            <w:pPr>
              <w:spacing w:line="240" w:lineRule="atLeast"/>
              <w:jc w:val="left"/>
            </w:pPr>
          </w:p>
        </w:tc>
        <w:tc>
          <w:tcPr>
            <w:tcW w:w="2640" w:type="dxa"/>
          </w:tcPr>
          <w:p w14:paraId="35B6F9F4" w14:textId="77777777" w:rsidR="009E452E" w:rsidRDefault="009E452E" w:rsidP="00A76ABC">
            <w:pPr>
              <w:spacing w:line="240" w:lineRule="atLeast"/>
              <w:jc w:val="left"/>
            </w:pPr>
          </w:p>
        </w:tc>
      </w:tr>
      <w:tr w:rsidR="009E452E" w14:paraId="4CBB0274" w14:textId="77777777">
        <w:trPr>
          <w:trHeight w:val="228"/>
        </w:trPr>
        <w:tc>
          <w:tcPr>
            <w:tcW w:w="1696" w:type="dxa"/>
          </w:tcPr>
          <w:p w14:paraId="5A646DD4" w14:textId="77777777" w:rsidR="009E452E" w:rsidRDefault="009E452E" w:rsidP="00A76ABC">
            <w:pPr>
              <w:spacing w:line="240" w:lineRule="atLeast"/>
              <w:jc w:val="left"/>
            </w:pPr>
          </w:p>
        </w:tc>
        <w:tc>
          <w:tcPr>
            <w:tcW w:w="7085" w:type="dxa"/>
          </w:tcPr>
          <w:p w14:paraId="59D6524E" w14:textId="77777777" w:rsidR="009E452E" w:rsidRDefault="009E452E" w:rsidP="00787588">
            <w:pPr>
              <w:pStyle w:val="12"/>
              <w:numPr>
                <w:ilvl w:val="0"/>
                <w:numId w:val="17"/>
              </w:numPr>
              <w:spacing w:line="240" w:lineRule="atLeast"/>
              <w:ind w:firstLineChars="0"/>
              <w:jc w:val="left"/>
            </w:pPr>
          </w:p>
        </w:tc>
        <w:tc>
          <w:tcPr>
            <w:tcW w:w="2640" w:type="dxa"/>
          </w:tcPr>
          <w:p w14:paraId="0E205095" w14:textId="77777777" w:rsidR="009E452E" w:rsidRDefault="009E452E" w:rsidP="00A76ABC">
            <w:pPr>
              <w:spacing w:line="240" w:lineRule="atLeast"/>
              <w:jc w:val="left"/>
            </w:pPr>
          </w:p>
        </w:tc>
        <w:tc>
          <w:tcPr>
            <w:tcW w:w="2640" w:type="dxa"/>
          </w:tcPr>
          <w:p w14:paraId="08C01A3B" w14:textId="77777777" w:rsidR="009E452E" w:rsidRDefault="009E452E" w:rsidP="00A76ABC">
            <w:pPr>
              <w:spacing w:line="240" w:lineRule="atLeast"/>
              <w:jc w:val="left"/>
            </w:pPr>
          </w:p>
        </w:tc>
      </w:tr>
    </w:tbl>
    <w:p w14:paraId="3D59FEBF" w14:textId="77777777" w:rsidR="009E452E" w:rsidRDefault="009E452E" w:rsidP="00A76ABC">
      <w:pPr>
        <w:spacing w:line="240" w:lineRule="atLeast"/>
        <w:jc w:val="left"/>
      </w:pPr>
    </w:p>
    <w:p w14:paraId="408EC0B9" w14:textId="77777777" w:rsidR="009E452E" w:rsidRDefault="009E452E" w:rsidP="00A76ABC">
      <w:pPr>
        <w:spacing w:line="240" w:lineRule="atLeast"/>
        <w:jc w:val="left"/>
      </w:pPr>
    </w:p>
    <w:p w14:paraId="3F846328" w14:textId="77777777" w:rsidR="009E452E" w:rsidRDefault="00D67AD0" w:rsidP="00A76ABC">
      <w:pPr>
        <w:pStyle w:val="5"/>
        <w:spacing w:line="240" w:lineRule="atLeast"/>
        <w:jc w:val="left"/>
      </w:pPr>
      <w:bookmarkStart w:id="109" w:name="_定时任务模块"/>
      <w:bookmarkEnd w:id="109"/>
      <w:r>
        <w:rPr>
          <w:rFonts w:hint="eastAsia"/>
        </w:rPr>
        <w:t>缓存模块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23E3D800" w14:textId="77777777">
        <w:trPr>
          <w:trHeight w:val="228"/>
        </w:trPr>
        <w:tc>
          <w:tcPr>
            <w:tcW w:w="1696" w:type="dxa"/>
            <w:shd w:val="clear" w:color="auto" w:fill="FF0000"/>
          </w:tcPr>
          <w:p w14:paraId="54DCC93A"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35208BCA"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3C9F966E"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515ACFD4"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B893470" w14:textId="77777777">
        <w:trPr>
          <w:trHeight w:val="228"/>
        </w:trPr>
        <w:tc>
          <w:tcPr>
            <w:tcW w:w="1696" w:type="dxa"/>
          </w:tcPr>
          <w:p w14:paraId="76E2459F" w14:textId="77777777" w:rsidR="009E452E" w:rsidRDefault="00D67AD0" w:rsidP="00A76ABC">
            <w:pPr>
              <w:spacing w:line="240" w:lineRule="atLeast"/>
              <w:jc w:val="left"/>
            </w:pPr>
            <w:r>
              <w:rPr>
                <w:rFonts w:hint="eastAsia"/>
              </w:rPr>
              <w:t>缓存</w:t>
            </w:r>
          </w:p>
        </w:tc>
        <w:tc>
          <w:tcPr>
            <w:tcW w:w="7085" w:type="dxa"/>
          </w:tcPr>
          <w:p w14:paraId="6195EBDB" w14:textId="77777777" w:rsidR="009E452E" w:rsidRDefault="00D67AD0" w:rsidP="00787588">
            <w:pPr>
              <w:pStyle w:val="12"/>
              <w:numPr>
                <w:ilvl w:val="0"/>
                <w:numId w:val="17"/>
              </w:numPr>
              <w:spacing w:line="240" w:lineRule="atLeast"/>
              <w:ind w:firstLineChars="0"/>
              <w:jc w:val="left"/>
              <w:rPr>
                <w:sz w:val="20"/>
              </w:rPr>
            </w:pPr>
            <w:r>
              <w:rPr>
                <w:rFonts w:hint="eastAsia"/>
              </w:rPr>
              <w:t>服务器启动。服务器启动时，加载要频繁访问的信息在内存中。</w:t>
            </w:r>
          </w:p>
          <w:p w14:paraId="4F861D94" w14:textId="77777777" w:rsidR="009E452E" w:rsidRDefault="00D67AD0" w:rsidP="00787588">
            <w:pPr>
              <w:pStyle w:val="12"/>
              <w:numPr>
                <w:ilvl w:val="0"/>
                <w:numId w:val="17"/>
              </w:numPr>
              <w:spacing w:line="240" w:lineRule="atLeast"/>
              <w:ind w:firstLineChars="0"/>
              <w:jc w:val="left"/>
              <w:rPr>
                <w:sz w:val="20"/>
              </w:rPr>
            </w:pPr>
            <w:r>
              <w:rPr>
                <w:rFonts w:hint="eastAsia"/>
                <w:sz w:val="20"/>
              </w:rPr>
              <w:t>访问内存时，若没有击中，则从</w:t>
            </w:r>
            <w:r>
              <w:rPr>
                <w:rFonts w:hint="eastAsia"/>
                <w:sz w:val="20"/>
              </w:rPr>
              <w:t>DB</w:t>
            </w:r>
            <w:r>
              <w:rPr>
                <w:rFonts w:hint="eastAsia"/>
                <w:sz w:val="20"/>
              </w:rPr>
              <w:t>中加载到缓存中。如果击中，直接取出。</w:t>
            </w:r>
          </w:p>
          <w:p w14:paraId="67299B9E" w14:textId="77777777" w:rsidR="009E452E" w:rsidRDefault="00D67AD0" w:rsidP="00787588">
            <w:pPr>
              <w:pStyle w:val="12"/>
              <w:numPr>
                <w:ilvl w:val="0"/>
                <w:numId w:val="17"/>
              </w:numPr>
              <w:spacing w:line="240" w:lineRule="atLeast"/>
              <w:ind w:firstLineChars="0"/>
              <w:jc w:val="left"/>
              <w:rPr>
                <w:sz w:val="20"/>
              </w:rPr>
            </w:pPr>
            <w:r>
              <w:rPr>
                <w:rFonts w:hint="eastAsia"/>
                <w:sz w:val="20"/>
              </w:rPr>
              <w:t>如果目标数据被其它请求更新，缓存应该被刷新</w:t>
            </w:r>
          </w:p>
        </w:tc>
        <w:tc>
          <w:tcPr>
            <w:tcW w:w="2640" w:type="dxa"/>
          </w:tcPr>
          <w:p w14:paraId="4243E8F8" w14:textId="77777777" w:rsidR="009E452E" w:rsidRDefault="009E452E" w:rsidP="00A76ABC">
            <w:pPr>
              <w:spacing w:line="240" w:lineRule="atLeast"/>
              <w:jc w:val="left"/>
            </w:pPr>
          </w:p>
        </w:tc>
        <w:tc>
          <w:tcPr>
            <w:tcW w:w="2640" w:type="dxa"/>
          </w:tcPr>
          <w:p w14:paraId="424D5380" w14:textId="77777777" w:rsidR="009E452E" w:rsidRDefault="009E452E" w:rsidP="00A76ABC">
            <w:pPr>
              <w:spacing w:line="240" w:lineRule="atLeast"/>
              <w:jc w:val="left"/>
            </w:pPr>
          </w:p>
        </w:tc>
      </w:tr>
      <w:tr w:rsidR="009E452E" w14:paraId="00656240" w14:textId="77777777">
        <w:trPr>
          <w:trHeight w:val="228"/>
        </w:trPr>
        <w:tc>
          <w:tcPr>
            <w:tcW w:w="1696" w:type="dxa"/>
          </w:tcPr>
          <w:p w14:paraId="49AD657C" w14:textId="77777777" w:rsidR="009E452E" w:rsidRDefault="00D67AD0" w:rsidP="00A76ABC">
            <w:pPr>
              <w:spacing w:line="240" w:lineRule="atLeast"/>
              <w:jc w:val="left"/>
            </w:pPr>
            <w:r>
              <w:rPr>
                <w:rFonts w:hint="eastAsia"/>
              </w:rPr>
              <w:t>缓存管理器</w:t>
            </w:r>
          </w:p>
        </w:tc>
        <w:tc>
          <w:tcPr>
            <w:tcW w:w="7085" w:type="dxa"/>
          </w:tcPr>
          <w:p w14:paraId="1C1B13C0" w14:textId="77777777" w:rsidR="009E452E" w:rsidRDefault="00D67AD0" w:rsidP="00787588">
            <w:pPr>
              <w:pStyle w:val="12"/>
              <w:numPr>
                <w:ilvl w:val="0"/>
                <w:numId w:val="17"/>
              </w:numPr>
              <w:spacing w:line="240" w:lineRule="atLeast"/>
              <w:ind w:firstLineChars="0"/>
              <w:jc w:val="left"/>
            </w:pPr>
            <w:r>
              <w:rPr>
                <w:rFonts w:hint="eastAsia"/>
              </w:rPr>
              <w:t>注册各种缓存信息，比如促销信息、商品信息</w:t>
            </w:r>
          </w:p>
          <w:p w14:paraId="55D16E16" w14:textId="77777777" w:rsidR="009E452E" w:rsidRDefault="00D67AD0" w:rsidP="00787588">
            <w:pPr>
              <w:pStyle w:val="12"/>
              <w:numPr>
                <w:ilvl w:val="0"/>
                <w:numId w:val="17"/>
              </w:numPr>
              <w:spacing w:line="240" w:lineRule="atLeast"/>
              <w:ind w:firstLineChars="0"/>
              <w:jc w:val="left"/>
            </w:pPr>
            <w:r>
              <w:rPr>
                <w:rFonts w:hint="eastAsia"/>
              </w:rPr>
              <w:t>获取各种缓存信息</w:t>
            </w:r>
          </w:p>
        </w:tc>
        <w:tc>
          <w:tcPr>
            <w:tcW w:w="2640" w:type="dxa"/>
          </w:tcPr>
          <w:p w14:paraId="5E792AD1" w14:textId="77777777" w:rsidR="009E452E" w:rsidRDefault="009E452E" w:rsidP="00A76ABC">
            <w:pPr>
              <w:spacing w:line="240" w:lineRule="atLeast"/>
              <w:jc w:val="left"/>
            </w:pPr>
          </w:p>
        </w:tc>
        <w:tc>
          <w:tcPr>
            <w:tcW w:w="2640" w:type="dxa"/>
          </w:tcPr>
          <w:p w14:paraId="696C722F" w14:textId="77777777" w:rsidR="009E452E" w:rsidRDefault="009E452E" w:rsidP="00A76ABC">
            <w:pPr>
              <w:spacing w:line="240" w:lineRule="atLeast"/>
              <w:jc w:val="left"/>
            </w:pPr>
          </w:p>
        </w:tc>
      </w:tr>
    </w:tbl>
    <w:p w14:paraId="4C76D750" w14:textId="77777777" w:rsidR="009E452E" w:rsidRDefault="009E452E" w:rsidP="00A76ABC">
      <w:pPr>
        <w:spacing w:line="240" w:lineRule="atLeast"/>
        <w:jc w:val="left"/>
      </w:pPr>
    </w:p>
    <w:p w14:paraId="062EFC66" w14:textId="77777777" w:rsidR="009E452E" w:rsidRDefault="00D67AD0" w:rsidP="00A76ABC">
      <w:pPr>
        <w:pStyle w:val="5"/>
        <w:spacing w:line="240" w:lineRule="atLeast"/>
        <w:jc w:val="left"/>
      </w:pPr>
      <w:r>
        <w:rPr>
          <w:rFonts w:hint="eastAsia"/>
        </w:rPr>
        <w:t>定时任务模块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3307A99C" w14:textId="77777777">
        <w:trPr>
          <w:trHeight w:val="228"/>
        </w:trPr>
        <w:tc>
          <w:tcPr>
            <w:tcW w:w="1696" w:type="dxa"/>
            <w:shd w:val="clear" w:color="auto" w:fill="FF0000"/>
          </w:tcPr>
          <w:p w14:paraId="539578DF"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284AD61C"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5A04B481"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018DABE2"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1530B360" w14:textId="77777777">
        <w:trPr>
          <w:trHeight w:val="228"/>
        </w:trPr>
        <w:tc>
          <w:tcPr>
            <w:tcW w:w="1696" w:type="dxa"/>
          </w:tcPr>
          <w:p w14:paraId="48029B77" w14:textId="77777777" w:rsidR="009E452E" w:rsidRDefault="00D67AD0" w:rsidP="00A76ABC">
            <w:pPr>
              <w:spacing w:line="240" w:lineRule="atLeast"/>
              <w:jc w:val="left"/>
            </w:pPr>
            <w:r>
              <w:rPr>
                <w:rFonts w:hint="eastAsia"/>
              </w:rPr>
              <w:t>采购扫描</w:t>
            </w:r>
          </w:p>
        </w:tc>
        <w:tc>
          <w:tcPr>
            <w:tcW w:w="7085" w:type="dxa"/>
          </w:tcPr>
          <w:p w14:paraId="271308C0" w14:textId="77777777" w:rsidR="009E452E" w:rsidRDefault="00D67AD0" w:rsidP="00787588">
            <w:pPr>
              <w:pStyle w:val="12"/>
              <w:numPr>
                <w:ilvl w:val="0"/>
                <w:numId w:val="17"/>
              </w:numPr>
              <w:spacing w:line="240" w:lineRule="atLeast"/>
              <w:ind w:firstLineChars="0"/>
              <w:jc w:val="left"/>
              <w:rPr>
                <w:sz w:val="20"/>
              </w:rPr>
            </w:pPr>
            <w:r>
              <w:rPr>
                <w:rFonts w:hint="eastAsia"/>
                <w:sz w:val="20"/>
              </w:rPr>
              <w:t>定时（一般是在下半夜）扫描库存，生成采购建议的消息及采购计划表。互参：</w:t>
            </w:r>
            <w:hyperlink w:anchor="_商品模块" w:history="1">
              <w:r>
                <w:rPr>
                  <w:rStyle w:val="ad"/>
                  <w:rFonts w:hint="eastAsia"/>
                  <w:sz w:val="20"/>
                </w:rPr>
                <w:t>商品模块</w:t>
              </w:r>
            </w:hyperlink>
            <w:r>
              <w:rPr>
                <w:rFonts w:hint="eastAsia"/>
                <w:sz w:val="20"/>
              </w:rPr>
              <w:t>；</w:t>
            </w:r>
            <w:hyperlink w:anchor="_5.1.8_消息" w:history="1">
              <w:r>
                <w:rPr>
                  <w:rStyle w:val="ad"/>
                  <w:rFonts w:hint="eastAsia"/>
                  <w:sz w:val="20"/>
                </w:rPr>
                <w:t>消息表</w:t>
              </w:r>
            </w:hyperlink>
            <w:r>
              <w:rPr>
                <w:rFonts w:hint="eastAsia"/>
                <w:sz w:val="20"/>
              </w:rPr>
              <w:t>。</w:t>
            </w:r>
          </w:p>
          <w:p w14:paraId="204367BF" w14:textId="77777777" w:rsidR="009E452E" w:rsidRDefault="00D67AD0" w:rsidP="00787588">
            <w:pPr>
              <w:pStyle w:val="12"/>
              <w:numPr>
                <w:ilvl w:val="0"/>
                <w:numId w:val="17"/>
              </w:numPr>
              <w:spacing w:line="240" w:lineRule="atLeast"/>
              <w:ind w:firstLineChars="0"/>
              <w:jc w:val="left"/>
              <w:rPr>
                <w:sz w:val="20"/>
              </w:rPr>
            </w:pPr>
            <w:r>
              <w:rPr>
                <w:rFonts w:hint="eastAsia"/>
                <w:sz w:val="20"/>
              </w:rPr>
              <w:t>。</w:t>
            </w:r>
          </w:p>
        </w:tc>
        <w:tc>
          <w:tcPr>
            <w:tcW w:w="2640" w:type="dxa"/>
          </w:tcPr>
          <w:p w14:paraId="54EFD47D" w14:textId="77777777" w:rsidR="009E452E" w:rsidRDefault="009E452E" w:rsidP="00A76ABC">
            <w:pPr>
              <w:spacing w:line="240" w:lineRule="atLeast"/>
              <w:jc w:val="left"/>
            </w:pPr>
          </w:p>
        </w:tc>
        <w:tc>
          <w:tcPr>
            <w:tcW w:w="2640" w:type="dxa"/>
          </w:tcPr>
          <w:p w14:paraId="0FB7B1E7" w14:textId="77777777" w:rsidR="009E452E" w:rsidRDefault="00D67AD0" w:rsidP="00A76ABC">
            <w:pPr>
              <w:spacing w:line="240" w:lineRule="atLeast"/>
              <w:jc w:val="left"/>
            </w:pPr>
            <w:r>
              <w:rPr>
                <w:rFonts w:hint="eastAsia"/>
              </w:rPr>
              <w:t>N</w:t>
            </w:r>
            <w:r>
              <w:t>ightJob.java</w:t>
            </w:r>
          </w:p>
        </w:tc>
      </w:tr>
    </w:tbl>
    <w:p w14:paraId="085E3628" w14:textId="77777777" w:rsidR="009E452E" w:rsidRDefault="009E452E" w:rsidP="00A76ABC">
      <w:pPr>
        <w:spacing w:line="240" w:lineRule="atLeast"/>
        <w:jc w:val="left"/>
      </w:pPr>
    </w:p>
    <w:p w14:paraId="21504C90" w14:textId="77777777" w:rsidR="009E452E" w:rsidRDefault="00D67AD0" w:rsidP="00A76ABC">
      <w:pPr>
        <w:pStyle w:val="5"/>
        <w:spacing w:line="240" w:lineRule="atLeast"/>
        <w:jc w:val="left"/>
      </w:pPr>
      <w:r>
        <w:rPr>
          <w:rFonts w:hint="eastAsia"/>
        </w:rPr>
        <w:t>报表模块</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85"/>
        <w:gridCol w:w="2640"/>
        <w:gridCol w:w="2640"/>
      </w:tblGrid>
      <w:tr w:rsidR="009E452E" w14:paraId="1073792A" w14:textId="77777777">
        <w:trPr>
          <w:trHeight w:val="228"/>
        </w:trPr>
        <w:tc>
          <w:tcPr>
            <w:tcW w:w="1696" w:type="dxa"/>
            <w:shd w:val="clear" w:color="auto" w:fill="FF0000"/>
          </w:tcPr>
          <w:p w14:paraId="2095F45A"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33CBD17A"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2D2FF250"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236FBB5C"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267C0360" w14:textId="77777777">
        <w:trPr>
          <w:trHeight w:val="228"/>
        </w:trPr>
        <w:tc>
          <w:tcPr>
            <w:tcW w:w="1696" w:type="dxa"/>
          </w:tcPr>
          <w:p w14:paraId="38FBF156" w14:textId="77777777" w:rsidR="009E452E" w:rsidRDefault="009E452E" w:rsidP="00A76ABC">
            <w:pPr>
              <w:spacing w:line="240" w:lineRule="atLeast"/>
              <w:jc w:val="left"/>
            </w:pPr>
          </w:p>
        </w:tc>
        <w:tc>
          <w:tcPr>
            <w:tcW w:w="7085" w:type="dxa"/>
          </w:tcPr>
          <w:p w14:paraId="3466491C" w14:textId="77777777" w:rsidR="009E452E" w:rsidRDefault="009E452E" w:rsidP="00787588">
            <w:pPr>
              <w:pStyle w:val="12"/>
              <w:numPr>
                <w:ilvl w:val="0"/>
                <w:numId w:val="17"/>
              </w:numPr>
              <w:spacing w:line="240" w:lineRule="atLeast"/>
              <w:ind w:firstLineChars="0"/>
              <w:jc w:val="left"/>
              <w:rPr>
                <w:sz w:val="20"/>
              </w:rPr>
            </w:pPr>
          </w:p>
        </w:tc>
        <w:tc>
          <w:tcPr>
            <w:tcW w:w="2640" w:type="dxa"/>
          </w:tcPr>
          <w:p w14:paraId="530F7AFB" w14:textId="77777777" w:rsidR="009E452E" w:rsidRDefault="009E452E" w:rsidP="00A76ABC">
            <w:pPr>
              <w:spacing w:line="240" w:lineRule="atLeast"/>
              <w:jc w:val="left"/>
            </w:pPr>
          </w:p>
        </w:tc>
        <w:tc>
          <w:tcPr>
            <w:tcW w:w="2640" w:type="dxa"/>
          </w:tcPr>
          <w:p w14:paraId="13EDD7C9" w14:textId="77777777" w:rsidR="009E452E" w:rsidRDefault="009E452E" w:rsidP="00A76ABC">
            <w:pPr>
              <w:spacing w:line="240" w:lineRule="atLeast"/>
              <w:jc w:val="left"/>
            </w:pPr>
          </w:p>
        </w:tc>
      </w:tr>
    </w:tbl>
    <w:p w14:paraId="7E9A4D0B" w14:textId="77777777" w:rsidR="009E452E" w:rsidRDefault="009E452E" w:rsidP="00A76ABC">
      <w:pPr>
        <w:spacing w:line="240" w:lineRule="atLeast"/>
        <w:jc w:val="left"/>
      </w:pPr>
    </w:p>
    <w:p w14:paraId="008A90AB" w14:textId="77777777" w:rsidR="009E452E" w:rsidRDefault="00D67AD0" w:rsidP="00A76ABC">
      <w:pPr>
        <w:pStyle w:val="5"/>
        <w:spacing w:line="240" w:lineRule="atLeast"/>
        <w:jc w:val="left"/>
      </w:pPr>
      <w:r>
        <w:rPr>
          <w:rFonts w:hint="eastAsia"/>
        </w:rPr>
        <w:t>设置模块</w:t>
      </w:r>
    </w:p>
    <w:tbl>
      <w:tblPr>
        <w:tblW w:w="14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2"/>
        <w:gridCol w:w="7085"/>
        <w:gridCol w:w="2640"/>
        <w:gridCol w:w="2640"/>
      </w:tblGrid>
      <w:tr w:rsidR="009E452E" w14:paraId="637C3802" w14:textId="77777777">
        <w:trPr>
          <w:trHeight w:val="228"/>
        </w:trPr>
        <w:tc>
          <w:tcPr>
            <w:tcW w:w="1932" w:type="dxa"/>
            <w:shd w:val="clear" w:color="auto" w:fill="FF0000"/>
          </w:tcPr>
          <w:p w14:paraId="5EDC925D" w14:textId="77777777" w:rsidR="009E452E" w:rsidRDefault="00D67AD0" w:rsidP="00A76ABC">
            <w:pPr>
              <w:spacing w:line="240" w:lineRule="atLeast"/>
              <w:jc w:val="left"/>
              <w:rPr>
                <w:color w:val="FFFFFF" w:themeColor="background1"/>
              </w:rPr>
            </w:pPr>
            <w:r>
              <w:rPr>
                <w:rFonts w:hint="eastAsia"/>
                <w:color w:val="FFFFFF" w:themeColor="background1"/>
              </w:rPr>
              <w:t>子模块名</w:t>
            </w:r>
          </w:p>
        </w:tc>
        <w:tc>
          <w:tcPr>
            <w:tcW w:w="7085" w:type="dxa"/>
            <w:shd w:val="clear" w:color="auto" w:fill="FF0000"/>
          </w:tcPr>
          <w:p w14:paraId="4EE7D400" w14:textId="77777777" w:rsidR="009E452E" w:rsidRDefault="00D67AD0" w:rsidP="00A76ABC">
            <w:pPr>
              <w:spacing w:line="240" w:lineRule="atLeast"/>
              <w:jc w:val="left"/>
              <w:rPr>
                <w:color w:val="FFFFFF" w:themeColor="background1"/>
              </w:rPr>
            </w:pPr>
            <w:r>
              <w:rPr>
                <w:rFonts w:hint="eastAsia"/>
                <w:color w:val="FFFFFF" w:themeColor="background1"/>
              </w:rPr>
              <w:t>模块职责与系统功能需求</w:t>
            </w:r>
          </w:p>
        </w:tc>
        <w:tc>
          <w:tcPr>
            <w:tcW w:w="2640" w:type="dxa"/>
            <w:shd w:val="clear" w:color="auto" w:fill="FF0000"/>
          </w:tcPr>
          <w:p w14:paraId="2EBCDD9E" w14:textId="77777777" w:rsidR="009E452E" w:rsidRDefault="00D67AD0" w:rsidP="00A76ABC">
            <w:pPr>
              <w:spacing w:line="240" w:lineRule="atLeast"/>
              <w:jc w:val="left"/>
              <w:rPr>
                <w:color w:val="FFFFFF" w:themeColor="background1"/>
              </w:rPr>
            </w:pPr>
            <w:r>
              <w:rPr>
                <w:rFonts w:hint="eastAsia"/>
                <w:color w:val="FFFFFF" w:themeColor="background1"/>
              </w:rPr>
              <w:t>前端程序</w:t>
            </w:r>
          </w:p>
        </w:tc>
        <w:tc>
          <w:tcPr>
            <w:tcW w:w="2640" w:type="dxa"/>
            <w:shd w:val="clear" w:color="auto" w:fill="FF0000"/>
          </w:tcPr>
          <w:p w14:paraId="1E8EB32B" w14:textId="77777777" w:rsidR="009E452E" w:rsidRDefault="00D67AD0" w:rsidP="00A76ABC">
            <w:pPr>
              <w:spacing w:line="240" w:lineRule="atLeast"/>
              <w:jc w:val="left"/>
              <w:rPr>
                <w:color w:val="FFFFFF" w:themeColor="background1"/>
              </w:rPr>
            </w:pPr>
            <w:r>
              <w:rPr>
                <w:rFonts w:hint="eastAsia"/>
                <w:color w:val="FFFFFF" w:themeColor="background1"/>
              </w:rPr>
              <w:t>后端程序</w:t>
            </w:r>
          </w:p>
        </w:tc>
      </w:tr>
      <w:tr w:rsidR="009E452E" w14:paraId="7134C0A8" w14:textId="77777777">
        <w:trPr>
          <w:trHeight w:val="228"/>
        </w:trPr>
        <w:tc>
          <w:tcPr>
            <w:tcW w:w="1932" w:type="dxa"/>
          </w:tcPr>
          <w:p w14:paraId="2F7D9831" w14:textId="77777777" w:rsidR="009E452E" w:rsidRDefault="009E452E" w:rsidP="00A76ABC">
            <w:pPr>
              <w:spacing w:line="240" w:lineRule="atLeast"/>
              <w:jc w:val="left"/>
            </w:pPr>
          </w:p>
        </w:tc>
        <w:tc>
          <w:tcPr>
            <w:tcW w:w="7085" w:type="dxa"/>
          </w:tcPr>
          <w:p w14:paraId="0044661F" w14:textId="77777777" w:rsidR="009E452E" w:rsidRDefault="009E452E" w:rsidP="00A76ABC">
            <w:pPr>
              <w:pStyle w:val="12"/>
              <w:spacing w:line="240" w:lineRule="atLeast"/>
              <w:ind w:firstLineChars="0" w:firstLine="0"/>
              <w:jc w:val="left"/>
              <w:rPr>
                <w:sz w:val="20"/>
              </w:rPr>
            </w:pPr>
          </w:p>
        </w:tc>
        <w:tc>
          <w:tcPr>
            <w:tcW w:w="2640" w:type="dxa"/>
          </w:tcPr>
          <w:p w14:paraId="5B0E7054" w14:textId="77777777" w:rsidR="009E452E" w:rsidRDefault="009E452E" w:rsidP="00A76ABC">
            <w:pPr>
              <w:spacing w:line="240" w:lineRule="atLeast"/>
              <w:jc w:val="left"/>
            </w:pPr>
          </w:p>
        </w:tc>
        <w:tc>
          <w:tcPr>
            <w:tcW w:w="2640" w:type="dxa"/>
          </w:tcPr>
          <w:p w14:paraId="53F821C7" w14:textId="77777777" w:rsidR="009E452E" w:rsidRDefault="00D67AD0" w:rsidP="00A76ABC">
            <w:pPr>
              <w:spacing w:line="240" w:lineRule="atLeast"/>
              <w:jc w:val="left"/>
            </w:pPr>
            <w:r>
              <w:rPr>
                <w:rFonts w:hint="eastAsia"/>
              </w:rPr>
              <w:t>N</w:t>
            </w:r>
            <w:r>
              <w:t>ightJob.java</w:t>
            </w:r>
          </w:p>
        </w:tc>
      </w:tr>
      <w:tr w:rsidR="009E452E" w14:paraId="3BDB921B" w14:textId="77777777">
        <w:trPr>
          <w:trHeight w:val="228"/>
        </w:trPr>
        <w:tc>
          <w:tcPr>
            <w:tcW w:w="1932" w:type="dxa"/>
          </w:tcPr>
          <w:p w14:paraId="0FCFE66B" w14:textId="77777777" w:rsidR="009E452E" w:rsidRDefault="009E452E" w:rsidP="00A76ABC">
            <w:pPr>
              <w:spacing w:line="240" w:lineRule="atLeast"/>
              <w:jc w:val="left"/>
            </w:pPr>
          </w:p>
        </w:tc>
        <w:tc>
          <w:tcPr>
            <w:tcW w:w="7085" w:type="dxa"/>
          </w:tcPr>
          <w:p w14:paraId="35C7543D" w14:textId="77777777" w:rsidR="009E452E" w:rsidRDefault="009E452E" w:rsidP="00A76ABC">
            <w:pPr>
              <w:spacing w:line="240" w:lineRule="atLeast"/>
              <w:jc w:val="left"/>
            </w:pPr>
          </w:p>
        </w:tc>
        <w:tc>
          <w:tcPr>
            <w:tcW w:w="2640" w:type="dxa"/>
          </w:tcPr>
          <w:p w14:paraId="3AF778EF" w14:textId="77777777" w:rsidR="009E452E" w:rsidRDefault="009E452E" w:rsidP="00A76ABC">
            <w:pPr>
              <w:spacing w:line="240" w:lineRule="atLeast"/>
              <w:jc w:val="left"/>
            </w:pPr>
          </w:p>
        </w:tc>
        <w:tc>
          <w:tcPr>
            <w:tcW w:w="2640" w:type="dxa"/>
          </w:tcPr>
          <w:p w14:paraId="42E73B52" w14:textId="77777777" w:rsidR="009E452E" w:rsidRDefault="009E452E" w:rsidP="00A76ABC">
            <w:pPr>
              <w:spacing w:line="240" w:lineRule="atLeast"/>
              <w:jc w:val="left"/>
            </w:pPr>
          </w:p>
        </w:tc>
      </w:tr>
      <w:tr w:rsidR="009E452E" w14:paraId="7382CF5C" w14:textId="77777777">
        <w:trPr>
          <w:trHeight w:val="228"/>
        </w:trPr>
        <w:tc>
          <w:tcPr>
            <w:tcW w:w="1932" w:type="dxa"/>
          </w:tcPr>
          <w:p w14:paraId="7180DD10" w14:textId="77777777" w:rsidR="009E452E" w:rsidRDefault="00D67AD0" w:rsidP="00A76ABC">
            <w:pPr>
              <w:spacing w:line="240" w:lineRule="atLeast"/>
              <w:jc w:val="left"/>
            </w:pPr>
            <w:r>
              <w:rPr>
                <w:rFonts w:hint="eastAsia"/>
              </w:rPr>
              <w:t>上传销售开单间隔</w:t>
            </w:r>
          </w:p>
        </w:tc>
        <w:tc>
          <w:tcPr>
            <w:tcW w:w="7085" w:type="dxa"/>
          </w:tcPr>
          <w:p w14:paraId="77ADA50C" w14:textId="77777777" w:rsidR="009E452E" w:rsidRDefault="009E452E" w:rsidP="00A76ABC">
            <w:pPr>
              <w:spacing w:line="240" w:lineRule="atLeast"/>
              <w:jc w:val="left"/>
            </w:pPr>
          </w:p>
        </w:tc>
        <w:tc>
          <w:tcPr>
            <w:tcW w:w="2640" w:type="dxa"/>
          </w:tcPr>
          <w:p w14:paraId="5BA1AF79" w14:textId="77777777" w:rsidR="009E452E" w:rsidRDefault="009E452E" w:rsidP="00A76ABC">
            <w:pPr>
              <w:spacing w:line="240" w:lineRule="atLeast"/>
              <w:jc w:val="left"/>
            </w:pPr>
          </w:p>
        </w:tc>
        <w:tc>
          <w:tcPr>
            <w:tcW w:w="2640" w:type="dxa"/>
          </w:tcPr>
          <w:p w14:paraId="64D5A75F" w14:textId="77777777" w:rsidR="009E452E" w:rsidRDefault="009E452E" w:rsidP="00A76ABC">
            <w:pPr>
              <w:spacing w:line="240" w:lineRule="atLeast"/>
              <w:jc w:val="left"/>
            </w:pPr>
          </w:p>
        </w:tc>
      </w:tr>
    </w:tbl>
    <w:p w14:paraId="7C59F32E" w14:textId="77777777" w:rsidR="009E452E" w:rsidRDefault="009E452E" w:rsidP="00A76ABC">
      <w:pPr>
        <w:spacing w:line="240" w:lineRule="atLeast"/>
        <w:jc w:val="left"/>
      </w:pPr>
    </w:p>
    <w:p w14:paraId="21D3282B" w14:textId="77777777" w:rsidR="009E452E" w:rsidRDefault="00D67AD0" w:rsidP="00A76ABC">
      <w:pPr>
        <w:spacing w:line="240" w:lineRule="atLeast"/>
        <w:jc w:val="left"/>
      </w:pPr>
      <w:r>
        <w:t>DB</w:t>
      </w:r>
      <w:r>
        <w:rPr>
          <w:rFonts w:hint="eastAsia"/>
        </w:rPr>
        <w:t>设计参考：</w:t>
      </w:r>
      <w:hyperlink w:anchor="_5.1.17_全局配置表（配置性数据）" w:history="1">
        <w:r>
          <w:rPr>
            <w:rStyle w:val="ad"/>
          </w:rPr>
          <w:t xml:space="preserve">5.1.17 </w:t>
        </w:r>
        <w:r>
          <w:rPr>
            <w:rStyle w:val="ad"/>
          </w:rPr>
          <w:t>全局配置表（配置性数据）</w:t>
        </w:r>
      </w:hyperlink>
      <w:r>
        <w:rPr>
          <w:rFonts w:hint="eastAsia"/>
        </w:rPr>
        <w:t>。</w:t>
      </w:r>
    </w:p>
    <w:p w14:paraId="3CB8C839" w14:textId="77777777" w:rsidR="009E452E" w:rsidRDefault="009E452E" w:rsidP="00A76ABC">
      <w:pPr>
        <w:spacing w:line="240" w:lineRule="atLeast"/>
        <w:jc w:val="left"/>
      </w:pPr>
    </w:p>
    <w:p w14:paraId="17E5FAF1" w14:textId="77777777" w:rsidR="009E452E" w:rsidRDefault="009E452E" w:rsidP="00A76ABC">
      <w:pPr>
        <w:pStyle w:val="4"/>
        <w:spacing w:line="240" w:lineRule="atLeast"/>
        <w:jc w:val="left"/>
        <w:sectPr w:rsidR="009E452E" w:rsidSect="001B667A">
          <w:pgSz w:w="16838" w:h="11906" w:orient="landscape" w:code="9"/>
          <w:pgMar w:top="284" w:right="284" w:bottom="284" w:left="284" w:header="283" w:footer="283" w:gutter="284"/>
          <w:cols w:space="425"/>
          <w:docGrid w:type="lines" w:linePitch="312"/>
        </w:sectPr>
      </w:pPr>
    </w:p>
    <w:p w14:paraId="6CD8A6EC" w14:textId="77777777" w:rsidR="009E452E" w:rsidRDefault="00D67AD0" w:rsidP="00A76ABC">
      <w:pPr>
        <w:pStyle w:val="4"/>
        <w:spacing w:line="240" w:lineRule="atLeast"/>
        <w:jc w:val="left"/>
      </w:pPr>
      <w:r>
        <w:rPr>
          <w:rFonts w:hint="eastAsia"/>
        </w:rPr>
        <w:t>系统公共控件设计</w:t>
      </w:r>
    </w:p>
    <w:p w14:paraId="4E888E7D" w14:textId="77777777" w:rsidR="009E452E" w:rsidRDefault="00D67AD0" w:rsidP="00A76ABC">
      <w:pPr>
        <w:spacing w:line="240" w:lineRule="atLeast"/>
        <w:jc w:val="left"/>
      </w:pPr>
      <w:r>
        <w:rPr>
          <w:rFonts w:hint="eastAsia"/>
        </w:rPr>
        <w:t>搜索框</w:t>
      </w:r>
    </w:p>
    <w:p w14:paraId="67CF3AD5" w14:textId="77777777" w:rsidR="009E452E" w:rsidRDefault="00D67AD0" w:rsidP="00A76ABC">
      <w:pPr>
        <w:spacing w:line="240" w:lineRule="atLeast"/>
        <w:jc w:val="left"/>
      </w:pPr>
      <w:r>
        <w:rPr>
          <w:rFonts w:hint="eastAsia"/>
        </w:rPr>
        <w:t>新增与编辑</w:t>
      </w:r>
      <w:r>
        <w:rPr>
          <w:rFonts w:hint="eastAsia"/>
        </w:rPr>
        <w:t>T</w:t>
      </w:r>
      <w:r>
        <w:t>ab</w:t>
      </w:r>
    </w:p>
    <w:p w14:paraId="1410ED06" w14:textId="77777777" w:rsidR="009E452E" w:rsidRDefault="009E452E" w:rsidP="00A76ABC">
      <w:pPr>
        <w:spacing w:line="240" w:lineRule="atLeast"/>
        <w:jc w:val="left"/>
      </w:pPr>
    </w:p>
    <w:p w14:paraId="6861CB61" w14:textId="77777777" w:rsidR="009E452E" w:rsidRDefault="009E452E" w:rsidP="00A76ABC">
      <w:pPr>
        <w:spacing w:line="240" w:lineRule="atLeast"/>
        <w:jc w:val="left"/>
      </w:pPr>
    </w:p>
    <w:p w14:paraId="0AC43E07" w14:textId="77777777" w:rsidR="009E452E" w:rsidRDefault="009E452E" w:rsidP="00A76ABC">
      <w:pPr>
        <w:spacing w:line="240" w:lineRule="atLeast"/>
        <w:jc w:val="left"/>
      </w:pPr>
    </w:p>
    <w:p w14:paraId="258C5AB3" w14:textId="77777777" w:rsidR="009E452E" w:rsidRDefault="009E452E" w:rsidP="00A76ABC">
      <w:pPr>
        <w:spacing w:line="240" w:lineRule="atLeast"/>
        <w:jc w:val="left"/>
      </w:pPr>
    </w:p>
    <w:p w14:paraId="14805BCC" w14:textId="77777777" w:rsidR="009E452E" w:rsidRDefault="009E452E" w:rsidP="00A76ABC">
      <w:pPr>
        <w:spacing w:line="240" w:lineRule="atLeast"/>
        <w:jc w:val="left"/>
      </w:pPr>
    </w:p>
    <w:p w14:paraId="1B4E61A0" w14:textId="77777777" w:rsidR="009E452E" w:rsidRDefault="009E452E" w:rsidP="00A76ABC">
      <w:pPr>
        <w:spacing w:line="240" w:lineRule="atLeast"/>
        <w:jc w:val="left"/>
      </w:pPr>
    </w:p>
    <w:p w14:paraId="2903F9AA" w14:textId="77777777" w:rsidR="009E452E" w:rsidRDefault="009E452E" w:rsidP="00A76ABC">
      <w:pPr>
        <w:spacing w:line="240" w:lineRule="atLeast"/>
        <w:jc w:val="left"/>
      </w:pPr>
    </w:p>
    <w:p w14:paraId="188DADA0" w14:textId="77777777" w:rsidR="009E452E" w:rsidRDefault="009E452E" w:rsidP="00A76ABC">
      <w:pPr>
        <w:spacing w:line="240" w:lineRule="atLeast"/>
        <w:jc w:val="left"/>
      </w:pPr>
    </w:p>
    <w:p w14:paraId="0E4A95D1" w14:textId="77777777" w:rsidR="009E452E" w:rsidRDefault="009E452E" w:rsidP="00A76ABC">
      <w:pPr>
        <w:spacing w:line="240" w:lineRule="atLeast"/>
        <w:jc w:val="left"/>
      </w:pPr>
    </w:p>
    <w:p w14:paraId="5E62195D" w14:textId="77777777" w:rsidR="009E452E" w:rsidRDefault="009E452E" w:rsidP="00A76ABC">
      <w:pPr>
        <w:spacing w:line="240" w:lineRule="atLeast"/>
        <w:jc w:val="left"/>
      </w:pPr>
    </w:p>
    <w:p w14:paraId="7473E597" w14:textId="77777777" w:rsidR="009E452E" w:rsidRDefault="00D67AD0" w:rsidP="00A76ABC">
      <w:pPr>
        <w:pStyle w:val="2"/>
        <w:spacing w:line="240" w:lineRule="atLeast"/>
        <w:jc w:val="left"/>
      </w:pPr>
      <w:bookmarkStart w:id="110" w:name="_Toc50496725"/>
      <w:r>
        <w:t>功能需求与程序的关系</w:t>
      </w:r>
      <w:bookmarkEnd w:id="110"/>
    </w:p>
    <w:p w14:paraId="1D3BC5C6" w14:textId="77777777" w:rsidR="009E452E" w:rsidRDefault="00D67AD0" w:rsidP="00A76ABC">
      <w:pPr>
        <w:spacing w:line="240" w:lineRule="atLeast"/>
        <w:jc w:val="left"/>
      </w:pPr>
      <w:r>
        <w:rPr>
          <w:rFonts w:hint="eastAsia"/>
        </w:rPr>
        <w:t>财务对账功能在程序中没有实现。</w:t>
      </w:r>
    </w:p>
    <w:p w14:paraId="191EF068" w14:textId="77777777" w:rsidR="009E452E" w:rsidRDefault="009E452E" w:rsidP="00A76ABC">
      <w:pPr>
        <w:spacing w:line="240" w:lineRule="atLeast"/>
        <w:jc w:val="left"/>
      </w:pPr>
    </w:p>
    <w:p w14:paraId="52F99774" w14:textId="77777777" w:rsidR="009E452E" w:rsidRDefault="00D67AD0" w:rsidP="00A76ABC">
      <w:pPr>
        <w:pStyle w:val="2"/>
        <w:spacing w:line="240" w:lineRule="atLeast"/>
        <w:jc w:val="left"/>
      </w:pPr>
      <w:bookmarkStart w:id="111" w:name="_Toc50496726"/>
      <w:r>
        <w:t>人工处理过程</w:t>
      </w:r>
      <w:bookmarkEnd w:id="111"/>
    </w:p>
    <w:p w14:paraId="4C341688" w14:textId="77777777" w:rsidR="009E452E" w:rsidRDefault="00D67AD0" w:rsidP="00A76ABC">
      <w:pPr>
        <w:spacing w:line="240" w:lineRule="atLeast"/>
        <w:jc w:val="left"/>
      </w:pPr>
      <w:r>
        <w:rPr>
          <w:rFonts w:hint="eastAsia"/>
        </w:rPr>
        <w:t>员工忘记密码</w:t>
      </w:r>
    </w:p>
    <w:p w14:paraId="05512DA3" w14:textId="77777777" w:rsidR="009E452E" w:rsidRDefault="00D67AD0" w:rsidP="00A76ABC">
      <w:pPr>
        <w:spacing w:line="240" w:lineRule="atLeast"/>
        <w:jc w:val="left"/>
      </w:pPr>
      <w:r>
        <w:rPr>
          <w:rFonts w:hint="eastAsia"/>
        </w:rPr>
        <w:t>数据同步总是失败。</w:t>
      </w:r>
    </w:p>
    <w:p w14:paraId="16506B9B" w14:textId="77777777" w:rsidR="009E452E" w:rsidRDefault="009E452E" w:rsidP="00A76ABC">
      <w:pPr>
        <w:spacing w:line="240" w:lineRule="atLeast"/>
        <w:jc w:val="left"/>
      </w:pPr>
    </w:p>
    <w:p w14:paraId="263CE54A" w14:textId="77777777" w:rsidR="009E452E" w:rsidRDefault="00D67AD0" w:rsidP="00A76ABC">
      <w:pPr>
        <w:pStyle w:val="2"/>
        <w:spacing w:line="240" w:lineRule="atLeast"/>
        <w:jc w:val="left"/>
      </w:pPr>
      <w:bookmarkStart w:id="112" w:name="_2.7_自动化测试设计"/>
      <w:bookmarkStart w:id="113" w:name="_Toc50496727"/>
      <w:bookmarkEnd w:id="112"/>
      <w:r>
        <w:rPr>
          <w:rFonts w:hint="eastAsia"/>
        </w:rPr>
        <w:t>自动化测试设计</w:t>
      </w:r>
      <w:bookmarkEnd w:id="113"/>
    </w:p>
    <w:p w14:paraId="09350268" w14:textId="77777777" w:rsidR="009E452E" w:rsidRDefault="00D67AD0" w:rsidP="00A76ABC">
      <w:pPr>
        <w:pStyle w:val="3"/>
        <w:spacing w:line="240" w:lineRule="atLeast"/>
        <w:jc w:val="left"/>
      </w:pPr>
      <w:bookmarkStart w:id="114" w:name="_Toc50496728"/>
      <w:r>
        <w:rPr>
          <w:rFonts w:hint="eastAsia"/>
        </w:rPr>
        <w:t>销售开单价格计算</w:t>
      </w:r>
      <w:bookmarkEnd w:id="114"/>
    </w:p>
    <w:p w14:paraId="51A9FDF0" w14:textId="77777777" w:rsidR="009E452E" w:rsidRDefault="009E452E" w:rsidP="00A76ABC">
      <w:pPr>
        <w:spacing w:line="240" w:lineRule="atLeast"/>
        <w:jc w:val="left"/>
      </w:pPr>
    </w:p>
    <w:p w14:paraId="017FB5D6" w14:textId="77777777" w:rsidR="009E452E" w:rsidRDefault="00D67AD0" w:rsidP="00A76ABC">
      <w:pPr>
        <w:pStyle w:val="3"/>
        <w:spacing w:line="240" w:lineRule="atLeast"/>
        <w:jc w:val="left"/>
      </w:pPr>
      <w:bookmarkStart w:id="115" w:name="_Toc50496729"/>
      <w:r>
        <w:rPr>
          <w:rFonts w:hint="eastAsia"/>
        </w:rPr>
        <w:t>数据同步</w:t>
      </w:r>
      <w:bookmarkEnd w:id="115"/>
    </w:p>
    <w:p w14:paraId="1B6F7776" w14:textId="77777777" w:rsidR="009E452E" w:rsidRDefault="00D67AD0" w:rsidP="00A76ABC">
      <w:pPr>
        <w:spacing w:line="240" w:lineRule="atLeast"/>
        <w:jc w:val="left"/>
      </w:pPr>
      <w:r>
        <w:rPr>
          <w:rFonts w:hint="eastAsia"/>
        </w:rPr>
        <w:t>部分情况：需要结合版本更新合并测试。</w:t>
      </w:r>
    </w:p>
    <w:p w14:paraId="1E469D7F" w14:textId="77777777" w:rsidR="009E452E" w:rsidRDefault="009E452E" w:rsidP="00A76ABC">
      <w:pPr>
        <w:spacing w:line="240" w:lineRule="atLeast"/>
        <w:jc w:val="left"/>
      </w:pPr>
    </w:p>
    <w:p w14:paraId="1614D5E3" w14:textId="77777777" w:rsidR="009E452E" w:rsidRDefault="009E452E" w:rsidP="00A76ABC">
      <w:p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85E1EE6" w14:textId="77777777" w:rsidR="009E452E" w:rsidRDefault="00D67AD0" w:rsidP="00A76ABC">
      <w:pPr>
        <w:pStyle w:val="4"/>
        <w:spacing w:line="240" w:lineRule="atLeast"/>
        <w:jc w:val="left"/>
      </w:pPr>
      <w:bookmarkStart w:id="116" w:name="OLE_LINK42"/>
      <w:r>
        <w:rPr>
          <w:rFonts w:hint="eastAsia"/>
        </w:rPr>
        <w:t>2</w:t>
      </w:r>
      <w:r>
        <w:t xml:space="preserve">.7.3.1 </w:t>
      </w:r>
      <w:r>
        <w:rPr>
          <w:rFonts w:hint="eastAsia"/>
        </w:rPr>
        <w:t>小票格式</w:t>
      </w:r>
    </w:p>
    <w:bookmarkEnd w:id="116"/>
    <w:p w14:paraId="0DD42CF2" w14:textId="77777777" w:rsidR="009E452E" w:rsidRDefault="00D67AD0" w:rsidP="00A76ABC">
      <w:pPr>
        <w:spacing w:line="240" w:lineRule="atLeast"/>
        <w:jc w:val="left"/>
      </w:pPr>
      <w:r>
        <w:rPr>
          <w:rFonts w:hint="eastAsia"/>
        </w:rPr>
        <w:t>小票格式同步</w:t>
      </w:r>
      <w:r>
        <w:rPr>
          <w:rFonts w:hint="eastAsia"/>
        </w:rPr>
        <w:t>S</w:t>
      </w:r>
      <w:r>
        <w:t>IT</w:t>
      </w:r>
      <w:r>
        <w:rPr>
          <w:rFonts w:hint="eastAsia"/>
        </w:rPr>
        <w:t>测试</w:t>
      </w:r>
      <w:r>
        <w:rPr>
          <w:rFonts w:hint="eastAsia"/>
        </w:rPr>
        <w:t>1</w:t>
      </w:r>
    </w:p>
    <w:p w14:paraId="1FCCF15E" w14:textId="77777777" w:rsidR="009E452E" w:rsidRDefault="00D67AD0" w:rsidP="00A76ABC">
      <w:pPr>
        <w:spacing w:line="240" w:lineRule="atLeast"/>
        <w:jc w:val="left"/>
      </w:pPr>
      <w:r>
        <w:rPr>
          <w:noProof/>
        </w:rPr>
        <w:drawing>
          <wp:inline distT="0" distB="0" distL="0" distR="0" wp14:anchorId="2E7175B0" wp14:editId="51BCBCF3">
            <wp:extent cx="9324975" cy="44208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8"/>
                    <a:stretch>
                      <a:fillRect/>
                    </a:stretch>
                  </pic:blipFill>
                  <pic:spPr>
                    <a:xfrm>
                      <a:off x="0" y="0"/>
                      <a:ext cx="9356743" cy="4436376"/>
                    </a:xfrm>
                    <a:prstGeom prst="rect">
                      <a:avLst/>
                    </a:prstGeom>
                  </pic:spPr>
                </pic:pic>
              </a:graphicData>
            </a:graphic>
          </wp:inline>
        </w:drawing>
      </w:r>
    </w:p>
    <w:p w14:paraId="1454787F" w14:textId="77777777" w:rsidR="009E452E" w:rsidRDefault="00D67AD0" w:rsidP="00A76ABC">
      <w:pPr>
        <w:spacing w:line="240" w:lineRule="atLeast"/>
        <w:jc w:val="left"/>
      </w:pPr>
      <w:r>
        <w:rPr>
          <w:rFonts w:hint="eastAsia"/>
        </w:rPr>
        <w:t>小票格式同步</w:t>
      </w:r>
      <w:r>
        <w:rPr>
          <w:rFonts w:hint="eastAsia"/>
        </w:rPr>
        <w:t>S</w:t>
      </w:r>
      <w:r>
        <w:t>IT</w:t>
      </w:r>
      <w:r>
        <w:rPr>
          <w:rFonts w:hint="eastAsia"/>
        </w:rPr>
        <w:t>测试</w:t>
      </w:r>
      <w:r>
        <w:t>2</w:t>
      </w:r>
    </w:p>
    <w:p w14:paraId="079F4F58" w14:textId="77777777" w:rsidR="009E452E" w:rsidRDefault="00D67AD0" w:rsidP="00A76ABC">
      <w:pPr>
        <w:spacing w:line="240" w:lineRule="atLeast"/>
        <w:jc w:val="left"/>
      </w:pPr>
      <w:r>
        <w:rPr>
          <w:noProof/>
        </w:rPr>
        <w:drawing>
          <wp:inline distT="0" distB="0" distL="0" distR="0" wp14:anchorId="50A99237" wp14:editId="145B1CF4">
            <wp:extent cx="9777730" cy="47434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9"/>
                    <a:stretch>
                      <a:fillRect/>
                    </a:stretch>
                  </pic:blipFill>
                  <pic:spPr>
                    <a:xfrm>
                      <a:off x="0" y="0"/>
                      <a:ext cx="9777730" cy="4743450"/>
                    </a:xfrm>
                    <a:prstGeom prst="rect">
                      <a:avLst/>
                    </a:prstGeom>
                  </pic:spPr>
                </pic:pic>
              </a:graphicData>
            </a:graphic>
          </wp:inline>
        </w:drawing>
      </w:r>
    </w:p>
    <w:p w14:paraId="05B3A715" w14:textId="77777777" w:rsidR="009E452E" w:rsidRDefault="009E452E" w:rsidP="00A76ABC">
      <w:pPr>
        <w:spacing w:line="240" w:lineRule="atLeast"/>
        <w:jc w:val="left"/>
      </w:pPr>
    </w:p>
    <w:p w14:paraId="581D8860" w14:textId="77777777" w:rsidR="009E452E" w:rsidRDefault="00D67AD0" w:rsidP="00A76ABC">
      <w:pPr>
        <w:pStyle w:val="4"/>
        <w:spacing w:line="240" w:lineRule="atLeast"/>
        <w:jc w:val="left"/>
      </w:pPr>
      <w:r>
        <w:rPr>
          <w:rFonts w:hint="eastAsia"/>
        </w:rPr>
        <w:t>2</w:t>
      </w:r>
      <w:r>
        <w:t>.7.3.2 VIP</w:t>
      </w:r>
    </w:p>
    <w:p w14:paraId="0005AA1D" w14:textId="77777777" w:rsidR="009E452E" w:rsidRDefault="00D67AD0" w:rsidP="00A76ABC">
      <w:pPr>
        <w:spacing w:line="240" w:lineRule="atLeast"/>
        <w:jc w:val="left"/>
      </w:pPr>
      <w:r>
        <w:rPr>
          <w:rFonts w:hint="eastAsia"/>
        </w:rPr>
        <w:t>S</w:t>
      </w:r>
      <w:r>
        <w:t>IT1</w:t>
      </w:r>
      <w:r>
        <w:rPr>
          <w:rFonts w:hint="eastAsia"/>
        </w:rPr>
        <w:t>：</w:t>
      </w:r>
    </w:p>
    <w:p w14:paraId="745BC8D7" w14:textId="77777777" w:rsidR="009E452E" w:rsidRDefault="00D67AD0" w:rsidP="00A76ABC">
      <w:pPr>
        <w:spacing w:line="240" w:lineRule="atLeast"/>
        <w:jc w:val="left"/>
      </w:pPr>
      <w:r>
        <w:rPr>
          <w:noProof/>
        </w:rPr>
        <w:drawing>
          <wp:inline distT="0" distB="0" distL="0" distR="0" wp14:anchorId="06726F5F" wp14:editId="6F2741DC">
            <wp:extent cx="9777730" cy="53746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0"/>
                    <a:stretch>
                      <a:fillRect/>
                    </a:stretch>
                  </pic:blipFill>
                  <pic:spPr>
                    <a:xfrm>
                      <a:off x="0" y="0"/>
                      <a:ext cx="9777730" cy="5374640"/>
                    </a:xfrm>
                    <a:prstGeom prst="rect">
                      <a:avLst/>
                    </a:prstGeom>
                  </pic:spPr>
                </pic:pic>
              </a:graphicData>
            </a:graphic>
          </wp:inline>
        </w:drawing>
      </w:r>
    </w:p>
    <w:p w14:paraId="0034C3B1" w14:textId="77777777" w:rsidR="009E452E" w:rsidRDefault="00D67AD0" w:rsidP="00A76ABC">
      <w:pPr>
        <w:spacing w:line="240" w:lineRule="atLeast"/>
        <w:jc w:val="left"/>
      </w:pPr>
      <w:r>
        <w:rPr>
          <w:rFonts w:hint="eastAsia"/>
        </w:rPr>
        <w:t>S</w:t>
      </w:r>
      <w:r>
        <w:t>IT2</w:t>
      </w:r>
      <w:r>
        <w:rPr>
          <w:rFonts w:hint="eastAsia"/>
        </w:rPr>
        <w:t>：</w:t>
      </w:r>
    </w:p>
    <w:p w14:paraId="034407A4" w14:textId="77777777" w:rsidR="009E452E" w:rsidRDefault="00D67AD0" w:rsidP="00A76ABC">
      <w:pPr>
        <w:spacing w:line="240" w:lineRule="atLeast"/>
        <w:jc w:val="left"/>
      </w:pPr>
      <w:r>
        <w:rPr>
          <w:noProof/>
        </w:rPr>
        <w:drawing>
          <wp:inline distT="0" distB="0" distL="0" distR="0" wp14:anchorId="50169785" wp14:editId="0DBFBA3D">
            <wp:extent cx="9777730" cy="4762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1"/>
                    <a:stretch>
                      <a:fillRect/>
                    </a:stretch>
                  </pic:blipFill>
                  <pic:spPr>
                    <a:xfrm>
                      <a:off x="0" y="0"/>
                      <a:ext cx="9777730" cy="4762500"/>
                    </a:xfrm>
                    <a:prstGeom prst="rect">
                      <a:avLst/>
                    </a:prstGeom>
                  </pic:spPr>
                </pic:pic>
              </a:graphicData>
            </a:graphic>
          </wp:inline>
        </w:drawing>
      </w:r>
    </w:p>
    <w:p w14:paraId="63E5C3BE" w14:textId="77777777" w:rsidR="00DC19AF" w:rsidRDefault="00DC19AF" w:rsidP="00A76ABC">
      <w:pPr>
        <w:spacing w:line="240" w:lineRule="atLeast"/>
        <w:jc w:val="left"/>
      </w:pPr>
    </w:p>
    <w:p w14:paraId="00933BD6" w14:textId="77777777" w:rsidR="00DC19AF" w:rsidRDefault="00DC19AF" w:rsidP="00A76ABC">
      <w:pPr>
        <w:spacing w:line="240" w:lineRule="atLeast"/>
        <w:jc w:val="left"/>
      </w:pPr>
    </w:p>
    <w:p w14:paraId="2B6B42E8" w14:textId="77777777" w:rsidR="00DC19AF" w:rsidRPr="00DC19AF" w:rsidRDefault="00DC19AF" w:rsidP="001B667A">
      <w:pPr>
        <w:pStyle w:val="3"/>
        <w:spacing w:line="240" w:lineRule="atLeast"/>
        <w:jc w:val="left"/>
      </w:pPr>
      <w:bookmarkStart w:id="117" w:name="_Toc50496730"/>
      <w:r>
        <w:t>xxxxxxxxx</w:t>
      </w:r>
      <w:bookmarkEnd w:id="117"/>
    </w:p>
    <w:p w14:paraId="4CF280AB" w14:textId="77777777" w:rsidR="009E452E" w:rsidRDefault="009E452E" w:rsidP="00A76ABC">
      <w:pPr>
        <w:spacing w:line="240" w:lineRule="atLeast"/>
        <w:jc w:val="left"/>
      </w:pPr>
    </w:p>
    <w:p w14:paraId="0E3F02EB" w14:textId="77777777" w:rsidR="009E452E" w:rsidRDefault="009E452E" w:rsidP="00A76ABC">
      <w:pPr>
        <w:spacing w:line="240" w:lineRule="atLeast"/>
        <w:jc w:val="left"/>
        <w:sectPr w:rsidR="009E452E">
          <w:pgSz w:w="16838" w:h="11906" w:orient="landscape"/>
          <w:pgMar w:top="720" w:right="720" w:bottom="720" w:left="720" w:header="851" w:footer="992" w:gutter="0"/>
          <w:cols w:space="425"/>
          <w:docGrid w:type="lines" w:linePitch="312"/>
        </w:sectPr>
      </w:pPr>
    </w:p>
    <w:p w14:paraId="225FA4A0" w14:textId="77777777" w:rsidR="009E452E" w:rsidRDefault="00D67AD0" w:rsidP="00A76ABC">
      <w:pPr>
        <w:pStyle w:val="2"/>
        <w:spacing w:line="240" w:lineRule="atLeast"/>
        <w:jc w:val="left"/>
      </w:pPr>
      <w:bookmarkStart w:id="118" w:name="_Toc50496731"/>
      <w:r>
        <w:rPr>
          <w:rFonts w:hint="eastAsia"/>
        </w:rPr>
        <w:t>版本升级设计</w:t>
      </w:r>
      <w:bookmarkEnd w:id="118"/>
    </w:p>
    <w:p w14:paraId="4A3B4AE4" w14:textId="77777777" w:rsidR="009E452E" w:rsidRDefault="00D67AD0" w:rsidP="00A76ABC">
      <w:pPr>
        <w:spacing w:line="240" w:lineRule="atLeast"/>
        <w:jc w:val="left"/>
      </w:pPr>
      <w:r>
        <w:rPr>
          <w:rFonts w:hint="eastAsia"/>
        </w:rPr>
        <w:t>见</w:t>
      </w:r>
      <w:hyperlink w:anchor="_2.10_部署备忘" w:history="1">
        <w:r>
          <w:rPr>
            <w:rStyle w:val="ad"/>
          </w:rPr>
          <w:t>部署备忘</w:t>
        </w:r>
      </w:hyperlink>
      <w:r>
        <w:rPr>
          <w:rFonts w:hint="eastAsia"/>
        </w:rPr>
        <w:t>。</w:t>
      </w:r>
    </w:p>
    <w:p w14:paraId="5FB4F294" w14:textId="77777777" w:rsidR="009E452E" w:rsidRDefault="009E452E" w:rsidP="00A76ABC">
      <w:pPr>
        <w:spacing w:line="240" w:lineRule="atLeast"/>
        <w:jc w:val="left"/>
      </w:pPr>
    </w:p>
    <w:p w14:paraId="3BCB0B3B" w14:textId="77777777" w:rsidR="009E452E" w:rsidRDefault="00D67AD0" w:rsidP="00A76ABC">
      <w:pPr>
        <w:pStyle w:val="2"/>
        <w:spacing w:line="240" w:lineRule="atLeast"/>
        <w:jc w:val="left"/>
      </w:pPr>
      <w:bookmarkStart w:id="119" w:name="_Toc50496732"/>
      <w:r>
        <w:t>尚未解决的问题</w:t>
      </w:r>
      <w:bookmarkEnd w:id="119"/>
    </w:p>
    <w:p w14:paraId="777AACBF" w14:textId="77777777" w:rsidR="009E452E" w:rsidRDefault="00D67AD0" w:rsidP="00A76ABC">
      <w:pPr>
        <w:pStyle w:val="2"/>
        <w:spacing w:line="240" w:lineRule="atLeast"/>
        <w:jc w:val="left"/>
      </w:pPr>
      <w:bookmarkStart w:id="120" w:name="_2.10_部署备忘"/>
      <w:bookmarkStart w:id="121" w:name="_Toc50496733"/>
      <w:bookmarkEnd w:id="120"/>
      <w:r>
        <w:rPr>
          <w:rFonts w:hint="eastAsia"/>
        </w:rPr>
        <w:t>部署备忘</w:t>
      </w:r>
      <w:bookmarkEnd w:id="121"/>
    </w:p>
    <w:p w14:paraId="3842252E" w14:textId="77777777" w:rsidR="009E452E" w:rsidRDefault="009E452E" w:rsidP="00787588">
      <w:pPr>
        <w:pStyle w:val="af1"/>
        <w:numPr>
          <w:ilvl w:val="0"/>
          <w:numId w:val="18"/>
        </w:numPr>
        <w:spacing w:line="240" w:lineRule="atLeast"/>
        <w:ind w:firstLineChars="0"/>
        <w:jc w:val="left"/>
        <w:sectPr w:rsidR="009E452E" w:rsidSect="005B63D5">
          <w:pgSz w:w="16838" w:h="11906" w:orient="landscape"/>
          <w:pgMar w:top="1800" w:right="1440" w:bottom="1800" w:left="1440" w:header="851" w:footer="992" w:gutter="0"/>
          <w:cols w:space="425"/>
          <w:docGrid w:type="lines" w:linePitch="312"/>
        </w:sectPr>
      </w:pPr>
    </w:p>
    <w:p w14:paraId="5C99310C" w14:textId="77777777" w:rsidR="000D5DF7" w:rsidRDefault="000D5DF7" w:rsidP="00A76ABC">
      <w:pPr>
        <w:pStyle w:val="3"/>
        <w:spacing w:line="240" w:lineRule="atLeast"/>
      </w:pPr>
      <w:bookmarkStart w:id="122" w:name="_Toc50496734"/>
      <w:r>
        <w:rPr>
          <w:rFonts w:hint="eastAsia"/>
        </w:rPr>
        <w:t>D</w:t>
      </w:r>
      <w:r>
        <w:t>B</w:t>
      </w:r>
      <w:r>
        <w:rPr>
          <w:rFonts w:hint="eastAsia"/>
        </w:rPr>
        <w:t>部署</w:t>
      </w:r>
      <w:bookmarkEnd w:id="122"/>
    </w:p>
    <w:p w14:paraId="7BFB834E" w14:textId="77777777" w:rsidR="000D5DF7" w:rsidRDefault="000D5DF7" w:rsidP="00A76ABC">
      <w:pPr>
        <w:spacing w:line="240" w:lineRule="atLeast"/>
      </w:pPr>
      <w:r>
        <w:rPr>
          <w:rFonts w:hint="eastAsia"/>
        </w:rPr>
        <w:t>部署任何与</w:t>
      </w:r>
      <w:r>
        <w:rPr>
          <w:rFonts w:hint="eastAsia"/>
        </w:rPr>
        <w:t>D</w:t>
      </w:r>
      <w:r>
        <w:t>B</w:t>
      </w:r>
      <w:r>
        <w:rPr>
          <w:rFonts w:hint="eastAsia"/>
        </w:rPr>
        <w:t>相关的新版本时，要注意是否影响同步。具体要检查的点是：</w:t>
      </w:r>
    </w:p>
    <w:p w14:paraId="7AE94164" w14:textId="77777777" w:rsidR="000D5DF7" w:rsidRDefault="000D5DF7" w:rsidP="00787588">
      <w:pPr>
        <w:pStyle w:val="af1"/>
        <w:numPr>
          <w:ilvl w:val="0"/>
          <w:numId w:val="29"/>
        </w:numPr>
        <w:spacing w:line="240" w:lineRule="atLeast"/>
        <w:ind w:firstLineChars="0"/>
      </w:pPr>
      <w:r>
        <w:rPr>
          <w:rFonts w:hint="eastAsia"/>
        </w:rPr>
        <w:t>数据表结构有无被更改。</w:t>
      </w:r>
    </w:p>
    <w:p w14:paraId="617E957C" w14:textId="77777777" w:rsidR="000D5DF7" w:rsidRDefault="000D5DF7" w:rsidP="00787588">
      <w:pPr>
        <w:pStyle w:val="af1"/>
        <w:numPr>
          <w:ilvl w:val="0"/>
          <w:numId w:val="29"/>
        </w:numPr>
        <w:spacing w:line="240" w:lineRule="atLeast"/>
        <w:ind w:firstLineChars="0"/>
      </w:pPr>
      <w:r>
        <w:rPr>
          <w:rFonts w:hint="eastAsia"/>
        </w:rPr>
        <w:t>字段有无被更改。</w:t>
      </w:r>
    </w:p>
    <w:p w14:paraId="50398F23" w14:textId="77777777" w:rsidR="000D5DF7" w:rsidRDefault="000D5DF7" w:rsidP="00787588">
      <w:pPr>
        <w:pStyle w:val="af1"/>
        <w:numPr>
          <w:ilvl w:val="0"/>
          <w:numId w:val="29"/>
        </w:numPr>
        <w:spacing w:line="240" w:lineRule="atLeast"/>
        <w:ind w:firstLineChars="0"/>
      </w:pPr>
      <w:r>
        <w:rPr>
          <w:rFonts w:hint="eastAsia"/>
        </w:rPr>
        <w:t>键值约束有无变化。</w:t>
      </w:r>
    </w:p>
    <w:p w14:paraId="4B350A6E" w14:textId="77777777" w:rsidR="000D5DF7" w:rsidRDefault="000D5DF7" w:rsidP="00787588">
      <w:pPr>
        <w:pStyle w:val="af1"/>
        <w:numPr>
          <w:ilvl w:val="0"/>
          <w:numId w:val="29"/>
        </w:numPr>
        <w:spacing w:line="240" w:lineRule="atLeast"/>
        <w:ind w:firstLineChars="0"/>
      </w:pPr>
      <w:r>
        <w:rPr>
          <w:rFonts w:hint="eastAsia"/>
        </w:rPr>
        <w:t>外键约束的值有无冲突。</w:t>
      </w:r>
    </w:p>
    <w:p w14:paraId="4CDDFA32" w14:textId="77777777" w:rsidR="000D5DF7" w:rsidRDefault="000D5DF7" w:rsidP="00A76ABC">
      <w:pPr>
        <w:spacing w:line="240" w:lineRule="atLeast"/>
      </w:pPr>
    </w:p>
    <w:p w14:paraId="7AD44101" w14:textId="77777777" w:rsidR="000D5DF7" w:rsidRDefault="000D5DF7" w:rsidP="00A76ABC">
      <w:pPr>
        <w:spacing w:line="240" w:lineRule="atLeast"/>
      </w:pPr>
    </w:p>
    <w:p w14:paraId="3BCEB255" w14:textId="77777777" w:rsidR="000D5DF7" w:rsidRPr="000D5DF7" w:rsidRDefault="000D5DF7" w:rsidP="00A76ABC">
      <w:pPr>
        <w:spacing w:line="240" w:lineRule="atLeast"/>
      </w:pPr>
    </w:p>
    <w:p w14:paraId="039C412C" w14:textId="77777777" w:rsidR="000D5DF7" w:rsidRDefault="000D5DF7" w:rsidP="00A76ABC">
      <w:pPr>
        <w:pStyle w:val="3"/>
        <w:spacing w:line="240" w:lineRule="atLeast"/>
      </w:pPr>
      <w:bookmarkStart w:id="123" w:name="_Toc50496735"/>
      <w:r w:rsidRPr="00356409">
        <w:t>POS</w:t>
      </w:r>
      <w:r w:rsidRPr="00356409">
        <w:t>机身份识别问题</w:t>
      </w:r>
      <w:bookmarkEnd w:id="123"/>
    </w:p>
    <w:p w14:paraId="1C7CE3BE" w14:textId="77777777" w:rsidR="000D5DF7" w:rsidRDefault="000D5DF7" w:rsidP="00A76ABC">
      <w:pPr>
        <w:spacing w:line="240" w:lineRule="atLeast"/>
        <w:jc w:val="left"/>
      </w:pPr>
      <w:r w:rsidRPr="00356409">
        <w:t>POS</w:t>
      </w:r>
      <w:r w:rsidRPr="00356409">
        <w:t>机身份识别问题</w:t>
      </w:r>
      <w:r>
        <w:rPr>
          <w:rFonts w:hint="eastAsia"/>
        </w:rPr>
        <w:t>。</w:t>
      </w:r>
    </w:p>
    <w:p w14:paraId="7E39B0AF" w14:textId="77777777" w:rsidR="000D5DF7" w:rsidRPr="000D5DF7" w:rsidRDefault="000D5DF7" w:rsidP="00A76ABC">
      <w:pPr>
        <w:spacing w:line="240" w:lineRule="atLeast"/>
      </w:pPr>
    </w:p>
    <w:p w14:paraId="063C206A" w14:textId="77777777" w:rsidR="000D5DF7" w:rsidRDefault="007B5228" w:rsidP="00A76ABC">
      <w:pPr>
        <w:pStyle w:val="3"/>
        <w:spacing w:line="240" w:lineRule="atLeast"/>
      </w:pPr>
      <w:bookmarkStart w:id="124" w:name="_Toc50496736"/>
      <w:r>
        <w:rPr>
          <w:rFonts w:hint="eastAsia"/>
        </w:rPr>
        <w:t>基础资料在</w:t>
      </w:r>
      <w:r>
        <w:rPr>
          <w:rFonts w:hint="eastAsia"/>
        </w:rPr>
        <w:t>POS</w:t>
      </w:r>
      <w:r>
        <w:rPr>
          <w:rFonts w:hint="eastAsia"/>
        </w:rPr>
        <w:t>中的初始化</w:t>
      </w:r>
      <w:bookmarkEnd w:id="124"/>
    </w:p>
    <w:p w14:paraId="4BB43948" w14:textId="77777777" w:rsidR="000D5DF7" w:rsidRDefault="000D5DF7" w:rsidP="00A76ABC">
      <w:pPr>
        <w:spacing w:line="240" w:lineRule="atLeast"/>
        <w:jc w:val="left"/>
      </w:pPr>
      <w:r>
        <w:rPr>
          <w:rFonts w:hint="eastAsia"/>
        </w:rPr>
        <w:t>基础资料全部塞进</w:t>
      </w:r>
      <w:r>
        <w:rPr>
          <w:rFonts w:hint="eastAsia"/>
        </w:rPr>
        <w:t>P</w:t>
      </w:r>
      <w:r>
        <w:t>OS</w:t>
      </w:r>
      <w:r>
        <w:rPr>
          <w:rFonts w:hint="eastAsia"/>
        </w:rPr>
        <w:t>。</w:t>
      </w:r>
    </w:p>
    <w:p w14:paraId="5C065087" w14:textId="77777777" w:rsidR="000D5DF7" w:rsidRPr="003F36AC" w:rsidRDefault="000D5DF7" w:rsidP="00A76ABC">
      <w:pPr>
        <w:spacing w:line="240" w:lineRule="atLeast"/>
        <w:jc w:val="left"/>
      </w:pPr>
    </w:p>
    <w:p w14:paraId="794C2EEB" w14:textId="77777777" w:rsidR="000D5DF7" w:rsidRDefault="000D5DF7" w:rsidP="00A76ABC">
      <w:pPr>
        <w:spacing w:line="240" w:lineRule="atLeast"/>
        <w:jc w:val="left"/>
      </w:pPr>
    </w:p>
    <w:p w14:paraId="7AB0F271" w14:textId="77777777" w:rsidR="000D5DF7" w:rsidRPr="000D5DF7" w:rsidRDefault="000D5DF7" w:rsidP="00A76ABC">
      <w:pPr>
        <w:spacing w:line="240" w:lineRule="atLeast"/>
      </w:pPr>
    </w:p>
    <w:p w14:paraId="7151C9AA" w14:textId="77777777" w:rsidR="000D5DF7" w:rsidRDefault="007B5228" w:rsidP="00A76ABC">
      <w:pPr>
        <w:pStyle w:val="3"/>
        <w:spacing w:line="240" w:lineRule="atLeast"/>
      </w:pPr>
      <w:bookmarkStart w:id="125" w:name="_Toc50496737"/>
      <w:r>
        <w:rPr>
          <w:rFonts w:hint="eastAsia"/>
        </w:rPr>
        <w:t>M</w:t>
      </w:r>
      <w:r>
        <w:t>ysql</w:t>
      </w:r>
      <w:bookmarkEnd w:id="125"/>
    </w:p>
    <w:p w14:paraId="69B27F42" w14:textId="77777777" w:rsidR="000D5DF7" w:rsidRDefault="000D5DF7" w:rsidP="00787588">
      <w:pPr>
        <w:pStyle w:val="23"/>
        <w:numPr>
          <w:ilvl w:val="0"/>
          <w:numId w:val="18"/>
        </w:numPr>
        <w:spacing w:line="240" w:lineRule="atLeast"/>
        <w:ind w:firstLineChars="0"/>
        <w:jc w:val="left"/>
      </w:pPr>
      <w:r>
        <w:rPr>
          <w:rFonts w:hint="eastAsia"/>
        </w:rPr>
        <w:t>M</w:t>
      </w:r>
      <w:r>
        <w:t>ysql</w:t>
      </w:r>
    </w:p>
    <w:p w14:paraId="7FC8F498" w14:textId="77777777" w:rsidR="000D5DF7" w:rsidRDefault="000D5DF7" w:rsidP="00787588">
      <w:pPr>
        <w:pStyle w:val="23"/>
        <w:numPr>
          <w:ilvl w:val="1"/>
          <w:numId w:val="18"/>
        </w:numPr>
        <w:spacing w:line="240" w:lineRule="atLeast"/>
        <w:ind w:firstLineChars="0"/>
        <w:jc w:val="left"/>
      </w:pPr>
      <w:r>
        <w:rPr>
          <w:rFonts w:hint="eastAsia"/>
        </w:rPr>
        <w:t>测试</w:t>
      </w:r>
      <w:r>
        <w:rPr>
          <w:rFonts w:hint="eastAsia"/>
        </w:rPr>
        <w:t>M</w:t>
      </w:r>
      <w:r>
        <w:t>ys</w:t>
      </w:r>
      <w:r>
        <w:tab/>
        <w:t>ql</w:t>
      </w:r>
      <w:r>
        <w:rPr>
          <w:rFonts w:hint="eastAsia"/>
        </w:rPr>
        <w:t>的连接是否可以保持超过</w:t>
      </w:r>
      <w:r>
        <w:rPr>
          <w:rFonts w:hint="eastAsia"/>
        </w:rPr>
        <w:t>8</w:t>
      </w:r>
      <w:r>
        <w:rPr>
          <w:rFonts w:hint="eastAsia"/>
        </w:rPr>
        <w:t>小时，如不能，令其能。</w:t>
      </w:r>
    </w:p>
    <w:p w14:paraId="5B5C6174" w14:textId="77777777" w:rsidR="000D5DF7" w:rsidRDefault="000D5DF7" w:rsidP="00787588">
      <w:pPr>
        <w:pStyle w:val="23"/>
        <w:numPr>
          <w:ilvl w:val="1"/>
          <w:numId w:val="18"/>
        </w:numPr>
        <w:spacing w:line="240" w:lineRule="atLeast"/>
        <w:ind w:firstLineChars="0"/>
        <w:jc w:val="left"/>
      </w:pPr>
      <w:r>
        <w:rPr>
          <w:rFonts w:hint="eastAsia"/>
        </w:rPr>
        <w:t>令</w:t>
      </w:r>
      <w:r>
        <w:rPr>
          <w:rFonts w:hint="eastAsia"/>
        </w:rPr>
        <w:t>M</w:t>
      </w:r>
      <w:r>
        <w:t>YSQL</w:t>
      </w:r>
      <w:r>
        <w:rPr>
          <w:rFonts w:hint="eastAsia"/>
        </w:rPr>
        <w:t>不能接收本机以外的</w:t>
      </w:r>
      <w:r>
        <w:rPr>
          <w:rFonts w:hint="eastAsia"/>
        </w:rPr>
        <w:t>I</w:t>
      </w:r>
      <w:r>
        <w:t>P</w:t>
      </w:r>
      <w:r>
        <w:rPr>
          <w:rFonts w:hint="eastAsia"/>
        </w:rPr>
        <w:t>的请求。</w:t>
      </w:r>
      <w:r w:rsidR="005F484B">
        <w:rPr>
          <w:rFonts w:hint="eastAsia"/>
        </w:rPr>
        <w:t>DEV</w:t>
      </w:r>
      <w:r w:rsidR="005F484B">
        <w:rPr>
          <w:rFonts w:hint="eastAsia"/>
        </w:rPr>
        <w:t>、</w:t>
      </w:r>
      <w:r w:rsidR="005F484B">
        <w:rPr>
          <w:rFonts w:hint="eastAsia"/>
        </w:rPr>
        <w:t>SIT</w:t>
      </w:r>
      <w:r w:rsidR="005F484B">
        <w:rPr>
          <w:rFonts w:hint="eastAsia"/>
        </w:rPr>
        <w:t>、</w:t>
      </w:r>
      <w:r w:rsidR="005F484B">
        <w:rPr>
          <w:rFonts w:hint="eastAsia"/>
        </w:rPr>
        <w:t>UAT</w:t>
      </w:r>
      <w:r w:rsidR="005F484B">
        <w:rPr>
          <w:rFonts w:hint="eastAsia"/>
        </w:rPr>
        <w:t>可以创建只能读的用户，并且打开远程访问的功能。</w:t>
      </w:r>
    </w:p>
    <w:p w14:paraId="02139143" w14:textId="77777777" w:rsidR="000D5DF7" w:rsidRPr="000D5DF7" w:rsidRDefault="000D5DF7" w:rsidP="00A76ABC">
      <w:pPr>
        <w:spacing w:line="240" w:lineRule="atLeast"/>
      </w:pPr>
    </w:p>
    <w:p w14:paraId="43B85CF4" w14:textId="77777777" w:rsidR="000D5DF7" w:rsidRDefault="007B5228" w:rsidP="00A76ABC">
      <w:pPr>
        <w:pStyle w:val="3"/>
        <w:spacing w:line="240" w:lineRule="atLeast"/>
      </w:pPr>
      <w:bookmarkStart w:id="126" w:name="_Toc50496738"/>
      <w:r>
        <w:t>Tomcat</w:t>
      </w:r>
      <w:r>
        <w:rPr>
          <w:rFonts w:hint="eastAsia"/>
        </w:rPr>
        <w:t>配置</w:t>
      </w:r>
      <w:bookmarkEnd w:id="126"/>
    </w:p>
    <w:p w14:paraId="12D2DD87" w14:textId="77777777" w:rsidR="000D5DF7" w:rsidRDefault="000D5DF7" w:rsidP="00787588">
      <w:pPr>
        <w:pStyle w:val="23"/>
        <w:numPr>
          <w:ilvl w:val="0"/>
          <w:numId w:val="18"/>
        </w:numPr>
        <w:spacing w:line="240" w:lineRule="atLeast"/>
        <w:ind w:firstLineChars="0"/>
        <w:jc w:val="left"/>
      </w:pPr>
      <w:r>
        <w:t>Tomcat</w:t>
      </w:r>
      <w:r>
        <w:rPr>
          <w:rFonts w:hint="eastAsia"/>
        </w:rPr>
        <w:t>配置</w:t>
      </w:r>
      <w:r>
        <w:rPr>
          <w:rFonts w:ascii="Microsoft YaHei UI" w:eastAsia="Microsoft YaHei UI" w:hAnsi="Microsoft YaHei UI" w:hint="eastAsia"/>
          <w:b/>
          <w:bCs/>
          <w:color w:val="3F464D"/>
          <w:shd w:val="clear" w:color="auto" w:fill="DBE2E8"/>
        </w:rPr>
        <w:t>AES算法加密</w:t>
      </w:r>
      <w:r>
        <w:rPr>
          <w:rFonts w:hint="eastAsia"/>
        </w:rPr>
        <w:t>。</w:t>
      </w:r>
    </w:p>
    <w:p w14:paraId="3E894934" w14:textId="77777777" w:rsidR="000D5DF7" w:rsidRDefault="000D5DF7" w:rsidP="00787588">
      <w:pPr>
        <w:pStyle w:val="23"/>
        <w:numPr>
          <w:ilvl w:val="1"/>
          <w:numId w:val="18"/>
        </w:numPr>
        <w:spacing w:line="240" w:lineRule="atLeast"/>
        <w:ind w:firstLineChars="0"/>
        <w:jc w:val="left"/>
      </w:pPr>
      <w:r>
        <w:rPr>
          <w:rFonts w:hint="eastAsia"/>
        </w:rPr>
        <w:t>需要做</w:t>
      </w:r>
      <w:r>
        <w:rPr>
          <w:rFonts w:hint="eastAsia"/>
        </w:rPr>
        <w:t>(</w:t>
      </w:r>
      <w:r>
        <w:t>JDK8)</w:t>
      </w:r>
      <w:r>
        <w:rPr>
          <w:rFonts w:hint="eastAsia"/>
        </w:rPr>
        <w:t>：</w:t>
      </w:r>
      <w:hyperlink r:id="rId72" w:history="1">
        <w:r w:rsidRPr="001A662C">
          <w:rPr>
            <w:rStyle w:val="ad"/>
          </w:rPr>
          <w:t>ftp://119.23.160.192/Install/%CF%EE%C4%BF%B2%BF%CA%F0/jce_policy-8.zip</w:t>
        </w:r>
      </w:hyperlink>
      <w:r>
        <w:rPr>
          <w:rFonts w:hint="eastAsia"/>
        </w:rPr>
        <w:t>。</w:t>
      </w:r>
      <w:r w:rsidRPr="007C387B">
        <w:rPr>
          <w:rFonts w:hint="eastAsia"/>
        </w:rPr>
        <w:t>下载后解压，可以看到</w:t>
      </w:r>
      <w:r w:rsidRPr="007C387B">
        <w:t>local_policy.jar</w:t>
      </w:r>
      <w:r w:rsidRPr="007C387B">
        <w:t>和</w:t>
      </w:r>
      <w:r w:rsidRPr="007C387B">
        <w:t>US_export_policy.jar</w:t>
      </w:r>
      <w:r w:rsidRPr="007C387B">
        <w:t>以及</w:t>
      </w:r>
      <w:r w:rsidRPr="007C387B">
        <w:t>readme.txt</w:t>
      </w:r>
      <w:r w:rsidRPr="007C387B">
        <w:t>。</w:t>
      </w:r>
      <w:r w:rsidRPr="007C387B">
        <w:t> </w:t>
      </w:r>
      <w:r w:rsidRPr="007C387B">
        <w:t>如果安装了</w:t>
      </w:r>
      <w:r w:rsidRPr="007C387B">
        <w:t>JRE</w:t>
      </w:r>
      <w:r w:rsidRPr="007C387B">
        <w:t>，将两个</w:t>
      </w:r>
      <w:r w:rsidRPr="007C387B">
        <w:t>jar</w:t>
      </w:r>
      <w:r w:rsidRPr="007C387B">
        <w:t>文件放到</w:t>
      </w:r>
      <w:r w:rsidRPr="007C387B">
        <w:t>%JRE_HOME%\lib\security</w:t>
      </w:r>
      <w:r w:rsidRPr="007C387B">
        <w:t>下覆盖原来文件，记得先备份。</w:t>
      </w:r>
      <w:r w:rsidRPr="007C387B">
        <w:t> </w:t>
      </w:r>
      <w:r>
        <w:rPr>
          <w:rFonts w:hint="eastAsia"/>
        </w:rPr>
        <w:t>如</w:t>
      </w:r>
      <w:r w:rsidRPr="007C387B">
        <w:t>果安装了</w:t>
      </w:r>
      <w:r w:rsidRPr="007C387B">
        <w:t>JDK</w:t>
      </w:r>
      <w:r w:rsidRPr="007C387B">
        <w:t>，将两个</w:t>
      </w:r>
      <w:r w:rsidRPr="007C387B">
        <w:t>jar</w:t>
      </w:r>
      <w:r w:rsidRPr="007C387B">
        <w:t>文件也放到</w:t>
      </w:r>
      <w:r w:rsidRPr="007C387B">
        <w:t>%JDK_HOME%\jre\lib\security</w:t>
      </w:r>
      <w:r w:rsidRPr="007C387B">
        <w:t>下。</w:t>
      </w:r>
      <w:r w:rsidRPr="007C387B">
        <w:t> </w:t>
      </w:r>
    </w:p>
    <w:p w14:paraId="33CA1C78" w14:textId="77777777" w:rsidR="000D5DF7" w:rsidRDefault="000D5DF7" w:rsidP="00787588">
      <w:pPr>
        <w:pStyle w:val="23"/>
        <w:numPr>
          <w:ilvl w:val="1"/>
          <w:numId w:val="18"/>
        </w:numPr>
        <w:spacing w:line="240" w:lineRule="atLeast"/>
        <w:ind w:firstLineChars="0"/>
        <w:jc w:val="left"/>
      </w:pPr>
      <w:r>
        <w:rPr>
          <w:rFonts w:hint="eastAsia"/>
        </w:rPr>
        <w:t>原因：</w:t>
      </w:r>
      <w:r w:rsidRPr="00E02C4C">
        <w:rPr>
          <w:rFonts w:hint="eastAsia"/>
        </w:rPr>
        <w:t>由于信息安全在军事等方面极其重要，如在第二次世界大战期间，使用了无线电，若是能够成功解密敌方的机密情报，往往预示着战争的胜利，</w:t>
      </w:r>
      <w:r w:rsidRPr="00E02C4C">
        <w:t>因此美国对加密解密等软件进行了出口限制，</w:t>
      </w:r>
      <w:r w:rsidRPr="00E02C4C">
        <w:t>JDK</w:t>
      </w:r>
      <w:r w:rsidRPr="00E02C4C">
        <w:t>中默认加密的密钥长度较短，加密强度较低，而</w:t>
      </w:r>
      <w:r w:rsidRPr="00E02C4C">
        <w:t>UnlimitedJCEPolicyJDK7</w:t>
      </w:r>
      <w:r w:rsidRPr="00E02C4C">
        <w:t>中的文件则没有这样的限制，因此为了获得更好的加密强度，需要替换掉那两个文件。</w:t>
      </w:r>
    </w:p>
    <w:p w14:paraId="6BB2F37E" w14:textId="77777777" w:rsidR="000D5DF7" w:rsidRDefault="000D5DF7" w:rsidP="00787588">
      <w:pPr>
        <w:pStyle w:val="23"/>
        <w:numPr>
          <w:ilvl w:val="1"/>
          <w:numId w:val="18"/>
        </w:numPr>
        <w:spacing w:line="240" w:lineRule="atLeast"/>
        <w:ind w:firstLineChars="0"/>
        <w:jc w:val="left"/>
      </w:pPr>
      <w:r w:rsidRPr="001A6EB5">
        <w:t>JDK7</w:t>
      </w:r>
      <w:r w:rsidRPr="001A6EB5">
        <w:t>的下载地址</w:t>
      </w:r>
      <w:r w:rsidRPr="001A6EB5">
        <w:t>: http://www.oracle.com/technetwork/java/javase/downloads/jce-7-download-432124.html</w:t>
      </w:r>
      <w:r w:rsidRPr="001A6EB5">
        <w:cr/>
        <w:t>JDK8</w:t>
      </w:r>
      <w:r w:rsidRPr="001A6EB5">
        <w:t>的下载地址</w:t>
      </w:r>
      <w:r w:rsidRPr="001A6EB5">
        <w:t>: http://www.oracle.com/technetwork/java/javase/downloads/jce8-download-2133166.html</w:t>
      </w:r>
    </w:p>
    <w:p w14:paraId="4B34290D" w14:textId="77777777" w:rsidR="000D5DF7" w:rsidRDefault="002A7AE7" w:rsidP="00787588">
      <w:pPr>
        <w:pStyle w:val="af1"/>
        <w:numPr>
          <w:ilvl w:val="0"/>
          <w:numId w:val="18"/>
        </w:numPr>
        <w:spacing w:line="240" w:lineRule="atLeast"/>
        <w:ind w:firstLineChars="0"/>
      </w:pPr>
      <w:r>
        <w:rPr>
          <w:rFonts w:hint="eastAsia"/>
        </w:rPr>
        <w:t>商品图片映射路径设置。</w:t>
      </w:r>
    </w:p>
    <w:p w14:paraId="2B17B05D" w14:textId="77777777" w:rsidR="002A7AE7" w:rsidRDefault="002A7AE7" w:rsidP="00787588">
      <w:pPr>
        <w:pStyle w:val="af1"/>
        <w:numPr>
          <w:ilvl w:val="0"/>
          <w:numId w:val="32"/>
        </w:numPr>
        <w:spacing w:line="240" w:lineRule="atLeast"/>
        <w:ind w:firstLineChars="0"/>
      </w:pPr>
      <w:r>
        <w:rPr>
          <w:rFonts w:hint="eastAsia"/>
        </w:rPr>
        <w:t>公司营业执照映射路径设置。</w:t>
      </w:r>
    </w:p>
    <w:p w14:paraId="46D5B50E" w14:textId="77777777" w:rsidR="00596DF2" w:rsidRDefault="00596DF2" w:rsidP="00787588">
      <w:pPr>
        <w:pStyle w:val="af1"/>
        <w:numPr>
          <w:ilvl w:val="0"/>
          <w:numId w:val="32"/>
        </w:numPr>
        <w:spacing w:line="240" w:lineRule="atLeast"/>
        <w:ind w:firstLineChars="0"/>
      </w:pPr>
      <w:r>
        <w:rPr>
          <w:rFonts w:hint="eastAsia"/>
        </w:rPr>
        <w:t>商家支付证书路径设置。</w:t>
      </w:r>
    </w:p>
    <w:p w14:paraId="0F8FA8B0" w14:textId="77777777" w:rsidR="002A7AE7" w:rsidRPr="002A7AE7" w:rsidRDefault="002A7AE7" w:rsidP="00A76ABC">
      <w:pPr>
        <w:spacing w:line="240" w:lineRule="atLeast"/>
      </w:pPr>
    </w:p>
    <w:p w14:paraId="1547302C" w14:textId="77777777" w:rsidR="000D5DF7" w:rsidRDefault="007B5228" w:rsidP="00A76ABC">
      <w:pPr>
        <w:pStyle w:val="3"/>
        <w:spacing w:line="240" w:lineRule="atLeast"/>
      </w:pPr>
      <w:bookmarkStart w:id="127" w:name="_Toc50496739"/>
      <w:r>
        <w:t>L</w:t>
      </w:r>
      <w:r>
        <w:rPr>
          <w:rFonts w:hint="eastAsia"/>
        </w:rPr>
        <w:t>o</w:t>
      </w:r>
      <w:r>
        <w:t>g4j</w:t>
      </w:r>
      <w:r>
        <w:rPr>
          <w:rFonts w:hint="eastAsia"/>
        </w:rPr>
        <w:t>配置</w:t>
      </w:r>
      <w:bookmarkEnd w:id="127"/>
    </w:p>
    <w:p w14:paraId="670FBF5B" w14:textId="77777777" w:rsidR="000D5DF7" w:rsidRDefault="007B5228" w:rsidP="00787588">
      <w:pPr>
        <w:pStyle w:val="af1"/>
        <w:numPr>
          <w:ilvl w:val="0"/>
          <w:numId w:val="18"/>
        </w:numPr>
        <w:spacing w:line="240" w:lineRule="atLeast"/>
        <w:ind w:firstLineChars="0"/>
        <w:jc w:val="left"/>
      </w:pPr>
      <w:r>
        <w:t>L</w:t>
      </w:r>
      <w:r>
        <w:rPr>
          <w:rFonts w:hint="eastAsia"/>
        </w:rPr>
        <w:t>o</w:t>
      </w:r>
      <w:r>
        <w:t>g4j</w:t>
      </w:r>
      <w:r>
        <w:rPr>
          <w:rFonts w:hint="eastAsia"/>
        </w:rPr>
        <w:t>配置</w:t>
      </w:r>
    </w:p>
    <w:p w14:paraId="622CE8D0" w14:textId="77777777" w:rsidR="000D5DF7" w:rsidRDefault="000D5DF7" w:rsidP="00787588">
      <w:pPr>
        <w:pStyle w:val="af1"/>
        <w:numPr>
          <w:ilvl w:val="1"/>
          <w:numId w:val="18"/>
        </w:numPr>
        <w:spacing w:line="240" w:lineRule="atLeast"/>
        <w:ind w:firstLineChars="0"/>
        <w:jc w:val="left"/>
      </w:pPr>
      <w:r>
        <w:rPr>
          <w:rFonts w:hint="eastAsia"/>
        </w:rPr>
        <w:t>日志级别。</w:t>
      </w:r>
    </w:p>
    <w:p w14:paraId="6FEC5CD6" w14:textId="77777777" w:rsidR="000D5DF7" w:rsidRDefault="000D5DF7" w:rsidP="00787588">
      <w:pPr>
        <w:pStyle w:val="af1"/>
        <w:numPr>
          <w:ilvl w:val="1"/>
          <w:numId w:val="18"/>
        </w:numPr>
        <w:spacing w:line="240" w:lineRule="atLeast"/>
        <w:ind w:firstLineChars="0"/>
        <w:jc w:val="left"/>
      </w:pPr>
      <w:r>
        <w:rPr>
          <w:rFonts w:hint="eastAsia"/>
        </w:rPr>
        <w:t>报警邮件地址改为相应的环境的地址，比如</w:t>
      </w:r>
      <w:r>
        <w:rPr>
          <w:rFonts w:hint="eastAsia"/>
        </w:rPr>
        <w:t>SIT</w:t>
      </w:r>
      <w:r>
        <w:rPr>
          <w:rFonts w:hint="eastAsia"/>
        </w:rPr>
        <w:t>的不要用</w:t>
      </w:r>
      <w:r>
        <w:rPr>
          <w:rFonts w:hint="eastAsia"/>
        </w:rPr>
        <w:t>DEV</w:t>
      </w:r>
      <w:r>
        <w:rPr>
          <w:rFonts w:hint="eastAsia"/>
        </w:rPr>
        <w:t>的。</w:t>
      </w:r>
    </w:p>
    <w:p w14:paraId="59B25F73" w14:textId="77777777" w:rsidR="00FF69B9" w:rsidRDefault="00FF69B9" w:rsidP="00787588">
      <w:pPr>
        <w:pStyle w:val="af1"/>
        <w:numPr>
          <w:ilvl w:val="1"/>
          <w:numId w:val="18"/>
        </w:numPr>
        <w:spacing w:line="240" w:lineRule="atLeast"/>
        <w:ind w:firstLineChars="0"/>
        <w:jc w:val="left"/>
      </w:pPr>
      <w:r>
        <w:rPr>
          <w:rFonts w:hint="eastAsia"/>
        </w:rPr>
        <w:t>打开邮件通知。</w:t>
      </w:r>
    </w:p>
    <w:p w14:paraId="2B049339" w14:textId="77777777" w:rsidR="000D5DF7" w:rsidRPr="000D5DF7" w:rsidRDefault="000D5DF7" w:rsidP="00A76ABC">
      <w:pPr>
        <w:spacing w:line="240" w:lineRule="atLeast"/>
      </w:pPr>
    </w:p>
    <w:p w14:paraId="6990C061" w14:textId="77777777" w:rsidR="000D5DF7" w:rsidRDefault="007B5228" w:rsidP="00A76ABC">
      <w:pPr>
        <w:pStyle w:val="3"/>
        <w:spacing w:line="240" w:lineRule="atLeast"/>
      </w:pPr>
      <w:bookmarkStart w:id="128" w:name="_Toc50496740"/>
      <w:r>
        <w:rPr>
          <w:rFonts w:hint="eastAsia"/>
        </w:rPr>
        <w:t>J</w:t>
      </w:r>
      <w:r>
        <w:t>enkins</w:t>
      </w:r>
      <w:r>
        <w:rPr>
          <w:rFonts w:hint="eastAsia"/>
        </w:rPr>
        <w:t>健康检查</w:t>
      </w:r>
      <w:bookmarkEnd w:id="128"/>
    </w:p>
    <w:p w14:paraId="71313ECC" w14:textId="77777777" w:rsidR="000D5DF7" w:rsidRPr="000D5DF7" w:rsidRDefault="000D5DF7" w:rsidP="00A76ABC">
      <w:pPr>
        <w:spacing w:line="240" w:lineRule="atLeast"/>
      </w:pPr>
    </w:p>
    <w:p w14:paraId="09431817" w14:textId="77777777" w:rsidR="000D5DF7" w:rsidRDefault="000D5DF7" w:rsidP="00787588">
      <w:pPr>
        <w:pStyle w:val="af1"/>
        <w:numPr>
          <w:ilvl w:val="0"/>
          <w:numId w:val="18"/>
        </w:numPr>
        <w:spacing w:line="240" w:lineRule="atLeast"/>
        <w:ind w:firstLineChars="0"/>
        <w:jc w:val="left"/>
      </w:pPr>
      <w:r>
        <w:rPr>
          <w:rFonts w:hint="eastAsia"/>
        </w:rPr>
        <w:t>J</w:t>
      </w:r>
      <w:r>
        <w:t>enkins</w:t>
      </w:r>
      <w:r>
        <w:rPr>
          <w:rFonts w:hint="eastAsia"/>
        </w:rPr>
        <w:t>健康检查</w:t>
      </w:r>
    </w:p>
    <w:p w14:paraId="6DFFE71F" w14:textId="77777777" w:rsidR="000D5DF7" w:rsidRDefault="000D5DF7" w:rsidP="00787588">
      <w:pPr>
        <w:pStyle w:val="af1"/>
        <w:numPr>
          <w:ilvl w:val="1"/>
          <w:numId w:val="18"/>
        </w:numPr>
        <w:spacing w:line="240" w:lineRule="atLeast"/>
        <w:ind w:firstLineChars="0"/>
        <w:jc w:val="left"/>
      </w:pPr>
    </w:p>
    <w:p w14:paraId="0D527605" w14:textId="77777777" w:rsidR="000D5DF7" w:rsidRDefault="000D5DF7" w:rsidP="00A76ABC">
      <w:pPr>
        <w:spacing w:line="240" w:lineRule="atLeast"/>
      </w:pPr>
    </w:p>
    <w:p w14:paraId="2F8644B5" w14:textId="77777777" w:rsidR="000D5DF7" w:rsidRDefault="000D5DF7" w:rsidP="00A76ABC">
      <w:pPr>
        <w:spacing w:line="240" w:lineRule="atLeast"/>
      </w:pPr>
    </w:p>
    <w:p w14:paraId="4D0691A5" w14:textId="77777777" w:rsidR="000D5DF7" w:rsidRPr="000D5DF7" w:rsidRDefault="000D5DF7" w:rsidP="00A76ABC">
      <w:pPr>
        <w:spacing w:line="240" w:lineRule="atLeast"/>
      </w:pPr>
    </w:p>
    <w:p w14:paraId="100E4222" w14:textId="77777777" w:rsidR="000D5DF7" w:rsidRDefault="007B5228" w:rsidP="00A76ABC">
      <w:pPr>
        <w:pStyle w:val="3"/>
        <w:spacing w:line="240" w:lineRule="atLeast"/>
      </w:pPr>
      <w:bookmarkStart w:id="129" w:name="_Toc50496741"/>
      <w:r>
        <w:rPr>
          <w:rFonts w:hint="eastAsia"/>
        </w:rPr>
        <w:t>皇后</w:t>
      </w:r>
      <w:r w:rsidR="00E07509">
        <w:rPr>
          <w:rFonts w:hint="eastAsia"/>
        </w:rPr>
        <w:t>服务</w:t>
      </w:r>
      <w:bookmarkEnd w:id="129"/>
    </w:p>
    <w:p w14:paraId="0E0BC801" w14:textId="77777777" w:rsidR="000D5DF7" w:rsidRDefault="000D5DF7" w:rsidP="00787588">
      <w:pPr>
        <w:pStyle w:val="af1"/>
        <w:numPr>
          <w:ilvl w:val="0"/>
          <w:numId w:val="18"/>
        </w:numPr>
        <w:spacing w:line="240" w:lineRule="atLeast"/>
        <w:ind w:firstLineChars="0"/>
        <w:jc w:val="left"/>
      </w:pPr>
      <w:r>
        <w:rPr>
          <w:rFonts w:hint="eastAsia"/>
        </w:rPr>
        <w:t>W</w:t>
      </w:r>
      <w:r>
        <w:t>indows</w:t>
      </w:r>
      <w:r>
        <w:rPr>
          <w:rFonts w:hint="eastAsia"/>
        </w:rPr>
        <w:t>服务配置</w:t>
      </w:r>
    </w:p>
    <w:p w14:paraId="750483EF" w14:textId="77777777" w:rsidR="000D5DF7" w:rsidRDefault="000D5DF7" w:rsidP="00A76ABC">
      <w:pPr>
        <w:spacing w:line="240" w:lineRule="atLeast"/>
      </w:pPr>
      <w:r>
        <w:rPr>
          <w:rFonts w:hint="eastAsia"/>
        </w:rPr>
        <w:t>在产品场中创建</w:t>
      </w:r>
      <w:r>
        <w:rPr>
          <w:rFonts w:hint="eastAsia"/>
        </w:rPr>
        <w:t>2</w:t>
      </w:r>
      <w:r>
        <w:rPr>
          <w:rFonts w:hint="eastAsia"/>
        </w:rPr>
        <w:t>个公司，</w:t>
      </w:r>
      <w:r>
        <w:rPr>
          <w:rFonts w:hint="eastAsia"/>
        </w:rPr>
        <w:t>1</w:t>
      </w:r>
      <w:r>
        <w:rPr>
          <w:rFonts w:hint="eastAsia"/>
        </w:rPr>
        <w:t>个用来复现客户出现的问题（通过</w:t>
      </w:r>
      <w:r>
        <w:rPr>
          <w:rFonts w:hint="eastAsia"/>
        </w:rPr>
        <w:t>DB</w:t>
      </w:r>
      <w:r>
        <w:rPr>
          <w:rFonts w:hint="eastAsia"/>
        </w:rPr>
        <w:t>复制迅速取得用户的数据），另</w:t>
      </w:r>
      <w:r>
        <w:rPr>
          <w:rFonts w:hint="eastAsia"/>
        </w:rPr>
        <w:t>1</w:t>
      </w:r>
      <w:r>
        <w:rPr>
          <w:rFonts w:hint="eastAsia"/>
        </w:rPr>
        <w:t>个用来给</w:t>
      </w:r>
      <w:r>
        <w:rPr>
          <w:rFonts w:hint="eastAsia"/>
        </w:rPr>
        <w:t>BX</w:t>
      </w:r>
      <w:r>
        <w:rPr>
          <w:rFonts w:hint="eastAsia"/>
        </w:rPr>
        <w:t>内部模拟使用。</w:t>
      </w:r>
    </w:p>
    <w:p w14:paraId="49466328" w14:textId="77777777" w:rsidR="000D5DF7" w:rsidRDefault="00533CD1" w:rsidP="00787588">
      <w:pPr>
        <w:pStyle w:val="af1"/>
        <w:numPr>
          <w:ilvl w:val="0"/>
          <w:numId w:val="18"/>
        </w:numPr>
        <w:spacing w:line="240" w:lineRule="atLeast"/>
        <w:ind w:firstLineChars="0"/>
      </w:pPr>
      <w:r>
        <w:rPr>
          <w:rFonts w:hint="eastAsia"/>
        </w:rPr>
        <w:t>配置运行小王子时，是否删除私有</w:t>
      </w:r>
      <w:r>
        <w:rPr>
          <w:rFonts w:hint="eastAsia"/>
        </w:rPr>
        <w:t>DB</w:t>
      </w:r>
      <w:r>
        <w:rPr>
          <w:rFonts w:hint="eastAsia"/>
        </w:rPr>
        <w:t>的数据。</w:t>
      </w:r>
    </w:p>
    <w:p w14:paraId="2C56CEC6" w14:textId="77777777" w:rsidR="00533CD1" w:rsidRDefault="00533CD1" w:rsidP="00A76ABC">
      <w:pPr>
        <w:spacing w:line="240" w:lineRule="atLeast"/>
      </w:pPr>
      <w:r>
        <w:rPr>
          <w:rFonts w:hint="eastAsia"/>
        </w:rPr>
        <w:t>在</w:t>
      </w:r>
      <w:r>
        <w:rPr>
          <w:rFonts w:hint="eastAsia"/>
        </w:rPr>
        <w:t>Pro</w:t>
      </w:r>
      <w:r>
        <w:t>duction</w:t>
      </w:r>
      <w:r>
        <w:rPr>
          <w:rFonts w:hint="eastAsia"/>
        </w:rPr>
        <w:t>我们永远不会运行小王子</w:t>
      </w:r>
      <w:r>
        <w:rPr>
          <w:rFonts w:hint="eastAsia"/>
        </w:rPr>
        <w:t>Je</w:t>
      </w:r>
      <w:r>
        <w:t>nkins</w:t>
      </w:r>
      <w:r>
        <w:rPr>
          <w:rFonts w:hint="eastAsia"/>
        </w:rPr>
        <w:t>版，但是如果有人不小心运行了就可能出大事。</w:t>
      </w:r>
    </w:p>
    <w:p w14:paraId="19474239" w14:textId="77777777" w:rsidR="000D5DF7" w:rsidRDefault="00533CD1" w:rsidP="00A76ABC">
      <w:pPr>
        <w:spacing w:line="240" w:lineRule="atLeast"/>
      </w:pPr>
      <w:r>
        <w:t>H</w:t>
      </w:r>
      <w:r>
        <w:rPr>
          <w:rFonts w:hint="eastAsia"/>
        </w:rPr>
        <w:t>e</w:t>
      </w:r>
      <w:r>
        <w:t>lper.ini</w:t>
      </w:r>
      <w:r>
        <w:rPr>
          <w:rFonts w:hint="eastAsia"/>
        </w:rPr>
        <w:t>里设置以下项为</w:t>
      </w:r>
      <w:r>
        <w:rPr>
          <w:rFonts w:hint="eastAsia"/>
        </w:rPr>
        <w:t>1</w:t>
      </w:r>
      <w:r>
        <w:rPr>
          <w:rFonts w:hint="eastAsia"/>
        </w:rPr>
        <w:t>会删除所有私有</w:t>
      </w:r>
      <w:r>
        <w:rPr>
          <w:rFonts w:hint="eastAsia"/>
        </w:rPr>
        <w:t>DB</w:t>
      </w:r>
      <w:r>
        <w:rPr>
          <w:rFonts w:hint="eastAsia"/>
        </w:rPr>
        <w:t>的数据：</w:t>
      </w:r>
    </w:p>
    <w:p w14:paraId="5DC43256" w14:textId="77777777" w:rsidR="00533CD1" w:rsidRDefault="00533CD1" w:rsidP="00A76ABC">
      <w:pPr>
        <w:spacing w:line="240" w:lineRule="atLeast"/>
      </w:pPr>
      <w:r w:rsidRPr="00533CD1">
        <w:t>DeletePrivateDBs=1</w:t>
      </w:r>
    </w:p>
    <w:p w14:paraId="4ACBFED5" w14:textId="77777777" w:rsidR="00533CD1" w:rsidRDefault="00533CD1" w:rsidP="00A76ABC">
      <w:pPr>
        <w:spacing w:line="240" w:lineRule="atLeast"/>
      </w:pPr>
    </w:p>
    <w:p w14:paraId="0EFC194F" w14:textId="77777777" w:rsidR="00533CD1" w:rsidRDefault="00533CD1" w:rsidP="00A76ABC">
      <w:pPr>
        <w:spacing w:line="240" w:lineRule="atLeast"/>
      </w:pPr>
      <w:r>
        <w:rPr>
          <w:rFonts w:hint="eastAsia"/>
        </w:rPr>
        <w:t>在</w:t>
      </w:r>
      <w:r>
        <w:rPr>
          <w:rFonts w:hint="eastAsia"/>
        </w:rPr>
        <w:t>Pro</w:t>
      </w:r>
      <w:r>
        <w:t>duction</w:t>
      </w:r>
      <w:r>
        <w:rPr>
          <w:rFonts w:hint="eastAsia"/>
        </w:rPr>
        <w:t>我们应该将其设置为</w:t>
      </w:r>
      <w:r>
        <w:t>0</w:t>
      </w:r>
      <w:r>
        <w:rPr>
          <w:rFonts w:hint="eastAsia"/>
        </w:rPr>
        <w:t>。</w:t>
      </w:r>
    </w:p>
    <w:p w14:paraId="78639CB3" w14:textId="77777777" w:rsidR="00533CD1" w:rsidRPr="000D5DF7" w:rsidRDefault="00533CD1" w:rsidP="00A76ABC">
      <w:pPr>
        <w:spacing w:line="240" w:lineRule="atLeast"/>
      </w:pPr>
    </w:p>
    <w:p w14:paraId="207F774A" w14:textId="77777777" w:rsidR="000D5DF7" w:rsidRDefault="007B5228" w:rsidP="00A76ABC">
      <w:pPr>
        <w:pStyle w:val="3"/>
        <w:spacing w:line="240" w:lineRule="atLeast"/>
      </w:pPr>
      <w:bookmarkStart w:id="130" w:name="_Toc50496742"/>
      <w:r>
        <w:rPr>
          <w:rFonts w:hint="eastAsia"/>
        </w:rPr>
        <w:t>微信公众号配置</w:t>
      </w:r>
      <w:bookmarkEnd w:id="130"/>
    </w:p>
    <w:p w14:paraId="551019E3" w14:textId="77777777" w:rsidR="000D5DF7" w:rsidRDefault="000D5DF7" w:rsidP="00A76ABC">
      <w:pPr>
        <w:spacing w:line="240" w:lineRule="atLeast"/>
      </w:pPr>
      <w:r>
        <w:t xml:space="preserve">@R&amp;D Manager_Giggs </w:t>
      </w:r>
      <w:r>
        <w:t>微信公众号更换测试场需要修改的内容：</w:t>
      </w:r>
      <w:r>
        <w:t xml:space="preserve"> </w:t>
      </w:r>
    </w:p>
    <w:p w14:paraId="65BE08A8" w14:textId="77777777" w:rsidR="000D5DF7" w:rsidRDefault="000D5DF7" w:rsidP="00A76ABC">
      <w:pPr>
        <w:spacing w:line="240" w:lineRule="atLeast"/>
      </w:pPr>
      <w:r>
        <w:t>1</w:t>
      </w:r>
      <w:r>
        <w:t>、服务器地址（</w:t>
      </w:r>
      <w:r>
        <w:t>URL</w:t>
      </w:r>
      <w:r>
        <w:t>）</w:t>
      </w:r>
      <w:r>
        <w:t xml:space="preserve">                       </w:t>
      </w:r>
    </w:p>
    <w:p w14:paraId="465F0426" w14:textId="77777777" w:rsidR="000D5DF7" w:rsidRDefault="000D5DF7" w:rsidP="00A76ABC">
      <w:pPr>
        <w:spacing w:line="240" w:lineRule="atLeast"/>
      </w:pPr>
      <w:r>
        <w:t>2</w:t>
      </w:r>
      <w:r>
        <w:t>、</w:t>
      </w:r>
      <w:r>
        <w:t>Token(</w:t>
      </w:r>
      <w:r>
        <w:t>令牌</w:t>
      </w:r>
      <w:r>
        <w:t xml:space="preserve">) </w:t>
      </w:r>
    </w:p>
    <w:p w14:paraId="462F0DF4" w14:textId="77777777" w:rsidR="000D5DF7" w:rsidRDefault="000D5DF7" w:rsidP="00A76ABC">
      <w:pPr>
        <w:spacing w:line="240" w:lineRule="atLeast"/>
      </w:pPr>
      <w:r>
        <w:t>3</w:t>
      </w:r>
      <w:r>
        <w:t>、</w:t>
      </w:r>
      <w:r>
        <w:t>AppSecret</w:t>
      </w:r>
    </w:p>
    <w:p w14:paraId="163735EA" w14:textId="77777777" w:rsidR="000D5DF7" w:rsidRDefault="000D5DF7" w:rsidP="00A76ABC">
      <w:pPr>
        <w:spacing w:line="240" w:lineRule="atLeast"/>
      </w:pPr>
      <w:r>
        <w:t>4</w:t>
      </w:r>
      <w:r>
        <w:t>、</w:t>
      </w:r>
      <w:r>
        <w:t>IP</w:t>
      </w:r>
      <w:r>
        <w:t>白名单</w:t>
      </w:r>
    </w:p>
    <w:p w14:paraId="5F1C178A" w14:textId="77777777" w:rsidR="000D5DF7" w:rsidRPr="000D5DF7" w:rsidRDefault="000D5DF7" w:rsidP="00A76ABC">
      <w:pPr>
        <w:spacing w:line="240" w:lineRule="atLeast"/>
      </w:pPr>
      <w:r>
        <w:t>5</w:t>
      </w:r>
      <w:r>
        <w:t>、消息加解密密钥</w:t>
      </w:r>
      <w:r>
        <w:t>(EncodingAESKey)</w:t>
      </w:r>
    </w:p>
    <w:p w14:paraId="302F2807" w14:textId="76446D88" w:rsidR="002116A7" w:rsidRDefault="002116A7">
      <w:pPr>
        <w:pStyle w:val="3"/>
      </w:pPr>
      <w:bookmarkStart w:id="131" w:name="_Toc50496743"/>
      <w:r>
        <w:rPr>
          <w:rFonts w:hint="eastAsia"/>
        </w:rPr>
        <w:t>House</w:t>
      </w:r>
      <w:r>
        <w:t>KeepService</w:t>
      </w:r>
      <w:bookmarkEnd w:id="131"/>
    </w:p>
    <w:p w14:paraId="3A2AE4BB" w14:textId="0F532F7A" w:rsidR="002116A7" w:rsidRDefault="002116A7" w:rsidP="002116A7">
      <w:r>
        <w:rPr>
          <w:rFonts w:hint="eastAsia"/>
        </w:rPr>
        <w:t>安装配置此服务以令日志不会爆棚。</w:t>
      </w:r>
    </w:p>
    <w:p w14:paraId="05512355" w14:textId="17598CAC" w:rsidR="002116A7" w:rsidRPr="002116A7" w:rsidRDefault="002116A7" w:rsidP="002116A7">
      <w:r>
        <w:rPr>
          <w:rFonts w:hint="eastAsia"/>
        </w:rPr>
        <w:t>在</w:t>
      </w:r>
      <w:r w:rsidR="0053711E">
        <w:rPr>
          <w:rFonts w:hint="eastAsia"/>
        </w:rPr>
        <w:t>UAT</w:t>
      </w:r>
      <w:r w:rsidR="0053711E">
        <w:t>/</w:t>
      </w:r>
      <w:r>
        <w:rPr>
          <w:rFonts w:hint="eastAsia"/>
        </w:rPr>
        <w:t>Prod</w:t>
      </w:r>
      <w:r>
        <w:rPr>
          <w:rFonts w:hint="eastAsia"/>
        </w:rPr>
        <w:t>上，可能不需要自动清除这些日志，要注意。</w:t>
      </w:r>
    </w:p>
    <w:p w14:paraId="53BFF88D" w14:textId="77777777" w:rsidR="009E452E" w:rsidRDefault="00D67AD0" w:rsidP="00A76ABC">
      <w:pPr>
        <w:pStyle w:val="1"/>
        <w:spacing w:line="240" w:lineRule="atLeast"/>
        <w:jc w:val="left"/>
      </w:pPr>
      <w:bookmarkStart w:id="132" w:name="_Toc50496744"/>
      <w:r>
        <w:t>接口设计</w:t>
      </w:r>
      <w:bookmarkEnd w:id="132"/>
    </w:p>
    <w:p w14:paraId="06AF16E3" w14:textId="77777777" w:rsidR="009E452E" w:rsidRDefault="00D67AD0" w:rsidP="00A76ABC">
      <w:pPr>
        <w:pStyle w:val="2"/>
        <w:spacing w:line="240" w:lineRule="atLeast"/>
        <w:jc w:val="left"/>
      </w:pPr>
      <w:bookmarkStart w:id="133" w:name="_Toc50496745"/>
      <w:r>
        <w:t>用户接口</w:t>
      </w:r>
      <w:bookmarkEnd w:id="133"/>
    </w:p>
    <w:p w14:paraId="060DB7E5" w14:textId="77777777" w:rsidR="009E452E" w:rsidRDefault="00D67AD0" w:rsidP="00A76ABC">
      <w:pPr>
        <w:pStyle w:val="3"/>
        <w:spacing w:line="240" w:lineRule="atLeast"/>
        <w:jc w:val="left"/>
      </w:pPr>
      <w:bookmarkStart w:id="134" w:name="_Toc50496746"/>
      <w:r>
        <w:rPr>
          <w:rFonts w:hint="eastAsia"/>
        </w:rPr>
        <w:t>界面设计</w:t>
      </w:r>
      <w:bookmarkEnd w:id="134"/>
    </w:p>
    <w:p w14:paraId="57546CDC" w14:textId="77777777" w:rsidR="009E452E" w:rsidRDefault="00D67AD0" w:rsidP="00A76ABC">
      <w:pPr>
        <w:spacing w:line="240" w:lineRule="atLeast"/>
        <w:jc w:val="left"/>
      </w:pPr>
      <w:r>
        <w:rPr>
          <w:rFonts w:hint="eastAsia"/>
        </w:rPr>
        <w:t>注意：以下所有页面的列表，只要有较多行数据，都提供分页功能。</w:t>
      </w:r>
    </w:p>
    <w:p w14:paraId="5CE11541" w14:textId="77777777" w:rsidR="009E452E" w:rsidRDefault="00D67AD0" w:rsidP="00A76ABC">
      <w:pPr>
        <w:pStyle w:val="3"/>
        <w:spacing w:line="240" w:lineRule="atLeast"/>
        <w:jc w:val="left"/>
      </w:pPr>
      <w:bookmarkStart w:id="135" w:name="_Toc50496747"/>
      <w:r>
        <w:rPr>
          <w:rFonts w:hint="eastAsia"/>
        </w:rPr>
        <w:t>微信小程序界面</w:t>
      </w:r>
      <w:bookmarkEnd w:id="135"/>
    </w:p>
    <w:p w14:paraId="41F93694" w14:textId="77777777" w:rsidR="009E452E" w:rsidRDefault="009E452E" w:rsidP="00A76ABC">
      <w:pPr>
        <w:spacing w:line="240" w:lineRule="atLeast"/>
        <w:jc w:val="left"/>
      </w:pPr>
    </w:p>
    <w:p w14:paraId="10AFAF0C" w14:textId="77777777" w:rsidR="009E452E" w:rsidRDefault="009E452E" w:rsidP="00A76ABC">
      <w:pPr>
        <w:spacing w:line="240" w:lineRule="atLeast"/>
        <w:jc w:val="left"/>
      </w:pPr>
    </w:p>
    <w:p w14:paraId="3EDB2CB0" w14:textId="77777777" w:rsidR="009E452E" w:rsidRDefault="00D67AD0" w:rsidP="00A76ABC">
      <w:pPr>
        <w:pStyle w:val="2"/>
        <w:spacing w:line="240" w:lineRule="atLeast"/>
        <w:jc w:val="left"/>
      </w:pPr>
      <w:bookmarkStart w:id="136" w:name="_Toc50496748"/>
      <w:r>
        <w:t>外部接口</w:t>
      </w:r>
      <w:bookmarkEnd w:id="136"/>
    </w:p>
    <w:p w14:paraId="794E20CB" w14:textId="77777777" w:rsidR="009E452E" w:rsidRDefault="00D67AD0" w:rsidP="00A76ABC">
      <w:pPr>
        <w:spacing w:line="240" w:lineRule="atLeast"/>
        <w:jc w:val="left"/>
      </w:pPr>
      <w:r>
        <w:rPr>
          <w:rFonts w:hint="eastAsia"/>
        </w:rPr>
        <w:t>条码扫描仪</w:t>
      </w:r>
    </w:p>
    <w:p w14:paraId="454D092D" w14:textId="77777777" w:rsidR="009E452E" w:rsidRDefault="00D67AD0" w:rsidP="00A76ABC">
      <w:pPr>
        <w:spacing w:line="240" w:lineRule="atLeast"/>
        <w:jc w:val="left"/>
      </w:pPr>
      <w:r>
        <w:rPr>
          <w:rFonts w:hint="eastAsia"/>
        </w:rPr>
        <w:t>打印机</w:t>
      </w:r>
    </w:p>
    <w:p w14:paraId="3765DFE3" w14:textId="77777777" w:rsidR="009E452E" w:rsidRDefault="00D67AD0" w:rsidP="00A76ABC">
      <w:pPr>
        <w:spacing w:line="240" w:lineRule="atLeast"/>
        <w:jc w:val="left"/>
      </w:pPr>
      <w:r>
        <w:rPr>
          <w:rFonts w:hint="eastAsia"/>
        </w:rPr>
        <w:t>一体机</w:t>
      </w:r>
    </w:p>
    <w:p w14:paraId="5A4AC774" w14:textId="77777777" w:rsidR="009E452E" w:rsidRDefault="00D67AD0" w:rsidP="00A76ABC">
      <w:pPr>
        <w:spacing w:line="240" w:lineRule="atLeast"/>
        <w:jc w:val="left"/>
      </w:pPr>
      <w:r>
        <w:rPr>
          <w:rFonts w:hint="eastAsia"/>
        </w:rPr>
        <w:t>手机</w:t>
      </w:r>
    </w:p>
    <w:p w14:paraId="01D28BA1" w14:textId="77777777" w:rsidR="009E452E" w:rsidRDefault="009E452E" w:rsidP="00A76ABC">
      <w:pPr>
        <w:spacing w:line="240" w:lineRule="atLeast"/>
        <w:jc w:val="left"/>
      </w:pPr>
    </w:p>
    <w:p w14:paraId="054354D7" w14:textId="77777777" w:rsidR="009E452E" w:rsidRDefault="00D67AD0" w:rsidP="00A76ABC">
      <w:pPr>
        <w:pStyle w:val="2"/>
        <w:spacing w:line="240" w:lineRule="atLeast"/>
        <w:jc w:val="left"/>
      </w:pPr>
      <w:bookmarkStart w:id="137" w:name="_Toc50496749"/>
      <w:r>
        <w:t>内部接口</w:t>
      </w:r>
      <w:bookmarkEnd w:id="137"/>
    </w:p>
    <w:p w14:paraId="031A7C2D" w14:textId="77777777" w:rsidR="009E452E" w:rsidRDefault="00D67AD0" w:rsidP="00A76ABC">
      <w:pPr>
        <w:pStyle w:val="3"/>
        <w:spacing w:line="240" w:lineRule="atLeast"/>
        <w:jc w:val="left"/>
      </w:pPr>
      <w:bookmarkStart w:id="138" w:name="_小票打印与小票设置"/>
      <w:bookmarkStart w:id="139" w:name="_Toc50496750"/>
      <w:bookmarkEnd w:id="138"/>
      <w:r>
        <w:rPr>
          <w:rFonts w:hint="eastAsia"/>
        </w:rPr>
        <w:t>小票打印与小票设置</w:t>
      </w:r>
      <w:bookmarkEnd w:id="139"/>
    </w:p>
    <w:p w14:paraId="2A1A7A12" w14:textId="77777777" w:rsidR="009E452E" w:rsidRDefault="00D67AD0" w:rsidP="00A76ABC">
      <w:pPr>
        <w:spacing w:line="240" w:lineRule="atLeast"/>
        <w:jc w:val="left"/>
      </w:pPr>
      <w:r>
        <w:rPr>
          <w:rFonts w:hint="eastAsia"/>
        </w:rPr>
        <w:t>？？？？？？？？？</w:t>
      </w:r>
    </w:p>
    <w:p w14:paraId="54C9C3CF" w14:textId="77777777" w:rsidR="009E452E" w:rsidRDefault="00D67AD0" w:rsidP="00A76ABC">
      <w:pPr>
        <w:spacing w:line="240" w:lineRule="atLeast"/>
        <w:jc w:val="left"/>
        <w:rPr>
          <w:sz w:val="20"/>
        </w:rPr>
      </w:pPr>
      <w:r>
        <w:rPr>
          <w:rFonts w:hint="eastAsia"/>
          <w:sz w:val="20"/>
        </w:rPr>
        <w:t>详情查看：</w:t>
      </w:r>
    </w:p>
    <w:p w14:paraId="5B69B9C9" w14:textId="77777777" w:rsidR="009E452E" w:rsidRDefault="00D67AD0" w:rsidP="00A76ABC">
      <w:pPr>
        <w:spacing w:line="240" w:lineRule="atLeast"/>
        <w:jc w:val="left"/>
        <w:rPr>
          <w:sz w:val="20"/>
        </w:rPr>
      </w:pPr>
      <w:r>
        <w:rPr>
          <w:sz w:val="20"/>
        </w:rPr>
        <w:t>https://docs.sunmi.com/htmls/index.html?lang=zh##</w:t>
      </w:r>
      <w:r>
        <w:rPr>
          <w:sz w:val="20"/>
        </w:rPr>
        <w:t>打印和客显</w:t>
      </w:r>
    </w:p>
    <w:p w14:paraId="020928D8" w14:textId="77777777" w:rsidR="009E452E" w:rsidRDefault="00D67AD0" w:rsidP="00A76ABC">
      <w:pPr>
        <w:spacing w:line="240" w:lineRule="atLeast"/>
        <w:jc w:val="left"/>
      </w:pPr>
      <w:r>
        <w:rPr>
          <w:rFonts w:hint="eastAsia"/>
        </w:rPr>
        <w:t>需要实地试验打印和打印的格式，然后进行格式设置这一功能的设计。</w:t>
      </w:r>
    </w:p>
    <w:p w14:paraId="34708B42" w14:textId="77777777" w:rsidR="009E452E" w:rsidRDefault="009E452E" w:rsidP="00A76ABC">
      <w:pPr>
        <w:spacing w:line="240" w:lineRule="atLeast"/>
        <w:jc w:val="left"/>
      </w:pPr>
    </w:p>
    <w:p w14:paraId="5C9B43EF" w14:textId="77777777" w:rsidR="009E452E" w:rsidRDefault="00D67AD0" w:rsidP="00A76ABC">
      <w:pPr>
        <w:pStyle w:val="3"/>
        <w:spacing w:line="240" w:lineRule="atLeast"/>
        <w:jc w:val="left"/>
      </w:pPr>
      <w:bookmarkStart w:id="140" w:name="_Toc50496751"/>
      <w:r>
        <w:rPr>
          <w:rFonts w:hint="eastAsia"/>
        </w:rPr>
        <w:t>网页跳转</w:t>
      </w:r>
      <w:bookmarkEnd w:id="140"/>
    </w:p>
    <w:p w14:paraId="4B8A1A50" w14:textId="77777777" w:rsidR="009E452E" w:rsidRDefault="009E452E" w:rsidP="00A76ABC">
      <w:pPr>
        <w:spacing w:line="240" w:lineRule="atLeast"/>
        <w:jc w:val="left"/>
      </w:pPr>
    </w:p>
    <w:p w14:paraId="0C205DE3" w14:textId="77777777" w:rsidR="009E452E" w:rsidRDefault="00D67AD0" w:rsidP="00A76ABC">
      <w:pPr>
        <w:spacing w:line="240" w:lineRule="atLeast"/>
        <w:jc w:val="left"/>
      </w:pPr>
      <w:r>
        <w:rPr>
          <w:rFonts w:hint="eastAsia"/>
        </w:rPr>
        <w:t>页面与</w:t>
      </w:r>
      <w:r>
        <w:rPr>
          <w:rFonts w:hint="eastAsia"/>
        </w:rPr>
        <w:t>struts</w:t>
      </w:r>
      <w:r>
        <w:rPr>
          <w:rFonts w:hint="eastAsia"/>
        </w:rPr>
        <w:t>的接口。</w:t>
      </w:r>
    </w:p>
    <w:p w14:paraId="50BE7361" w14:textId="77777777" w:rsidR="009E452E" w:rsidRDefault="00D67AD0" w:rsidP="00A76ABC">
      <w:pPr>
        <w:pStyle w:val="3"/>
        <w:spacing w:line="240" w:lineRule="atLeast"/>
        <w:jc w:val="left"/>
      </w:pPr>
      <w:bookmarkStart w:id="141" w:name="_Toc50496752"/>
      <w:r>
        <w:t>Android</w:t>
      </w:r>
      <w:r>
        <w:rPr>
          <w:rFonts w:hint="eastAsia"/>
        </w:rPr>
        <w:t>界面跳转</w:t>
      </w:r>
      <w:bookmarkEnd w:id="141"/>
    </w:p>
    <w:p w14:paraId="355D26A2" w14:textId="77777777" w:rsidR="009E452E" w:rsidRDefault="009E452E" w:rsidP="00A76ABC">
      <w:pPr>
        <w:spacing w:line="240" w:lineRule="atLeast"/>
        <w:jc w:val="left"/>
      </w:pPr>
    </w:p>
    <w:p w14:paraId="519FD8E3" w14:textId="77777777" w:rsidR="009E452E" w:rsidRDefault="009E452E" w:rsidP="00A76ABC">
      <w:pPr>
        <w:spacing w:line="240" w:lineRule="atLeast"/>
        <w:jc w:val="left"/>
      </w:pPr>
    </w:p>
    <w:p w14:paraId="7C50539A" w14:textId="77777777" w:rsidR="009E452E" w:rsidRDefault="009E452E" w:rsidP="00A76ABC">
      <w:pPr>
        <w:spacing w:line="240" w:lineRule="atLeast"/>
        <w:jc w:val="left"/>
      </w:pPr>
    </w:p>
    <w:p w14:paraId="30A444AA" w14:textId="77777777" w:rsidR="009E452E" w:rsidRDefault="00D67AD0" w:rsidP="00A76ABC">
      <w:pPr>
        <w:spacing w:line="240" w:lineRule="atLeast"/>
        <w:jc w:val="left"/>
      </w:pPr>
      <w:r>
        <w:rPr>
          <w:rFonts w:hint="eastAsia"/>
        </w:rPr>
        <w:t>模块间的接口，主要是调用接口。</w:t>
      </w:r>
    </w:p>
    <w:p w14:paraId="28EB0234" w14:textId="77777777" w:rsidR="009E452E" w:rsidRDefault="009E452E" w:rsidP="00A76ABC">
      <w:pPr>
        <w:spacing w:line="240" w:lineRule="atLeast"/>
        <w:jc w:val="left"/>
      </w:pPr>
    </w:p>
    <w:p w14:paraId="5AC05390" w14:textId="77777777" w:rsidR="009E452E" w:rsidRDefault="00D67AD0" w:rsidP="00A76ABC">
      <w:pPr>
        <w:spacing w:line="240" w:lineRule="atLeast"/>
        <w:jc w:val="left"/>
      </w:pPr>
      <w:r>
        <w:rPr>
          <w:rFonts w:hint="eastAsia"/>
        </w:rPr>
        <w:t>类与类之间的接口</w:t>
      </w:r>
    </w:p>
    <w:p w14:paraId="1F52B0E1" w14:textId="77777777" w:rsidR="009E452E" w:rsidRDefault="009E452E" w:rsidP="00A76ABC">
      <w:pPr>
        <w:spacing w:line="240" w:lineRule="atLeast"/>
        <w:jc w:val="left"/>
      </w:pPr>
    </w:p>
    <w:p w14:paraId="42585AFD" w14:textId="77777777" w:rsidR="009E452E" w:rsidRDefault="009E452E" w:rsidP="00A76ABC">
      <w:pPr>
        <w:pStyle w:val="3"/>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52A77F0A" w14:textId="77777777" w:rsidR="009E452E" w:rsidRDefault="00D67AD0" w:rsidP="00A76ABC">
      <w:pPr>
        <w:pStyle w:val="3"/>
        <w:spacing w:line="240" w:lineRule="atLeast"/>
        <w:jc w:val="left"/>
      </w:pPr>
      <w:bookmarkStart w:id="142" w:name="_Toc50496753"/>
      <w:r>
        <w:rPr>
          <w:rFonts w:hint="eastAsia"/>
        </w:rPr>
        <w:t>数据库存储过程（</w:t>
      </w:r>
      <w:r>
        <w:rPr>
          <w:rFonts w:hint="eastAsia"/>
        </w:rPr>
        <w:t>SP</w:t>
      </w:r>
      <w:r>
        <w:rPr>
          <w:rFonts w:hint="eastAsia"/>
        </w:rPr>
        <w:t>）</w:t>
      </w:r>
      <w:bookmarkEnd w:id="142"/>
    </w:p>
    <w:p w14:paraId="7EC18862" w14:textId="77777777" w:rsidR="009E452E" w:rsidRDefault="00D67AD0" w:rsidP="00A76ABC">
      <w:pPr>
        <w:pStyle w:val="3"/>
        <w:spacing w:line="240" w:lineRule="atLeast"/>
        <w:jc w:val="left"/>
      </w:pPr>
      <w:bookmarkStart w:id="143" w:name="_收银相关SP"/>
      <w:bookmarkStart w:id="144" w:name="_Toc50496754"/>
      <w:bookmarkEnd w:id="143"/>
      <w:r>
        <w:rPr>
          <w:rFonts w:hint="eastAsia"/>
        </w:rPr>
        <w:t>h</w:t>
      </w:r>
      <w:r>
        <w:t>ttp</w:t>
      </w:r>
      <w:r>
        <w:rPr>
          <w:rFonts w:hint="eastAsia"/>
        </w:rPr>
        <w:t>请求与响应</w:t>
      </w:r>
      <w:bookmarkEnd w:id="144"/>
    </w:p>
    <w:p w14:paraId="619A0B10" w14:textId="77777777" w:rsidR="009E452E" w:rsidRDefault="00D67AD0" w:rsidP="00A76ABC">
      <w:pPr>
        <w:pStyle w:val="1"/>
        <w:spacing w:line="240" w:lineRule="atLeast"/>
        <w:jc w:val="left"/>
      </w:pPr>
      <w:bookmarkStart w:id="145" w:name="_Toc50496755"/>
      <w:r>
        <w:t>运行设计</w:t>
      </w:r>
      <w:bookmarkEnd w:id="145"/>
    </w:p>
    <w:p w14:paraId="6DA76191" w14:textId="77777777" w:rsidR="009E452E" w:rsidRDefault="00D67AD0" w:rsidP="00A76ABC">
      <w:pPr>
        <w:pStyle w:val="2"/>
        <w:spacing w:line="240" w:lineRule="atLeast"/>
        <w:jc w:val="left"/>
      </w:pPr>
      <w:bookmarkStart w:id="146" w:name="_Toc50496756"/>
      <w:r>
        <w:t>运行模块组合</w:t>
      </w:r>
      <w:bookmarkEnd w:id="146"/>
    </w:p>
    <w:p w14:paraId="4956E213" w14:textId="77777777" w:rsidR="009E452E" w:rsidRDefault="00D67AD0" w:rsidP="00A76ABC">
      <w:pPr>
        <w:spacing w:line="240" w:lineRule="atLeast"/>
        <w:jc w:val="left"/>
      </w:pPr>
      <w:r>
        <w:rPr>
          <w:rFonts w:hint="eastAsia"/>
        </w:rPr>
        <w:t>网页＋微信小程序界面</w:t>
      </w:r>
    </w:p>
    <w:p w14:paraId="252BCA0C" w14:textId="77777777" w:rsidR="009E452E" w:rsidRDefault="009E452E" w:rsidP="00A76ABC">
      <w:pPr>
        <w:spacing w:line="240" w:lineRule="atLeast"/>
        <w:jc w:val="left"/>
      </w:pPr>
    </w:p>
    <w:p w14:paraId="1BF2EB5B" w14:textId="77777777" w:rsidR="009E452E" w:rsidRDefault="00D67AD0" w:rsidP="00A76ABC">
      <w:pPr>
        <w:pStyle w:val="2"/>
        <w:spacing w:line="240" w:lineRule="atLeast"/>
        <w:jc w:val="left"/>
      </w:pPr>
      <w:bookmarkStart w:id="147" w:name="_Toc50496757"/>
      <w:r>
        <w:t>运行控制</w:t>
      </w:r>
      <w:bookmarkEnd w:id="147"/>
    </w:p>
    <w:p w14:paraId="513BAFFD" w14:textId="77777777" w:rsidR="009E452E" w:rsidRDefault="00D67AD0" w:rsidP="00A76ABC">
      <w:pPr>
        <w:pStyle w:val="3"/>
        <w:spacing w:line="240" w:lineRule="atLeast"/>
        <w:jc w:val="left"/>
      </w:pPr>
      <w:bookmarkStart w:id="148" w:name="_Toc50496758"/>
      <w:r>
        <w:rPr>
          <w:rFonts w:hint="eastAsia"/>
        </w:rPr>
        <w:t>配置</w:t>
      </w:r>
      <w:bookmarkEnd w:id="148"/>
    </w:p>
    <w:p w14:paraId="79DB6402" w14:textId="77777777" w:rsidR="009E452E" w:rsidRDefault="00D67AD0" w:rsidP="00A76ABC">
      <w:pPr>
        <w:spacing w:line="240" w:lineRule="atLeast"/>
        <w:jc w:val="left"/>
      </w:pPr>
      <w:r>
        <w:rPr>
          <w:rFonts w:hint="eastAsia"/>
        </w:rPr>
        <w:t>系统提供一系列默认设置，令系统运行。用户可以修改这些设置以控制系统的默认行为。</w:t>
      </w:r>
    </w:p>
    <w:p w14:paraId="70989E87" w14:textId="77777777" w:rsidR="009E452E" w:rsidRDefault="009E452E" w:rsidP="00A76ABC">
      <w:pPr>
        <w:spacing w:line="240" w:lineRule="atLeast"/>
        <w:jc w:val="left"/>
      </w:pPr>
    </w:p>
    <w:p w14:paraId="2A06A059" w14:textId="77777777" w:rsidR="009E452E" w:rsidRDefault="00D67AD0" w:rsidP="00A76ABC">
      <w:pPr>
        <w:spacing w:line="240" w:lineRule="atLeast"/>
        <w:jc w:val="left"/>
      </w:pPr>
      <w:r>
        <w:rPr>
          <w:rFonts w:hint="eastAsia"/>
        </w:rPr>
        <w:t>默认设置如下：</w:t>
      </w:r>
    </w:p>
    <w:p w14:paraId="5B42412F" w14:textId="77777777" w:rsidR="009E452E" w:rsidRDefault="009E452E" w:rsidP="00A76ABC">
      <w:pPr>
        <w:spacing w:line="240" w:lineRule="atLeast"/>
        <w:jc w:val="left"/>
      </w:pPr>
    </w:p>
    <w:tbl>
      <w:tblPr>
        <w:tblW w:w="847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1842"/>
        <w:gridCol w:w="3828"/>
      </w:tblGrid>
      <w:tr w:rsidR="009E452E" w14:paraId="26A43887" w14:textId="77777777">
        <w:trPr>
          <w:trHeight w:val="255"/>
        </w:trPr>
        <w:tc>
          <w:tcPr>
            <w:tcW w:w="1526" w:type="dxa"/>
            <w:shd w:val="clear" w:color="auto" w:fill="FF0000"/>
          </w:tcPr>
          <w:p w14:paraId="17CB9386" w14:textId="77777777" w:rsidR="009E452E" w:rsidRDefault="00D67AD0" w:rsidP="00A76ABC">
            <w:pPr>
              <w:spacing w:line="240" w:lineRule="atLeast"/>
              <w:jc w:val="left"/>
              <w:rPr>
                <w:color w:val="FFFFFF" w:themeColor="background1"/>
              </w:rPr>
            </w:pPr>
            <w:r>
              <w:rPr>
                <w:rFonts w:hint="eastAsia"/>
                <w:color w:val="FFFFFF" w:themeColor="background1"/>
              </w:rPr>
              <w:t>子系统</w:t>
            </w:r>
            <w:r>
              <w:rPr>
                <w:rFonts w:hint="eastAsia"/>
                <w:color w:val="FFFFFF" w:themeColor="background1"/>
              </w:rPr>
              <w:t>/</w:t>
            </w:r>
            <w:r>
              <w:rPr>
                <w:rFonts w:hint="eastAsia"/>
                <w:color w:val="FFFFFF" w:themeColor="background1"/>
              </w:rPr>
              <w:t>模块</w:t>
            </w:r>
          </w:p>
        </w:tc>
        <w:tc>
          <w:tcPr>
            <w:tcW w:w="1276" w:type="dxa"/>
            <w:shd w:val="clear" w:color="auto" w:fill="FF0000"/>
          </w:tcPr>
          <w:p w14:paraId="77E74149"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842" w:type="dxa"/>
            <w:shd w:val="clear" w:color="auto" w:fill="FF0000"/>
          </w:tcPr>
          <w:p w14:paraId="7DC083E7" w14:textId="77777777" w:rsidR="009E452E" w:rsidRDefault="00D67AD0" w:rsidP="00A76ABC">
            <w:pPr>
              <w:spacing w:line="240" w:lineRule="atLeast"/>
              <w:jc w:val="left"/>
              <w:rPr>
                <w:color w:val="FFFFFF" w:themeColor="background1"/>
              </w:rPr>
            </w:pPr>
            <w:r>
              <w:rPr>
                <w:rFonts w:hint="eastAsia"/>
                <w:color w:val="FFFFFF" w:themeColor="background1"/>
              </w:rPr>
              <w:t>值</w:t>
            </w:r>
          </w:p>
        </w:tc>
        <w:tc>
          <w:tcPr>
            <w:tcW w:w="3828" w:type="dxa"/>
            <w:shd w:val="clear" w:color="auto" w:fill="FF0000"/>
          </w:tcPr>
          <w:p w14:paraId="5D9134D2" w14:textId="77777777" w:rsidR="009E452E" w:rsidRDefault="00D67AD0" w:rsidP="00A76ABC">
            <w:pPr>
              <w:spacing w:line="240" w:lineRule="atLeast"/>
              <w:jc w:val="left"/>
              <w:rPr>
                <w:color w:val="FFFFFF" w:themeColor="background1"/>
              </w:rPr>
            </w:pPr>
            <w:r>
              <w:rPr>
                <w:rFonts w:hint="eastAsia"/>
                <w:color w:val="FFFFFF" w:themeColor="background1"/>
              </w:rPr>
              <w:t>系统行为</w:t>
            </w:r>
          </w:p>
        </w:tc>
      </w:tr>
      <w:tr w:rsidR="009E452E" w14:paraId="7358AAA2" w14:textId="77777777">
        <w:trPr>
          <w:trHeight w:val="267"/>
        </w:trPr>
        <w:tc>
          <w:tcPr>
            <w:tcW w:w="1526" w:type="dxa"/>
          </w:tcPr>
          <w:p w14:paraId="05195D87" w14:textId="77777777" w:rsidR="009E452E" w:rsidRDefault="009E452E" w:rsidP="00A76ABC">
            <w:pPr>
              <w:spacing w:line="240" w:lineRule="atLeast"/>
              <w:jc w:val="left"/>
            </w:pPr>
          </w:p>
        </w:tc>
        <w:tc>
          <w:tcPr>
            <w:tcW w:w="1276" w:type="dxa"/>
          </w:tcPr>
          <w:p w14:paraId="3925A649" w14:textId="77777777" w:rsidR="009E452E" w:rsidRDefault="009E452E" w:rsidP="00A76ABC">
            <w:pPr>
              <w:spacing w:line="240" w:lineRule="atLeast"/>
              <w:jc w:val="left"/>
            </w:pPr>
          </w:p>
        </w:tc>
        <w:tc>
          <w:tcPr>
            <w:tcW w:w="1842" w:type="dxa"/>
          </w:tcPr>
          <w:p w14:paraId="746918BB" w14:textId="77777777" w:rsidR="009E452E" w:rsidRDefault="009E452E" w:rsidP="00A76ABC">
            <w:pPr>
              <w:spacing w:line="240" w:lineRule="atLeast"/>
              <w:jc w:val="left"/>
            </w:pPr>
          </w:p>
        </w:tc>
        <w:tc>
          <w:tcPr>
            <w:tcW w:w="3828" w:type="dxa"/>
          </w:tcPr>
          <w:p w14:paraId="7EE6B272" w14:textId="77777777" w:rsidR="009E452E" w:rsidRDefault="009E452E" w:rsidP="00A76ABC">
            <w:pPr>
              <w:spacing w:line="240" w:lineRule="atLeast"/>
              <w:jc w:val="left"/>
            </w:pPr>
          </w:p>
        </w:tc>
      </w:tr>
      <w:tr w:rsidR="009E452E" w14:paraId="08B55C0D" w14:textId="77777777">
        <w:trPr>
          <w:trHeight w:val="267"/>
        </w:trPr>
        <w:tc>
          <w:tcPr>
            <w:tcW w:w="1526" w:type="dxa"/>
          </w:tcPr>
          <w:p w14:paraId="2B97065C" w14:textId="77777777" w:rsidR="009E452E" w:rsidRDefault="009E452E" w:rsidP="00A76ABC">
            <w:pPr>
              <w:spacing w:line="240" w:lineRule="atLeast"/>
              <w:jc w:val="left"/>
            </w:pPr>
          </w:p>
        </w:tc>
        <w:tc>
          <w:tcPr>
            <w:tcW w:w="1276" w:type="dxa"/>
          </w:tcPr>
          <w:p w14:paraId="5BDBB47D" w14:textId="77777777" w:rsidR="009E452E" w:rsidRDefault="009E452E" w:rsidP="00A76ABC">
            <w:pPr>
              <w:spacing w:line="240" w:lineRule="atLeast"/>
              <w:jc w:val="left"/>
            </w:pPr>
          </w:p>
        </w:tc>
        <w:tc>
          <w:tcPr>
            <w:tcW w:w="1842" w:type="dxa"/>
          </w:tcPr>
          <w:p w14:paraId="16A7FAAD" w14:textId="77777777" w:rsidR="009E452E" w:rsidRDefault="009E452E" w:rsidP="00A76ABC">
            <w:pPr>
              <w:spacing w:line="240" w:lineRule="atLeast"/>
              <w:jc w:val="left"/>
            </w:pPr>
          </w:p>
        </w:tc>
        <w:tc>
          <w:tcPr>
            <w:tcW w:w="3828" w:type="dxa"/>
          </w:tcPr>
          <w:p w14:paraId="45487B77" w14:textId="77777777" w:rsidR="009E452E" w:rsidRDefault="009E452E" w:rsidP="00A76ABC">
            <w:pPr>
              <w:spacing w:line="240" w:lineRule="atLeast"/>
              <w:jc w:val="left"/>
            </w:pPr>
          </w:p>
        </w:tc>
      </w:tr>
      <w:tr w:rsidR="009E452E" w14:paraId="7DCF1510" w14:textId="77777777">
        <w:trPr>
          <w:trHeight w:val="267"/>
        </w:trPr>
        <w:tc>
          <w:tcPr>
            <w:tcW w:w="1526" w:type="dxa"/>
          </w:tcPr>
          <w:p w14:paraId="30990DB4" w14:textId="77777777" w:rsidR="009E452E" w:rsidRDefault="009E452E" w:rsidP="00A76ABC">
            <w:pPr>
              <w:spacing w:line="240" w:lineRule="atLeast"/>
              <w:jc w:val="left"/>
            </w:pPr>
          </w:p>
        </w:tc>
        <w:tc>
          <w:tcPr>
            <w:tcW w:w="1276" w:type="dxa"/>
          </w:tcPr>
          <w:p w14:paraId="7AAF87F5" w14:textId="77777777" w:rsidR="009E452E" w:rsidRDefault="009E452E" w:rsidP="00A76ABC">
            <w:pPr>
              <w:spacing w:line="240" w:lineRule="atLeast"/>
              <w:jc w:val="left"/>
            </w:pPr>
          </w:p>
        </w:tc>
        <w:tc>
          <w:tcPr>
            <w:tcW w:w="1842" w:type="dxa"/>
          </w:tcPr>
          <w:p w14:paraId="3AFFAC7A" w14:textId="77777777" w:rsidR="009E452E" w:rsidRDefault="009E452E" w:rsidP="00A76ABC">
            <w:pPr>
              <w:spacing w:line="240" w:lineRule="atLeast"/>
              <w:jc w:val="left"/>
            </w:pPr>
          </w:p>
        </w:tc>
        <w:tc>
          <w:tcPr>
            <w:tcW w:w="3828" w:type="dxa"/>
          </w:tcPr>
          <w:p w14:paraId="7D88A280" w14:textId="77777777" w:rsidR="009E452E" w:rsidRDefault="009E452E" w:rsidP="00A76ABC">
            <w:pPr>
              <w:spacing w:line="240" w:lineRule="atLeast"/>
              <w:jc w:val="left"/>
            </w:pPr>
          </w:p>
        </w:tc>
      </w:tr>
      <w:tr w:rsidR="009E452E" w14:paraId="2BF8A36A" w14:textId="77777777">
        <w:trPr>
          <w:trHeight w:val="267"/>
        </w:trPr>
        <w:tc>
          <w:tcPr>
            <w:tcW w:w="1526" w:type="dxa"/>
          </w:tcPr>
          <w:p w14:paraId="0C67FDBA" w14:textId="77777777" w:rsidR="009E452E" w:rsidRDefault="009E452E" w:rsidP="00A76ABC">
            <w:pPr>
              <w:spacing w:line="240" w:lineRule="atLeast"/>
              <w:jc w:val="left"/>
            </w:pPr>
          </w:p>
        </w:tc>
        <w:tc>
          <w:tcPr>
            <w:tcW w:w="1276" w:type="dxa"/>
          </w:tcPr>
          <w:p w14:paraId="0C7D863D" w14:textId="77777777" w:rsidR="009E452E" w:rsidRDefault="009E452E" w:rsidP="00A76ABC">
            <w:pPr>
              <w:spacing w:line="240" w:lineRule="atLeast"/>
              <w:jc w:val="left"/>
            </w:pPr>
          </w:p>
        </w:tc>
        <w:tc>
          <w:tcPr>
            <w:tcW w:w="1842" w:type="dxa"/>
          </w:tcPr>
          <w:p w14:paraId="46939871" w14:textId="77777777" w:rsidR="009E452E" w:rsidRDefault="009E452E" w:rsidP="00A76ABC">
            <w:pPr>
              <w:spacing w:line="240" w:lineRule="atLeast"/>
              <w:jc w:val="left"/>
            </w:pPr>
          </w:p>
        </w:tc>
        <w:tc>
          <w:tcPr>
            <w:tcW w:w="3828" w:type="dxa"/>
          </w:tcPr>
          <w:p w14:paraId="274C0F6D" w14:textId="77777777" w:rsidR="009E452E" w:rsidRDefault="009E452E" w:rsidP="00A76ABC">
            <w:pPr>
              <w:spacing w:line="240" w:lineRule="atLeast"/>
              <w:jc w:val="left"/>
            </w:pPr>
          </w:p>
        </w:tc>
      </w:tr>
      <w:tr w:rsidR="009E452E" w14:paraId="0BB2D043" w14:textId="77777777">
        <w:trPr>
          <w:trHeight w:val="267"/>
        </w:trPr>
        <w:tc>
          <w:tcPr>
            <w:tcW w:w="1526" w:type="dxa"/>
          </w:tcPr>
          <w:p w14:paraId="7CA1D2AD" w14:textId="77777777" w:rsidR="009E452E" w:rsidRDefault="009E452E" w:rsidP="00A76ABC">
            <w:pPr>
              <w:spacing w:line="240" w:lineRule="atLeast"/>
              <w:jc w:val="left"/>
            </w:pPr>
          </w:p>
        </w:tc>
        <w:tc>
          <w:tcPr>
            <w:tcW w:w="1276" w:type="dxa"/>
          </w:tcPr>
          <w:p w14:paraId="671C2763" w14:textId="77777777" w:rsidR="009E452E" w:rsidRDefault="009E452E" w:rsidP="00A76ABC">
            <w:pPr>
              <w:spacing w:line="240" w:lineRule="atLeast"/>
              <w:jc w:val="left"/>
            </w:pPr>
          </w:p>
        </w:tc>
        <w:tc>
          <w:tcPr>
            <w:tcW w:w="1842" w:type="dxa"/>
          </w:tcPr>
          <w:p w14:paraId="3E1FFA93" w14:textId="77777777" w:rsidR="009E452E" w:rsidRDefault="009E452E" w:rsidP="00A76ABC">
            <w:pPr>
              <w:spacing w:line="240" w:lineRule="atLeast"/>
              <w:jc w:val="left"/>
            </w:pPr>
          </w:p>
        </w:tc>
        <w:tc>
          <w:tcPr>
            <w:tcW w:w="3828" w:type="dxa"/>
          </w:tcPr>
          <w:p w14:paraId="6BDCABAC" w14:textId="77777777" w:rsidR="009E452E" w:rsidRDefault="009E452E" w:rsidP="00A76ABC">
            <w:pPr>
              <w:spacing w:line="240" w:lineRule="atLeast"/>
              <w:jc w:val="left"/>
            </w:pPr>
          </w:p>
        </w:tc>
      </w:tr>
      <w:tr w:rsidR="009E452E" w14:paraId="04A9F113" w14:textId="77777777">
        <w:trPr>
          <w:trHeight w:val="267"/>
        </w:trPr>
        <w:tc>
          <w:tcPr>
            <w:tcW w:w="1526" w:type="dxa"/>
          </w:tcPr>
          <w:p w14:paraId="65EC47AB" w14:textId="77777777" w:rsidR="009E452E" w:rsidRDefault="009E452E" w:rsidP="00A76ABC">
            <w:pPr>
              <w:spacing w:line="240" w:lineRule="atLeast"/>
              <w:jc w:val="left"/>
            </w:pPr>
          </w:p>
        </w:tc>
        <w:tc>
          <w:tcPr>
            <w:tcW w:w="1276" w:type="dxa"/>
          </w:tcPr>
          <w:p w14:paraId="34866734" w14:textId="77777777" w:rsidR="009E452E" w:rsidRDefault="009E452E" w:rsidP="00A76ABC">
            <w:pPr>
              <w:spacing w:line="240" w:lineRule="atLeast"/>
              <w:jc w:val="left"/>
            </w:pPr>
          </w:p>
        </w:tc>
        <w:tc>
          <w:tcPr>
            <w:tcW w:w="1842" w:type="dxa"/>
          </w:tcPr>
          <w:p w14:paraId="233207F0" w14:textId="77777777" w:rsidR="009E452E" w:rsidRDefault="009E452E" w:rsidP="00A76ABC">
            <w:pPr>
              <w:spacing w:line="240" w:lineRule="atLeast"/>
              <w:jc w:val="left"/>
            </w:pPr>
          </w:p>
        </w:tc>
        <w:tc>
          <w:tcPr>
            <w:tcW w:w="3828" w:type="dxa"/>
          </w:tcPr>
          <w:p w14:paraId="5167580E" w14:textId="77777777" w:rsidR="009E452E" w:rsidRDefault="009E452E" w:rsidP="00A76ABC">
            <w:pPr>
              <w:spacing w:line="240" w:lineRule="atLeast"/>
              <w:jc w:val="left"/>
            </w:pPr>
          </w:p>
        </w:tc>
      </w:tr>
      <w:tr w:rsidR="009E452E" w14:paraId="0207ECD2" w14:textId="77777777">
        <w:trPr>
          <w:trHeight w:val="267"/>
        </w:trPr>
        <w:tc>
          <w:tcPr>
            <w:tcW w:w="1526" w:type="dxa"/>
          </w:tcPr>
          <w:p w14:paraId="06920D2B" w14:textId="77777777" w:rsidR="009E452E" w:rsidRDefault="009E452E" w:rsidP="00A76ABC">
            <w:pPr>
              <w:spacing w:line="240" w:lineRule="atLeast"/>
              <w:jc w:val="left"/>
            </w:pPr>
          </w:p>
        </w:tc>
        <w:tc>
          <w:tcPr>
            <w:tcW w:w="1276" w:type="dxa"/>
          </w:tcPr>
          <w:p w14:paraId="2C0FE4FE" w14:textId="77777777" w:rsidR="009E452E" w:rsidRDefault="009E452E" w:rsidP="00A76ABC">
            <w:pPr>
              <w:spacing w:line="240" w:lineRule="atLeast"/>
              <w:jc w:val="left"/>
            </w:pPr>
          </w:p>
        </w:tc>
        <w:tc>
          <w:tcPr>
            <w:tcW w:w="1842" w:type="dxa"/>
          </w:tcPr>
          <w:p w14:paraId="78D0AADA" w14:textId="77777777" w:rsidR="009E452E" w:rsidRDefault="009E452E" w:rsidP="00A76ABC">
            <w:pPr>
              <w:spacing w:line="240" w:lineRule="atLeast"/>
              <w:jc w:val="left"/>
            </w:pPr>
          </w:p>
        </w:tc>
        <w:tc>
          <w:tcPr>
            <w:tcW w:w="3828" w:type="dxa"/>
          </w:tcPr>
          <w:p w14:paraId="78377171" w14:textId="77777777" w:rsidR="009E452E" w:rsidRDefault="009E452E" w:rsidP="00A76ABC">
            <w:pPr>
              <w:spacing w:line="240" w:lineRule="atLeast"/>
              <w:jc w:val="left"/>
            </w:pPr>
          </w:p>
        </w:tc>
      </w:tr>
      <w:tr w:rsidR="009E452E" w14:paraId="062DC4F8" w14:textId="77777777">
        <w:trPr>
          <w:trHeight w:val="267"/>
        </w:trPr>
        <w:tc>
          <w:tcPr>
            <w:tcW w:w="1526" w:type="dxa"/>
          </w:tcPr>
          <w:p w14:paraId="0514F601" w14:textId="77777777" w:rsidR="009E452E" w:rsidRDefault="009E452E" w:rsidP="00A76ABC">
            <w:pPr>
              <w:spacing w:line="240" w:lineRule="atLeast"/>
              <w:jc w:val="left"/>
            </w:pPr>
          </w:p>
        </w:tc>
        <w:tc>
          <w:tcPr>
            <w:tcW w:w="1276" w:type="dxa"/>
          </w:tcPr>
          <w:p w14:paraId="102E434F" w14:textId="77777777" w:rsidR="009E452E" w:rsidRDefault="009E452E" w:rsidP="00A76ABC">
            <w:pPr>
              <w:spacing w:line="240" w:lineRule="atLeast"/>
              <w:jc w:val="left"/>
            </w:pPr>
          </w:p>
        </w:tc>
        <w:tc>
          <w:tcPr>
            <w:tcW w:w="1842" w:type="dxa"/>
          </w:tcPr>
          <w:p w14:paraId="59D8E7FC" w14:textId="77777777" w:rsidR="009E452E" w:rsidRDefault="009E452E" w:rsidP="00A76ABC">
            <w:pPr>
              <w:spacing w:line="240" w:lineRule="atLeast"/>
              <w:jc w:val="left"/>
            </w:pPr>
          </w:p>
        </w:tc>
        <w:tc>
          <w:tcPr>
            <w:tcW w:w="3828" w:type="dxa"/>
          </w:tcPr>
          <w:p w14:paraId="71488546" w14:textId="77777777" w:rsidR="009E452E" w:rsidRDefault="009E452E" w:rsidP="00A76ABC">
            <w:pPr>
              <w:spacing w:line="240" w:lineRule="atLeast"/>
              <w:jc w:val="left"/>
            </w:pPr>
          </w:p>
        </w:tc>
      </w:tr>
      <w:tr w:rsidR="009E452E" w14:paraId="5F5930C9" w14:textId="77777777">
        <w:trPr>
          <w:trHeight w:val="267"/>
        </w:trPr>
        <w:tc>
          <w:tcPr>
            <w:tcW w:w="1526" w:type="dxa"/>
          </w:tcPr>
          <w:p w14:paraId="24EA1F5C" w14:textId="77777777" w:rsidR="009E452E" w:rsidRDefault="009E452E" w:rsidP="00A76ABC">
            <w:pPr>
              <w:spacing w:line="240" w:lineRule="atLeast"/>
              <w:jc w:val="left"/>
            </w:pPr>
          </w:p>
        </w:tc>
        <w:tc>
          <w:tcPr>
            <w:tcW w:w="1276" w:type="dxa"/>
          </w:tcPr>
          <w:p w14:paraId="44C1C7EA" w14:textId="77777777" w:rsidR="009E452E" w:rsidRDefault="009E452E" w:rsidP="00A76ABC">
            <w:pPr>
              <w:spacing w:line="240" w:lineRule="atLeast"/>
              <w:jc w:val="left"/>
            </w:pPr>
          </w:p>
        </w:tc>
        <w:tc>
          <w:tcPr>
            <w:tcW w:w="1842" w:type="dxa"/>
          </w:tcPr>
          <w:p w14:paraId="591F3E63" w14:textId="77777777" w:rsidR="009E452E" w:rsidRDefault="009E452E" w:rsidP="00A76ABC">
            <w:pPr>
              <w:spacing w:line="240" w:lineRule="atLeast"/>
              <w:jc w:val="left"/>
            </w:pPr>
          </w:p>
        </w:tc>
        <w:tc>
          <w:tcPr>
            <w:tcW w:w="3828" w:type="dxa"/>
          </w:tcPr>
          <w:p w14:paraId="1EA948C3" w14:textId="77777777" w:rsidR="009E452E" w:rsidRDefault="009E452E" w:rsidP="00A76ABC">
            <w:pPr>
              <w:spacing w:line="240" w:lineRule="atLeast"/>
              <w:jc w:val="left"/>
            </w:pPr>
          </w:p>
        </w:tc>
      </w:tr>
      <w:tr w:rsidR="009E452E" w14:paraId="53DEFA55" w14:textId="77777777">
        <w:trPr>
          <w:trHeight w:val="267"/>
        </w:trPr>
        <w:tc>
          <w:tcPr>
            <w:tcW w:w="1526" w:type="dxa"/>
          </w:tcPr>
          <w:p w14:paraId="7BB187F3" w14:textId="77777777" w:rsidR="009E452E" w:rsidRDefault="009E452E" w:rsidP="00A76ABC">
            <w:pPr>
              <w:spacing w:line="240" w:lineRule="atLeast"/>
              <w:jc w:val="left"/>
            </w:pPr>
          </w:p>
        </w:tc>
        <w:tc>
          <w:tcPr>
            <w:tcW w:w="1276" w:type="dxa"/>
          </w:tcPr>
          <w:p w14:paraId="64B97BEC" w14:textId="77777777" w:rsidR="009E452E" w:rsidRDefault="009E452E" w:rsidP="00A76ABC">
            <w:pPr>
              <w:spacing w:line="240" w:lineRule="atLeast"/>
              <w:jc w:val="left"/>
            </w:pPr>
          </w:p>
        </w:tc>
        <w:tc>
          <w:tcPr>
            <w:tcW w:w="1842" w:type="dxa"/>
          </w:tcPr>
          <w:p w14:paraId="3AD3F64F" w14:textId="77777777" w:rsidR="009E452E" w:rsidRDefault="009E452E" w:rsidP="00A76ABC">
            <w:pPr>
              <w:spacing w:line="240" w:lineRule="atLeast"/>
              <w:jc w:val="left"/>
            </w:pPr>
          </w:p>
        </w:tc>
        <w:tc>
          <w:tcPr>
            <w:tcW w:w="3828" w:type="dxa"/>
          </w:tcPr>
          <w:p w14:paraId="709D0BEA" w14:textId="77777777" w:rsidR="009E452E" w:rsidRDefault="009E452E" w:rsidP="00A76ABC">
            <w:pPr>
              <w:spacing w:line="240" w:lineRule="atLeast"/>
              <w:jc w:val="left"/>
            </w:pPr>
          </w:p>
        </w:tc>
      </w:tr>
    </w:tbl>
    <w:p w14:paraId="2C365F21" w14:textId="77777777" w:rsidR="009E452E" w:rsidRDefault="009E452E" w:rsidP="00A76ABC">
      <w:pPr>
        <w:spacing w:line="240" w:lineRule="atLeast"/>
        <w:jc w:val="left"/>
      </w:pPr>
    </w:p>
    <w:p w14:paraId="3CEC3D12" w14:textId="77777777" w:rsidR="009E452E" w:rsidRDefault="00D67AD0" w:rsidP="00A76ABC">
      <w:pPr>
        <w:pStyle w:val="3"/>
        <w:spacing w:line="240" w:lineRule="atLeast"/>
        <w:jc w:val="left"/>
      </w:pPr>
      <w:bookmarkStart w:id="149" w:name="_Toc50496759"/>
      <w:r>
        <w:rPr>
          <w:rFonts w:hint="eastAsia"/>
        </w:rPr>
        <w:t>服务器运行过程</w:t>
      </w:r>
      <w:bookmarkEnd w:id="149"/>
    </w:p>
    <w:p w14:paraId="4DEFAB56" w14:textId="77777777" w:rsidR="009E452E" w:rsidRDefault="00D67AD0" w:rsidP="00A76ABC">
      <w:pPr>
        <w:pStyle w:val="4"/>
        <w:spacing w:line="240" w:lineRule="atLeast"/>
        <w:jc w:val="left"/>
      </w:pPr>
      <w:r>
        <w:rPr>
          <w:rFonts w:hint="eastAsia"/>
        </w:rPr>
        <w:t>启动</w:t>
      </w:r>
    </w:p>
    <w:p w14:paraId="7E8CED3C" w14:textId="77777777" w:rsidR="009E452E" w:rsidRDefault="00D67AD0" w:rsidP="00A76ABC">
      <w:pPr>
        <w:spacing w:line="240" w:lineRule="atLeast"/>
        <w:jc w:val="left"/>
      </w:pPr>
      <w:r>
        <w:rPr>
          <w:rFonts w:hint="eastAsia"/>
        </w:rPr>
        <w:t>加载不同版本的客户端的配置性数据和业务逻辑。</w:t>
      </w:r>
    </w:p>
    <w:p w14:paraId="7F7625AE" w14:textId="77777777" w:rsidR="009E452E" w:rsidRDefault="009E452E" w:rsidP="00A76ABC">
      <w:pPr>
        <w:spacing w:line="240" w:lineRule="atLeast"/>
        <w:jc w:val="left"/>
      </w:pPr>
    </w:p>
    <w:p w14:paraId="72909365" w14:textId="77777777" w:rsidR="009E452E" w:rsidRDefault="00D67AD0" w:rsidP="00A76ABC">
      <w:pPr>
        <w:pStyle w:val="4"/>
        <w:spacing w:line="240" w:lineRule="atLeast"/>
        <w:jc w:val="left"/>
      </w:pPr>
      <w:r>
        <w:rPr>
          <w:rFonts w:hint="eastAsia"/>
        </w:rPr>
        <w:t>运行中</w:t>
      </w:r>
    </w:p>
    <w:p w14:paraId="2F738E64" w14:textId="77777777" w:rsidR="00891791" w:rsidRDefault="00381B13" w:rsidP="00A76ABC">
      <w:pPr>
        <w:pStyle w:val="5"/>
        <w:spacing w:line="240" w:lineRule="atLeast"/>
      </w:pPr>
      <w:r>
        <w:rPr>
          <w:rFonts w:hint="eastAsia"/>
        </w:rPr>
        <w:t>关键的</w:t>
      </w:r>
      <w:r w:rsidR="00D67AD0">
        <w:rPr>
          <w:rFonts w:hint="eastAsia"/>
        </w:rPr>
        <w:t>会话</w:t>
      </w:r>
    </w:p>
    <w:p w14:paraId="7F2A602D" w14:textId="77777777" w:rsidR="009C2360" w:rsidRDefault="009C2360" w:rsidP="00A76ABC">
      <w:pPr>
        <w:spacing w:line="240" w:lineRule="atLeast"/>
        <w:jc w:val="left"/>
      </w:pPr>
    </w:p>
    <w:tbl>
      <w:tblPr>
        <w:tblW w:w="1417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3048"/>
        <w:gridCol w:w="925"/>
        <w:gridCol w:w="1414"/>
        <w:gridCol w:w="6269"/>
      </w:tblGrid>
      <w:tr w:rsidR="00381B13" w14:paraId="257B1E79" w14:textId="77777777" w:rsidTr="003D6F5F">
        <w:trPr>
          <w:trHeight w:val="273"/>
        </w:trPr>
        <w:tc>
          <w:tcPr>
            <w:tcW w:w="2518" w:type="dxa"/>
            <w:shd w:val="clear" w:color="auto" w:fill="FF0000"/>
          </w:tcPr>
          <w:p w14:paraId="17B893FD" w14:textId="77777777" w:rsidR="00381B13" w:rsidRDefault="00381B13" w:rsidP="00A76ABC">
            <w:pPr>
              <w:spacing w:line="240" w:lineRule="atLeast"/>
              <w:jc w:val="left"/>
              <w:rPr>
                <w:color w:val="FFFFFF" w:themeColor="background1"/>
              </w:rPr>
            </w:pPr>
            <w:r>
              <w:rPr>
                <w:rFonts w:hint="eastAsia"/>
                <w:color w:val="FFFFFF" w:themeColor="background1"/>
              </w:rPr>
              <w:t>会话名称</w:t>
            </w:r>
          </w:p>
        </w:tc>
        <w:tc>
          <w:tcPr>
            <w:tcW w:w="3048" w:type="dxa"/>
            <w:shd w:val="clear" w:color="auto" w:fill="FF0000"/>
          </w:tcPr>
          <w:p w14:paraId="1F120B48" w14:textId="77777777" w:rsidR="00381B13" w:rsidRDefault="00381B13" w:rsidP="00A76ABC">
            <w:pPr>
              <w:spacing w:line="240" w:lineRule="atLeast"/>
              <w:jc w:val="left"/>
              <w:rPr>
                <w:color w:val="FFFFFF" w:themeColor="background1"/>
              </w:rPr>
            </w:pPr>
            <w:r>
              <w:rPr>
                <w:rFonts w:hint="eastAsia"/>
                <w:color w:val="FFFFFF" w:themeColor="background1"/>
              </w:rPr>
              <w:t>K</w:t>
            </w:r>
            <w:r>
              <w:rPr>
                <w:color w:val="FFFFFF" w:themeColor="background1"/>
              </w:rPr>
              <w:t>ey</w:t>
            </w:r>
          </w:p>
        </w:tc>
        <w:tc>
          <w:tcPr>
            <w:tcW w:w="925" w:type="dxa"/>
            <w:shd w:val="clear" w:color="auto" w:fill="FF0000"/>
          </w:tcPr>
          <w:p w14:paraId="12478FBE" w14:textId="77777777" w:rsidR="00381B13" w:rsidRDefault="00381B13" w:rsidP="00A76ABC">
            <w:pPr>
              <w:spacing w:line="240" w:lineRule="atLeast"/>
              <w:jc w:val="left"/>
              <w:rPr>
                <w:color w:val="FFFFFF" w:themeColor="background1"/>
              </w:rPr>
            </w:pPr>
            <w:r>
              <w:rPr>
                <w:rFonts w:hint="eastAsia"/>
                <w:color w:val="FFFFFF" w:themeColor="background1"/>
              </w:rPr>
              <w:t>类型</w:t>
            </w:r>
          </w:p>
        </w:tc>
        <w:tc>
          <w:tcPr>
            <w:tcW w:w="1414" w:type="dxa"/>
            <w:shd w:val="clear" w:color="auto" w:fill="FF0000"/>
          </w:tcPr>
          <w:p w14:paraId="5E62238B" w14:textId="77777777" w:rsidR="00381B13" w:rsidRDefault="00381B13" w:rsidP="00A76ABC">
            <w:pPr>
              <w:spacing w:line="240" w:lineRule="atLeast"/>
              <w:jc w:val="left"/>
              <w:rPr>
                <w:color w:val="FFFFFF" w:themeColor="background1"/>
              </w:rPr>
            </w:pPr>
            <w:r>
              <w:rPr>
                <w:rFonts w:hint="eastAsia"/>
                <w:color w:val="FFFFFF" w:themeColor="background1"/>
              </w:rPr>
              <w:t>V</w:t>
            </w:r>
            <w:r>
              <w:rPr>
                <w:color w:val="FFFFFF" w:themeColor="background1"/>
              </w:rPr>
              <w:t>alue</w:t>
            </w:r>
          </w:p>
        </w:tc>
        <w:tc>
          <w:tcPr>
            <w:tcW w:w="6269" w:type="dxa"/>
            <w:shd w:val="clear" w:color="auto" w:fill="FF0000"/>
          </w:tcPr>
          <w:p w14:paraId="75FA7C2F" w14:textId="77777777" w:rsidR="00381B13" w:rsidRDefault="00381B13" w:rsidP="00A76ABC">
            <w:pPr>
              <w:spacing w:line="240" w:lineRule="atLeast"/>
              <w:jc w:val="left"/>
              <w:rPr>
                <w:color w:val="FFFFFF" w:themeColor="background1"/>
              </w:rPr>
            </w:pPr>
            <w:r>
              <w:rPr>
                <w:rFonts w:hint="eastAsia"/>
                <w:color w:val="FFFFFF" w:themeColor="background1"/>
              </w:rPr>
              <w:t>描述</w:t>
            </w:r>
          </w:p>
        </w:tc>
      </w:tr>
      <w:tr w:rsidR="00381B13" w14:paraId="7A6BF064" w14:textId="77777777" w:rsidTr="003D6F5F">
        <w:trPr>
          <w:trHeight w:val="285"/>
        </w:trPr>
        <w:tc>
          <w:tcPr>
            <w:tcW w:w="2518" w:type="dxa"/>
          </w:tcPr>
          <w:p w14:paraId="7F4CC41F" w14:textId="77777777" w:rsidR="00381B13" w:rsidRDefault="00381B13" w:rsidP="00A76ABC">
            <w:pPr>
              <w:spacing w:line="240" w:lineRule="atLeast"/>
              <w:jc w:val="left"/>
            </w:pPr>
            <w:r>
              <w:rPr>
                <w:rFonts w:hint="eastAsia"/>
              </w:rPr>
              <w:t>P</w:t>
            </w:r>
            <w:r>
              <w:t>OS</w:t>
            </w:r>
            <w:r>
              <w:rPr>
                <w:rFonts w:hint="eastAsia"/>
              </w:rPr>
              <w:t>机</w:t>
            </w:r>
            <w:r w:rsidR="00A817C3">
              <w:rPr>
                <w:rFonts w:hint="eastAsia"/>
              </w:rPr>
              <w:t>登录的</w:t>
            </w:r>
            <w:r>
              <w:rPr>
                <w:rFonts w:hint="eastAsia"/>
              </w:rPr>
              <w:t>会话</w:t>
            </w:r>
          </w:p>
        </w:tc>
        <w:tc>
          <w:tcPr>
            <w:tcW w:w="3048" w:type="dxa"/>
          </w:tcPr>
          <w:p w14:paraId="3F0CD3FF" w14:textId="77777777" w:rsidR="00381B13" w:rsidRDefault="00A817C3" w:rsidP="00A76ABC">
            <w:pPr>
              <w:spacing w:line="240" w:lineRule="atLeast"/>
              <w:jc w:val="left"/>
            </w:pPr>
            <w:r w:rsidRPr="00A817C3">
              <w:t>EnumSession.SESSION_POS.getName()</w:t>
            </w:r>
          </w:p>
        </w:tc>
        <w:tc>
          <w:tcPr>
            <w:tcW w:w="925" w:type="dxa"/>
          </w:tcPr>
          <w:p w14:paraId="6A2DA57E" w14:textId="77777777" w:rsidR="00381B13" w:rsidRDefault="00381B13" w:rsidP="00A76ABC">
            <w:pPr>
              <w:spacing w:line="240" w:lineRule="atLeast"/>
              <w:jc w:val="left"/>
            </w:pPr>
            <w:r>
              <w:rPr>
                <w:rFonts w:hint="eastAsia"/>
              </w:rPr>
              <w:t>S</w:t>
            </w:r>
            <w:r>
              <w:t>tring</w:t>
            </w:r>
          </w:p>
        </w:tc>
        <w:tc>
          <w:tcPr>
            <w:tcW w:w="1414" w:type="dxa"/>
          </w:tcPr>
          <w:p w14:paraId="7432B407" w14:textId="77777777" w:rsidR="00381B13" w:rsidRDefault="00381B13" w:rsidP="00A76ABC">
            <w:pPr>
              <w:spacing w:line="240" w:lineRule="atLeast"/>
              <w:jc w:val="left"/>
            </w:pPr>
            <w:r>
              <w:t>POS</w:t>
            </w:r>
            <w:r w:rsidR="004B58C7">
              <w:rPr>
                <w:rFonts w:hint="eastAsia"/>
              </w:rPr>
              <w:t>对象</w:t>
            </w:r>
          </w:p>
        </w:tc>
        <w:tc>
          <w:tcPr>
            <w:tcW w:w="6269" w:type="dxa"/>
          </w:tcPr>
          <w:p w14:paraId="583167E7" w14:textId="77777777" w:rsidR="00381B13" w:rsidRDefault="00381B13" w:rsidP="00A76ABC">
            <w:pPr>
              <w:spacing w:line="240" w:lineRule="atLeast"/>
              <w:jc w:val="left"/>
            </w:pPr>
            <w:r>
              <w:rPr>
                <w:rFonts w:hint="eastAsia"/>
              </w:rPr>
              <w:t>存储已经登录成功的</w:t>
            </w:r>
            <w:r>
              <w:rPr>
                <w:rFonts w:hint="eastAsia"/>
              </w:rPr>
              <w:t>P</w:t>
            </w:r>
            <w:r>
              <w:t>OS</w:t>
            </w:r>
            <w:r>
              <w:rPr>
                <w:rFonts w:hint="eastAsia"/>
              </w:rPr>
              <w:t>的信息</w:t>
            </w:r>
          </w:p>
        </w:tc>
      </w:tr>
      <w:tr w:rsidR="00F712DA" w:rsidRPr="00334596" w14:paraId="145521BE" w14:textId="77777777" w:rsidTr="003D6F5F">
        <w:trPr>
          <w:trHeight w:val="285"/>
        </w:trPr>
        <w:tc>
          <w:tcPr>
            <w:tcW w:w="2518" w:type="dxa"/>
          </w:tcPr>
          <w:p w14:paraId="19F2269D" w14:textId="77777777" w:rsidR="00F712DA" w:rsidRDefault="00F712DA" w:rsidP="00A76ABC">
            <w:pPr>
              <w:spacing w:line="240" w:lineRule="atLeast"/>
              <w:jc w:val="left"/>
            </w:pPr>
            <w:r>
              <w:rPr>
                <w:rFonts w:hint="eastAsia"/>
              </w:rPr>
              <w:t>登录的</w:t>
            </w:r>
            <w:r>
              <w:t>staff</w:t>
            </w:r>
            <w:r>
              <w:rPr>
                <w:rFonts w:hint="eastAsia"/>
              </w:rPr>
              <w:t>的会话</w:t>
            </w:r>
          </w:p>
        </w:tc>
        <w:tc>
          <w:tcPr>
            <w:tcW w:w="3048" w:type="dxa"/>
          </w:tcPr>
          <w:p w14:paraId="79C0194B" w14:textId="77777777" w:rsidR="00F712DA" w:rsidRDefault="00F712DA" w:rsidP="00A76ABC">
            <w:pPr>
              <w:spacing w:line="240" w:lineRule="atLeast"/>
              <w:jc w:val="left"/>
            </w:pPr>
            <w:r w:rsidRPr="00A817C3">
              <w:t>EnumSession.SESSION_</w:t>
            </w:r>
            <w:r>
              <w:rPr>
                <w:rFonts w:hint="eastAsia"/>
              </w:rPr>
              <w:t>Staff</w:t>
            </w:r>
            <w:r w:rsidRPr="00A817C3">
              <w:t>.getName()</w:t>
            </w:r>
          </w:p>
        </w:tc>
        <w:tc>
          <w:tcPr>
            <w:tcW w:w="925" w:type="dxa"/>
          </w:tcPr>
          <w:p w14:paraId="59973E4B" w14:textId="77777777" w:rsidR="00F712DA" w:rsidRDefault="00F712DA" w:rsidP="00A76ABC">
            <w:pPr>
              <w:spacing w:line="240" w:lineRule="atLeast"/>
              <w:jc w:val="left"/>
            </w:pPr>
            <w:r>
              <w:rPr>
                <w:rFonts w:hint="eastAsia"/>
              </w:rPr>
              <w:t>S</w:t>
            </w:r>
            <w:r>
              <w:t>tring</w:t>
            </w:r>
          </w:p>
        </w:tc>
        <w:tc>
          <w:tcPr>
            <w:tcW w:w="1414" w:type="dxa"/>
          </w:tcPr>
          <w:p w14:paraId="1A3D9A64" w14:textId="77777777" w:rsidR="00F712DA" w:rsidRDefault="00F712DA" w:rsidP="00A76ABC">
            <w:pPr>
              <w:spacing w:line="240" w:lineRule="atLeast"/>
              <w:jc w:val="left"/>
            </w:pPr>
            <w:r>
              <w:rPr>
                <w:rFonts w:hint="eastAsia"/>
              </w:rPr>
              <w:t>S</w:t>
            </w:r>
            <w:r>
              <w:t>taff</w:t>
            </w:r>
            <w:r>
              <w:rPr>
                <w:rFonts w:hint="eastAsia"/>
              </w:rPr>
              <w:t>对象</w:t>
            </w:r>
          </w:p>
        </w:tc>
        <w:tc>
          <w:tcPr>
            <w:tcW w:w="6269" w:type="dxa"/>
          </w:tcPr>
          <w:p w14:paraId="4858AB52" w14:textId="77777777" w:rsidR="00F712DA" w:rsidRDefault="00F712DA" w:rsidP="00A76ABC">
            <w:pPr>
              <w:spacing w:line="240" w:lineRule="atLeast"/>
              <w:jc w:val="left"/>
            </w:pPr>
            <w:r>
              <w:rPr>
                <w:rFonts w:hint="eastAsia"/>
              </w:rPr>
              <w:t>存储已经登录成功的</w:t>
            </w:r>
            <w:r>
              <w:rPr>
                <w:rFonts w:hint="eastAsia"/>
              </w:rPr>
              <w:t>s</w:t>
            </w:r>
            <w:r>
              <w:t>taff</w:t>
            </w:r>
            <w:r>
              <w:rPr>
                <w:rFonts w:hint="eastAsia"/>
              </w:rPr>
              <w:t>的信息</w:t>
            </w:r>
            <w:r w:rsidR="003D6F5F">
              <w:rPr>
                <w:rFonts w:hint="eastAsia"/>
              </w:rPr>
              <w:t>。其特殊性在于，如果是在</w:t>
            </w:r>
            <w:r w:rsidR="003D6F5F">
              <w:rPr>
                <w:rFonts w:hint="eastAsia"/>
              </w:rPr>
              <w:t>POS</w:t>
            </w:r>
            <w:r w:rsidR="003D6F5F">
              <w:rPr>
                <w:rFonts w:hint="eastAsia"/>
              </w:rPr>
              <w:t>机上登录，</w:t>
            </w:r>
            <w:r w:rsidR="003D6F5F">
              <w:rPr>
                <w:rFonts w:hint="eastAsia"/>
              </w:rPr>
              <w:t>POS</w:t>
            </w:r>
            <w:r w:rsidR="003D6F5F">
              <w:rPr>
                <w:rFonts w:hint="eastAsia"/>
              </w:rPr>
              <w:t>机登录的会话和登录的</w:t>
            </w:r>
            <w:r w:rsidR="003D6F5F">
              <w:rPr>
                <w:rFonts w:hint="eastAsia"/>
              </w:rPr>
              <w:t>STAFF</w:t>
            </w:r>
            <w:r w:rsidR="003D6F5F">
              <w:rPr>
                <w:rFonts w:hint="eastAsia"/>
              </w:rPr>
              <w:t>的会话是一致的。</w:t>
            </w:r>
            <w:r w:rsidR="003D6F5F">
              <w:rPr>
                <w:rFonts w:hint="eastAsia"/>
              </w:rPr>
              <w:t>POS</w:t>
            </w:r>
            <w:r w:rsidR="003D6F5F">
              <w:rPr>
                <w:rFonts w:hint="eastAsia"/>
              </w:rPr>
              <w:t>机的使用流程一般为：</w:t>
            </w:r>
          </w:p>
          <w:p w14:paraId="0CB13D16" w14:textId="77777777" w:rsidR="003D6F5F" w:rsidRDefault="003D6F5F" w:rsidP="00787588">
            <w:pPr>
              <w:pStyle w:val="af1"/>
              <w:numPr>
                <w:ilvl w:val="0"/>
                <w:numId w:val="31"/>
              </w:numPr>
              <w:spacing w:line="240" w:lineRule="atLeast"/>
              <w:ind w:firstLineChars="0"/>
              <w:jc w:val="left"/>
            </w:pPr>
            <w:r>
              <w:rPr>
                <w:rFonts w:hint="eastAsia"/>
              </w:rPr>
              <w:t>POS</w:t>
            </w:r>
            <w:r>
              <w:rPr>
                <w:rFonts w:hint="eastAsia"/>
              </w:rPr>
              <w:t>机登录</w:t>
            </w:r>
            <w:r>
              <w:rPr>
                <w:rFonts w:hint="eastAsia"/>
              </w:rPr>
              <w:t>NBR</w:t>
            </w:r>
            <w:r>
              <w:rPr>
                <w:rFonts w:hint="eastAsia"/>
              </w:rPr>
              <w:t>，得到会话</w:t>
            </w:r>
            <w:r>
              <w:rPr>
                <w:rFonts w:hint="eastAsia"/>
              </w:rPr>
              <w:t>A</w:t>
            </w:r>
            <w:r>
              <w:rPr>
                <w:rFonts w:hint="eastAsia"/>
              </w:rPr>
              <w:t>。</w:t>
            </w:r>
          </w:p>
          <w:p w14:paraId="068135BC" w14:textId="77777777" w:rsidR="003D6F5F" w:rsidRDefault="003D6F5F" w:rsidP="00787588">
            <w:pPr>
              <w:pStyle w:val="af1"/>
              <w:numPr>
                <w:ilvl w:val="0"/>
                <w:numId w:val="31"/>
              </w:numPr>
              <w:spacing w:line="240" w:lineRule="atLeast"/>
              <w:ind w:firstLineChars="0"/>
              <w:jc w:val="left"/>
            </w:pPr>
            <w:r>
              <w:rPr>
                <w:rFonts w:hint="eastAsia"/>
              </w:rPr>
              <w:t>收银员输入用户名和密码，登录</w:t>
            </w:r>
            <w:r>
              <w:rPr>
                <w:rFonts w:hint="eastAsia"/>
              </w:rPr>
              <w:t>NBR</w:t>
            </w:r>
            <w:r>
              <w:rPr>
                <w:rFonts w:hint="eastAsia"/>
              </w:rPr>
              <w:t>。这时，使用的会话是会话</w:t>
            </w:r>
            <w:r>
              <w:rPr>
                <w:rFonts w:hint="eastAsia"/>
              </w:rPr>
              <w:t>A</w:t>
            </w:r>
            <w:r>
              <w:rPr>
                <w:rFonts w:hint="eastAsia"/>
              </w:rPr>
              <w:t>而不是一个新的会话！</w:t>
            </w:r>
          </w:p>
          <w:p w14:paraId="25F71E60" w14:textId="77777777" w:rsidR="003D6F5F" w:rsidRDefault="003D6F5F" w:rsidP="00787588">
            <w:pPr>
              <w:pStyle w:val="af1"/>
              <w:numPr>
                <w:ilvl w:val="0"/>
                <w:numId w:val="31"/>
              </w:numPr>
              <w:spacing w:line="240" w:lineRule="atLeast"/>
              <w:ind w:firstLineChars="0"/>
              <w:jc w:val="left"/>
            </w:pPr>
            <w:r>
              <w:rPr>
                <w:rFonts w:hint="eastAsia"/>
              </w:rPr>
              <w:t>登录成功后开始收银过程</w:t>
            </w:r>
            <w:r w:rsidR="00B9154D">
              <w:t>…</w:t>
            </w:r>
          </w:p>
        </w:tc>
      </w:tr>
      <w:tr w:rsidR="00F712DA" w14:paraId="715D5A2E" w14:textId="77777777" w:rsidTr="003D6F5F">
        <w:trPr>
          <w:trHeight w:val="285"/>
        </w:trPr>
        <w:tc>
          <w:tcPr>
            <w:tcW w:w="2518" w:type="dxa"/>
          </w:tcPr>
          <w:p w14:paraId="20FC39D6" w14:textId="77777777" w:rsidR="00F712DA" w:rsidRDefault="00F712DA" w:rsidP="00A76ABC">
            <w:pPr>
              <w:spacing w:line="240" w:lineRule="atLeast"/>
              <w:jc w:val="left"/>
            </w:pPr>
            <w:r>
              <w:rPr>
                <w:rFonts w:hint="eastAsia"/>
              </w:rPr>
              <w:t>登录的</w:t>
            </w:r>
            <w:r>
              <w:rPr>
                <w:rFonts w:hint="eastAsia"/>
              </w:rPr>
              <w:t>BXSTAFF</w:t>
            </w:r>
            <w:r>
              <w:rPr>
                <w:rFonts w:hint="eastAsia"/>
              </w:rPr>
              <w:t>的会话</w:t>
            </w:r>
          </w:p>
        </w:tc>
        <w:tc>
          <w:tcPr>
            <w:tcW w:w="3048" w:type="dxa"/>
          </w:tcPr>
          <w:p w14:paraId="074388FC" w14:textId="77777777" w:rsidR="00F712DA" w:rsidRDefault="00F712DA" w:rsidP="00A76ABC">
            <w:pPr>
              <w:spacing w:line="240" w:lineRule="atLeast"/>
              <w:jc w:val="left"/>
            </w:pPr>
            <w:r w:rsidRPr="00A817C3">
              <w:t>EnumSession.SESSION_</w:t>
            </w:r>
            <w:r>
              <w:rPr>
                <w:rFonts w:hint="eastAsia"/>
              </w:rPr>
              <w:t>BxStaff</w:t>
            </w:r>
            <w:r w:rsidRPr="00A817C3">
              <w:t>.getName()</w:t>
            </w:r>
          </w:p>
        </w:tc>
        <w:tc>
          <w:tcPr>
            <w:tcW w:w="925" w:type="dxa"/>
          </w:tcPr>
          <w:p w14:paraId="44EACE8A" w14:textId="77777777" w:rsidR="00F712DA" w:rsidRDefault="00F712DA" w:rsidP="00A76ABC">
            <w:pPr>
              <w:spacing w:line="240" w:lineRule="atLeast"/>
              <w:jc w:val="left"/>
            </w:pPr>
            <w:r>
              <w:rPr>
                <w:rFonts w:hint="eastAsia"/>
              </w:rPr>
              <w:t>S</w:t>
            </w:r>
            <w:r>
              <w:t>tring</w:t>
            </w:r>
          </w:p>
        </w:tc>
        <w:tc>
          <w:tcPr>
            <w:tcW w:w="1414" w:type="dxa"/>
          </w:tcPr>
          <w:p w14:paraId="7F02574D" w14:textId="77777777" w:rsidR="00F712DA" w:rsidRDefault="00F712DA" w:rsidP="00A76ABC">
            <w:pPr>
              <w:spacing w:line="240" w:lineRule="atLeast"/>
              <w:jc w:val="left"/>
            </w:pPr>
            <w:r>
              <w:rPr>
                <w:rFonts w:hint="eastAsia"/>
              </w:rPr>
              <w:t>BXSt</w:t>
            </w:r>
            <w:r>
              <w:t>aff</w:t>
            </w:r>
            <w:r>
              <w:rPr>
                <w:rFonts w:hint="eastAsia"/>
              </w:rPr>
              <w:t>对象</w:t>
            </w:r>
          </w:p>
        </w:tc>
        <w:tc>
          <w:tcPr>
            <w:tcW w:w="6269" w:type="dxa"/>
          </w:tcPr>
          <w:p w14:paraId="17DC16A4" w14:textId="77777777" w:rsidR="00424C85" w:rsidRDefault="00F712DA" w:rsidP="00A76ABC">
            <w:pPr>
              <w:spacing w:line="240" w:lineRule="atLeast"/>
              <w:jc w:val="left"/>
            </w:pPr>
            <w:r>
              <w:rPr>
                <w:rFonts w:hint="eastAsia"/>
              </w:rPr>
              <w:t>存储已经登录成功的</w:t>
            </w:r>
            <w:r>
              <w:t>bxStaff</w:t>
            </w:r>
            <w:r>
              <w:rPr>
                <w:rFonts w:hint="eastAsia"/>
              </w:rPr>
              <w:t>的信息</w:t>
            </w:r>
            <w:r w:rsidR="00424C85">
              <w:rPr>
                <w:rFonts w:hint="eastAsia"/>
              </w:rPr>
              <w:t>。他的权限和</w:t>
            </w:r>
            <w:r w:rsidR="00424C85">
              <w:rPr>
                <w:rFonts w:hint="eastAsia"/>
              </w:rPr>
              <w:t>s</w:t>
            </w:r>
            <w:r w:rsidR="00424C85">
              <w:t>taff</w:t>
            </w:r>
            <w:r w:rsidR="00424C85">
              <w:rPr>
                <w:rFonts w:hint="eastAsia"/>
              </w:rPr>
              <w:t>的权限不同，不能混淆。但特殊的地方在于：</w:t>
            </w:r>
            <w:r w:rsidR="00424C85">
              <w:rPr>
                <w:rFonts w:hint="eastAsia"/>
              </w:rPr>
              <w:t>BXSTAFF</w:t>
            </w:r>
            <w:r w:rsidR="00424C85">
              <w:rPr>
                <w:rFonts w:hint="eastAsia"/>
              </w:rPr>
              <w:t>（业务经理）可以创建公司，以及创建这个公司的默认门店</w:t>
            </w:r>
            <w:r w:rsidR="00E01CA1">
              <w:rPr>
                <w:rFonts w:hint="eastAsia"/>
              </w:rPr>
              <w:t>（最多只能创建第</w:t>
            </w:r>
            <w:r w:rsidR="00E01CA1">
              <w:rPr>
                <w:rFonts w:hint="eastAsia"/>
              </w:rPr>
              <w:t>1</w:t>
            </w:r>
            <w:r w:rsidR="00E01CA1">
              <w:rPr>
                <w:rFonts w:hint="eastAsia"/>
              </w:rPr>
              <w:t>个）</w:t>
            </w:r>
            <w:r w:rsidR="00424C85">
              <w:rPr>
                <w:rFonts w:hint="eastAsia"/>
              </w:rPr>
              <w:t>和</w:t>
            </w:r>
            <w:r w:rsidR="001F0769">
              <w:rPr>
                <w:rFonts w:hint="eastAsia"/>
              </w:rPr>
              <w:t>售前帐号</w:t>
            </w:r>
            <w:r w:rsidR="00E01CA1">
              <w:rPr>
                <w:rFonts w:hint="eastAsia"/>
              </w:rPr>
              <w:t>（最多只能创建</w:t>
            </w:r>
            <w:r w:rsidR="00E01CA1">
              <w:rPr>
                <w:rFonts w:hint="eastAsia"/>
              </w:rPr>
              <w:t>1</w:t>
            </w:r>
            <w:r w:rsidR="00E01CA1">
              <w:rPr>
                <w:rFonts w:hint="eastAsia"/>
              </w:rPr>
              <w:t>个）。</w:t>
            </w:r>
          </w:p>
        </w:tc>
      </w:tr>
      <w:tr w:rsidR="00F712DA" w14:paraId="7FB8A619" w14:textId="77777777" w:rsidTr="003D6F5F">
        <w:trPr>
          <w:trHeight w:val="285"/>
        </w:trPr>
        <w:tc>
          <w:tcPr>
            <w:tcW w:w="2518" w:type="dxa"/>
          </w:tcPr>
          <w:p w14:paraId="2559974A" w14:textId="77777777" w:rsidR="00F712DA" w:rsidRDefault="00F712DA" w:rsidP="00A76ABC">
            <w:pPr>
              <w:spacing w:line="240" w:lineRule="atLeast"/>
              <w:jc w:val="left"/>
            </w:pPr>
          </w:p>
        </w:tc>
        <w:tc>
          <w:tcPr>
            <w:tcW w:w="3048" w:type="dxa"/>
          </w:tcPr>
          <w:p w14:paraId="790DC008" w14:textId="77777777" w:rsidR="00F712DA" w:rsidRDefault="00F712DA" w:rsidP="00A76ABC">
            <w:pPr>
              <w:spacing w:line="240" w:lineRule="atLeast"/>
              <w:jc w:val="left"/>
            </w:pPr>
          </w:p>
        </w:tc>
        <w:tc>
          <w:tcPr>
            <w:tcW w:w="925" w:type="dxa"/>
          </w:tcPr>
          <w:p w14:paraId="1F8CDE0E" w14:textId="77777777" w:rsidR="00F712DA" w:rsidRDefault="00F712DA" w:rsidP="00A76ABC">
            <w:pPr>
              <w:spacing w:line="240" w:lineRule="atLeast"/>
              <w:jc w:val="left"/>
            </w:pPr>
          </w:p>
        </w:tc>
        <w:tc>
          <w:tcPr>
            <w:tcW w:w="1414" w:type="dxa"/>
          </w:tcPr>
          <w:p w14:paraId="7A2F8F55" w14:textId="77777777" w:rsidR="00F712DA" w:rsidRDefault="00F712DA" w:rsidP="00A76ABC">
            <w:pPr>
              <w:spacing w:line="240" w:lineRule="atLeast"/>
              <w:jc w:val="left"/>
            </w:pPr>
          </w:p>
        </w:tc>
        <w:tc>
          <w:tcPr>
            <w:tcW w:w="6269" w:type="dxa"/>
          </w:tcPr>
          <w:p w14:paraId="0D9A9E54" w14:textId="77777777" w:rsidR="00F712DA" w:rsidRDefault="00F712DA" w:rsidP="00A76ABC">
            <w:pPr>
              <w:spacing w:line="240" w:lineRule="atLeast"/>
              <w:jc w:val="left"/>
            </w:pPr>
          </w:p>
        </w:tc>
      </w:tr>
    </w:tbl>
    <w:p w14:paraId="69C90604" w14:textId="77777777" w:rsidR="009E452E" w:rsidRDefault="009E452E" w:rsidP="00A76ABC">
      <w:pPr>
        <w:spacing w:line="240" w:lineRule="atLeast"/>
        <w:jc w:val="left"/>
      </w:pPr>
    </w:p>
    <w:p w14:paraId="5FF8A7E2" w14:textId="77777777" w:rsidR="000D6535" w:rsidRDefault="000D6535" w:rsidP="00A76ABC">
      <w:pPr>
        <w:pStyle w:val="5"/>
        <w:spacing w:line="240" w:lineRule="atLeast"/>
      </w:pPr>
      <w:r>
        <w:rPr>
          <w:rFonts w:hint="eastAsia"/>
        </w:rPr>
        <w:t>权限控制</w:t>
      </w:r>
    </w:p>
    <w:p w14:paraId="614D8089" w14:textId="77777777" w:rsidR="000D6535" w:rsidRPr="000D6535" w:rsidRDefault="000D6535" w:rsidP="00A76ABC">
      <w:pPr>
        <w:spacing w:line="240" w:lineRule="atLeast"/>
      </w:pPr>
    </w:p>
    <w:p w14:paraId="7548F623" w14:textId="77777777" w:rsidR="009E452E" w:rsidRDefault="00D67AD0" w:rsidP="00A76ABC">
      <w:pPr>
        <w:pStyle w:val="4"/>
        <w:spacing w:line="240" w:lineRule="atLeast"/>
        <w:jc w:val="left"/>
      </w:pPr>
      <w:r>
        <w:rPr>
          <w:rFonts w:hint="eastAsia"/>
        </w:rPr>
        <w:t>关闭</w:t>
      </w:r>
    </w:p>
    <w:p w14:paraId="0B178BE9" w14:textId="77777777" w:rsidR="009E452E" w:rsidRDefault="009E452E" w:rsidP="00A76ABC">
      <w:pPr>
        <w:spacing w:line="240" w:lineRule="atLeast"/>
        <w:jc w:val="left"/>
      </w:pPr>
    </w:p>
    <w:p w14:paraId="215F3267" w14:textId="77777777" w:rsidR="009E452E" w:rsidRDefault="009E452E" w:rsidP="00A76ABC">
      <w:pPr>
        <w:spacing w:line="240" w:lineRule="atLeast"/>
        <w:jc w:val="left"/>
      </w:pPr>
    </w:p>
    <w:p w14:paraId="5C1D5B34" w14:textId="77777777" w:rsidR="009E452E" w:rsidRDefault="00D67AD0" w:rsidP="00A76ABC">
      <w:pPr>
        <w:pStyle w:val="3"/>
        <w:spacing w:line="240" w:lineRule="atLeast"/>
        <w:jc w:val="left"/>
      </w:pPr>
      <w:bookmarkStart w:id="150" w:name="_Toc50496760"/>
      <w:r>
        <w:rPr>
          <w:rFonts w:hint="eastAsia"/>
        </w:rPr>
        <w:t>POS</w:t>
      </w:r>
      <w:r>
        <w:rPr>
          <w:rFonts w:hint="eastAsia"/>
        </w:rPr>
        <w:t>机运行过程</w:t>
      </w:r>
      <w:bookmarkEnd w:id="150"/>
    </w:p>
    <w:p w14:paraId="6D40C629" w14:textId="77777777" w:rsidR="009E452E" w:rsidRDefault="00D67AD0" w:rsidP="00A76ABC">
      <w:pPr>
        <w:pStyle w:val="4"/>
        <w:spacing w:line="240" w:lineRule="atLeast"/>
        <w:jc w:val="left"/>
      </w:pPr>
      <w:r>
        <w:rPr>
          <w:rFonts w:hint="eastAsia"/>
        </w:rPr>
        <w:t>售前准备</w:t>
      </w:r>
    </w:p>
    <w:p w14:paraId="68FEFECA" w14:textId="77777777" w:rsidR="009E452E" w:rsidRDefault="00D67AD0" w:rsidP="00787588">
      <w:pPr>
        <w:pStyle w:val="15"/>
        <w:numPr>
          <w:ilvl w:val="0"/>
          <w:numId w:val="19"/>
        </w:numPr>
        <w:spacing w:line="240" w:lineRule="atLeast"/>
        <w:ind w:firstLineChars="0"/>
        <w:jc w:val="left"/>
      </w:pPr>
      <w:r>
        <w:rPr>
          <w:rFonts w:hint="eastAsia"/>
        </w:rPr>
        <w:t>人</w:t>
      </w:r>
    </w:p>
    <w:p w14:paraId="19817ACE" w14:textId="77777777" w:rsidR="009E452E" w:rsidRDefault="00D67AD0" w:rsidP="00787588">
      <w:pPr>
        <w:pStyle w:val="15"/>
        <w:numPr>
          <w:ilvl w:val="1"/>
          <w:numId w:val="19"/>
        </w:numPr>
        <w:spacing w:line="240" w:lineRule="atLeast"/>
        <w:ind w:firstLineChars="0"/>
        <w:jc w:val="left"/>
      </w:pPr>
      <w:r>
        <w:rPr>
          <w:rFonts w:hint="eastAsia"/>
        </w:rPr>
        <w:t>创建博昕客户。</w:t>
      </w:r>
    </w:p>
    <w:p w14:paraId="1750E823" w14:textId="77777777" w:rsidR="009E452E" w:rsidRDefault="00D67AD0" w:rsidP="00787588">
      <w:pPr>
        <w:pStyle w:val="15"/>
        <w:numPr>
          <w:ilvl w:val="1"/>
          <w:numId w:val="19"/>
        </w:numPr>
        <w:spacing w:line="240" w:lineRule="atLeast"/>
        <w:ind w:firstLineChars="0"/>
        <w:jc w:val="left"/>
      </w:pPr>
      <w:r>
        <w:rPr>
          <w:rFonts w:hint="eastAsia"/>
        </w:rPr>
        <w:t>定义权限、角色。</w:t>
      </w:r>
    </w:p>
    <w:p w14:paraId="15E63C24" w14:textId="77777777" w:rsidR="009E452E" w:rsidRDefault="00D67AD0" w:rsidP="00787588">
      <w:pPr>
        <w:pStyle w:val="15"/>
        <w:numPr>
          <w:ilvl w:val="1"/>
          <w:numId w:val="19"/>
        </w:numPr>
        <w:spacing w:line="240" w:lineRule="atLeast"/>
        <w:ind w:firstLineChars="0"/>
        <w:jc w:val="left"/>
      </w:pPr>
      <w:r>
        <w:rPr>
          <w:rFonts w:hint="eastAsia"/>
        </w:rPr>
        <w:t>创建员工，包括老板。</w:t>
      </w:r>
    </w:p>
    <w:p w14:paraId="3C9DF81C" w14:textId="77777777" w:rsidR="009E452E" w:rsidRDefault="00D67AD0" w:rsidP="00787588">
      <w:pPr>
        <w:pStyle w:val="15"/>
        <w:numPr>
          <w:ilvl w:val="0"/>
          <w:numId w:val="19"/>
        </w:numPr>
        <w:spacing w:line="240" w:lineRule="atLeast"/>
        <w:ind w:firstLineChars="0"/>
        <w:jc w:val="left"/>
      </w:pPr>
      <w:r>
        <w:rPr>
          <w:rFonts w:hint="eastAsia"/>
        </w:rPr>
        <w:t>场</w:t>
      </w:r>
    </w:p>
    <w:p w14:paraId="13442B82" w14:textId="77777777" w:rsidR="009E452E" w:rsidRDefault="00D67AD0" w:rsidP="00787588">
      <w:pPr>
        <w:pStyle w:val="15"/>
        <w:numPr>
          <w:ilvl w:val="1"/>
          <w:numId w:val="19"/>
        </w:numPr>
        <w:spacing w:line="240" w:lineRule="atLeast"/>
        <w:ind w:firstLineChars="0"/>
        <w:jc w:val="left"/>
      </w:pPr>
      <w:r>
        <w:rPr>
          <w:rFonts w:hint="eastAsia"/>
        </w:rPr>
        <w:t>门店。</w:t>
      </w:r>
    </w:p>
    <w:p w14:paraId="3945CBD4" w14:textId="77777777" w:rsidR="009E452E" w:rsidRDefault="00D67AD0" w:rsidP="00787588">
      <w:pPr>
        <w:pStyle w:val="15"/>
        <w:numPr>
          <w:ilvl w:val="1"/>
          <w:numId w:val="19"/>
        </w:numPr>
        <w:spacing w:line="240" w:lineRule="atLeast"/>
        <w:ind w:firstLineChars="0"/>
        <w:jc w:val="left"/>
      </w:pPr>
      <w:r>
        <w:rPr>
          <w:rFonts w:hint="eastAsia"/>
        </w:rPr>
        <w:t>P</w:t>
      </w:r>
      <w:r>
        <w:t>OS</w:t>
      </w:r>
      <w:r>
        <w:rPr>
          <w:rFonts w:hint="eastAsia"/>
        </w:rPr>
        <w:t>机载入人和货的资料。</w:t>
      </w:r>
    </w:p>
    <w:p w14:paraId="45A9674C" w14:textId="77777777" w:rsidR="009E452E" w:rsidRDefault="00D67AD0" w:rsidP="00787588">
      <w:pPr>
        <w:pStyle w:val="15"/>
        <w:numPr>
          <w:ilvl w:val="0"/>
          <w:numId w:val="19"/>
        </w:numPr>
        <w:spacing w:line="240" w:lineRule="atLeast"/>
        <w:ind w:firstLineChars="0"/>
        <w:jc w:val="left"/>
      </w:pPr>
      <w:r>
        <w:rPr>
          <w:rFonts w:hint="eastAsia"/>
        </w:rPr>
        <w:t>货</w:t>
      </w:r>
    </w:p>
    <w:p w14:paraId="0EEC9BF0" w14:textId="77777777" w:rsidR="009E452E" w:rsidRDefault="00D67AD0" w:rsidP="00787588">
      <w:pPr>
        <w:pStyle w:val="15"/>
        <w:numPr>
          <w:ilvl w:val="1"/>
          <w:numId w:val="19"/>
        </w:numPr>
        <w:spacing w:line="240" w:lineRule="atLeast"/>
        <w:ind w:firstLineChars="0"/>
        <w:jc w:val="left"/>
      </w:pPr>
      <w:r>
        <w:rPr>
          <w:rFonts w:hint="eastAsia"/>
        </w:rPr>
        <w:t>添加供应商、品牌、商品类别、商品单位、商品档案。</w:t>
      </w:r>
    </w:p>
    <w:p w14:paraId="26270B0C" w14:textId="77777777" w:rsidR="009E452E" w:rsidRDefault="00D67AD0" w:rsidP="00787588">
      <w:pPr>
        <w:pStyle w:val="15"/>
        <w:numPr>
          <w:ilvl w:val="0"/>
          <w:numId w:val="19"/>
        </w:numPr>
        <w:spacing w:line="240" w:lineRule="atLeast"/>
        <w:ind w:firstLineChars="0"/>
        <w:jc w:val="left"/>
      </w:pPr>
      <w:r>
        <w:rPr>
          <w:rFonts w:hint="eastAsia"/>
        </w:rPr>
        <w:t>相关的配置表初始化</w:t>
      </w:r>
    </w:p>
    <w:p w14:paraId="42DFA26D" w14:textId="77777777" w:rsidR="009E452E" w:rsidRDefault="00D67AD0" w:rsidP="00A76ABC">
      <w:pPr>
        <w:spacing w:line="240" w:lineRule="atLeast"/>
        <w:jc w:val="left"/>
      </w:pPr>
      <w:r>
        <w:t>系统初始化时，以下项需要默认添加：</w:t>
      </w:r>
    </w:p>
    <w:p w14:paraId="18670BFD" w14:textId="77777777" w:rsidR="009E452E" w:rsidRDefault="00D67AD0" w:rsidP="00A76ABC">
      <w:pPr>
        <w:spacing w:line="240" w:lineRule="atLeast"/>
        <w:jc w:val="left"/>
      </w:pPr>
      <w:r>
        <w:t>仓库：默认仓库</w:t>
      </w:r>
    </w:p>
    <w:p w14:paraId="44439AF6" w14:textId="77777777" w:rsidR="009E452E" w:rsidRDefault="00D67AD0" w:rsidP="00A76ABC">
      <w:pPr>
        <w:spacing w:line="240" w:lineRule="atLeast"/>
        <w:jc w:val="left"/>
      </w:pPr>
      <w:r>
        <w:t>采购：默认供应商</w:t>
      </w:r>
    </w:p>
    <w:p w14:paraId="709CB617" w14:textId="77777777" w:rsidR="009E452E" w:rsidRDefault="00D67AD0" w:rsidP="00A76ABC">
      <w:pPr>
        <w:spacing w:line="240" w:lineRule="atLeast"/>
        <w:jc w:val="left"/>
      </w:pPr>
      <w:r>
        <w:t>品牌：默认品牌</w:t>
      </w:r>
    </w:p>
    <w:p w14:paraId="470291AE" w14:textId="77777777" w:rsidR="009E452E" w:rsidRDefault="00D67AD0" w:rsidP="00A76ABC">
      <w:pPr>
        <w:spacing w:line="240" w:lineRule="atLeast"/>
        <w:jc w:val="left"/>
      </w:pPr>
      <w:r>
        <w:t>支付方式：现金</w:t>
      </w:r>
    </w:p>
    <w:p w14:paraId="489BADD5" w14:textId="77777777" w:rsidR="009E452E" w:rsidRDefault="009E452E" w:rsidP="00A76ABC">
      <w:pPr>
        <w:spacing w:line="240" w:lineRule="atLeast"/>
        <w:jc w:val="left"/>
      </w:pPr>
    </w:p>
    <w:p w14:paraId="17689441" w14:textId="77777777" w:rsidR="009E452E" w:rsidRDefault="00D67AD0" w:rsidP="00A76ABC">
      <w:pPr>
        <w:pStyle w:val="4"/>
        <w:spacing w:line="240" w:lineRule="atLeast"/>
        <w:jc w:val="left"/>
      </w:pPr>
      <w:r>
        <w:rPr>
          <w:rFonts w:hint="eastAsia"/>
        </w:rPr>
        <w:t>启动</w:t>
      </w:r>
    </w:p>
    <w:p w14:paraId="220C4D38" w14:textId="77777777" w:rsidR="009E452E" w:rsidRDefault="00D67AD0" w:rsidP="00A76ABC">
      <w:pPr>
        <w:spacing w:line="240" w:lineRule="atLeast"/>
        <w:jc w:val="left"/>
      </w:pPr>
      <w:r>
        <w:rPr>
          <w:rFonts w:hint="eastAsia"/>
        </w:rPr>
        <w:t>检查升级</w:t>
      </w:r>
    </w:p>
    <w:p w14:paraId="4CFB1B62" w14:textId="77777777" w:rsidR="009E452E" w:rsidRDefault="00D67AD0" w:rsidP="00A76ABC">
      <w:pPr>
        <w:spacing w:line="240" w:lineRule="atLeast"/>
        <w:jc w:val="left"/>
      </w:pPr>
      <w:r>
        <w:rPr>
          <w:rFonts w:hint="eastAsia"/>
        </w:rPr>
        <w:t>读取配置</w:t>
      </w:r>
    </w:p>
    <w:p w14:paraId="585667BA" w14:textId="77777777" w:rsidR="009E452E" w:rsidRDefault="00D67AD0" w:rsidP="00A76ABC">
      <w:pPr>
        <w:spacing w:line="240" w:lineRule="atLeast"/>
        <w:jc w:val="left"/>
      </w:pPr>
      <w:r>
        <w:rPr>
          <w:rFonts w:hint="eastAsia"/>
        </w:rPr>
        <w:t>时间同步</w:t>
      </w:r>
    </w:p>
    <w:p w14:paraId="05D61E58" w14:textId="77777777" w:rsidR="009E452E" w:rsidRDefault="00D67AD0" w:rsidP="00A76ABC">
      <w:pPr>
        <w:spacing w:line="240" w:lineRule="atLeast"/>
        <w:jc w:val="left"/>
      </w:pPr>
      <w:r>
        <w:rPr>
          <w:rFonts w:hint="eastAsia"/>
        </w:rPr>
        <w:t>其它档案同步</w:t>
      </w:r>
    </w:p>
    <w:p w14:paraId="0256CC4C" w14:textId="77777777" w:rsidR="009E452E" w:rsidRDefault="009E452E" w:rsidP="00A76ABC">
      <w:pPr>
        <w:spacing w:line="240" w:lineRule="atLeast"/>
        <w:jc w:val="left"/>
      </w:pPr>
    </w:p>
    <w:p w14:paraId="56E8272C" w14:textId="77777777" w:rsidR="009E452E" w:rsidRDefault="00D67AD0" w:rsidP="00A76ABC">
      <w:pPr>
        <w:spacing w:line="240" w:lineRule="atLeast"/>
        <w:jc w:val="left"/>
      </w:pPr>
      <w:r>
        <w:rPr>
          <w:rFonts w:hint="eastAsia"/>
        </w:rPr>
        <w:t>首次启动：初始状态，全部下载配置和档案。</w:t>
      </w:r>
    </w:p>
    <w:p w14:paraId="2333993B" w14:textId="77777777" w:rsidR="009E452E" w:rsidRDefault="00D67AD0" w:rsidP="00A76ABC">
      <w:pPr>
        <w:spacing w:line="240" w:lineRule="atLeast"/>
        <w:jc w:val="left"/>
      </w:pPr>
      <w:r>
        <w:t>账号每次登录需要填写准备金</w:t>
      </w:r>
    </w:p>
    <w:p w14:paraId="0D8A398A" w14:textId="77777777" w:rsidR="009E452E" w:rsidRDefault="009E452E" w:rsidP="00A76ABC">
      <w:pPr>
        <w:spacing w:line="240" w:lineRule="atLeast"/>
        <w:jc w:val="left"/>
      </w:pPr>
    </w:p>
    <w:p w14:paraId="0ACE1317" w14:textId="77777777" w:rsidR="009E452E" w:rsidRDefault="00D67AD0" w:rsidP="00A76ABC">
      <w:pPr>
        <w:pStyle w:val="4"/>
        <w:spacing w:line="240" w:lineRule="atLeast"/>
        <w:jc w:val="left"/>
      </w:pPr>
      <w:r>
        <w:rPr>
          <w:rFonts w:hint="eastAsia"/>
        </w:rPr>
        <w:t>运行中</w:t>
      </w:r>
    </w:p>
    <w:p w14:paraId="1EBF166D" w14:textId="77777777" w:rsidR="009E452E" w:rsidRDefault="00D67AD0" w:rsidP="00A76ABC">
      <w:pPr>
        <w:spacing w:line="240" w:lineRule="atLeast"/>
        <w:jc w:val="left"/>
      </w:pPr>
      <w:r>
        <w:t>正常操作，</w:t>
      </w:r>
    </w:p>
    <w:p w14:paraId="23CC0880" w14:textId="77777777" w:rsidR="009E452E" w:rsidRDefault="00D67AD0" w:rsidP="00A76ABC">
      <w:pPr>
        <w:spacing w:line="240" w:lineRule="atLeast"/>
        <w:jc w:val="left"/>
      </w:pPr>
      <w:r>
        <w:rPr>
          <w:rFonts w:hint="eastAsia"/>
        </w:rPr>
        <w:t>一天销售单大概</w:t>
      </w:r>
      <w:r>
        <w:rPr>
          <w:rFonts w:hint="eastAsia"/>
        </w:rPr>
        <w:t>180-230</w:t>
      </w:r>
      <w:r>
        <w:rPr>
          <w:rFonts w:hint="eastAsia"/>
        </w:rPr>
        <w:t>单</w:t>
      </w:r>
    </w:p>
    <w:p w14:paraId="656ED31D" w14:textId="77777777" w:rsidR="009E452E" w:rsidRDefault="00D67AD0" w:rsidP="00A76ABC">
      <w:pPr>
        <w:pStyle w:val="4"/>
        <w:spacing w:line="240" w:lineRule="atLeast"/>
        <w:jc w:val="left"/>
      </w:pPr>
      <w:r>
        <w:rPr>
          <w:rFonts w:hint="eastAsia"/>
        </w:rPr>
        <w:t>关闭</w:t>
      </w:r>
    </w:p>
    <w:p w14:paraId="67A5FDB6" w14:textId="77777777" w:rsidR="009E452E" w:rsidRDefault="009E452E" w:rsidP="00A76ABC">
      <w:pPr>
        <w:spacing w:line="240" w:lineRule="atLeast"/>
        <w:jc w:val="left"/>
      </w:pPr>
    </w:p>
    <w:p w14:paraId="66032AD2" w14:textId="77777777" w:rsidR="009E452E" w:rsidRDefault="009E452E" w:rsidP="00A76ABC">
      <w:pPr>
        <w:spacing w:line="240" w:lineRule="atLeast"/>
        <w:jc w:val="left"/>
      </w:pPr>
    </w:p>
    <w:p w14:paraId="228EB639" w14:textId="77777777" w:rsidR="009E452E" w:rsidRDefault="00D67AD0" w:rsidP="00A76ABC">
      <w:pPr>
        <w:pStyle w:val="2"/>
        <w:spacing w:line="240" w:lineRule="atLeast"/>
        <w:jc w:val="left"/>
      </w:pPr>
      <w:bookmarkStart w:id="151" w:name="_Toc50496761"/>
      <w:r>
        <w:t>运行时间</w:t>
      </w:r>
      <w:bookmarkEnd w:id="151"/>
    </w:p>
    <w:p w14:paraId="57F16CD1" w14:textId="77777777" w:rsidR="009E452E" w:rsidRDefault="009E452E" w:rsidP="00A76ABC">
      <w:pPr>
        <w:pStyle w:val="1"/>
        <w:numPr>
          <w:ilvl w:val="0"/>
          <w:numId w:val="0"/>
        </w:numPr>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63E86C09" w14:textId="77777777" w:rsidR="009E452E" w:rsidRDefault="00D67AD0" w:rsidP="00A76ABC">
      <w:pPr>
        <w:pStyle w:val="1"/>
        <w:spacing w:line="240" w:lineRule="atLeast"/>
        <w:jc w:val="left"/>
      </w:pPr>
      <w:bookmarkStart w:id="152" w:name="_Toc50496762"/>
      <w:r>
        <w:t>系统数据结构设计</w:t>
      </w:r>
      <w:bookmarkEnd w:id="152"/>
    </w:p>
    <w:p w14:paraId="66857480" w14:textId="77777777" w:rsidR="009E452E" w:rsidRDefault="00D67AD0" w:rsidP="00A76ABC">
      <w:pPr>
        <w:pStyle w:val="2"/>
        <w:spacing w:line="240" w:lineRule="atLeast"/>
        <w:jc w:val="left"/>
      </w:pPr>
      <w:bookmarkStart w:id="153" w:name="_Toc50496763"/>
      <w:r>
        <w:t>逻辑结构设计要点</w:t>
      </w:r>
      <w:bookmarkEnd w:id="153"/>
    </w:p>
    <w:p w14:paraId="28D34D89" w14:textId="77777777" w:rsidR="009E452E" w:rsidRDefault="00D67AD0" w:rsidP="00A76ABC">
      <w:pPr>
        <w:spacing w:line="240" w:lineRule="atLeast"/>
        <w:jc w:val="left"/>
      </w:pPr>
      <w:r>
        <w:rPr>
          <w:rFonts w:hint="eastAsia"/>
        </w:rPr>
        <w:t>以下每个数据项都有相应的备份表，即在原表中做删除操作之前，会先回收在备份表中，然后才会真正删除原表中的数据。备份表中额外增加删除日期列和操作原因、操作页面等重要的相关信息。</w:t>
      </w:r>
    </w:p>
    <w:p w14:paraId="4D523DFC" w14:textId="77777777" w:rsidR="009E452E" w:rsidRDefault="009E452E" w:rsidP="00A76ABC">
      <w:pPr>
        <w:spacing w:line="240" w:lineRule="atLeast"/>
        <w:jc w:val="left"/>
      </w:pPr>
    </w:p>
    <w:p w14:paraId="6720D5BE" w14:textId="77777777" w:rsidR="009E452E" w:rsidRDefault="00D67AD0" w:rsidP="00A76ABC">
      <w:pPr>
        <w:spacing w:line="240" w:lineRule="atLeast"/>
        <w:jc w:val="left"/>
      </w:pPr>
      <w:r>
        <w:rPr>
          <w:rFonts w:hint="eastAsia"/>
        </w:rPr>
        <w:t>此举系为所有操作提供恢复数据的机会和满足历史追溯的需要。</w:t>
      </w:r>
    </w:p>
    <w:p w14:paraId="71B4DB1F" w14:textId="77777777" w:rsidR="009E452E" w:rsidRDefault="009E452E" w:rsidP="00A76ABC">
      <w:pPr>
        <w:spacing w:line="240" w:lineRule="atLeast"/>
        <w:jc w:val="left"/>
      </w:pPr>
    </w:p>
    <w:p w14:paraId="42473331" w14:textId="77777777" w:rsidR="009E452E" w:rsidRDefault="00D67AD0" w:rsidP="00A76ABC">
      <w:pPr>
        <w:spacing w:line="240" w:lineRule="atLeast"/>
        <w:jc w:val="left"/>
      </w:pPr>
      <w:r>
        <w:rPr>
          <w:rFonts w:hint="eastAsia"/>
        </w:rPr>
        <w:t>备份表参考格式：</w:t>
      </w:r>
    </w:p>
    <w:p w14:paraId="4083AD40" w14:textId="77777777" w:rsidR="009E452E" w:rsidRDefault="009E452E" w:rsidP="00A76ABC">
      <w:pPr>
        <w:spacing w:line="240" w:lineRule="atLeast"/>
        <w:jc w:val="left"/>
      </w:pPr>
    </w:p>
    <w:p w14:paraId="169A50E9" w14:textId="77777777" w:rsidR="009E452E" w:rsidRDefault="00D67AD0" w:rsidP="00A76ABC">
      <w:pPr>
        <w:spacing w:line="240" w:lineRule="atLeast"/>
        <w:jc w:val="left"/>
      </w:pPr>
      <w:r>
        <w:rPr>
          <w:rFonts w:hint="eastAsia"/>
        </w:rPr>
        <w:t>表</w:t>
      </w:r>
      <w:r>
        <w:t>T_BAK_XXXX:</w:t>
      </w:r>
    </w:p>
    <w:tbl>
      <w:tblPr>
        <w:tblW w:w="10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1734"/>
        <w:gridCol w:w="2678"/>
        <w:gridCol w:w="920"/>
        <w:gridCol w:w="2956"/>
      </w:tblGrid>
      <w:tr w:rsidR="009E452E" w14:paraId="3DB0AC97" w14:textId="77777777">
        <w:trPr>
          <w:trHeight w:val="224"/>
        </w:trPr>
        <w:tc>
          <w:tcPr>
            <w:tcW w:w="1866" w:type="dxa"/>
            <w:shd w:val="clear" w:color="auto" w:fill="FF0000"/>
          </w:tcPr>
          <w:p w14:paraId="391EBA42"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734" w:type="dxa"/>
            <w:shd w:val="clear" w:color="auto" w:fill="FF0000"/>
          </w:tcPr>
          <w:p w14:paraId="6ADC57F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78" w:type="dxa"/>
            <w:shd w:val="clear" w:color="auto" w:fill="FF0000"/>
          </w:tcPr>
          <w:p w14:paraId="2228288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20" w:type="dxa"/>
            <w:shd w:val="clear" w:color="auto" w:fill="FF0000"/>
          </w:tcPr>
          <w:p w14:paraId="79A69B20"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2956" w:type="dxa"/>
            <w:shd w:val="clear" w:color="auto" w:fill="FF0000"/>
          </w:tcPr>
          <w:p w14:paraId="079A18A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B3EB67C" w14:textId="77777777">
        <w:trPr>
          <w:trHeight w:val="234"/>
        </w:trPr>
        <w:tc>
          <w:tcPr>
            <w:tcW w:w="1866" w:type="dxa"/>
          </w:tcPr>
          <w:p w14:paraId="3DD9E23D" w14:textId="77777777" w:rsidR="009E452E" w:rsidRDefault="00D67AD0" w:rsidP="00A76ABC">
            <w:pPr>
              <w:spacing w:line="240" w:lineRule="atLeast"/>
              <w:jc w:val="left"/>
            </w:pPr>
            <w:r>
              <w:rPr>
                <w:rFonts w:hint="eastAsia"/>
              </w:rPr>
              <w:t>I</w:t>
            </w:r>
            <w:r>
              <w:t>D</w:t>
            </w:r>
          </w:p>
        </w:tc>
        <w:tc>
          <w:tcPr>
            <w:tcW w:w="1734" w:type="dxa"/>
          </w:tcPr>
          <w:p w14:paraId="6AC91FA4" w14:textId="77777777" w:rsidR="009E452E" w:rsidRDefault="00D67AD0" w:rsidP="00A76ABC">
            <w:pPr>
              <w:spacing w:line="240" w:lineRule="atLeast"/>
              <w:jc w:val="left"/>
            </w:pPr>
            <w:r>
              <w:t>F_BA</w:t>
            </w:r>
            <w:r>
              <w:rPr>
                <w:rFonts w:hint="eastAsia"/>
              </w:rPr>
              <w:t>K_I</w:t>
            </w:r>
            <w:r>
              <w:t>D</w:t>
            </w:r>
          </w:p>
        </w:tc>
        <w:tc>
          <w:tcPr>
            <w:tcW w:w="2678" w:type="dxa"/>
          </w:tcPr>
          <w:p w14:paraId="40CFBC7B" w14:textId="77777777" w:rsidR="009E452E" w:rsidRDefault="00D67AD0" w:rsidP="00A76ABC">
            <w:pPr>
              <w:spacing w:line="240" w:lineRule="atLeast"/>
              <w:jc w:val="left"/>
            </w:pPr>
            <w:r>
              <w:t>INT NOT NULL</w:t>
            </w:r>
          </w:p>
        </w:tc>
        <w:tc>
          <w:tcPr>
            <w:tcW w:w="920" w:type="dxa"/>
          </w:tcPr>
          <w:p w14:paraId="7C7E95B8" w14:textId="77777777" w:rsidR="009E452E" w:rsidRDefault="009E452E" w:rsidP="00A76ABC">
            <w:pPr>
              <w:spacing w:line="240" w:lineRule="atLeast"/>
              <w:jc w:val="left"/>
            </w:pPr>
          </w:p>
        </w:tc>
        <w:tc>
          <w:tcPr>
            <w:tcW w:w="2956" w:type="dxa"/>
          </w:tcPr>
          <w:p w14:paraId="1F42A849" w14:textId="77777777" w:rsidR="009E452E" w:rsidRDefault="00D67AD0" w:rsidP="00A76ABC">
            <w:pPr>
              <w:spacing w:line="240" w:lineRule="atLeast"/>
              <w:jc w:val="left"/>
            </w:pPr>
            <w:r>
              <w:t>PRIMARY KEY</w:t>
            </w:r>
            <w:r>
              <w:rPr>
                <w:rFonts w:hint="eastAsia"/>
              </w:rPr>
              <w:t>，自增</w:t>
            </w:r>
            <w:r>
              <w:rPr>
                <w:rFonts w:hint="eastAsia"/>
              </w:rPr>
              <w:t>1</w:t>
            </w:r>
          </w:p>
        </w:tc>
      </w:tr>
      <w:tr w:rsidR="009E452E" w14:paraId="5BC7C3C8" w14:textId="77777777">
        <w:trPr>
          <w:trHeight w:val="234"/>
        </w:trPr>
        <w:tc>
          <w:tcPr>
            <w:tcW w:w="10154" w:type="dxa"/>
            <w:gridSpan w:val="5"/>
          </w:tcPr>
          <w:p w14:paraId="0FEB9535" w14:textId="77777777" w:rsidR="009E452E" w:rsidRDefault="00D67AD0" w:rsidP="00A76ABC">
            <w:pPr>
              <w:spacing w:line="240" w:lineRule="atLeast"/>
              <w:jc w:val="left"/>
            </w:pPr>
            <w:r>
              <w:t>……</w:t>
            </w:r>
            <w:r>
              <w:rPr>
                <w:rFonts w:hint="eastAsia"/>
              </w:rPr>
              <w:t>其它各列被删除的数据</w:t>
            </w:r>
          </w:p>
        </w:tc>
      </w:tr>
      <w:tr w:rsidR="009E452E" w14:paraId="3108C37E" w14:textId="77777777">
        <w:trPr>
          <w:trHeight w:val="224"/>
        </w:trPr>
        <w:tc>
          <w:tcPr>
            <w:tcW w:w="1866" w:type="dxa"/>
          </w:tcPr>
          <w:p w14:paraId="19AEABF8" w14:textId="77777777" w:rsidR="009E452E" w:rsidRDefault="00D67AD0" w:rsidP="00A76ABC">
            <w:pPr>
              <w:spacing w:line="240" w:lineRule="atLeast"/>
              <w:jc w:val="left"/>
            </w:pPr>
            <w:r>
              <w:rPr>
                <w:rFonts w:hint="eastAsia"/>
              </w:rPr>
              <w:t>删除日期</w:t>
            </w:r>
          </w:p>
        </w:tc>
        <w:tc>
          <w:tcPr>
            <w:tcW w:w="1734" w:type="dxa"/>
          </w:tcPr>
          <w:p w14:paraId="5D081A8A" w14:textId="77777777" w:rsidR="009E452E" w:rsidRDefault="00D67AD0" w:rsidP="00A76ABC">
            <w:pPr>
              <w:spacing w:line="240" w:lineRule="atLeast"/>
              <w:jc w:val="left"/>
            </w:pPr>
            <w:r>
              <w:t>F_</w:t>
            </w:r>
            <w:r>
              <w:rPr>
                <w:rFonts w:hint="eastAsia"/>
              </w:rPr>
              <w:t>DateD</w:t>
            </w:r>
            <w:r>
              <w:t>elete</w:t>
            </w:r>
          </w:p>
        </w:tc>
        <w:tc>
          <w:tcPr>
            <w:tcW w:w="2678" w:type="dxa"/>
          </w:tcPr>
          <w:p w14:paraId="1AEF0AFC" w14:textId="77777777" w:rsidR="009E452E" w:rsidRDefault="00D67AD0" w:rsidP="00A76ABC">
            <w:pPr>
              <w:spacing w:line="240" w:lineRule="atLeast"/>
              <w:jc w:val="left"/>
            </w:pPr>
            <w:r>
              <w:t>DATETIME NOT NULL</w:t>
            </w:r>
          </w:p>
        </w:tc>
        <w:tc>
          <w:tcPr>
            <w:tcW w:w="920" w:type="dxa"/>
          </w:tcPr>
          <w:p w14:paraId="5F8519C5" w14:textId="77777777" w:rsidR="009E452E" w:rsidRDefault="009E452E" w:rsidP="00A76ABC">
            <w:pPr>
              <w:spacing w:line="240" w:lineRule="atLeast"/>
              <w:jc w:val="left"/>
            </w:pPr>
          </w:p>
        </w:tc>
        <w:tc>
          <w:tcPr>
            <w:tcW w:w="2956" w:type="dxa"/>
          </w:tcPr>
          <w:p w14:paraId="103A8B90" w14:textId="77777777" w:rsidR="009E452E" w:rsidRDefault="009E452E" w:rsidP="00A76ABC">
            <w:pPr>
              <w:spacing w:line="240" w:lineRule="atLeast"/>
              <w:jc w:val="left"/>
            </w:pPr>
          </w:p>
        </w:tc>
      </w:tr>
      <w:tr w:rsidR="009E452E" w14:paraId="2E938B2D" w14:textId="77777777">
        <w:trPr>
          <w:trHeight w:val="224"/>
        </w:trPr>
        <w:tc>
          <w:tcPr>
            <w:tcW w:w="1866" w:type="dxa"/>
          </w:tcPr>
          <w:p w14:paraId="38408ABF" w14:textId="77777777" w:rsidR="009E452E" w:rsidRDefault="00D67AD0" w:rsidP="00A76ABC">
            <w:pPr>
              <w:spacing w:line="240" w:lineRule="atLeast"/>
              <w:jc w:val="left"/>
            </w:pPr>
            <w:r>
              <w:rPr>
                <w:rFonts w:hint="eastAsia"/>
              </w:rPr>
              <w:t>操作界面</w:t>
            </w:r>
          </w:p>
        </w:tc>
        <w:tc>
          <w:tcPr>
            <w:tcW w:w="1734" w:type="dxa"/>
          </w:tcPr>
          <w:p w14:paraId="1F17904A" w14:textId="77777777" w:rsidR="009E452E" w:rsidRDefault="00D67AD0" w:rsidP="00A76ABC">
            <w:pPr>
              <w:spacing w:line="240" w:lineRule="atLeast"/>
              <w:jc w:val="left"/>
            </w:pPr>
            <w:r>
              <w:rPr>
                <w:rFonts w:hint="eastAsia"/>
              </w:rPr>
              <w:t>F</w:t>
            </w:r>
            <w:r>
              <w:t>_Page</w:t>
            </w:r>
          </w:p>
        </w:tc>
        <w:tc>
          <w:tcPr>
            <w:tcW w:w="2678" w:type="dxa"/>
          </w:tcPr>
          <w:p w14:paraId="6607249F" w14:textId="77777777" w:rsidR="009E452E" w:rsidRDefault="00D67AD0" w:rsidP="00A76ABC">
            <w:pPr>
              <w:spacing w:line="240" w:lineRule="atLeast"/>
              <w:jc w:val="left"/>
            </w:pPr>
            <w:r>
              <w:t>VARCHAR(</w:t>
            </w:r>
            <w:r>
              <w:rPr>
                <w:rFonts w:hint="eastAsia"/>
              </w:rPr>
              <w:t>3</w:t>
            </w:r>
            <w:r>
              <w:t>0) NOT NULL</w:t>
            </w:r>
          </w:p>
        </w:tc>
        <w:tc>
          <w:tcPr>
            <w:tcW w:w="920" w:type="dxa"/>
          </w:tcPr>
          <w:p w14:paraId="3B14DB60" w14:textId="77777777" w:rsidR="009E452E" w:rsidRDefault="009E452E" w:rsidP="00A76ABC">
            <w:pPr>
              <w:spacing w:line="240" w:lineRule="atLeast"/>
              <w:jc w:val="left"/>
            </w:pPr>
          </w:p>
        </w:tc>
        <w:tc>
          <w:tcPr>
            <w:tcW w:w="2956" w:type="dxa"/>
          </w:tcPr>
          <w:p w14:paraId="2A30D621" w14:textId="77777777" w:rsidR="009E452E" w:rsidRDefault="009E452E" w:rsidP="00A76ABC">
            <w:pPr>
              <w:spacing w:line="240" w:lineRule="atLeast"/>
              <w:jc w:val="left"/>
            </w:pPr>
          </w:p>
        </w:tc>
      </w:tr>
      <w:tr w:rsidR="009E452E" w14:paraId="4E1D9102" w14:textId="77777777">
        <w:trPr>
          <w:trHeight w:val="224"/>
        </w:trPr>
        <w:tc>
          <w:tcPr>
            <w:tcW w:w="1866" w:type="dxa"/>
          </w:tcPr>
          <w:p w14:paraId="6D4F195B" w14:textId="77777777" w:rsidR="009E452E" w:rsidRDefault="00D67AD0" w:rsidP="00A76ABC">
            <w:pPr>
              <w:spacing w:line="240" w:lineRule="atLeast"/>
              <w:jc w:val="left"/>
            </w:pPr>
            <w:r>
              <w:rPr>
                <w:rFonts w:hint="eastAsia"/>
              </w:rPr>
              <w:t>操作原因</w:t>
            </w:r>
          </w:p>
        </w:tc>
        <w:tc>
          <w:tcPr>
            <w:tcW w:w="1734" w:type="dxa"/>
          </w:tcPr>
          <w:p w14:paraId="0E8CBA5D" w14:textId="77777777" w:rsidR="009E452E" w:rsidRDefault="00D67AD0" w:rsidP="00A76ABC">
            <w:pPr>
              <w:spacing w:line="240" w:lineRule="atLeast"/>
              <w:jc w:val="left"/>
            </w:pPr>
            <w:r>
              <w:rPr>
                <w:rFonts w:hint="eastAsia"/>
              </w:rPr>
              <w:t>F</w:t>
            </w:r>
            <w:r>
              <w:t>_Cause</w:t>
            </w:r>
          </w:p>
        </w:tc>
        <w:tc>
          <w:tcPr>
            <w:tcW w:w="2678" w:type="dxa"/>
          </w:tcPr>
          <w:p w14:paraId="47D63077" w14:textId="77777777" w:rsidR="009E452E" w:rsidRDefault="00D67AD0" w:rsidP="00A76ABC">
            <w:pPr>
              <w:spacing w:line="240" w:lineRule="atLeast"/>
              <w:jc w:val="left"/>
            </w:pPr>
            <w:r>
              <w:t>VARCHAR(</w:t>
            </w:r>
            <w:r>
              <w:rPr>
                <w:rFonts w:hint="eastAsia"/>
              </w:rPr>
              <w:t>3</w:t>
            </w:r>
            <w:r>
              <w:t>0) NOT NULL</w:t>
            </w:r>
          </w:p>
        </w:tc>
        <w:tc>
          <w:tcPr>
            <w:tcW w:w="920" w:type="dxa"/>
          </w:tcPr>
          <w:p w14:paraId="7F0E2549" w14:textId="77777777" w:rsidR="009E452E" w:rsidRDefault="009E452E" w:rsidP="00A76ABC">
            <w:pPr>
              <w:spacing w:line="240" w:lineRule="atLeast"/>
              <w:jc w:val="left"/>
            </w:pPr>
          </w:p>
        </w:tc>
        <w:tc>
          <w:tcPr>
            <w:tcW w:w="2956" w:type="dxa"/>
          </w:tcPr>
          <w:p w14:paraId="5CB95C7A" w14:textId="77777777" w:rsidR="009E452E" w:rsidRDefault="009E452E" w:rsidP="00A76ABC">
            <w:pPr>
              <w:spacing w:line="240" w:lineRule="atLeast"/>
              <w:jc w:val="left"/>
            </w:pPr>
          </w:p>
        </w:tc>
      </w:tr>
    </w:tbl>
    <w:p w14:paraId="5F50C7A7" w14:textId="77777777" w:rsidR="009E452E" w:rsidRDefault="009E452E" w:rsidP="00A76ABC">
      <w:pPr>
        <w:spacing w:line="240" w:lineRule="atLeast"/>
        <w:jc w:val="left"/>
      </w:pPr>
    </w:p>
    <w:p w14:paraId="390827E9" w14:textId="77777777" w:rsidR="009E452E" w:rsidRDefault="009E452E" w:rsidP="00A76ABC">
      <w:pPr>
        <w:spacing w:line="240" w:lineRule="atLeast"/>
        <w:jc w:val="left"/>
      </w:pPr>
    </w:p>
    <w:p w14:paraId="08EFF21C" w14:textId="77777777" w:rsidR="002D7CE0" w:rsidRDefault="002D7CE0" w:rsidP="00A76ABC">
      <w:pPr>
        <w:pStyle w:val="3"/>
        <w:spacing w:line="240" w:lineRule="atLeast"/>
      </w:pPr>
      <w:bookmarkStart w:id="154" w:name="_99.1.1_商品"/>
      <w:bookmarkStart w:id="155" w:name="_Toc50496764"/>
      <w:bookmarkEnd w:id="154"/>
      <w:r>
        <w:rPr>
          <w:rFonts w:hint="eastAsia"/>
        </w:rPr>
        <w:t>综述</w:t>
      </w:r>
      <w:bookmarkEnd w:id="155"/>
    </w:p>
    <w:p w14:paraId="7827D530" w14:textId="77777777" w:rsidR="002D7CE0" w:rsidRDefault="002D7CE0" w:rsidP="00A76ABC">
      <w:pPr>
        <w:spacing w:line="240" w:lineRule="atLeast"/>
      </w:pPr>
      <w:r>
        <w:rPr>
          <w:rFonts w:hint="eastAsia"/>
        </w:rPr>
        <w:t>本系统的</w:t>
      </w:r>
      <w:r>
        <w:rPr>
          <w:rFonts w:hint="eastAsia"/>
        </w:rPr>
        <w:t>D</w:t>
      </w:r>
      <w:r>
        <w:t>B</w:t>
      </w:r>
      <w:r>
        <w:rPr>
          <w:rFonts w:hint="eastAsia"/>
        </w:rPr>
        <w:t>分为公共</w:t>
      </w:r>
      <w:r>
        <w:rPr>
          <w:rFonts w:hint="eastAsia"/>
        </w:rPr>
        <w:t>D</w:t>
      </w:r>
      <w:r>
        <w:t>B</w:t>
      </w:r>
      <w:r>
        <w:rPr>
          <w:rFonts w:hint="eastAsia"/>
        </w:rPr>
        <w:t>和私有</w:t>
      </w:r>
      <w:r>
        <w:rPr>
          <w:rFonts w:hint="eastAsia"/>
        </w:rPr>
        <w:t>D</w:t>
      </w:r>
      <w:r>
        <w:t>B</w:t>
      </w:r>
      <w:r>
        <w:rPr>
          <w:rFonts w:hint="eastAsia"/>
        </w:rPr>
        <w:t>。</w:t>
      </w:r>
    </w:p>
    <w:p w14:paraId="2B2A9B68" w14:textId="77777777" w:rsidR="002D7CE0" w:rsidRPr="002D7CE0" w:rsidRDefault="002D7CE0" w:rsidP="00A76ABC">
      <w:pPr>
        <w:spacing w:line="240" w:lineRule="atLeast"/>
      </w:pPr>
      <w:r>
        <w:rPr>
          <w:rFonts w:hint="eastAsia"/>
        </w:rPr>
        <w:t>前者存储</w:t>
      </w:r>
      <w:r>
        <w:rPr>
          <w:rFonts w:hint="eastAsia"/>
        </w:rPr>
        <w:t>B</w:t>
      </w:r>
      <w:r>
        <w:t>X</w:t>
      </w:r>
      <w:r>
        <w:rPr>
          <w:rFonts w:hint="eastAsia"/>
        </w:rPr>
        <w:t>内部员工的数据，私有</w:t>
      </w:r>
      <w:r>
        <w:rPr>
          <w:rFonts w:hint="eastAsia"/>
        </w:rPr>
        <w:t>D</w:t>
      </w:r>
      <w:r>
        <w:t>B</w:t>
      </w:r>
      <w:r>
        <w:rPr>
          <w:rFonts w:hint="eastAsia"/>
        </w:rPr>
        <w:t>的索引数据。后者是门店老板的门店数据。</w:t>
      </w:r>
    </w:p>
    <w:p w14:paraId="1C98C01F" w14:textId="77777777" w:rsidR="009E452E" w:rsidRDefault="002D7CE0" w:rsidP="00A76ABC">
      <w:pPr>
        <w:pStyle w:val="3"/>
        <w:spacing w:line="240" w:lineRule="atLeast"/>
        <w:jc w:val="left"/>
      </w:pPr>
      <w:bookmarkStart w:id="156" w:name="_Toc50496765"/>
      <w:r>
        <w:rPr>
          <w:rFonts w:hint="eastAsia"/>
        </w:rPr>
        <w:t>商品</w:t>
      </w:r>
      <w:bookmarkEnd w:id="156"/>
    </w:p>
    <w:p w14:paraId="2B0F28D9" w14:textId="77777777" w:rsidR="008B7E94" w:rsidRDefault="008B7E94" w:rsidP="00A76ABC">
      <w:pPr>
        <w:pStyle w:val="4"/>
        <w:spacing w:line="240" w:lineRule="atLeast"/>
        <w:jc w:val="left"/>
      </w:pPr>
      <w:bookmarkStart w:id="157" w:name="OLE_LINK36"/>
      <w:bookmarkStart w:id="158" w:name="OLE_LINK37"/>
      <w:bookmarkStart w:id="159" w:name="OLE_LINK41"/>
      <w:r>
        <w:rPr>
          <w:rFonts w:hint="eastAsia"/>
        </w:rPr>
        <w:t>参考商品库</w:t>
      </w:r>
      <w:r w:rsidRPr="008B7E94">
        <w:t>T_RefCommodity</w:t>
      </w:r>
      <w:r w:rsidR="001B3CFF">
        <w:t>H</w:t>
      </w:r>
      <w:r w:rsidR="001B3CFF">
        <w:rPr>
          <w:rFonts w:hint="eastAsia"/>
        </w:rPr>
        <w:t>ub</w:t>
      </w:r>
      <w:bookmarkEnd w:id="157"/>
      <w:bookmarkEnd w:id="158"/>
    </w:p>
    <w:bookmarkEnd w:id="159"/>
    <w:p w14:paraId="7F9EE086" w14:textId="77777777" w:rsidR="0005705F" w:rsidRDefault="0005705F" w:rsidP="00A76ABC">
      <w:pPr>
        <w:spacing w:line="240" w:lineRule="atLeast"/>
        <w:jc w:val="left"/>
      </w:pPr>
      <w:r>
        <w:rPr>
          <w:rFonts w:hint="eastAsia"/>
        </w:rPr>
        <w:t>在</w:t>
      </w:r>
      <w:bookmarkStart w:id="160" w:name="OLE_LINK39"/>
      <w:bookmarkStart w:id="161" w:name="OLE_LINK40"/>
      <w:r>
        <w:rPr>
          <w:rFonts w:hint="eastAsia"/>
        </w:rPr>
        <w:t>新增商品界面</w:t>
      </w:r>
      <w:bookmarkEnd w:id="160"/>
      <w:bookmarkEnd w:id="161"/>
      <w:r>
        <w:rPr>
          <w:rFonts w:hint="eastAsia"/>
        </w:rPr>
        <w:t>，将以下参考库的所有字段的值搬到新增商品界面的相应字段。</w:t>
      </w:r>
    </w:p>
    <w:p w14:paraId="0D1870C4" w14:textId="77777777" w:rsidR="00152D52" w:rsidRDefault="00AF65AB" w:rsidP="00A76ABC">
      <w:pPr>
        <w:spacing w:line="240" w:lineRule="atLeast"/>
        <w:jc w:val="left"/>
      </w:pPr>
      <w:r>
        <w:rPr>
          <w:rFonts w:hint="eastAsia"/>
        </w:rPr>
        <w:t>如果已经有的商品当中不存在某些值，比如</w:t>
      </w:r>
      <w:bookmarkStart w:id="162" w:name="OLE_LINK38"/>
      <w:r>
        <w:rPr>
          <w:rFonts w:hint="eastAsia"/>
        </w:rPr>
        <w:t>商品品牌</w:t>
      </w:r>
      <w:bookmarkEnd w:id="162"/>
      <w:r>
        <w:rPr>
          <w:rFonts w:hint="eastAsia"/>
        </w:rPr>
        <w:t>，则新建一个这样的商品品牌。</w:t>
      </w:r>
    </w:p>
    <w:p w14:paraId="7DAABAE2" w14:textId="77777777" w:rsidR="00152D52" w:rsidRDefault="00152D52" w:rsidP="00A76ABC">
      <w:pPr>
        <w:spacing w:line="240" w:lineRule="atLeast"/>
        <w:jc w:val="left"/>
      </w:pPr>
      <w:r>
        <w:rPr>
          <w:rFonts w:hint="eastAsia"/>
        </w:rPr>
        <w:t>其它情况，如果字段不能够匹配或不能照搬，则在网页上使用默认值，让用户自己选择。比如商品品牌，定为默认品牌，让用户自己选择。</w:t>
      </w:r>
    </w:p>
    <w:p w14:paraId="19D06C56" w14:textId="77777777" w:rsidR="0005705F" w:rsidRPr="00C643FD" w:rsidRDefault="0005705F" w:rsidP="00A76ABC">
      <w:pPr>
        <w:spacing w:line="240" w:lineRule="atLeast"/>
        <w:jc w:val="left"/>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DB4D7E" w14:paraId="175327CA" w14:textId="77777777" w:rsidTr="00B4483D">
        <w:trPr>
          <w:trHeight w:val="255"/>
        </w:trPr>
        <w:tc>
          <w:tcPr>
            <w:tcW w:w="1836" w:type="dxa"/>
            <w:shd w:val="clear" w:color="auto" w:fill="FF0000"/>
          </w:tcPr>
          <w:p w14:paraId="6BD8D902" w14:textId="77777777" w:rsidR="00DB4D7E" w:rsidRDefault="00DB4D7E" w:rsidP="00A76ABC">
            <w:pPr>
              <w:spacing w:line="240" w:lineRule="atLeast"/>
              <w:jc w:val="left"/>
              <w:rPr>
                <w:color w:val="FFFFFF" w:themeColor="background1"/>
              </w:rPr>
            </w:pPr>
            <w:r>
              <w:rPr>
                <w:rFonts w:hint="eastAsia"/>
                <w:color w:val="FFFFFF" w:themeColor="background1"/>
              </w:rPr>
              <w:t>数据项</w:t>
            </w:r>
          </w:p>
        </w:tc>
        <w:tc>
          <w:tcPr>
            <w:tcW w:w="2695" w:type="dxa"/>
            <w:shd w:val="clear" w:color="auto" w:fill="FF0000"/>
          </w:tcPr>
          <w:p w14:paraId="790A23A6" w14:textId="77777777" w:rsidR="00DB4D7E" w:rsidRDefault="00DB4D7E"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15069650" w14:textId="77777777" w:rsidR="00DB4D7E" w:rsidRDefault="00DB4D7E"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38C12A0B" w14:textId="77777777" w:rsidR="00DB4D7E" w:rsidRDefault="00DB4D7E"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6576BD90" w14:textId="77777777" w:rsidR="00DB4D7E" w:rsidRDefault="00DB4D7E"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B4D7E" w14:paraId="352E9C8E" w14:textId="77777777" w:rsidTr="00E9787C">
        <w:trPr>
          <w:trHeight w:val="267"/>
        </w:trPr>
        <w:tc>
          <w:tcPr>
            <w:tcW w:w="1836" w:type="dxa"/>
            <w:shd w:val="clear" w:color="auto" w:fill="auto"/>
          </w:tcPr>
          <w:p w14:paraId="6C2A2821" w14:textId="77777777" w:rsidR="00DB4D7E" w:rsidRPr="0005705F" w:rsidRDefault="00DB4D7E" w:rsidP="00A76ABC">
            <w:pPr>
              <w:spacing w:line="240" w:lineRule="atLeast"/>
              <w:jc w:val="left"/>
            </w:pPr>
            <w:r w:rsidRPr="0005705F">
              <w:rPr>
                <w:rFonts w:hint="eastAsia"/>
              </w:rPr>
              <w:t>商品</w:t>
            </w:r>
            <w:r w:rsidRPr="0005705F">
              <w:rPr>
                <w:rFonts w:hint="eastAsia"/>
              </w:rPr>
              <w:t>I</w:t>
            </w:r>
            <w:r w:rsidRPr="0005705F">
              <w:t>D</w:t>
            </w:r>
          </w:p>
        </w:tc>
        <w:tc>
          <w:tcPr>
            <w:tcW w:w="2695" w:type="dxa"/>
            <w:shd w:val="clear" w:color="auto" w:fill="auto"/>
          </w:tcPr>
          <w:p w14:paraId="28525939" w14:textId="77777777" w:rsidR="00DB4D7E" w:rsidRPr="0005705F" w:rsidRDefault="00DB4D7E" w:rsidP="00A76ABC">
            <w:pPr>
              <w:spacing w:line="240" w:lineRule="atLeast"/>
              <w:jc w:val="left"/>
            </w:pPr>
            <w:r w:rsidRPr="0005705F">
              <w:rPr>
                <w:rFonts w:hint="eastAsia"/>
              </w:rPr>
              <w:t>F_</w:t>
            </w:r>
            <w:r w:rsidRPr="0005705F">
              <w:t>ID</w:t>
            </w:r>
          </w:p>
        </w:tc>
        <w:tc>
          <w:tcPr>
            <w:tcW w:w="2977" w:type="dxa"/>
            <w:shd w:val="clear" w:color="auto" w:fill="auto"/>
          </w:tcPr>
          <w:p w14:paraId="7A35B473" w14:textId="77777777" w:rsidR="00DB4D7E" w:rsidRPr="0005705F" w:rsidRDefault="00DB4D7E" w:rsidP="00A76ABC">
            <w:pPr>
              <w:spacing w:line="240" w:lineRule="atLeast"/>
              <w:jc w:val="left"/>
            </w:pPr>
            <w:r w:rsidRPr="0005705F">
              <w:t>INT NOT NULL</w:t>
            </w:r>
          </w:p>
        </w:tc>
        <w:tc>
          <w:tcPr>
            <w:tcW w:w="1134" w:type="dxa"/>
            <w:shd w:val="clear" w:color="auto" w:fill="auto"/>
          </w:tcPr>
          <w:p w14:paraId="79588A52" w14:textId="77777777" w:rsidR="00DB4D7E" w:rsidRPr="0005705F" w:rsidRDefault="00DB4D7E" w:rsidP="00A76ABC">
            <w:pPr>
              <w:spacing w:line="240" w:lineRule="atLeast"/>
              <w:jc w:val="left"/>
            </w:pPr>
          </w:p>
        </w:tc>
        <w:tc>
          <w:tcPr>
            <w:tcW w:w="6349" w:type="dxa"/>
            <w:shd w:val="clear" w:color="auto" w:fill="auto"/>
          </w:tcPr>
          <w:p w14:paraId="54BF7761" w14:textId="77777777" w:rsidR="00DB4D7E" w:rsidRPr="0005705F" w:rsidRDefault="00DB4D7E" w:rsidP="00A76ABC">
            <w:pPr>
              <w:spacing w:line="240" w:lineRule="atLeast"/>
              <w:jc w:val="left"/>
            </w:pPr>
            <w:r w:rsidRPr="0005705F">
              <w:t>PRIMARY KEY</w:t>
            </w:r>
            <w:r w:rsidRPr="0005705F">
              <w:rPr>
                <w:rFonts w:hint="eastAsia"/>
              </w:rPr>
              <w:t>，自增</w:t>
            </w:r>
            <w:r w:rsidRPr="0005705F">
              <w:rPr>
                <w:rFonts w:hint="eastAsia"/>
              </w:rPr>
              <w:t>1</w:t>
            </w:r>
            <w:r w:rsidRPr="0005705F">
              <w:rPr>
                <w:rFonts w:hint="eastAsia"/>
              </w:rPr>
              <w:t>。</w:t>
            </w:r>
          </w:p>
          <w:p w14:paraId="5053AD5D" w14:textId="77777777" w:rsidR="00DB4D7E" w:rsidRPr="0005705F" w:rsidRDefault="00DB4D7E" w:rsidP="00A76ABC">
            <w:pPr>
              <w:spacing w:line="240" w:lineRule="atLeast"/>
              <w:jc w:val="left"/>
            </w:pPr>
            <w:r w:rsidRPr="0005705F">
              <w:rPr>
                <w:rFonts w:hint="eastAsia"/>
              </w:rPr>
              <w:t>针对某公司的某个商品的惟一标识。该公司可多门店</w:t>
            </w:r>
          </w:p>
        </w:tc>
      </w:tr>
      <w:tr w:rsidR="006152E1" w14:paraId="4AFD2DC2" w14:textId="77777777" w:rsidTr="00E9787C">
        <w:trPr>
          <w:trHeight w:val="267"/>
        </w:trPr>
        <w:tc>
          <w:tcPr>
            <w:tcW w:w="1836" w:type="dxa"/>
            <w:shd w:val="clear" w:color="auto" w:fill="auto"/>
          </w:tcPr>
          <w:p w14:paraId="5838D045" w14:textId="77777777" w:rsidR="006152E1" w:rsidRPr="0005705F" w:rsidRDefault="006152E1" w:rsidP="00A76ABC">
            <w:pPr>
              <w:spacing w:line="240" w:lineRule="atLeast"/>
              <w:jc w:val="left"/>
            </w:pPr>
            <w:r>
              <w:rPr>
                <w:rFonts w:hint="eastAsia"/>
              </w:rPr>
              <w:t>条形码</w:t>
            </w:r>
          </w:p>
        </w:tc>
        <w:tc>
          <w:tcPr>
            <w:tcW w:w="2695" w:type="dxa"/>
            <w:shd w:val="clear" w:color="auto" w:fill="auto"/>
          </w:tcPr>
          <w:p w14:paraId="169ADB5C" w14:textId="77777777" w:rsidR="006152E1" w:rsidRPr="0005705F" w:rsidRDefault="006152E1" w:rsidP="00A76ABC">
            <w:pPr>
              <w:spacing w:line="240" w:lineRule="atLeast"/>
              <w:jc w:val="left"/>
            </w:pPr>
            <w:r>
              <w:rPr>
                <w:rFonts w:hint="eastAsia"/>
              </w:rPr>
              <w:t>F</w:t>
            </w:r>
            <w:r>
              <w:t>_Barcode</w:t>
            </w:r>
          </w:p>
        </w:tc>
        <w:tc>
          <w:tcPr>
            <w:tcW w:w="2977" w:type="dxa"/>
            <w:shd w:val="clear" w:color="auto" w:fill="auto"/>
          </w:tcPr>
          <w:p w14:paraId="4DDE084D" w14:textId="77777777" w:rsidR="006152E1" w:rsidRDefault="006152E1" w:rsidP="00A76ABC">
            <w:pPr>
              <w:spacing w:line="240" w:lineRule="atLeast"/>
              <w:jc w:val="left"/>
              <w:rPr>
                <w:rFonts w:ascii="微软雅黑" w:hAnsi="微软雅黑"/>
                <w:szCs w:val="21"/>
              </w:rPr>
            </w:pPr>
            <w:r>
              <w:rPr>
                <w:rFonts w:ascii="微软雅黑" w:hAnsi="微软雅黑" w:hint="eastAsia"/>
                <w:szCs w:val="21"/>
              </w:rPr>
              <w:t>仅允许英文、数值形式出现，字符数暂不设上限</w:t>
            </w:r>
          </w:p>
          <w:p w14:paraId="59F14E6F" w14:textId="77777777" w:rsidR="006152E1" w:rsidRPr="0005705F" w:rsidRDefault="006152E1" w:rsidP="00A76ABC">
            <w:pPr>
              <w:spacing w:line="240" w:lineRule="atLeast"/>
              <w:jc w:val="left"/>
            </w:pPr>
            <w:r w:rsidRPr="00A05C51">
              <w:rPr>
                <w:rFonts w:ascii="微软雅黑" w:hAnsi="微软雅黑" w:hint="eastAsia"/>
                <w:szCs w:val="21"/>
                <w:highlight w:val="yellow"/>
                <w:shd w:val="clear" w:color="auto" w:fill="FF0000"/>
              </w:rPr>
              <w:t>长度(</w:t>
            </w:r>
            <w:r w:rsidRPr="00A05C51">
              <w:rPr>
                <w:rFonts w:ascii="微软雅黑" w:hAnsi="微软雅黑"/>
                <w:szCs w:val="21"/>
                <w:highlight w:val="yellow"/>
                <w:shd w:val="clear" w:color="auto" w:fill="FF0000"/>
              </w:rPr>
              <w:t xml:space="preserve">0, </w:t>
            </w:r>
            <w:r w:rsidR="00A05C51" w:rsidRPr="00A05C51">
              <w:rPr>
                <w:rFonts w:ascii="微软雅黑" w:hAnsi="微软雅黑"/>
                <w:szCs w:val="21"/>
                <w:highlight w:val="yellow"/>
                <w:shd w:val="clear" w:color="auto" w:fill="FF0000"/>
              </w:rPr>
              <w:t>20</w:t>
            </w:r>
            <w:r w:rsidRPr="00A05C51">
              <w:rPr>
                <w:rFonts w:ascii="微软雅黑" w:hAnsi="微软雅黑"/>
                <w:szCs w:val="21"/>
                <w:highlight w:val="yellow"/>
                <w:shd w:val="clear" w:color="auto" w:fill="FF0000"/>
              </w:rPr>
              <w:t>]</w:t>
            </w:r>
          </w:p>
        </w:tc>
        <w:tc>
          <w:tcPr>
            <w:tcW w:w="1134" w:type="dxa"/>
            <w:shd w:val="clear" w:color="auto" w:fill="auto"/>
          </w:tcPr>
          <w:p w14:paraId="195AD7B6" w14:textId="77777777" w:rsidR="006152E1" w:rsidRPr="0005705F" w:rsidRDefault="006152E1" w:rsidP="00A76ABC">
            <w:pPr>
              <w:spacing w:line="240" w:lineRule="atLeast"/>
              <w:jc w:val="left"/>
            </w:pPr>
          </w:p>
        </w:tc>
        <w:tc>
          <w:tcPr>
            <w:tcW w:w="6349" w:type="dxa"/>
            <w:shd w:val="clear" w:color="auto" w:fill="auto"/>
          </w:tcPr>
          <w:p w14:paraId="4D121D5C" w14:textId="77777777" w:rsidR="006152E1" w:rsidRPr="0005705F" w:rsidRDefault="006152E1" w:rsidP="00A76ABC">
            <w:pPr>
              <w:spacing w:line="240" w:lineRule="atLeast"/>
              <w:jc w:val="left"/>
            </w:pPr>
          </w:p>
        </w:tc>
      </w:tr>
      <w:tr w:rsidR="00DB4D7E" w14:paraId="363D1E15" w14:textId="77777777" w:rsidTr="00E9787C">
        <w:trPr>
          <w:trHeight w:val="267"/>
        </w:trPr>
        <w:tc>
          <w:tcPr>
            <w:tcW w:w="1836" w:type="dxa"/>
            <w:shd w:val="clear" w:color="auto" w:fill="auto"/>
          </w:tcPr>
          <w:p w14:paraId="6DD1556C" w14:textId="77777777" w:rsidR="00DB4D7E" w:rsidRPr="0005705F" w:rsidRDefault="00DB4D7E" w:rsidP="00A76ABC">
            <w:pPr>
              <w:spacing w:line="240" w:lineRule="atLeast"/>
              <w:jc w:val="left"/>
            </w:pPr>
            <w:r w:rsidRPr="0005705F">
              <w:rPr>
                <w:rFonts w:hint="eastAsia"/>
              </w:rPr>
              <w:t>商品名称</w:t>
            </w:r>
          </w:p>
        </w:tc>
        <w:tc>
          <w:tcPr>
            <w:tcW w:w="2695" w:type="dxa"/>
            <w:shd w:val="clear" w:color="auto" w:fill="auto"/>
          </w:tcPr>
          <w:p w14:paraId="12C70A4C" w14:textId="77777777" w:rsidR="00DB4D7E" w:rsidRPr="0005705F" w:rsidRDefault="00DB4D7E" w:rsidP="00A76ABC">
            <w:pPr>
              <w:spacing w:line="240" w:lineRule="atLeast"/>
              <w:jc w:val="left"/>
            </w:pPr>
            <w:r w:rsidRPr="0005705F">
              <w:rPr>
                <w:rFonts w:hint="eastAsia"/>
              </w:rPr>
              <w:t>F</w:t>
            </w:r>
            <w:r w:rsidRPr="0005705F">
              <w:t>_Name</w:t>
            </w:r>
          </w:p>
        </w:tc>
        <w:tc>
          <w:tcPr>
            <w:tcW w:w="2977" w:type="dxa"/>
            <w:shd w:val="clear" w:color="auto" w:fill="auto"/>
          </w:tcPr>
          <w:p w14:paraId="78E2B509"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允许以中英数值、空格形式出现，不允许仅</w:t>
            </w:r>
            <w:r w:rsidRPr="0005705F">
              <w:rPr>
                <w:rFonts w:ascii="微软雅黑" w:hAnsi="微软雅黑"/>
                <w:szCs w:val="21"/>
              </w:rPr>
              <w:t>使</w:t>
            </w:r>
            <w:r w:rsidRPr="0005705F">
              <w:rPr>
                <w:rFonts w:ascii="微软雅黑" w:hAnsi="微软雅黑" w:hint="eastAsia"/>
                <w:szCs w:val="21"/>
              </w:rPr>
              <w:t>用空格（不同的商品，商品名字允许重复），长度(</w:t>
            </w:r>
            <w:r w:rsidRPr="0005705F">
              <w:rPr>
                <w:rFonts w:ascii="微软雅黑" w:hAnsi="微软雅黑"/>
                <w:szCs w:val="21"/>
              </w:rPr>
              <w:t>0, 32]</w:t>
            </w:r>
          </w:p>
        </w:tc>
        <w:tc>
          <w:tcPr>
            <w:tcW w:w="1134" w:type="dxa"/>
            <w:shd w:val="clear" w:color="auto" w:fill="auto"/>
          </w:tcPr>
          <w:p w14:paraId="2C4819A6" w14:textId="77777777" w:rsidR="00DB4D7E" w:rsidRPr="0005705F" w:rsidRDefault="00DB4D7E" w:rsidP="00A76ABC">
            <w:pPr>
              <w:spacing w:line="240" w:lineRule="atLeast"/>
              <w:jc w:val="left"/>
            </w:pPr>
          </w:p>
        </w:tc>
        <w:tc>
          <w:tcPr>
            <w:tcW w:w="6349" w:type="dxa"/>
            <w:shd w:val="clear" w:color="auto" w:fill="auto"/>
          </w:tcPr>
          <w:p w14:paraId="650CC70D" w14:textId="77777777" w:rsidR="00DB4D7E" w:rsidRPr="0005705F" w:rsidRDefault="00DB4D7E" w:rsidP="00A76ABC">
            <w:pPr>
              <w:spacing w:line="240" w:lineRule="atLeast"/>
              <w:jc w:val="left"/>
            </w:pPr>
          </w:p>
        </w:tc>
      </w:tr>
      <w:tr w:rsidR="00DB4D7E" w14:paraId="018F3067" w14:textId="77777777" w:rsidTr="00E9787C">
        <w:trPr>
          <w:trHeight w:val="267"/>
        </w:trPr>
        <w:tc>
          <w:tcPr>
            <w:tcW w:w="1836" w:type="dxa"/>
            <w:shd w:val="clear" w:color="auto" w:fill="auto"/>
          </w:tcPr>
          <w:p w14:paraId="61B7D5BB" w14:textId="77777777" w:rsidR="00DB4D7E" w:rsidRPr="0005705F" w:rsidRDefault="00DB4D7E" w:rsidP="00A76ABC">
            <w:pPr>
              <w:spacing w:line="240" w:lineRule="atLeast"/>
              <w:jc w:val="left"/>
            </w:pPr>
            <w:r w:rsidRPr="0005705F">
              <w:rPr>
                <w:rFonts w:hint="eastAsia"/>
              </w:rPr>
              <w:t>商品简称</w:t>
            </w:r>
          </w:p>
        </w:tc>
        <w:tc>
          <w:tcPr>
            <w:tcW w:w="2695" w:type="dxa"/>
            <w:shd w:val="clear" w:color="auto" w:fill="auto"/>
          </w:tcPr>
          <w:p w14:paraId="648F596C" w14:textId="77777777" w:rsidR="00DB4D7E" w:rsidRPr="0005705F" w:rsidRDefault="00DB4D7E" w:rsidP="00A76ABC">
            <w:pPr>
              <w:spacing w:line="240" w:lineRule="atLeast"/>
              <w:jc w:val="left"/>
            </w:pPr>
            <w:r w:rsidRPr="0005705F">
              <w:rPr>
                <w:rFonts w:hint="eastAsia"/>
              </w:rPr>
              <w:t>F</w:t>
            </w:r>
            <w:r w:rsidRPr="0005705F">
              <w:t>_ShortName</w:t>
            </w:r>
          </w:p>
        </w:tc>
        <w:tc>
          <w:tcPr>
            <w:tcW w:w="2977" w:type="dxa"/>
            <w:shd w:val="clear" w:color="auto" w:fill="auto"/>
          </w:tcPr>
          <w:p w14:paraId="6A66730D"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允许以中英数值、空格形式出现，不允许仅</w:t>
            </w:r>
            <w:r w:rsidRPr="0005705F">
              <w:rPr>
                <w:rFonts w:ascii="微软雅黑" w:hAnsi="微软雅黑"/>
                <w:szCs w:val="21"/>
              </w:rPr>
              <w:t>使</w:t>
            </w:r>
            <w:r w:rsidRPr="0005705F">
              <w:rPr>
                <w:rFonts w:ascii="微软雅黑" w:hAnsi="微软雅黑" w:hint="eastAsia"/>
                <w:szCs w:val="21"/>
              </w:rPr>
              <w:t>用空格（不同的商品，商品名字允许重复）</w:t>
            </w:r>
          </w:p>
          <w:p w14:paraId="7758AC5C"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0, 32]</w:t>
            </w:r>
          </w:p>
        </w:tc>
        <w:tc>
          <w:tcPr>
            <w:tcW w:w="1134" w:type="dxa"/>
            <w:shd w:val="clear" w:color="auto" w:fill="auto"/>
          </w:tcPr>
          <w:p w14:paraId="1FD9422E" w14:textId="77777777" w:rsidR="00DB4D7E" w:rsidRPr="0005705F" w:rsidRDefault="00DB4D7E" w:rsidP="00A76ABC">
            <w:pPr>
              <w:spacing w:line="240" w:lineRule="atLeast"/>
              <w:jc w:val="left"/>
            </w:pPr>
          </w:p>
        </w:tc>
        <w:tc>
          <w:tcPr>
            <w:tcW w:w="6349" w:type="dxa"/>
            <w:shd w:val="clear" w:color="auto" w:fill="auto"/>
          </w:tcPr>
          <w:p w14:paraId="6CCCA2D1" w14:textId="77777777" w:rsidR="00DB4D7E" w:rsidRPr="0005705F" w:rsidRDefault="00DB4D7E" w:rsidP="00A76ABC">
            <w:pPr>
              <w:spacing w:line="240" w:lineRule="atLeast"/>
              <w:jc w:val="left"/>
            </w:pPr>
          </w:p>
        </w:tc>
      </w:tr>
      <w:tr w:rsidR="00DB4D7E" w14:paraId="360C0A8E" w14:textId="77777777" w:rsidTr="00E9787C">
        <w:trPr>
          <w:trHeight w:val="267"/>
        </w:trPr>
        <w:tc>
          <w:tcPr>
            <w:tcW w:w="1836" w:type="dxa"/>
            <w:shd w:val="clear" w:color="auto" w:fill="auto"/>
          </w:tcPr>
          <w:p w14:paraId="6D409849" w14:textId="77777777" w:rsidR="00DB4D7E" w:rsidRPr="0005705F" w:rsidRDefault="00DB4D7E" w:rsidP="00A76ABC">
            <w:pPr>
              <w:spacing w:line="240" w:lineRule="atLeast"/>
              <w:jc w:val="left"/>
            </w:pPr>
            <w:r w:rsidRPr="0005705F">
              <w:rPr>
                <w:rFonts w:hint="eastAsia"/>
              </w:rPr>
              <w:t>规格</w:t>
            </w:r>
          </w:p>
        </w:tc>
        <w:tc>
          <w:tcPr>
            <w:tcW w:w="2695" w:type="dxa"/>
            <w:shd w:val="clear" w:color="auto" w:fill="auto"/>
          </w:tcPr>
          <w:p w14:paraId="621F238D" w14:textId="77777777" w:rsidR="00DB4D7E" w:rsidRPr="0005705F" w:rsidRDefault="00DB4D7E" w:rsidP="00A76ABC">
            <w:pPr>
              <w:spacing w:line="240" w:lineRule="atLeast"/>
              <w:jc w:val="left"/>
            </w:pPr>
            <w:r w:rsidRPr="0005705F">
              <w:rPr>
                <w:rFonts w:hint="eastAsia"/>
              </w:rPr>
              <w:t>F</w:t>
            </w:r>
            <w:r w:rsidRPr="0005705F">
              <w:t>_Specification</w:t>
            </w:r>
          </w:p>
        </w:tc>
        <w:tc>
          <w:tcPr>
            <w:tcW w:w="2977" w:type="dxa"/>
            <w:shd w:val="clear" w:color="auto" w:fill="auto"/>
          </w:tcPr>
          <w:p w14:paraId="5FA3C757"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允许以中英数值、空格形式出现，不允许仅</w:t>
            </w:r>
            <w:r w:rsidRPr="0005705F">
              <w:rPr>
                <w:rFonts w:ascii="微软雅黑" w:hAnsi="微软雅黑"/>
                <w:szCs w:val="21"/>
              </w:rPr>
              <w:t>使</w:t>
            </w:r>
            <w:r w:rsidRPr="0005705F">
              <w:rPr>
                <w:rFonts w:ascii="微软雅黑" w:hAnsi="微软雅黑" w:hint="eastAsia"/>
                <w:szCs w:val="21"/>
              </w:rPr>
              <w:t>用空格</w:t>
            </w:r>
          </w:p>
          <w:p w14:paraId="29233CC2"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0, 8]</w:t>
            </w:r>
          </w:p>
        </w:tc>
        <w:tc>
          <w:tcPr>
            <w:tcW w:w="1134" w:type="dxa"/>
            <w:shd w:val="clear" w:color="auto" w:fill="auto"/>
          </w:tcPr>
          <w:p w14:paraId="47DEA462" w14:textId="77777777" w:rsidR="00DB4D7E" w:rsidRPr="0005705F" w:rsidRDefault="00DB4D7E" w:rsidP="00A76ABC">
            <w:pPr>
              <w:spacing w:line="240" w:lineRule="atLeast"/>
              <w:jc w:val="left"/>
            </w:pPr>
          </w:p>
        </w:tc>
        <w:tc>
          <w:tcPr>
            <w:tcW w:w="6349" w:type="dxa"/>
            <w:shd w:val="clear" w:color="auto" w:fill="auto"/>
          </w:tcPr>
          <w:p w14:paraId="43552F80" w14:textId="77777777" w:rsidR="00DB4D7E" w:rsidRPr="0005705F" w:rsidRDefault="00DB4D7E" w:rsidP="00A76ABC">
            <w:pPr>
              <w:spacing w:line="240" w:lineRule="atLeast"/>
              <w:jc w:val="left"/>
            </w:pPr>
            <w:r w:rsidRPr="0005705F">
              <w:rPr>
                <w:rFonts w:hint="eastAsia"/>
              </w:rPr>
              <w:t>毫升之类</w:t>
            </w:r>
          </w:p>
        </w:tc>
      </w:tr>
      <w:tr w:rsidR="00DB4D7E" w14:paraId="7226F5C4" w14:textId="77777777" w:rsidTr="00F13493">
        <w:trPr>
          <w:trHeight w:val="647"/>
        </w:trPr>
        <w:tc>
          <w:tcPr>
            <w:tcW w:w="1836" w:type="dxa"/>
            <w:shd w:val="clear" w:color="auto" w:fill="FF0000"/>
          </w:tcPr>
          <w:p w14:paraId="06FDC740" w14:textId="77777777" w:rsidR="00DB4D7E" w:rsidRPr="0005705F" w:rsidRDefault="00DB4D7E" w:rsidP="00A76ABC">
            <w:pPr>
              <w:spacing w:line="240" w:lineRule="atLeast"/>
              <w:jc w:val="left"/>
            </w:pPr>
            <w:r w:rsidRPr="0005705F">
              <w:rPr>
                <w:rFonts w:hint="eastAsia"/>
              </w:rPr>
              <w:t>包装单位</w:t>
            </w:r>
            <w:r w:rsidR="00F13493">
              <w:rPr>
                <w:rFonts w:hint="eastAsia"/>
              </w:rPr>
              <w:t>名称</w:t>
            </w:r>
          </w:p>
        </w:tc>
        <w:tc>
          <w:tcPr>
            <w:tcW w:w="2695" w:type="dxa"/>
            <w:shd w:val="clear" w:color="auto" w:fill="FF0000"/>
          </w:tcPr>
          <w:p w14:paraId="50D197AC" w14:textId="77777777" w:rsidR="00DB4D7E" w:rsidRPr="0005705F" w:rsidRDefault="00DB4D7E" w:rsidP="00A76ABC">
            <w:pPr>
              <w:spacing w:line="240" w:lineRule="atLeast"/>
              <w:jc w:val="left"/>
            </w:pPr>
            <w:r w:rsidRPr="0005705F">
              <w:rPr>
                <w:rFonts w:hint="eastAsia"/>
              </w:rPr>
              <w:t>F</w:t>
            </w:r>
            <w:r w:rsidRPr="0005705F">
              <w:t>_PackageUnit</w:t>
            </w:r>
            <w:r w:rsidR="00F13493">
              <w:t>Name</w:t>
            </w:r>
          </w:p>
        </w:tc>
        <w:tc>
          <w:tcPr>
            <w:tcW w:w="2977" w:type="dxa"/>
            <w:shd w:val="clear" w:color="auto" w:fill="FF0000"/>
          </w:tcPr>
          <w:p w14:paraId="13B48EE2" w14:textId="77777777" w:rsidR="00F13493" w:rsidRDefault="00F13493"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10DA2F13" w14:textId="77777777" w:rsidR="00DB4D7E" w:rsidRPr="0005705F" w:rsidRDefault="00F13493" w:rsidP="00A76ABC">
            <w:pPr>
              <w:spacing w:line="240" w:lineRule="atLeast"/>
              <w:jc w:val="left"/>
              <w:rPr>
                <w:rFonts w:ascii="微软雅黑" w:hAnsi="微软雅黑"/>
                <w:szCs w:val="21"/>
              </w:rPr>
            </w:pPr>
            <w:r>
              <w:rPr>
                <w:rFonts w:ascii="微软雅黑" w:hAnsi="微软雅黑" w:hint="eastAsia"/>
                <w:szCs w:val="21"/>
                <w:highlight w:val="yellow"/>
              </w:rPr>
              <w:t>长度(</w:t>
            </w:r>
            <w:r>
              <w:rPr>
                <w:rFonts w:ascii="微软雅黑" w:hAnsi="微软雅黑"/>
                <w:szCs w:val="21"/>
                <w:highlight w:val="yellow"/>
              </w:rPr>
              <w:t>0, 8]</w:t>
            </w:r>
          </w:p>
        </w:tc>
        <w:tc>
          <w:tcPr>
            <w:tcW w:w="1134" w:type="dxa"/>
            <w:shd w:val="clear" w:color="auto" w:fill="FF0000"/>
          </w:tcPr>
          <w:p w14:paraId="1D4C9D82" w14:textId="77777777" w:rsidR="00DB4D7E" w:rsidRPr="0005705F" w:rsidRDefault="00DB4D7E" w:rsidP="00A76ABC">
            <w:pPr>
              <w:spacing w:line="240" w:lineRule="atLeast"/>
              <w:jc w:val="left"/>
            </w:pPr>
          </w:p>
        </w:tc>
        <w:tc>
          <w:tcPr>
            <w:tcW w:w="6349" w:type="dxa"/>
            <w:shd w:val="clear" w:color="auto" w:fill="FF0000"/>
          </w:tcPr>
          <w:p w14:paraId="1F434125" w14:textId="77777777" w:rsidR="00DB4D7E" w:rsidRPr="0005705F" w:rsidRDefault="00DB4D7E" w:rsidP="00A76ABC">
            <w:pPr>
              <w:spacing w:line="240" w:lineRule="atLeast"/>
              <w:jc w:val="left"/>
            </w:pPr>
          </w:p>
        </w:tc>
      </w:tr>
      <w:tr w:rsidR="00DB4D7E" w14:paraId="449CAA77" w14:textId="77777777" w:rsidTr="00E9787C">
        <w:trPr>
          <w:trHeight w:val="647"/>
        </w:trPr>
        <w:tc>
          <w:tcPr>
            <w:tcW w:w="1836" w:type="dxa"/>
            <w:shd w:val="clear" w:color="auto" w:fill="auto"/>
          </w:tcPr>
          <w:p w14:paraId="5BAF4B6D" w14:textId="77777777" w:rsidR="00DB4D7E" w:rsidRPr="0005705F" w:rsidRDefault="00DB4D7E" w:rsidP="00A76ABC">
            <w:pPr>
              <w:spacing w:line="240" w:lineRule="atLeast"/>
              <w:jc w:val="left"/>
            </w:pPr>
            <w:r w:rsidRPr="0005705F">
              <w:rPr>
                <w:rFonts w:hint="eastAsia"/>
              </w:rPr>
              <w:t>采购单位</w:t>
            </w:r>
          </w:p>
        </w:tc>
        <w:tc>
          <w:tcPr>
            <w:tcW w:w="2695" w:type="dxa"/>
            <w:shd w:val="clear" w:color="auto" w:fill="auto"/>
          </w:tcPr>
          <w:p w14:paraId="6EED6BBD" w14:textId="77777777" w:rsidR="00DB4D7E" w:rsidRPr="0005705F" w:rsidRDefault="00DB4D7E" w:rsidP="00A76ABC">
            <w:pPr>
              <w:spacing w:line="240" w:lineRule="atLeast"/>
              <w:jc w:val="left"/>
            </w:pPr>
            <w:r w:rsidRPr="0005705F">
              <w:rPr>
                <w:rFonts w:hint="eastAsia"/>
              </w:rPr>
              <w:t>F</w:t>
            </w:r>
            <w:r w:rsidRPr="0005705F">
              <w:t>_PurchasingUnit</w:t>
            </w:r>
          </w:p>
        </w:tc>
        <w:tc>
          <w:tcPr>
            <w:tcW w:w="2977" w:type="dxa"/>
            <w:shd w:val="clear" w:color="auto" w:fill="auto"/>
          </w:tcPr>
          <w:p w14:paraId="254B1504"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允许以中英数值、空格形式出现，不允许仅</w:t>
            </w:r>
            <w:r w:rsidRPr="0005705F">
              <w:rPr>
                <w:rFonts w:ascii="微软雅黑" w:hAnsi="微软雅黑"/>
                <w:szCs w:val="21"/>
              </w:rPr>
              <w:t>使</w:t>
            </w:r>
            <w:r w:rsidRPr="0005705F">
              <w:rPr>
                <w:rFonts w:ascii="微软雅黑" w:hAnsi="微软雅黑" w:hint="eastAsia"/>
                <w:szCs w:val="21"/>
              </w:rPr>
              <w:t>用空格</w:t>
            </w:r>
          </w:p>
          <w:p w14:paraId="4C720EE6"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0, 16]</w:t>
            </w:r>
          </w:p>
        </w:tc>
        <w:tc>
          <w:tcPr>
            <w:tcW w:w="1134" w:type="dxa"/>
            <w:shd w:val="clear" w:color="auto" w:fill="auto"/>
          </w:tcPr>
          <w:p w14:paraId="4EB25C3B" w14:textId="243D861E" w:rsidR="00DB4D7E" w:rsidRPr="002116A7" w:rsidRDefault="002116A7" w:rsidP="00A76ABC">
            <w:pPr>
              <w:spacing w:line="240" w:lineRule="atLeast"/>
              <w:jc w:val="left"/>
              <w:rPr>
                <w:strike/>
              </w:rPr>
            </w:pPr>
            <w:r>
              <w:rPr>
                <w:rFonts w:ascii="微软雅黑" w:hAnsi="微软雅黑" w:hint="eastAsia"/>
                <w:szCs w:val="21"/>
              </w:rPr>
              <w:t>无</w:t>
            </w:r>
          </w:p>
        </w:tc>
        <w:tc>
          <w:tcPr>
            <w:tcW w:w="6349" w:type="dxa"/>
            <w:shd w:val="clear" w:color="auto" w:fill="auto"/>
          </w:tcPr>
          <w:p w14:paraId="2B8912A2" w14:textId="77777777" w:rsidR="00DB4D7E" w:rsidRPr="0005705F" w:rsidRDefault="00DB4D7E" w:rsidP="00A76ABC">
            <w:pPr>
              <w:spacing w:line="240" w:lineRule="atLeast"/>
              <w:jc w:val="left"/>
            </w:pPr>
            <w:r w:rsidRPr="0005705F">
              <w:rPr>
                <w:rFonts w:hint="eastAsia"/>
              </w:rPr>
              <w:t>采购</w:t>
            </w:r>
            <w:r w:rsidRPr="0005705F">
              <w:rPr>
                <w:rFonts w:hint="eastAsia"/>
              </w:rPr>
              <w:t>N</w:t>
            </w:r>
            <w:r w:rsidRPr="0005705F">
              <w:rPr>
                <w:rFonts w:hint="eastAsia"/>
              </w:rPr>
              <w:t>支</w:t>
            </w:r>
            <w:r w:rsidRPr="0005705F">
              <w:rPr>
                <w:rFonts w:hint="eastAsia"/>
              </w:rPr>
              <w:t>N</w:t>
            </w:r>
            <w:r w:rsidRPr="0005705F">
              <w:rPr>
                <w:rFonts w:hint="eastAsia"/>
              </w:rPr>
              <w:t>箱</w:t>
            </w:r>
            <w:r w:rsidRPr="0005705F">
              <w:rPr>
                <w:rFonts w:hint="eastAsia"/>
              </w:rPr>
              <w:t>N</w:t>
            </w:r>
            <w:r w:rsidRPr="0005705F">
              <w:rPr>
                <w:rFonts w:hint="eastAsia"/>
              </w:rPr>
              <w:t>包。采购时才设置</w:t>
            </w:r>
          </w:p>
        </w:tc>
      </w:tr>
      <w:tr w:rsidR="00ED5088" w14:paraId="72864311" w14:textId="77777777" w:rsidTr="00E9787C">
        <w:trPr>
          <w:trHeight w:val="267"/>
        </w:trPr>
        <w:tc>
          <w:tcPr>
            <w:tcW w:w="1836" w:type="dxa"/>
            <w:shd w:val="clear" w:color="auto" w:fill="auto"/>
          </w:tcPr>
          <w:p w14:paraId="49447A5C" w14:textId="77777777" w:rsidR="00ED5088" w:rsidRPr="00CB0EE0" w:rsidRDefault="00ED5088" w:rsidP="00A76ABC">
            <w:pPr>
              <w:spacing w:line="240" w:lineRule="atLeast"/>
              <w:jc w:val="left"/>
            </w:pPr>
            <w:r w:rsidRPr="00CB0EE0">
              <w:rPr>
                <w:rFonts w:hint="eastAsia"/>
              </w:rPr>
              <w:t>品牌名称</w:t>
            </w:r>
          </w:p>
        </w:tc>
        <w:tc>
          <w:tcPr>
            <w:tcW w:w="2695" w:type="dxa"/>
            <w:shd w:val="clear" w:color="auto" w:fill="auto"/>
          </w:tcPr>
          <w:p w14:paraId="6317012C" w14:textId="77777777" w:rsidR="00ED5088" w:rsidRPr="00CB0EE0" w:rsidRDefault="00CB0EE0" w:rsidP="00A76ABC">
            <w:pPr>
              <w:spacing w:line="240" w:lineRule="atLeast"/>
              <w:jc w:val="left"/>
            </w:pPr>
            <w:r>
              <w:rPr>
                <w:rFonts w:hint="eastAsia"/>
              </w:rPr>
              <w:t>F_</w:t>
            </w:r>
            <w:r>
              <w:t>BrandName</w:t>
            </w:r>
          </w:p>
        </w:tc>
        <w:tc>
          <w:tcPr>
            <w:tcW w:w="2977" w:type="dxa"/>
            <w:shd w:val="clear" w:color="auto" w:fill="auto"/>
          </w:tcPr>
          <w:p w14:paraId="0494E874" w14:textId="77777777" w:rsidR="00ED5088" w:rsidRPr="00CB0EE0" w:rsidRDefault="00CB0EE0" w:rsidP="00A76ABC">
            <w:pPr>
              <w:spacing w:line="240" w:lineRule="atLeast"/>
              <w:jc w:val="left"/>
              <w:rPr>
                <w:rFonts w:ascii="微软雅黑" w:hAnsi="微软雅黑"/>
                <w:szCs w:val="21"/>
              </w:rPr>
            </w:pPr>
            <w:r>
              <w:t>(0, 20]</w:t>
            </w:r>
            <w:r>
              <w:rPr>
                <w:rFonts w:hint="eastAsia"/>
              </w:rPr>
              <w:t xml:space="preserve"> </w:t>
            </w:r>
            <w:r>
              <w:rPr>
                <w:rFonts w:hint="eastAsia"/>
              </w:rPr>
              <w:t>个中英文、数字，无空格</w:t>
            </w:r>
          </w:p>
        </w:tc>
        <w:tc>
          <w:tcPr>
            <w:tcW w:w="1134" w:type="dxa"/>
            <w:shd w:val="clear" w:color="auto" w:fill="auto"/>
          </w:tcPr>
          <w:p w14:paraId="5FA65A18" w14:textId="77777777" w:rsidR="00ED5088" w:rsidRPr="00CB0EE0" w:rsidRDefault="00ED5088" w:rsidP="00A76ABC">
            <w:pPr>
              <w:spacing w:line="240" w:lineRule="atLeast"/>
              <w:jc w:val="left"/>
            </w:pPr>
          </w:p>
        </w:tc>
        <w:tc>
          <w:tcPr>
            <w:tcW w:w="6349" w:type="dxa"/>
            <w:shd w:val="clear" w:color="auto" w:fill="auto"/>
          </w:tcPr>
          <w:p w14:paraId="0BDB2E27" w14:textId="77777777" w:rsidR="00ED5088" w:rsidRPr="00CB0EE0" w:rsidRDefault="00CB0EE0" w:rsidP="00A76ABC">
            <w:pPr>
              <w:spacing w:line="240" w:lineRule="atLeast"/>
              <w:jc w:val="left"/>
            </w:pPr>
            <w:r>
              <w:rPr>
                <w:rFonts w:hint="eastAsia"/>
              </w:rPr>
              <w:t>如果</w:t>
            </w:r>
            <w:r>
              <w:rPr>
                <w:rFonts w:hint="eastAsia"/>
              </w:rPr>
              <w:t>T</w:t>
            </w:r>
            <w:r>
              <w:t>_Commodity</w:t>
            </w:r>
            <w:r>
              <w:rPr>
                <w:rFonts w:hint="eastAsia"/>
              </w:rPr>
              <w:t>中没有，则采用默认品牌</w:t>
            </w:r>
          </w:p>
        </w:tc>
      </w:tr>
      <w:tr w:rsidR="00ED5088" w14:paraId="30299BAA" w14:textId="77777777" w:rsidTr="00E9787C">
        <w:trPr>
          <w:trHeight w:val="267"/>
        </w:trPr>
        <w:tc>
          <w:tcPr>
            <w:tcW w:w="1836" w:type="dxa"/>
            <w:shd w:val="clear" w:color="auto" w:fill="auto"/>
          </w:tcPr>
          <w:p w14:paraId="23C7C628" w14:textId="77777777" w:rsidR="00ED5088" w:rsidRPr="00CB0EE0" w:rsidRDefault="00ED5088" w:rsidP="00A76ABC">
            <w:pPr>
              <w:spacing w:line="240" w:lineRule="atLeast"/>
              <w:jc w:val="left"/>
            </w:pPr>
            <w:r w:rsidRPr="00CB0EE0">
              <w:rPr>
                <w:rFonts w:hint="eastAsia"/>
              </w:rPr>
              <w:t>类别名称</w:t>
            </w:r>
          </w:p>
        </w:tc>
        <w:tc>
          <w:tcPr>
            <w:tcW w:w="2695" w:type="dxa"/>
            <w:shd w:val="clear" w:color="auto" w:fill="auto"/>
          </w:tcPr>
          <w:p w14:paraId="4209C46C" w14:textId="77777777" w:rsidR="00ED5088" w:rsidRPr="00CB0EE0" w:rsidRDefault="00CB0EE0" w:rsidP="00A76ABC">
            <w:pPr>
              <w:spacing w:line="240" w:lineRule="atLeast"/>
              <w:jc w:val="left"/>
            </w:pPr>
            <w:r>
              <w:rPr>
                <w:rFonts w:hint="eastAsia"/>
              </w:rPr>
              <w:t>F</w:t>
            </w:r>
            <w:r>
              <w:t>_CategoryName</w:t>
            </w:r>
          </w:p>
        </w:tc>
        <w:tc>
          <w:tcPr>
            <w:tcW w:w="2977" w:type="dxa"/>
            <w:shd w:val="clear" w:color="auto" w:fill="auto"/>
          </w:tcPr>
          <w:p w14:paraId="0BC13F8D" w14:textId="77777777" w:rsidR="00ED5088" w:rsidRPr="00CB0EE0" w:rsidRDefault="00CB0EE0" w:rsidP="00A76ABC">
            <w:pPr>
              <w:spacing w:line="240" w:lineRule="atLeast"/>
              <w:jc w:val="left"/>
              <w:rPr>
                <w:rFonts w:ascii="微软雅黑" w:hAnsi="微软雅黑"/>
                <w:szCs w:val="21"/>
              </w:rPr>
            </w:pPr>
            <w:r>
              <w:t>(0, 10]</w:t>
            </w:r>
            <w:r>
              <w:rPr>
                <w:rFonts w:hint="eastAsia"/>
              </w:rPr>
              <w:t>个中英文、数字，无空格</w:t>
            </w:r>
          </w:p>
        </w:tc>
        <w:tc>
          <w:tcPr>
            <w:tcW w:w="1134" w:type="dxa"/>
            <w:shd w:val="clear" w:color="auto" w:fill="auto"/>
          </w:tcPr>
          <w:p w14:paraId="0FAFAF4F" w14:textId="77777777" w:rsidR="00ED5088" w:rsidRPr="00CB0EE0" w:rsidRDefault="00ED5088" w:rsidP="00A76ABC">
            <w:pPr>
              <w:spacing w:line="240" w:lineRule="atLeast"/>
              <w:jc w:val="left"/>
            </w:pPr>
          </w:p>
        </w:tc>
        <w:tc>
          <w:tcPr>
            <w:tcW w:w="6349" w:type="dxa"/>
            <w:shd w:val="clear" w:color="auto" w:fill="auto"/>
          </w:tcPr>
          <w:p w14:paraId="61E52E2F" w14:textId="77777777" w:rsidR="00ED5088" w:rsidRPr="00CB0EE0" w:rsidRDefault="00CB0EE0" w:rsidP="00A76ABC">
            <w:pPr>
              <w:spacing w:line="240" w:lineRule="atLeast"/>
              <w:jc w:val="left"/>
            </w:pPr>
            <w:r>
              <w:rPr>
                <w:rFonts w:hint="eastAsia"/>
              </w:rPr>
              <w:t>如果</w:t>
            </w:r>
            <w:r>
              <w:rPr>
                <w:rFonts w:hint="eastAsia"/>
              </w:rPr>
              <w:t>T</w:t>
            </w:r>
            <w:r>
              <w:t>_Commodity</w:t>
            </w:r>
            <w:r>
              <w:rPr>
                <w:rFonts w:hint="eastAsia"/>
              </w:rPr>
              <w:t>中没有，则采用默认类别</w:t>
            </w:r>
          </w:p>
        </w:tc>
      </w:tr>
      <w:tr w:rsidR="00DB4D7E" w14:paraId="01C4D9D6" w14:textId="77777777" w:rsidTr="00E9787C">
        <w:trPr>
          <w:trHeight w:val="267"/>
        </w:trPr>
        <w:tc>
          <w:tcPr>
            <w:tcW w:w="1836" w:type="dxa"/>
            <w:shd w:val="clear" w:color="auto" w:fill="auto"/>
          </w:tcPr>
          <w:p w14:paraId="47459363" w14:textId="77777777" w:rsidR="00DB4D7E" w:rsidRPr="0005705F" w:rsidRDefault="00DB4D7E" w:rsidP="00A76ABC">
            <w:pPr>
              <w:spacing w:line="240" w:lineRule="atLeast"/>
              <w:jc w:val="left"/>
            </w:pPr>
            <w:r w:rsidRPr="0005705F">
              <w:rPr>
                <w:rFonts w:hint="eastAsia"/>
              </w:rPr>
              <w:t>助记码</w:t>
            </w:r>
          </w:p>
        </w:tc>
        <w:tc>
          <w:tcPr>
            <w:tcW w:w="2695" w:type="dxa"/>
            <w:shd w:val="clear" w:color="auto" w:fill="auto"/>
          </w:tcPr>
          <w:p w14:paraId="53341382" w14:textId="77777777" w:rsidR="00DB4D7E" w:rsidRPr="0005705F" w:rsidRDefault="00DB4D7E" w:rsidP="00A76ABC">
            <w:pPr>
              <w:spacing w:line="240" w:lineRule="atLeast"/>
              <w:jc w:val="left"/>
            </w:pPr>
            <w:r w:rsidRPr="0005705F">
              <w:rPr>
                <w:rFonts w:hint="eastAsia"/>
              </w:rPr>
              <w:t>F</w:t>
            </w:r>
            <w:r w:rsidRPr="0005705F">
              <w:t>_MnemonicCode</w:t>
            </w:r>
          </w:p>
        </w:tc>
        <w:tc>
          <w:tcPr>
            <w:tcW w:w="2977" w:type="dxa"/>
            <w:shd w:val="clear" w:color="auto" w:fill="auto"/>
          </w:tcPr>
          <w:p w14:paraId="0FDD3434"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允许以英、数值形式出现</w:t>
            </w:r>
          </w:p>
          <w:p w14:paraId="3428576E"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长度[</w:t>
            </w:r>
            <w:r w:rsidRPr="0005705F">
              <w:rPr>
                <w:rFonts w:ascii="微软雅黑" w:hAnsi="微软雅黑"/>
                <w:szCs w:val="21"/>
              </w:rPr>
              <w:t xml:space="preserve">0, </w:t>
            </w:r>
            <w:r w:rsidR="00FA0D71">
              <w:rPr>
                <w:rFonts w:ascii="微软雅黑" w:hAnsi="微软雅黑"/>
                <w:szCs w:val="21"/>
              </w:rPr>
              <w:t>32</w:t>
            </w:r>
            <w:r w:rsidRPr="0005705F">
              <w:rPr>
                <w:rFonts w:ascii="微软雅黑" w:hAnsi="微软雅黑"/>
                <w:szCs w:val="21"/>
              </w:rPr>
              <w:t>]</w:t>
            </w:r>
          </w:p>
        </w:tc>
        <w:tc>
          <w:tcPr>
            <w:tcW w:w="1134" w:type="dxa"/>
            <w:shd w:val="clear" w:color="auto" w:fill="auto"/>
          </w:tcPr>
          <w:p w14:paraId="0AAED4B5" w14:textId="77777777" w:rsidR="00DB4D7E" w:rsidRPr="0005705F" w:rsidRDefault="00DB4D7E" w:rsidP="00A76ABC">
            <w:pPr>
              <w:spacing w:line="240" w:lineRule="atLeast"/>
              <w:jc w:val="left"/>
            </w:pPr>
          </w:p>
        </w:tc>
        <w:tc>
          <w:tcPr>
            <w:tcW w:w="6349" w:type="dxa"/>
            <w:shd w:val="clear" w:color="auto" w:fill="auto"/>
          </w:tcPr>
          <w:p w14:paraId="7022CAA4" w14:textId="77777777" w:rsidR="00DB4D7E" w:rsidRPr="0005705F" w:rsidRDefault="00DB4D7E" w:rsidP="00A76ABC">
            <w:pPr>
              <w:spacing w:line="240" w:lineRule="atLeast"/>
              <w:jc w:val="left"/>
            </w:pPr>
            <w:r w:rsidRPr="0005705F">
              <w:rPr>
                <w:rFonts w:hint="eastAsia"/>
              </w:rPr>
              <w:t>Y</w:t>
            </w:r>
            <w:r w:rsidRPr="0005705F">
              <w:rPr>
                <w:rFonts w:hint="eastAsia"/>
              </w:rPr>
              <w:t>、</w:t>
            </w:r>
            <w:r w:rsidRPr="0005705F">
              <w:rPr>
                <w:rFonts w:hint="eastAsia"/>
              </w:rPr>
              <w:t>Y</w:t>
            </w:r>
            <w:r w:rsidRPr="0005705F">
              <w:t>B</w:t>
            </w:r>
            <w:r w:rsidRPr="0005705F">
              <w:rPr>
                <w:rFonts w:hint="eastAsia"/>
              </w:rPr>
              <w:t>＝怡宝</w:t>
            </w:r>
          </w:p>
        </w:tc>
      </w:tr>
      <w:tr w:rsidR="00DB4D7E" w14:paraId="240A936E" w14:textId="77777777" w:rsidTr="00E9787C">
        <w:trPr>
          <w:trHeight w:val="267"/>
        </w:trPr>
        <w:tc>
          <w:tcPr>
            <w:tcW w:w="1836" w:type="dxa"/>
            <w:shd w:val="clear" w:color="auto" w:fill="auto"/>
          </w:tcPr>
          <w:p w14:paraId="77E59BB7" w14:textId="77777777" w:rsidR="00DB4D7E" w:rsidRPr="0005705F" w:rsidRDefault="00DB4D7E" w:rsidP="00A76ABC">
            <w:pPr>
              <w:spacing w:line="240" w:lineRule="atLeast"/>
              <w:jc w:val="left"/>
            </w:pPr>
            <w:r w:rsidRPr="0005705F">
              <w:rPr>
                <w:rFonts w:hint="eastAsia"/>
              </w:rPr>
              <w:t>计价方式</w:t>
            </w:r>
          </w:p>
        </w:tc>
        <w:tc>
          <w:tcPr>
            <w:tcW w:w="2695" w:type="dxa"/>
            <w:shd w:val="clear" w:color="auto" w:fill="auto"/>
          </w:tcPr>
          <w:p w14:paraId="3E93A56F" w14:textId="77777777" w:rsidR="00DB4D7E" w:rsidRPr="0005705F" w:rsidRDefault="00DB4D7E" w:rsidP="00A76ABC">
            <w:pPr>
              <w:spacing w:line="240" w:lineRule="atLeast"/>
              <w:jc w:val="left"/>
            </w:pPr>
            <w:r w:rsidRPr="0005705F">
              <w:rPr>
                <w:rFonts w:hint="eastAsia"/>
              </w:rPr>
              <w:t>F</w:t>
            </w:r>
            <w:r w:rsidRPr="0005705F">
              <w:t>_</w:t>
            </w:r>
            <w:r w:rsidRPr="0005705F">
              <w:rPr>
                <w:rFonts w:hint="eastAsia"/>
              </w:rPr>
              <w:t>PricingType</w:t>
            </w:r>
          </w:p>
        </w:tc>
        <w:tc>
          <w:tcPr>
            <w:tcW w:w="2977" w:type="dxa"/>
            <w:shd w:val="clear" w:color="auto" w:fill="auto"/>
          </w:tcPr>
          <w:p w14:paraId="413E57BC"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w:t>
            </w:r>
            <w:r w:rsidRPr="0005705F">
              <w:rPr>
                <w:rFonts w:ascii="微软雅黑" w:hAnsi="微软雅黑"/>
                <w:szCs w:val="21"/>
              </w:rPr>
              <w:t>0, 1}</w:t>
            </w:r>
          </w:p>
        </w:tc>
        <w:tc>
          <w:tcPr>
            <w:tcW w:w="1134" w:type="dxa"/>
            <w:shd w:val="clear" w:color="auto" w:fill="auto"/>
          </w:tcPr>
          <w:p w14:paraId="0FB89AEC" w14:textId="77777777" w:rsidR="00DB4D7E" w:rsidRPr="0005705F" w:rsidRDefault="00DB4D7E" w:rsidP="00A76ABC">
            <w:pPr>
              <w:spacing w:line="240" w:lineRule="atLeast"/>
              <w:jc w:val="left"/>
            </w:pPr>
            <w:r w:rsidRPr="0005705F">
              <w:rPr>
                <w:rFonts w:hint="eastAsia"/>
              </w:rPr>
              <w:t>1</w:t>
            </w:r>
          </w:p>
        </w:tc>
        <w:tc>
          <w:tcPr>
            <w:tcW w:w="6349" w:type="dxa"/>
            <w:shd w:val="clear" w:color="auto" w:fill="auto"/>
          </w:tcPr>
          <w:p w14:paraId="381BF81F" w14:textId="77777777" w:rsidR="00DB4D7E" w:rsidRPr="0005705F" w:rsidRDefault="00DB4D7E" w:rsidP="00A76ABC">
            <w:pPr>
              <w:spacing w:line="240" w:lineRule="atLeast"/>
              <w:jc w:val="left"/>
            </w:pPr>
            <w:r w:rsidRPr="0005705F">
              <w:rPr>
                <w:rFonts w:hint="eastAsia"/>
              </w:rPr>
              <w:t>0=</w:t>
            </w:r>
            <w:r w:rsidRPr="0005705F">
              <w:rPr>
                <w:rFonts w:hint="eastAsia"/>
              </w:rPr>
              <w:t>称重、</w:t>
            </w:r>
            <w:r w:rsidRPr="0005705F">
              <w:rPr>
                <w:rFonts w:hint="eastAsia"/>
              </w:rPr>
              <w:t>1=</w:t>
            </w:r>
            <w:r w:rsidRPr="0005705F">
              <w:rPr>
                <w:rFonts w:hint="eastAsia"/>
              </w:rPr>
              <w:t>计件</w:t>
            </w:r>
          </w:p>
        </w:tc>
      </w:tr>
      <w:tr w:rsidR="00DB4D7E" w14:paraId="48FF3309" w14:textId="77777777" w:rsidTr="00E9787C">
        <w:trPr>
          <w:trHeight w:val="267"/>
        </w:trPr>
        <w:tc>
          <w:tcPr>
            <w:tcW w:w="1836" w:type="dxa"/>
            <w:shd w:val="clear" w:color="auto" w:fill="auto"/>
          </w:tcPr>
          <w:p w14:paraId="44C6B874" w14:textId="77777777" w:rsidR="00DB4D7E" w:rsidRPr="00F20294" w:rsidRDefault="00DB4D7E" w:rsidP="00A76ABC">
            <w:pPr>
              <w:spacing w:line="240" w:lineRule="atLeast"/>
              <w:jc w:val="left"/>
              <w:rPr>
                <w:strike/>
              </w:rPr>
            </w:pPr>
            <w:r w:rsidRPr="00F20294">
              <w:rPr>
                <w:rFonts w:hint="eastAsia"/>
                <w:strike/>
              </w:rPr>
              <w:t>是否服务器类商品</w:t>
            </w:r>
          </w:p>
        </w:tc>
        <w:tc>
          <w:tcPr>
            <w:tcW w:w="2695" w:type="dxa"/>
            <w:shd w:val="clear" w:color="auto" w:fill="auto"/>
          </w:tcPr>
          <w:p w14:paraId="169F1DA6" w14:textId="77777777" w:rsidR="00DB4D7E" w:rsidRPr="00F20294" w:rsidRDefault="00DB4D7E" w:rsidP="00A76ABC">
            <w:pPr>
              <w:spacing w:line="240" w:lineRule="atLeast"/>
              <w:jc w:val="left"/>
              <w:rPr>
                <w:strike/>
              </w:rPr>
            </w:pPr>
            <w:r w:rsidRPr="00F20294">
              <w:rPr>
                <w:rFonts w:hint="eastAsia"/>
                <w:strike/>
              </w:rPr>
              <w:t>F</w:t>
            </w:r>
            <w:r w:rsidRPr="00F20294">
              <w:rPr>
                <w:strike/>
              </w:rPr>
              <w:t>_IsServiceType</w:t>
            </w:r>
          </w:p>
        </w:tc>
        <w:tc>
          <w:tcPr>
            <w:tcW w:w="2977" w:type="dxa"/>
            <w:shd w:val="clear" w:color="auto" w:fill="auto"/>
          </w:tcPr>
          <w:p w14:paraId="7141252B" w14:textId="77777777" w:rsidR="00DB4D7E" w:rsidRPr="00F20294" w:rsidRDefault="00DB4D7E"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auto"/>
          </w:tcPr>
          <w:p w14:paraId="6B3BE7D7" w14:textId="77777777" w:rsidR="00DB4D7E" w:rsidRPr="00F20294" w:rsidRDefault="00DB4D7E" w:rsidP="00A76ABC">
            <w:pPr>
              <w:spacing w:line="240" w:lineRule="atLeast"/>
              <w:jc w:val="left"/>
              <w:rPr>
                <w:strike/>
              </w:rPr>
            </w:pPr>
            <w:r w:rsidRPr="00F20294">
              <w:rPr>
                <w:rFonts w:hint="eastAsia"/>
                <w:strike/>
              </w:rPr>
              <w:t>0</w:t>
            </w:r>
          </w:p>
        </w:tc>
        <w:tc>
          <w:tcPr>
            <w:tcW w:w="6349" w:type="dxa"/>
            <w:shd w:val="clear" w:color="auto" w:fill="auto"/>
          </w:tcPr>
          <w:p w14:paraId="743A21CE" w14:textId="77777777" w:rsidR="00DB4D7E" w:rsidRDefault="00DB4D7E" w:rsidP="00A76ABC">
            <w:pPr>
              <w:spacing w:line="240" w:lineRule="atLeast"/>
              <w:jc w:val="left"/>
              <w:rPr>
                <w:strike/>
              </w:rPr>
            </w:pPr>
            <w:r w:rsidRPr="00F20294">
              <w:rPr>
                <w:strike/>
              </w:rPr>
              <w:t>1</w:t>
            </w:r>
            <w:r w:rsidRPr="00F20294">
              <w:rPr>
                <w:rFonts w:hint="eastAsia"/>
                <w:strike/>
              </w:rPr>
              <w:t>是，</w:t>
            </w:r>
            <w:r w:rsidRPr="00F20294">
              <w:rPr>
                <w:rFonts w:hint="eastAsia"/>
                <w:strike/>
              </w:rPr>
              <w:t>0</w:t>
            </w:r>
            <w:r w:rsidRPr="00F20294">
              <w:rPr>
                <w:rFonts w:hint="eastAsia"/>
                <w:strike/>
              </w:rPr>
              <w:t>否。如收快递</w:t>
            </w:r>
          </w:p>
          <w:p w14:paraId="752FE208" w14:textId="77777777" w:rsidR="00F20294" w:rsidRPr="00F20294" w:rsidRDefault="00F20294" w:rsidP="00A76ABC">
            <w:pPr>
              <w:spacing w:line="240" w:lineRule="atLeast"/>
              <w:jc w:val="left"/>
              <w:rPr>
                <w:strike/>
              </w:rPr>
            </w:pPr>
            <w:r>
              <w:rPr>
                <w:rFonts w:hint="eastAsia"/>
                <w:strike/>
              </w:rPr>
              <w:t>本字段已经删除，但</w:t>
            </w:r>
            <w:r>
              <w:rPr>
                <w:rFonts w:hint="eastAsia"/>
                <w:strike/>
              </w:rPr>
              <w:t>J</w:t>
            </w:r>
            <w:r>
              <w:rPr>
                <w:strike/>
              </w:rPr>
              <w:t>ava</w:t>
            </w:r>
            <w:r>
              <w:rPr>
                <w:rFonts w:hint="eastAsia"/>
                <w:strike/>
              </w:rPr>
              <w:t>层未需要修改</w:t>
            </w:r>
          </w:p>
        </w:tc>
      </w:tr>
      <w:tr w:rsidR="00DB4D7E" w14:paraId="7B3AA667" w14:textId="77777777" w:rsidTr="00E9787C">
        <w:trPr>
          <w:trHeight w:val="267"/>
        </w:trPr>
        <w:tc>
          <w:tcPr>
            <w:tcW w:w="1836" w:type="dxa"/>
            <w:shd w:val="clear" w:color="auto" w:fill="auto"/>
          </w:tcPr>
          <w:p w14:paraId="0155A9EE" w14:textId="77777777" w:rsidR="00DB4D7E" w:rsidRPr="0005705F" w:rsidRDefault="00DB4D7E" w:rsidP="00A76ABC">
            <w:pPr>
              <w:spacing w:line="240" w:lineRule="atLeast"/>
              <w:jc w:val="left"/>
            </w:pPr>
            <w:r w:rsidRPr="0005705F">
              <w:rPr>
                <w:rFonts w:hint="eastAsia"/>
              </w:rPr>
              <w:t>商品类型</w:t>
            </w:r>
          </w:p>
        </w:tc>
        <w:tc>
          <w:tcPr>
            <w:tcW w:w="2695" w:type="dxa"/>
            <w:shd w:val="clear" w:color="auto" w:fill="auto"/>
          </w:tcPr>
          <w:p w14:paraId="4E64B1C7" w14:textId="77777777" w:rsidR="00DB4D7E" w:rsidRPr="0005705F" w:rsidRDefault="00DB4D7E" w:rsidP="00A76ABC">
            <w:pPr>
              <w:spacing w:line="240" w:lineRule="atLeast"/>
              <w:jc w:val="left"/>
            </w:pPr>
            <w:r w:rsidRPr="0005705F">
              <w:rPr>
                <w:rFonts w:hint="eastAsia"/>
              </w:rPr>
              <w:t>F_</w:t>
            </w:r>
            <w:r w:rsidRPr="0005705F">
              <w:t>T</w:t>
            </w:r>
            <w:r w:rsidRPr="0005705F">
              <w:rPr>
                <w:rFonts w:hint="eastAsia"/>
              </w:rPr>
              <w:t>ype</w:t>
            </w:r>
          </w:p>
        </w:tc>
        <w:tc>
          <w:tcPr>
            <w:tcW w:w="2977" w:type="dxa"/>
            <w:shd w:val="clear" w:color="auto" w:fill="auto"/>
          </w:tcPr>
          <w:p w14:paraId="0805007B"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w:t>
            </w:r>
            <w:r w:rsidRPr="0005705F">
              <w:rPr>
                <w:rFonts w:ascii="微软雅黑" w:hAnsi="微软雅黑"/>
                <w:szCs w:val="21"/>
              </w:rPr>
              <w:t>0, 2}</w:t>
            </w:r>
          </w:p>
        </w:tc>
        <w:tc>
          <w:tcPr>
            <w:tcW w:w="1134" w:type="dxa"/>
            <w:shd w:val="clear" w:color="auto" w:fill="auto"/>
          </w:tcPr>
          <w:p w14:paraId="42F01DD0" w14:textId="77777777" w:rsidR="00DB4D7E" w:rsidRPr="0005705F" w:rsidRDefault="00DB4D7E" w:rsidP="00A76ABC">
            <w:pPr>
              <w:spacing w:line="240" w:lineRule="atLeast"/>
              <w:jc w:val="left"/>
            </w:pPr>
            <w:r w:rsidRPr="0005705F">
              <w:rPr>
                <w:rFonts w:hint="eastAsia"/>
              </w:rPr>
              <w:t>0</w:t>
            </w:r>
          </w:p>
        </w:tc>
        <w:tc>
          <w:tcPr>
            <w:tcW w:w="6349" w:type="dxa"/>
            <w:shd w:val="clear" w:color="auto" w:fill="auto"/>
          </w:tcPr>
          <w:p w14:paraId="10B49812" w14:textId="77777777" w:rsidR="00DB4D7E" w:rsidRPr="0005705F" w:rsidRDefault="00DB4D7E" w:rsidP="00A76ABC">
            <w:pPr>
              <w:spacing w:line="240" w:lineRule="atLeast"/>
              <w:jc w:val="left"/>
            </w:pPr>
            <w:r w:rsidRPr="0005705F">
              <w:rPr>
                <w:rFonts w:hint="eastAsia"/>
              </w:rPr>
              <w:t>0=</w:t>
            </w:r>
            <w:r w:rsidRPr="0005705F">
              <w:rPr>
                <w:rFonts w:hint="eastAsia"/>
              </w:rPr>
              <w:t>普通商品。</w:t>
            </w:r>
            <w:r w:rsidRPr="0005705F">
              <w:rPr>
                <w:rFonts w:hint="eastAsia"/>
              </w:rPr>
              <w:t>1=</w:t>
            </w:r>
            <w:r w:rsidRPr="0005705F">
              <w:rPr>
                <w:rFonts w:hint="eastAsia"/>
              </w:rPr>
              <w:t>组合型商品（一种组合型商品包括几种普通商品，打包出售）。</w:t>
            </w:r>
            <w:r w:rsidRPr="0005705F">
              <w:rPr>
                <w:rFonts w:hint="eastAsia"/>
              </w:rPr>
              <w:t>2=</w:t>
            </w:r>
            <w:r w:rsidRPr="0005705F">
              <w:rPr>
                <w:rFonts w:hint="eastAsia"/>
              </w:rPr>
              <w:t>多包装商品</w:t>
            </w:r>
          </w:p>
        </w:tc>
      </w:tr>
      <w:tr w:rsidR="00DB4D7E" w14:paraId="035976AD" w14:textId="77777777" w:rsidTr="00E9787C">
        <w:trPr>
          <w:trHeight w:val="267"/>
        </w:trPr>
        <w:tc>
          <w:tcPr>
            <w:tcW w:w="1836" w:type="dxa"/>
            <w:shd w:val="clear" w:color="auto" w:fill="auto"/>
          </w:tcPr>
          <w:p w14:paraId="140EC2A5" w14:textId="77777777" w:rsidR="00DB4D7E" w:rsidRPr="0005705F" w:rsidRDefault="00DB4D7E" w:rsidP="00A76ABC">
            <w:pPr>
              <w:spacing w:line="240" w:lineRule="atLeast"/>
              <w:jc w:val="left"/>
            </w:pPr>
            <w:r w:rsidRPr="0005705F">
              <w:rPr>
                <w:rFonts w:hint="eastAsia"/>
              </w:rPr>
              <w:t>进货价（采购价）</w:t>
            </w:r>
          </w:p>
        </w:tc>
        <w:tc>
          <w:tcPr>
            <w:tcW w:w="2695" w:type="dxa"/>
            <w:shd w:val="clear" w:color="auto" w:fill="auto"/>
          </w:tcPr>
          <w:p w14:paraId="154DE5EC" w14:textId="77777777" w:rsidR="00DB4D7E" w:rsidRPr="0005705F" w:rsidRDefault="00DB4D7E" w:rsidP="00A76ABC">
            <w:pPr>
              <w:spacing w:line="240" w:lineRule="atLeast"/>
              <w:jc w:val="left"/>
            </w:pPr>
            <w:r w:rsidRPr="0005705F">
              <w:rPr>
                <w:rFonts w:hint="eastAsia"/>
              </w:rPr>
              <w:t>F</w:t>
            </w:r>
            <w:r w:rsidRPr="0005705F">
              <w:t>_PricePurchase</w:t>
            </w:r>
          </w:p>
        </w:tc>
        <w:tc>
          <w:tcPr>
            <w:tcW w:w="2977" w:type="dxa"/>
            <w:shd w:val="clear" w:color="auto" w:fill="auto"/>
          </w:tcPr>
          <w:p w14:paraId="687A4821"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362DF913" w14:textId="77777777" w:rsidR="00DB4D7E" w:rsidRPr="0005705F" w:rsidRDefault="00DB4D7E" w:rsidP="00A76ABC">
            <w:pPr>
              <w:spacing w:line="240" w:lineRule="atLeast"/>
              <w:jc w:val="left"/>
            </w:pPr>
          </w:p>
        </w:tc>
        <w:tc>
          <w:tcPr>
            <w:tcW w:w="6349" w:type="dxa"/>
            <w:shd w:val="clear" w:color="auto" w:fill="auto"/>
          </w:tcPr>
          <w:p w14:paraId="1CB914A3" w14:textId="77777777" w:rsidR="00DB4D7E" w:rsidRPr="0005705F" w:rsidRDefault="00DB4D7E" w:rsidP="00A76ABC">
            <w:pPr>
              <w:spacing w:line="240" w:lineRule="atLeast"/>
              <w:jc w:val="left"/>
            </w:pPr>
            <w:r w:rsidRPr="0005705F">
              <w:rPr>
                <w:rFonts w:hint="eastAsia"/>
              </w:rPr>
              <w:t>一直以来进货价加权平均得到的进货价，用于计算毛利等</w:t>
            </w:r>
          </w:p>
        </w:tc>
      </w:tr>
      <w:tr w:rsidR="00DB4D7E" w14:paraId="60C6D299" w14:textId="77777777" w:rsidTr="00E9787C">
        <w:trPr>
          <w:trHeight w:val="267"/>
        </w:trPr>
        <w:tc>
          <w:tcPr>
            <w:tcW w:w="1836" w:type="dxa"/>
            <w:shd w:val="clear" w:color="auto" w:fill="auto"/>
          </w:tcPr>
          <w:p w14:paraId="1A2A8CF0" w14:textId="77777777" w:rsidR="00DB4D7E" w:rsidRPr="0005705F" w:rsidRDefault="00DB4D7E" w:rsidP="00A76ABC">
            <w:pPr>
              <w:spacing w:line="240" w:lineRule="atLeast"/>
              <w:jc w:val="left"/>
            </w:pPr>
            <w:r w:rsidRPr="0005705F">
              <w:rPr>
                <w:rFonts w:hint="eastAsia"/>
              </w:rPr>
              <w:t>最近进货价（最近采购价）</w:t>
            </w:r>
          </w:p>
        </w:tc>
        <w:tc>
          <w:tcPr>
            <w:tcW w:w="2695" w:type="dxa"/>
            <w:shd w:val="clear" w:color="auto" w:fill="auto"/>
          </w:tcPr>
          <w:p w14:paraId="6D6D8E9A" w14:textId="77777777" w:rsidR="00DB4D7E" w:rsidRPr="0005705F" w:rsidRDefault="00DB4D7E" w:rsidP="00A76ABC">
            <w:pPr>
              <w:spacing w:line="240" w:lineRule="atLeast"/>
              <w:jc w:val="left"/>
            </w:pPr>
            <w:r w:rsidRPr="0005705F">
              <w:t>F_LatestPricePurchase</w:t>
            </w:r>
          </w:p>
        </w:tc>
        <w:tc>
          <w:tcPr>
            <w:tcW w:w="2977" w:type="dxa"/>
            <w:shd w:val="clear" w:color="auto" w:fill="auto"/>
          </w:tcPr>
          <w:p w14:paraId="1F04ABB9"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113CA2C4" w14:textId="77777777" w:rsidR="00DB4D7E" w:rsidRPr="0005705F" w:rsidRDefault="00DB4D7E" w:rsidP="00A76ABC">
            <w:pPr>
              <w:spacing w:line="240" w:lineRule="atLeast"/>
              <w:jc w:val="left"/>
            </w:pPr>
            <w:r w:rsidRPr="0005705F">
              <w:rPr>
                <w:rFonts w:hint="eastAsia"/>
              </w:rPr>
              <w:t>-</w:t>
            </w:r>
            <w:r w:rsidRPr="0005705F">
              <w:t>1</w:t>
            </w:r>
          </w:p>
        </w:tc>
        <w:tc>
          <w:tcPr>
            <w:tcW w:w="6349" w:type="dxa"/>
            <w:shd w:val="clear" w:color="auto" w:fill="auto"/>
          </w:tcPr>
          <w:p w14:paraId="5E3CE26A" w14:textId="77777777" w:rsidR="00DB4D7E" w:rsidRPr="0005705F" w:rsidRDefault="00DB4D7E" w:rsidP="00A76ABC">
            <w:pPr>
              <w:spacing w:line="240" w:lineRule="atLeast"/>
              <w:jc w:val="left"/>
            </w:pPr>
            <w:r w:rsidRPr="0005705F">
              <w:rPr>
                <w:rFonts w:hint="eastAsia"/>
              </w:rPr>
              <w:t>最近进货的价格</w:t>
            </w:r>
          </w:p>
        </w:tc>
      </w:tr>
      <w:tr w:rsidR="00DB4D7E" w14:paraId="6B95BF36" w14:textId="77777777" w:rsidTr="00E9787C">
        <w:trPr>
          <w:trHeight w:val="267"/>
        </w:trPr>
        <w:tc>
          <w:tcPr>
            <w:tcW w:w="1836" w:type="dxa"/>
            <w:shd w:val="clear" w:color="auto" w:fill="auto"/>
          </w:tcPr>
          <w:p w14:paraId="468A2C78" w14:textId="77777777" w:rsidR="00DB4D7E" w:rsidRPr="0005705F" w:rsidRDefault="00DB4D7E" w:rsidP="00A76ABC">
            <w:pPr>
              <w:spacing w:line="240" w:lineRule="atLeast"/>
              <w:jc w:val="left"/>
            </w:pPr>
            <w:r w:rsidRPr="0005705F">
              <w:rPr>
                <w:rFonts w:hint="eastAsia"/>
              </w:rPr>
              <w:t>零售价</w:t>
            </w:r>
          </w:p>
        </w:tc>
        <w:tc>
          <w:tcPr>
            <w:tcW w:w="2695" w:type="dxa"/>
            <w:shd w:val="clear" w:color="auto" w:fill="auto"/>
          </w:tcPr>
          <w:p w14:paraId="3DD8DF38" w14:textId="77777777" w:rsidR="00DB4D7E" w:rsidRPr="0005705F" w:rsidRDefault="00DB4D7E" w:rsidP="00A76ABC">
            <w:pPr>
              <w:spacing w:line="240" w:lineRule="atLeast"/>
              <w:jc w:val="left"/>
            </w:pPr>
            <w:r w:rsidRPr="0005705F">
              <w:rPr>
                <w:rFonts w:hint="eastAsia"/>
              </w:rPr>
              <w:t>F</w:t>
            </w:r>
            <w:r w:rsidRPr="0005705F">
              <w:t>_PriceRetail</w:t>
            </w:r>
          </w:p>
        </w:tc>
        <w:tc>
          <w:tcPr>
            <w:tcW w:w="2977" w:type="dxa"/>
            <w:shd w:val="clear" w:color="auto" w:fill="auto"/>
          </w:tcPr>
          <w:p w14:paraId="43F84933"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271D0BE9" w14:textId="77777777" w:rsidR="00DB4D7E" w:rsidRPr="0005705F" w:rsidRDefault="00DB4D7E" w:rsidP="00A76ABC">
            <w:pPr>
              <w:spacing w:line="240" w:lineRule="atLeast"/>
              <w:jc w:val="left"/>
            </w:pPr>
          </w:p>
        </w:tc>
        <w:tc>
          <w:tcPr>
            <w:tcW w:w="6349" w:type="dxa"/>
            <w:shd w:val="clear" w:color="auto" w:fill="auto"/>
          </w:tcPr>
          <w:p w14:paraId="205EB014" w14:textId="77777777" w:rsidR="00DB4D7E" w:rsidRPr="0005705F" w:rsidRDefault="00DB4D7E" w:rsidP="00A76ABC">
            <w:pPr>
              <w:spacing w:line="240" w:lineRule="atLeast"/>
              <w:jc w:val="left"/>
            </w:pPr>
          </w:p>
        </w:tc>
      </w:tr>
      <w:tr w:rsidR="00DB4D7E" w14:paraId="79BB866E" w14:textId="77777777" w:rsidTr="00E9787C">
        <w:trPr>
          <w:trHeight w:val="267"/>
        </w:trPr>
        <w:tc>
          <w:tcPr>
            <w:tcW w:w="1836" w:type="dxa"/>
            <w:shd w:val="clear" w:color="auto" w:fill="auto"/>
          </w:tcPr>
          <w:p w14:paraId="6AD5738D" w14:textId="77777777" w:rsidR="00DB4D7E" w:rsidRPr="0005705F" w:rsidRDefault="00DB4D7E" w:rsidP="00A76ABC">
            <w:pPr>
              <w:spacing w:line="240" w:lineRule="atLeast"/>
              <w:jc w:val="left"/>
            </w:pPr>
            <w:r w:rsidRPr="0005705F">
              <w:rPr>
                <w:rFonts w:hint="eastAsia"/>
              </w:rPr>
              <w:t>会员价</w:t>
            </w:r>
          </w:p>
        </w:tc>
        <w:tc>
          <w:tcPr>
            <w:tcW w:w="2695" w:type="dxa"/>
            <w:shd w:val="clear" w:color="auto" w:fill="auto"/>
          </w:tcPr>
          <w:p w14:paraId="19BEC8A8" w14:textId="77777777" w:rsidR="00DB4D7E" w:rsidRPr="0005705F" w:rsidRDefault="00DB4D7E" w:rsidP="00A76ABC">
            <w:pPr>
              <w:spacing w:line="240" w:lineRule="atLeast"/>
              <w:jc w:val="left"/>
            </w:pPr>
            <w:r w:rsidRPr="0005705F">
              <w:rPr>
                <w:rFonts w:hint="eastAsia"/>
              </w:rPr>
              <w:t>F</w:t>
            </w:r>
            <w:r w:rsidRPr="0005705F">
              <w:t>_PriceVIP</w:t>
            </w:r>
          </w:p>
        </w:tc>
        <w:tc>
          <w:tcPr>
            <w:tcW w:w="2977" w:type="dxa"/>
            <w:shd w:val="clear" w:color="auto" w:fill="auto"/>
          </w:tcPr>
          <w:p w14:paraId="4724A62E"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640801AF" w14:textId="77777777" w:rsidR="00DB4D7E" w:rsidRPr="0005705F" w:rsidRDefault="00DB4D7E" w:rsidP="00A76ABC">
            <w:pPr>
              <w:spacing w:line="240" w:lineRule="atLeast"/>
              <w:jc w:val="left"/>
            </w:pPr>
          </w:p>
        </w:tc>
        <w:tc>
          <w:tcPr>
            <w:tcW w:w="6349" w:type="dxa"/>
            <w:shd w:val="clear" w:color="auto" w:fill="auto"/>
          </w:tcPr>
          <w:p w14:paraId="223581A6" w14:textId="77777777" w:rsidR="00DB4D7E" w:rsidRPr="0005705F" w:rsidRDefault="00DB4D7E" w:rsidP="00A76ABC">
            <w:pPr>
              <w:spacing w:line="240" w:lineRule="atLeast"/>
              <w:jc w:val="left"/>
            </w:pPr>
          </w:p>
        </w:tc>
      </w:tr>
      <w:tr w:rsidR="00DB4D7E" w14:paraId="4BB94FC9" w14:textId="77777777" w:rsidTr="00E9787C">
        <w:trPr>
          <w:trHeight w:val="267"/>
        </w:trPr>
        <w:tc>
          <w:tcPr>
            <w:tcW w:w="1836" w:type="dxa"/>
            <w:shd w:val="clear" w:color="auto" w:fill="auto"/>
          </w:tcPr>
          <w:p w14:paraId="2A2134F4" w14:textId="77777777" w:rsidR="00DB4D7E" w:rsidRPr="0005705F" w:rsidRDefault="00DB4D7E" w:rsidP="00A76ABC">
            <w:pPr>
              <w:spacing w:line="240" w:lineRule="atLeast"/>
              <w:jc w:val="left"/>
            </w:pPr>
            <w:r w:rsidRPr="0005705F">
              <w:rPr>
                <w:rFonts w:hint="eastAsia"/>
              </w:rPr>
              <w:t>批发价</w:t>
            </w:r>
          </w:p>
        </w:tc>
        <w:tc>
          <w:tcPr>
            <w:tcW w:w="2695" w:type="dxa"/>
            <w:shd w:val="clear" w:color="auto" w:fill="auto"/>
          </w:tcPr>
          <w:p w14:paraId="56F94C61" w14:textId="77777777" w:rsidR="00DB4D7E" w:rsidRPr="0005705F" w:rsidRDefault="00DB4D7E" w:rsidP="00A76ABC">
            <w:pPr>
              <w:spacing w:line="240" w:lineRule="atLeast"/>
              <w:jc w:val="left"/>
            </w:pPr>
            <w:r w:rsidRPr="0005705F">
              <w:rPr>
                <w:rFonts w:hint="eastAsia"/>
              </w:rPr>
              <w:t>F</w:t>
            </w:r>
            <w:r w:rsidRPr="0005705F">
              <w:t>_PriceWholesale</w:t>
            </w:r>
          </w:p>
        </w:tc>
        <w:tc>
          <w:tcPr>
            <w:tcW w:w="2977" w:type="dxa"/>
            <w:shd w:val="clear" w:color="auto" w:fill="auto"/>
          </w:tcPr>
          <w:p w14:paraId="34F419FA"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13956583" w14:textId="77777777" w:rsidR="00DB4D7E" w:rsidRPr="0005705F" w:rsidRDefault="00DB4D7E" w:rsidP="00A76ABC">
            <w:pPr>
              <w:spacing w:line="240" w:lineRule="atLeast"/>
              <w:jc w:val="left"/>
            </w:pPr>
          </w:p>
        </w:tc>
        <w:tc>
          <w:tcPr>
            <w:tcW w:w="6349" w:type="dxa"/>
            <w:shd w:val="clear" w:color="auto" w:fill="auto"/>
          </w:tcPr>
          <w:p w14:paraId="65641653" w14:textId="77777777" w:rsidR="00DB4D7E" w:rsidRPr="0005705F" w:rsidRDefault="00DB4D7E" w:rsidP="00A76ABC">
            <w:pPr>
              <w:spacing w:line="240" w:lineRule="atLeast"/>
              <w:jc w:val="left"/>
            </w:pPr>
          </w:p>
        </w:tc>
      </w:tr>
      <w:tr w:rsidR="00DB4D7E" w14:paraId="6ACD8043" w14:textId="77777777" w:rsidTr="00E9787C">
        <w:trPr>
          <w:trHeight w:val="267"/>
        </w:trPr>
        <w:tc>
          <w:tcPr>
            <w:tcW w:w="1836" w:type="dxa"/>
            <w:shd w:val="clear" w:color="auto" w:fill="auto"/>
          </w:tcPr>
          <w:p w14:paraId="1F369F7F" w14:textId="77777777" w:rsidR="00DB4D7E" w:rsidRPr="0005705F" w:rsidRDefault="00DB4D7E" w:rsidP="00A76ABC">
            <w:pPr>
              <w:spacing w:line="240" w:lineRule="atLeast"/>
              <w:jc w:val="left"/>
            </w:pPr>
            <w:r w:rsidRPr="0005705F">
              <w:rPr>
                <w:rFonts w:hint="eastAsia"/>
              </w:rPr>
              <w:t>毛利率</w:t>
            </w:r>
          </w:p>
        </w:tc>
        <w:tc>
          <w:tcPr>
            <w:tcW w:w="2695" w:type="dxa"/>
            <w:shd w:val="clear" w:color="auto" w:fill="auto"/>
          </w:tcPr>
          <w:p w14:paraId="0D919DF0" w14:textId="77777777" w:rsidR="00DB4D7E" w:rsidRPr="0005705F" w:rsidRDefault="00DB4D7E" w:rsidP="00A76ABC">
            <w:pPr>
              <w:spacing w:line="240" w:lineRule="atLeast"/>
              <w:jc w:val="left"/>
            </w:pPr>
            <w:r w:rsidRPr="0005705F">
              <w:rPr>
                <w:rFonts w:hint="eastAsia"/>
              </w:rPr>
              <w:t>F</w:t>
            </w:r>
            <w:r w:rsidRPr="0005705F">
              <w:t>_RatioGrossMargin</w:t>
            </w:r>
          </w:p>
        </w:tc>
        <w:tc>
          <w:tcPr>
            <w:tcW w:w="2977" w:type="dxa"/>
            <w:shd w:val="clear" w:color="auto" w:fill="auto"/>
          </w:tcPr>
          <w:p w14:paraId="2664A8A7"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非负浮点数</w:t>
            </w:r>
          </w:p>
        </w:tc>
        <w:tc>
          <w:tcPr>
            <w:tcW w:w="1134" w:type="dxa"/>
            <w:shd w:val="clear" w:color="auto" w:fill="auto"/>
          </w:tcPr>
          <w:p w14:paraId="7EA6C570" w14:textId="77777777" w:rsidR="00DB4D7E" w:rsidRPr="0005705F" w:rsidRDefault="00DB4D7E" w:rsidP="00A76ABC">
            <w:pPr>
              <w:spacing w:line="240" w:lineRule="atLeast"/>
              <w:jc w:val="left"/>
            </w:pPr>
            <w:r w:rsidRPr="0005705F">
              <w:rPr>
                <w:rFonts w:hint="eastAsia"/>
              </w:rPr>
              <w:t>0.</w:t>
            </w:r>
            <w:r w:rsidRPr="0005705F">
              <w:t>0</w:t>
            </w:r>
          </w:p>
        </w:tc>
        <w:tc>
          <w:tcPr>
            <w:tcW w:w="6349" w:type="dxa"/>
            <w:shd w:val="clear" w:color="auto" w:fill="auto"/>
          </w:tcPr>
          <w:p w14:paraId="5EF1516C" w14:textId="77777777" w:rsidR="00DB4D7E" w:rsidRPr="0005705F" w:rsidRDefault="00DB4D7E" w:rsidP="00A76ABC">
            <w:pPr>
              <w:spacing w:line="240" w:lineRule="atLeast"/>
              <w:jc w:val="left"/>
            </w:pPr>
            <w:r w:rsidRPr="0005705F">
              <w:rPr>
                <w:rFonts w:hint="eastAsia"/>
              </w:rPr>
              <w:t>系统自动计算</w:t>
            </w:r>
          </w:p>
        </w:tc>
      </w:tr>
      <w:tr w:rsidR="00DB4D7E" w14:paraId="528697C7" w14:textId="77777777" w:rsidTr="00E9787C">
        <w:trPr>
          <w:trHeight w:val="267"/>
        </w:trPr>
        <w:tc>
          <w:tcPr>
            <w:tcW w:w="1836" w:type="dxa"/>
            <w:shd w:val="clear" w:color="auto" w:fill="auto"/>
          </w:tcPr>
          <w:p w14:paraId="68BE76FC" w14:textId="77777777" w:rsidR="00DB4D7E" w:rsidRPr="0005705F" w:rsidRDefault="00DB4D7E" w:rsidP="00A76ABC">
            <w:pPr>
              <w:spacing w:line="240" w:lineRule="atLeast"/>
              <w:jc w:val="left"/>
            </w:pPr>
            <w:r w:rsidRPr="0005705F">
              <w:rPr>
                <w:rFonts w:hint="eastAsia"/>
              </w:rPr>
              <w:t>保质期</w:t>
            </w:r>
          </w:p>
        </w:tc>
        <w:tc>
          <w:tcPr>
            <w:tcW w:w="2695" w:type="dxa"/>
            <w:shd w:val="clear" w:color="auto" w:fill="auto"/>
          </w:tcPr>
          <w:p w14:paraId="6DE78A12" w14:textId="77777777" w:rsidR="00DB4D7E" w:rsidRPr="0005705F" w:rsidRDefault="00DB4D7E" w:rsidP="00A76ABC">
            <w:pPr>
              <w:spacing w:line="240" w:lineRule="atLeast"/>
              <w:jc w:val="left"/>
            </w:pPr>
            <w:r w:rsidRPr="0005705F">
              <w:rPr>
                <w:rFonts w:hint="eastAsia"/>
              </w:rPr>
              <w:t>F</w:t>
            </w:r>
            <w:r w:rsidRPr="0005705F">
              <w:t>_ShelfLife</w:t>
            </w:r>
          </w:p>
        </w:tc>
        <w:tc>
          <w:tcPr>
            <w:tcW w:w="2977" w:type="dxa"/>
            <w:shd w:val="clear" w:color="auto" w:fill="auto"/>
          </w:tcPr>
          <w:p w14:paraId="66A8BD49"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szCs w:val="21"/>
              </w:rPr>
              <w:t xml:space="preserve">Int, </w:t>
            </w:r>
            <w:r w:rsidRPr="0005705F">
              <w:rPr>
                <w:rFonts w:ascii="微软雅黑" w:hAnsi="微软雅黑" w:hint="eastAsia"/>
                <w:szCs w:val="21"/>
              </w:rPr>
              <w:t>有效天数，自然数</w:t>
            </w:r>
          </w:p>
        </w:tc>
        <w:tc>
          <w:tcPr>
            <w:tcW w:w="1134" w:type="dxa"/>
            <w:shd w:val="clear" w:color="auto" w:fill="auto"/>
          </w:tcPr>
          <w:p w14:paraId="72729752" w14:textId="77777777" w:rsidR="00DB4D7E" w:rsidRPr="0005705F" w:rsidRDefault="00DB4D7E" w:rsidP="00A76ABC">
            <w:pPr>
              <w:spacing w:line="240" w:lineRule="atLeast"/>
              <w:jc w:val="left"/>
            </w:pPr>
          </w:p>
        </w:tc>
        <w:tc>
          <w:tcPr>
            <w:tcW w:w="6349" w:type="dxa"/>
            <w:shd w:val="clear" w:color="auto" w:fill="auto"/>
          </w:tcPr>
          <w:p w14:paraId="31242405" w14:textId="77777777" w:rsidR="00DB4D7E" w:rsidRPr="0005705F" w:rsidRDefault="00DB4D7E" w:rsidP="00A76ABC">
            <w:pPr>
              <w:spacing w:line="240" w:lineRule="atLeast"/>
              <w:jc w:val="left"/>
            </w:pPr>
          </w:p>
        </w:tc>
      </w:tr>
      <w:tr w:rsidR="00DB4D7E" w14:paraId="4CB206A4" w14:textId="77777777" w:rsidTr="00E9787C">
        <w:trPr>
          <w:trHeight w:val="267"/>
        </w:trPr>
        <w:tc>
          <w:tcPr>
            <w:tcW w:w="1836" w:type="dxa"/>
            <w:shd w:val="clear" w:color="auto" w:fill="auto"/>
          </w:tcPr>
          <w:p w14:paraId="10797D78" w14:textId="77777777" w:rsidR="00DB4D7E" w:rsidRPr="0005705F" w:rsidRDefault="00DB4D7E" w:rsidP="00A76ABC">
            <w:pPr>
              <w:spacing w:line="240" w:lineRule="atLeast"/>
              <w:jc w:val="left"/>
            </w:pPr>
            <w:r w:rsidRPr="0005705F">
              <w:rPr>
                <w:rFonts w:hint="eastAsia"/>
              </w:rPr>
              <w:t>退货天数</w:t>
            </w:r>
          </w:p>
        </w:tc>
        <w:tc>
          <w:tcPr>
            <w:tcW w:w="2695" w:type="dxa"/>
            <w:shd w:val="clear" w:color="auto" w:fill="auto"/>
          </w:tcPr>
          <w:p w14:paraId="1FCF25B5" w14:textId="77777777" w:rsidR="00DB4D7E" w:rsidRPr="0005705F" w:rsidRDefault="00DB4D7E" w:rsidP="00A76ABC">
            <w:pPr>
              <w:spacing w:line="240" w:lineRule="atLeast"/>
              <w:jc w:val="left"/>
            </w:pPr>
            <w:r w:rsidRPr="0005705F">
              <w:rPr>
                <w:rFonts w:hint="eastAsia"/>
              </w:rPr>
              <w:t>F</w:t>
            </w:r>
            <w:r w:rsidRPr="0005705F">
              <w:t>_ReturnDays</w:t>
            </w:r>
          </w:p>
        </w:tc>
        <w:tc>
          <w:tcPr>
            <w:tcW w:w="2977" w:type="dxa"/>
            <w:shd w:val="clear" w:color="auto" w:fill="auto"/>
          </w:tcPr>
          <w:p w14:paraId="68E664AC" w14:textId="77777777" w:rsidR="00DB4D7E" w:rsidRPr="0005705F" w:rsidRDefault="00DB4D7E" w:rsidP="00A76ABC">
            <w:pPr>
              <w:spacing w:line="240" w:lineRule="atLeast"/>
              <w:jc w:val="left"/>
              <w:rPr>
                <w:rFonts w:ascii="微软雅黑" w:hAnsi="微软雅黑"/>
                <w:szCs w:val="21"/>
              </w:rPr>
            </w:pPr>
            <w:r w:rsidRPr="0005705F">
              <w:rPr>
                <w:rFonts w:ascii="微软雅黑" w:hAnsi="微软雅黑" w:hint="eastAsia"/>
                <w:szCs w:val="21"/>
              </w:rPr>
              <w:t>非负整数</w:t>
            </w:r>
          </w:p>
        </w:tc>
        <w:tc>
          <w:tcPr>
            <w:tcW w:w="1134" w:type="dxa"/>
            <w:shd w:val="clear" w:color="auto" w:fill="auto"/>
          </w:tcPr>
          <w:p w14:paraId="69B1051B" w14:textId="77777777" w:rsidR="00DB4D7E" w:rsidRPr="0005705F" w:rsidRDefault="00DB4D7E" w:rsidP="00A76ABC">
            <w:pPr>
              <w:spacing w:line="240" w:lineRule="atLeast"/>
              <w:jc w:val="left"/>
            </w:pPr>
            <w:r w:rsidRPr="0005705F">
              <w:rPr>
                <w:rFonts w:hint="eastAsia"/>
              </w:rPr>
              <w:t>0</w:t>
            </w:r>
          </w:p>
        </w:tc>
        <w:tc>
          <w:tcPr>
            <w:tcW w:w="6349" w:type="dxa"/>
            <w:shd w:val="clear" w:color="auto" w:fill="auto"/>
          </w:tcPr>
          <w:p w14:paraId="471DC8DB" w14:textId="77777777" w:rsidR="00DB4D7E" w:rsidRPr="0005705F" w:rsidRDefault="00DB4D7E" w:rsidP="00A76ABC">
            <w:pPr>
              <w:spacing w:line="240" w:lineRule="atLeast"/>
              <w:jc w:val="left"/>
            </w:pPr>
            <w:r w:rsidRPr="0005705F">
              <w:t>0</w:t>
            </w:r>
            <w:r w:rsidRPr="0005705F">
              <w:rPr>
                <w:rFonts w:hint="eastAsia"/>
              </w:rPr>
              <w:t>=</w:t>
            </w:r>
            <w:r w:rsidRPr="0005705F">
              <w:rPr>
                <w:rFonts w:hint="eastAsia"/>
              </w:rPr>
              <w:t>不可退货。</w:t>
            </w:r>
          </w:p>
          <w:p w14:paraId="5CAF508D" w14:textId="77777777" w:rsidR="00DB4D7E" w:rsidRPr="0005705F" w:rsidRDefault="00DB4D7E" w:rsidP="00A76ABC">
            <w:pPr>
              <w:spacing w:line="240" w:lineRule="atLeast"/>
              <w:jc w:val="left"/>
            </w:pPr>
            <w:r w:rsidRPr="0005705F">
              <w:rPr>
                <w:rFonts w:hint="eastAsia"/>
              </w:rPr>
              <w:t>其它正数</w:t>
            </w:r>
            <w:r w:rsidRPr="0005705F">
              <w:rPr>
                <w:rFonts w:hint="eastAsia"/>
              </w:rPr>
              <w:t>N=</w:t>
            </w:r>
            <w:r w:rsidRPr="0005705F">
              <w:t>N</w:t>
            </w:r>
            <w:r w:rsidRPr="0005705F">
              <w:rPr>
                <w:rFonts w:hint="eastAsia"/>
              </w:rPr>
              <w:t>天内可以退货</w:t>
            </w:r>
          </w:p>
        </w:tc>
      </w:tr>
      <w:tr w:rsidR="00DB4D7E" w14:paraId="73BAD3B1" w14:textId="77777777" w:rsidTr="00E9787C">
        <w:trPr>
          <w:trHeight w:val="255"/>
        </w:trPr>
        <w:tc>
          <w:tcPr>
            <w:tcW w:w="1836" w:type="dxa"/>
            <w:shd w:val="clear" w:color="auto" w:fill="auto"/>
          </w:tcPr>
          <w:p w14:paraId="64B59E1D" w14:textId="77777777" w:rsidR="00DB4D7E" w:rsidRPr="00F20294" w:rsidRDefault="00DB4D7E" w:rsidP="00A76ABC">
            <w:pPr>
              <w:spacing w:line="240" w:lineRule="atLeast"/>
              <w:jc w:val="left"/>
              <w:rPr>
                <w:strike/>
              </w:rPr>
            </w:pPr>
            <w:r w:rsidRPr="00F20294">
              <w:rPr>
                <w:rFonts w:hint="eastAsia"/>
                <w:strike/>
              </w:rPr>
              <w:t>是否赠送商品？？？</w:t>
            </w:r>
          </w:p>
        </w:tc>
        <w:tc>
          <w:tcPr>
            <w:tcW w:w="2695" w:type="dxa"/>
            <w:shd w:val="clear" w:color="auto" w:fill="auto"/>
          </w:tcPr>
          <w:p w14:paraId="267FA4E4" w14:textId="77777777" w:rsidR="00DB4D7E" w:rsidRPr="00F20294" w:rsidRDefault="00DB4D7E" w:rsidP="00A76ABC">
            <w:pPr>
              <w:spacing w:line="240" w:lineRule="atLeast"/>
              <w:jc w:val="left"/>
              <w:rPr>
                <w:strike/>
              </w:rPr>
            </w:pPr>
            <w:r w:rsidRPr="00F20294">
              <w:rPr>
                <w:rFonts w:hint="eastAsia"/>
                <w:strike/>
              </w:rPr>
              <w:t>F</w:t>
            </w:r>
            <w:r w:rsidRPr="00F20294">
              <w:rPr>
                <w:strike/>
              </w:rPr>
              <w:t>_IsGift</w:t>
            </w:r>
          </w:p>
        </w:tc>
        <w:tc>
          <w:tcPr>
            <w:tcW w:w="2977" w:type="dxa"/>
            <w:shd w:val="clear" w:color="auto" w:fill="auto"/>
          </w:tcPr>
          <w:p w14:paraId="09E576F4" w14:textId="77777777" w:rsidR="00DB4D7E" w:rsidRPr="00F20294" w:rsidRDefault="00DB4D7E"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auto"/>
          </w:tcPr>
          <w:p w14:paraId="431123FD" w14:textId="77777777" w:rsidR="00DB4D7E" w:rsidRPr="00F20294" w:rsidRDefault="00DB4D7E" w:rsidP="00A76ABC">
            <w:pPr>
              <w:spacing w:line="240" w:lineRule="atLeast"/>
              <w:jc w:val="left"/>
              <w:rPr>
                <w:strike/>
              </w:rPr>
            </w:pPr>
          </w:p>
        </w:tc>
        <w:tc>
          <w:tcPr>
            <w:tcW w:w="6349" w:type="dxa"/>
            <w:shd w:val="clear" w:color="auto" w:fill="auto"/>
          </w:tcPr>
          <w:p w14:paraId="039E8757" w14:textId="77777777" w:rsidR="00DB4D7E" w:rsidRPr="00F20294" w:rsidRDefault="00F20294" w:rsidP="00A76ABC">
            <w:pPr>
              <w:spacing w:line="240" w:lineRule="atLeast"/>
              <w:jc w:val="left"/>
              <w:rPr>
                <w:strike/>
              </w:rPr>
            </w:pPr>
            <w:r>
              <w:rPr>
                <w:rFonts w:hint="eastAsia"/>
                <w:strike/>
              </w:rPr>
              <w:t>本字段已经删除，但</w:t>
            </w:r>
            <w:r>
              <w:rPr>
                <w:rFonts w:hint="eastAsia"/>
                <w:strike/>
              </w:rPr>
              <w:t>J</w:t>
            </w:r>
            <w:r>
              <w:rPr>
                <w:strike/>
              </w:rPr>
              <w:t>ava</w:t>
            </w:r>
            <w:r>
              <w:rPr>
                <w:rFonts w:hint="eastAsia"/>
                <w:strike/>
              </w:rPr>
              <w:t>层未需要修改</w:t>
            </w:r>
          </w:p>
        </w:tc>
      </w:tr>
    </w:tbl>
    <w:p w14:paraId="61582B41" w14:textId="77777777" w:rsidR="003C6630" w:rsidRPr="00DB4D7E" w:rsidRDefault="003C6630" w:rsidP="00A76ABC">
      <w:pPr>
        <w:spacing w:line="240" w:lineRule="atLeast"/>
        <w:jc w:val="left"/>
        <w:rPr>
          <w:shd w:val="clear" w:color="auto" w:fill="FFFF00"/>
        </w:rPr>
      </w:pPr>
    </w:p>
    <w:p w14:paraId="0E80437E" w14:textId="77777777" w:rsidR="008B7E94" w:rsidRPr="008B7E94" w:rsidRDefault="008B7E94" w:rsidP="00A76ABC">
      <w:pPr>
        <w:spacing w:line="240" w:lineRule="atLeast"/>
        <w:jc w:val="left"/>
      </w:pPr>
    </w:p>
    <w:p w14:paraId="69A9FB4F" w14:textId="77777777" w:rsidR="009E452E" w:rsidRDefault="00D67AD0" w:rsidP="00A76ABC">
      <w:pPr>
        <w:pStyle w:val="4"/>
        <w:spacing w:line="240" w:lineRule="atLeast"/>
        <w:jc w:val="left"/>
      </w:pPr>
      <w:bookmarkStart w:id="163" w:name="OLE_LINK1"/>
      <w:bookmarkStart w:id="164" w:name="OLE_LINK2"/>
      <w:r>
        <w:rPr>
          <w:rFonts w:hint="eastAsia"/>
        </w:rPr>
        <w:t>商品</w:t>
      </w:r>
      <w:r>
        <w:rPr>
          <w:rFonts w:hint="eastAsia"/>
        </w:rPr>
        <w:t>T</w:t>
      </w:r>
      <w:r>
        <w:t>_Commodity</w:t>
      </w:r>
      <w:bookmarkEnd w:id="163"/>
      <w:bookmarkEnd w:id="164"/>
    </w:p>
    <w:p w14:paraId="391AEAEE" w14:textId="77777777" w:rsidR="00A63E72" w:rsidRDefault="00A63E72" w:rsidP="00A76ABC">
      <w:pPr>
        <w:spacing w:line="240" w:lineRule="atLeast"/>
      </w:pPr>
      <w:r>
        <w:rPr>
          <w:rFonts w:hint="eastAsia"/>
        </w:rPr>
        <w:t>重要规则：</w:t>
      </w:r>
    </w:p>
    <w:p w14:paraId="58B36F25" w14:textId="77777777" w:rsidR="00A63E72" w:rsidRDefault="00A63E72" w:rsidP="00787588">
      <w:pPr>
        <w:pStyle w:val="af1"/>
        <w:numPr>
          <w:ilvl w:val="0"/>
          <w:numId w:val="33"/>
        </w:numPr>
        <w:spacing w:line="240" w:lineRule="atLeast"/>
        <w:ind w:firstLineChars="0"/>
      </w:pPr>
      <w:r w:rsidRPr="00A63E72">
        <w:rPr>
          <w:rFonts w:hint="eastAsia"/>
        </w:rPr>
        <w:t>默认多包装商品只有一个条形码</w:t>
      </w:r>
      <w:r>
        <w:rPr>
          <w:rFonts w:hint="eastAsia"/>
        </w:rPr>
        <w:t>。</w:t>
      </w:r>
    </w:p>
    <w:p w14:paraId="76BBD19A" w14:textId="77777777" w:rsidR="00FD2922" w:rsidRPr="00A63E72" w:rsidRDefault="00FD2922" w:rsidP="00787588">
      <w:pPr>
        <w:pStyle w:val="af1"/>
        <w:numPr>
          <w:ilvl w:val="0"/>
          <w:numId w:val="33"/>
        </w:numPr>
        <w:spacing w:line="240" w:lineRule="atLeast"/>
        <w:ind w:firstLineChars="0"/>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9E452E" w14:paraId="68B31B5A" w14:textId="77777777">
        <w:trPr>
          <w:trHeight w:val="255"/>
        </w:trPr>
        <w:tc>
          <w:tcPr>
            <w:tcW w:w="1836" w:type="dxa"/>
            <w:shd w:val="clear" w:color="auto" w:fill="FF0000"/>
          </w:tcPr>
          <w:p w14:paraId="1E65081E" w14:textId="77777777" w:rsidR="009E452E" w:rsidRDefault="00D67AD0" w:rsidP="00A76ABC">
            <w:pPr>
              <w:spacing w:line="240" w:lineRule="atLeast"/>
              <w:jc w:val="left"/>
              <w:rPr>
                <w:color w:val="FFFFFF" w:themeColor="background1"/>
              </w:rPr>
            </w:pPr>
            <w:bookmarkStart w:id="165" w:name="_Hlk508102304"/>
            <w:r>
              <w:rPr>
                <w:rFonts w:hint="eastAsia"/>
                <w:color w:val="FFFFFF" w:themeColor="background1"/>
              </w:rPr>
              <w:t>数据项</w:t>
            </w:r>
          </w:p>
        </w:tc>
        <w:tc>
          <w:tcPr>
            <w:tcW w:w="2695" w:type="dxa"/>
            <w:shd w:val="clear" w:color="auto" w:fill="FF0000"/>
          </w:tcPr>
          <w:p w14:paraId="24F53474"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6DE9F98A"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4417143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446EC61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5D183A3" w14:textId="77777777">
        <w:trPr>
          <w:trHeight w:val="267"/>
        </w:trPr>
        <w:tc>
          <w:tcPr>
            <w:tcW w:w="1836" w:type="dxa"/>
            <w:shd w:val="clear" w:color="auto" w:fill="FFFFFF" w:themeFill="background1"/>
          </w:tcPr>
          <w:p w14:paraId="3A2D3D36" w14:textId="77777777" w:rsidR="009E452E" w:rsidRDefault="00D67AD0" w:rsidP="00A76ABC">
            <w:pPr>
              <w:spacing w:line="240" w:lineRule="atLeast"/>
              <w:jc w:val="left"/>
            </w:pPr>
            <w:r>
              <w:rPr>
                <w:rFonts w:hint="eastAsia"/>
              </w:rPr>
              <w:t>商品</w:t>
            </w:r>
            <w:r>
              <w:rPr>
                <w:rFonts w:hint="eastAsia"/>
              </w:rPr>
              <w:t>I</w:t>
            </w:r>
            <w:r>
              <w:t>D</w:t>
            </w:r>
          </w:p>
        </w:tc>
        <w:tc>
          <w:tcPr>
            <w:tcW w:w="2695" w:type="dxa"/>
            <w:shd w:val="clear" w:color="auto" w:fill="FFFFFF" w:themeFill="background1"/>
          </w:tcPr>
          <w:p w14:paraId="74922192" w14:textId="77777777" w:rsidR="009E452E" w:rsidRDefault="00D67AD0" w:rsidP="00A76ABC">
            <w:pPr>
              <w:spacing w:line="240" w:lineRule="atLeast"/>
              <w:jc w:val="left"/>
            </w:pPr>
            <w:r>
              <w:rPr>
                <w:rFonts w:hint="eastAsia"/>
              </w:rPr>
              <w:t>F_</w:t>
            </w:r>
            <w:r>
              <w:t>ID</w:t>
            </w:r>
          </w:p>
        </w:tc>
        <w:tc>
          <w:tcPr>
            <w:tcW w:w="2977" w:type="dxa"/>
            <w:shd w:val="clear" w:color="auto" w:fill="FFFFFF" w:themeFill="background1"/>
          </w:tcPr>
          <w:p w14:paraId="251EDFE4" w14:textId="77777777" w:rsidR="009E452E" w:rsidRDefault="00D67AD0" w:rsidP="00A76ABC">
            <w:pPr>
              <w:spacing w:line="240" w:lineRule="atLeast"/>
              <w:jc w:val="left"/>
            </w:pPr>
            <w:r>
              <w:t>INT NOT NULL</w:t>
            </w:r>
          </w:p>
        </w:tc>
        <w:tc>
          <w:tcPr>
            <w:tcW w:w="1134" w:type="dxa"/>
            <w:shd w:val="clear" w:color="auto" w:fill="FFFFFF" w:themeFill="background1"/>
          </w:tcPr>
          <w:p w14:paraId="2C7FFF6D" w14:textId="77777777" w:rsidR="009E452E" w:rsidRDefault="009E452E" w:rsidP="00A76ABC">
            <w:pPr>
              <w:spacing w:line="240" w:lineRule="atLeast"/>
              <w:jc w:val="left"/>
            </w:pPr>
          </w:p>
        </w:tc>
        <w:tc>
          <w:tcPr>
            <w:tcW w:w="6349" w:type="dxa"/>
            <w:shd w:val="clear" w:color="auto" w:fill="FFFFFF" w:themeFill="background1"/>
          </w:tcPr>
          <w:p w14:paraId="4576CB05" w14:textId="77777777" w:rsidR="009E452E" w:rsidRDefault="00D67AD0" w:rsidP="00A76ABC">
            <w:pPr>
              <w:spacing w:line="240" w:lineRule="atLeast"/>
              <w:jc w:val="left"/>
            </w:pPr>
            <w:r>
              <w:t>PRIMARY KEY</w:t>
            </w:r>
            <w:r>
              <w:rPr>
                <w:rFonts w:hint="eastAsia"/>
              </w:rPr>
              <w:t>，自增</w:t>
            </w:r>
            <w:r>
              <w:rPr>
                <w:rFonts w:hint="eastAsia"/>
              </w:rPr>
              <w:t>1</w:t>
            </w:r>
            <w:r>
              <w:rPr>
                <w:rFonts w:hint="eastAsia"/>
              </w:rPr>
              <w:t>。</w:t>
            </w:r>
          </w:p>
          <w:p w14:paraId="79575129" w14:textId="77777777" w:rsidR="009E452E" w:rsidRDefault="00D67AD0" w:rsidP="00A76ABC">
            <w:pPr>
              <w:spacing w:line="240" w:lineRule="atLeast"/>
              <w:jc w:val="left"/>
            </w:pPr>
            <w:r>
              <w:rPr>
                <w:rFonts w:hint="eastAsia"/>
              </w:rPr>
              <w:t>针对某公司的某个商品的惟一标识。该公司可多门店</w:t>
            </w:r>
          </w:p>
        </w:tc>
      </w:tr>
      <w:tr w:rsidR="009E452E" w14:paraId="1A50BCD0" w14:textId="77777777">
        <w:trPr>
          <w:trHeight w:val="267"/>
        </w:trPr>
        <w:tc>
          <w:tcPr>
            <w:tcW w:w="1836" w:type="dxa"/>
            <w:shd w:val="clear" w:color="auto" w:fill="FFFFFF" w:themeFill="background1"/>
          </w:tcPr>
          <w:p w14:paraId="71B3D3DC" w14:textId="77777777" w:rsidR="009E452E" w:rsidRDefault="00D67AD0" w:rsidP="00A76ABC">
            <w:pPr>
              <w:spacing w:line="240" w:lineRule="atLeast"/>
              <w:jc w:val="left"/>
            </w:pPr>
            <w:r>
              <w:rPr>
                <w:rFonts w:hint="eastAsia"/>
              </w:rPr>
              <w:t>商品状态</w:t>
            </w:r>
          </w:p>
        </w:tc>
        <w:tc>
          <w:tcPr>
            <w:tcW w:w="2695" w:type="dxa"/>
            <w:shd w:val="clear" w:color="auto" w:fill="FFFFFF" w:themeFill="background1"/>
          </w:tcPr>
          <w:p w14:paraId="1AD3A259" w14:textId="77777777" w:rsidR="009E452E" w:rsidRDefault="00D67AD0" w:rsidP="00A76ABC">
            <w:pPr>
              <w:spacing w:line="240" w:lineRule="atLeast"/>
              <w:jc w:val="left"/>
            </w:pPr>
            <w:r>
              <w:rPr>
                <w:rFonts w:hint="eastAsia"/>
              </w:rPr>
              <w:t>F</w:t>
            </w:r>
            <w:r>
              <w:t>_</w:t>
            </w:r>
            <w:r>
              <w:rPr>
                <w:rFonts w:hint="eastAsia"/>
              </w:rPr>
              <w:t>S</w:t>
            </w:r>
            <w:r>
              <w:t>tatus</w:t>
            </w:r>
          </w:p>
        </w:tc>
        <w:tc>
          <w:tcPr>
            <w:tcW w:w="2977" w:type="dxa"/>
            <w:shd w:val="clear" w:color="auto" w:fill="FFFFFF" w:themeFill="background1"/>
          </w:tcPr>
          <w:p w14:paraId="4407FAE3" w14:textId="77777777" w:rsidR="009E452E" w:rsidRDefault="00D67AD0" w:rsidP="00A76ABC">
            <w:pPr>
              <w:spacing w:line="240" w:lineRule="atLeast"/>
              <w:jc w:val="left"/>
            </w:pPr>
            <w:r>
              <w:t>INT NOT NULL</w:t>
            </w:r>
          </w:p>
        </w:tc>
        <w:tc>
          <w:tcPr>
            <w:tcW w:w="1134" w:type="dxa"/>
            <w:shd w:val="clear" w:color="auto" w:fill="FFFFFF" w:themeFill="background1"/>
          </w:tcPr>
          <w:p w14:paraId="0130A60B" w14:textId="77777777" w:rsidR="009E452E" w:rsidRDefault="00D67AD0" w:rsidP="00A76ABC">
            <w:pPr>
              <w:spacing w:line="240" w:lineRule="atLeast"/>
              <w:jc w:val="left"/>
            </w:pPr>
            <w:r>
              <w:t>0</w:t>
            </w:r>
          </w:p>
        </w:tc>
        <w:tc>
          <w:tcPr>
            <w:tcW w:w="6349" w:type="dxa"/>
            <w:shd w:val="clear" w:color="auto" w:fill="FFFFFF" w:themeFill="background1"/>
          </w:tcPr>
          <w:p w14:paraId="425EA3BA" w14:textId="77777777" w:rsidR="00D86284" w:rsidRDefault="00D67AD0" w:rsidP="00A76ABC">
            <w:pPr>
              <w:spacing w:line="240" w:lineRule="atLeast"/>
              <w:jc w:val="left"/>
            </w:pPr>
            <w:r>
              <w:rPr>
                <w:rFonts w:hint="eastAsia"/>
              </w:rPr>
              <w:t>1=</w:t>
            </w:r>
            <w:r>
              <w:rPr>
                <w:rFonts w:hint="eastAsia"/>
              </w:rPr>
              <w:t>预淘汰商品，</w:t>
            </w:r>
            <w:r>
              <w:rPr>
                <w:rFonts w:hint="eastAsia"/>
              </w:rPr>
              <w:t>0=</w:t>
            </w:r>
            <w:r>
              <w:rPr>
                <w:rFonts w:hint="eastAsia"/>
              </w:rPr>
              <w:t>非预淘汰商品。生成采购建议时，如果此值为</w:t>
            </w:r>
            <w:r>
              <w:rPr>
                <w:rFonts w:hint="eastAsia"/>
              </w:rPr>
              <w:t>1</w:t>
            </w:r>
            <w:r>
              <w:rPr>
                <w:rFonts w:hint="eastAsia"/>
              </w:rPr>
              <w:t>，一定不考虑采购。</w:t>
            </w:r>
          </w:p>
          <w:p w14:paraId="43BBE519" w14:textId="77777777" w:rsidR="009E452E" w:rsidRDefault="00D67AD0" w:rsidP="00A76ABC">
            <w:pPr>
              <w:spacing w:line="240" w:lineRule="atLeast"/>
              <w:jc w:val="left"/>
            </w:pPr>
            <w:r>
              <w:rPr>
                <w:rFonts w:hint="eastAsia"/>
              </w:rPr>
              <w:t>2=</w:t>
            </w:r>
            <w:r>
              <w:rPr>
                <w:rFonts w:hint="eastAsia"/>
              </w:rPr>
              <w:t>已删除。代表该商品已经删除</w:t>
            </w:r>
            <w:r w:rsidR="00D86284">
              <w:rPr>
                <w:rFonts w:hint="eastAsia"/>
              </w:rPr>
              <w:t>。商品之所以有</w:t>
            </w:r>
            <w:r w:rsidR="00D86284">
              <w:rPr>
                <w:rFonts w:hint="eastAsia"/>
              </w:rPr>
              <w:t>2</w:t>
            </w:r>
            <w:r w:rsidR="00D86284">
              <w:rPr>
                <w:rFonts w:hint="eastAsia"/>
              </w:rPr>
              <w:t>这个状态，是因为它曾经参与零售、采购等行为，形成了历史记录。我们的产品需要随时查询得到这种历史记录</w:t>
            </w:r>
          </w:p>
        </w:tc>
      </w:tr>
      <w:tr w:rsidR="009E452E" w14:paraId="63295C38" w14:textId="77777777" w:rsidTr="0091509C">
        <w:trPr>
          <w:trHeight w:val="267"/>
        </w:trPr>
        <w:tc>
          <w:tcPr>
            <w:tcW w:w="1836" w:type="dxa"/>
            <w:shd w:val="clear" w:color="auto" w:fill="FFFFFF" w:themeFill="background1"/>
          </w:tcPr>
          <w:p w14:paraId="26682B0A" w14:textId="77777777" w:rsidR="009E452E" w:rsidRDefault="00D67AD0" w:rsidP="00A76ABC">
            <w:pPr>
              <w:spacing w:line="240" w:lineRule="atLeast"/>
              <w:jc w:val="left"/>
            </w:pPr>
            <w:r>
              <w:rPr>
                <w:rFonts w:hint="eastAsia"/>
              </w:rPr>
              <w:t>商品名称</w:t>
            </w:r>
          </w:p>
        </w:tc>
        <w:tc>
          <w:tcPr>
            <w:tcW w:w="2695" w:type="dxa"/>
            <w:shd w:val="clear" w:color="auto" w:fill="FFFFFF" w:themeFill="background1"/>
          </w:tcPr>
          <w:p w14:paraId="0547F04F" w14:textId="77777777" w:rsidR="009E452E" w:rsidRDefault="00D67AD0" w:rsidP="00A76ABC">
            <w:pPr>
              <w:spacing w:line="240" w:lineRule="atLeast"/>
              <w:jc w:val="left"/>
            </w:pPr>
            <w:r>
              <w:rPr>
                <w:rFonts w:hint="eastAsia"/>
              </w:rPr>
              <w:t>F</w:t>
            </w:r>
            <w:r>
              <w:t>_Name</w:t>
            </w:r>
          </w:p>
        </w:tc>
        <w:tc>
          <w:tcPr>
            <w:tcW w:w="2977" w:type="dxa"/>
            <w:shd w:val="clear" w:color="auto" w:fill="FFFFFF" w:themeFill="background1"/>
          </w:tcPr>
          <w:p w14:paraId="33DAB9BA" w14:textId="77777777" w:rsidR="009E452E" w:rsidRDefault="00D67AD0" w:rsidP="00A76ABC">
            <w:pPr>
              <w:spacing w:line="240" w:lineRule="atLeast"/>
              <w:jc w:val="left"/>
              <w:rPr>
                <w:rFonts w:ascii="微软雅黑" w:hAnsi="微软雅黑"/>
                <w:szCs w:val="21"/>
              </w:rPr>
            </w:pPr>
            <w:bookmarkStart w:id="166" w:name="OLE_LINK45"/>
            <w:bookmarkStart w:id="167" w:name="OLE_LINK46"/>
            <w:bookmarkStart w:id="168" w:name="OLE_LINK47"/>
            <w:bookmarkStart w:id="169" w:name="OLE_LINK48"/>
            <w:r>
              <w:rPr>
                <w:rFonts w:ascii="微软雅黑" w:hAnsi="微软雅黑" w:hint="eastAsia"/>
                <w:szCs w:val="21"/>
              </w:rPr>
              <w:t>允许以</w:t>
            </w:r>
            <w:r w:rsidR="0091509C" w:rsidRPr="0091509C">
              <w:rPr>
                <w:rFonts w:ascii="微软雅黑" w:hAnsi="微软雅黑"/>
                <w:szCs w:val="21"/>
              </w:rPr>
              <w:t>()（）-—_</w:t>
            </w:r>
            <w:r w:rsidR="0091509C">
              <w:rPr>
                <w:rFonts w:ascii="微软雅黑" w:hAnsi="微软雅黑" w:hint="eastAsia"/>
                <w:szCs w:val="21"/>
              </w:rPr>
              <w:t>、</w:t>
            </w:r>
            <w:r>
              <w:rPr>
                <w:rFonts w:ascii="微软雅黑" w:hAnsi="微软雅黑" w:hint="eastAsia"/>
                <w:szCs w:val="21"/>
              </w:rPr>
              <w:t>中英数值、空格形式出现，</w:t>
            </w:r>
            <w:r w:rsidR="00C34B1E">
              <w:rPr>
                <w:rFonts w:ascii="微软雅黑" w:hAnsi="微软雅黑" w:hint="eastAsia"/>
                <w:szCs w:val="21"/>
              </w:rPr>
              <w:t>只</w:t>
            </w:r>
            <w:r>
              <w:rPr>
                <w:rFonts w:ascii="微软雅黑" w:hAnsi="微软雅黑" w:hint="eastAsia"/>
                <w:szCs w:val="21"/>
              </w:rPr>
              <w:t>允许</w:t>
            </w:r>
            <w:r w:rsidR="00C34B1E">
              <w:rPr>
                <w:rFonts w:ascii="微软雅黑" w:hAnsi="微软雅黑" w:hint="eastAsia"/>
                <w:szCs w:val="21"/>
              </w:rPr>
              <w:t>中间</w:t>
            </w:r>
            <w:r>
              <w:rPr>
                <w:rFonts w:ascii="微软雅黑" w:hAnsi="微软雅黑"/>
                <w:szCs w:val="21"/>
              </w:rPr>
              <w:t>使</w:t>
            </w:r>
            <w:r>
              <w:rPr>
                <w:rFonts w:ascii="微软雅黑" w:hAnsi="微软雅黑" w:hint="eastAsia"/>
                <w:szCs w:val="21"/>
              </w:rPr>
              <w:t>用空格（商品名字</w:t>
            </w:r>
            <w:r w:rsidR="00187ACF" w:rsidRPr="00187ACF">
              <w:rPr>
                <w:rFonts w:ascii="微软雅黑" w:hAnsi="微软雅黑" w:hint="eastAsia"/>
                <w:szCs w:val="21"/>
                <w:shd w:val="clear" w:color="auto" w:fill="FF0000"/>
              </w:rPr>
              <w:t>不</w:t>
            </w:r>
            <w:r>
              <w:rPr>
                <w:rFonts w:ascii="微软雅黑" w:hAnsi="微软雅黑" w:hint="eastAsia"/>
                <w:szCs w:val="21"/>
              </w:rPr>
              <w:t>允许重复），长度(</w:t>
            </w:r>
            <w:r>
              <w:rPr>
                <w:rFonts w:ascii="微软雅黑" w:hAnsi="微软雅黑"/>
                <w:szCs w:val="21"/>
              </w:rPr>
              <w:t>0, 32]</w:t>
            </w:r>
            <w:bookmarkEnd w:id="166"/>
            <w:bookmarkEnd w:id="167"/>
            <w:bookmarkEnd w:id="168"/>
            <w:bookmarkEnd w:id="169"/>
          </w:p>
        </w:tc>
        <w:tc>
          <w:tcPr>
            <w:tcW w:w="1134" w:type="dxa"/>
            <w:shd w:val="clear" w:color="auto" w:fill="FFFFFF" w:themeFill="background1"/>
          </w:tcPr>
          <w:p w14:paraId="6913E2CB" w14:textId="77777777" w:rsidR="009E452E" w:rsidRDefault="009E452E" w:rsidP="00A76ABC">
            <w:pPr>
              <w:spacing w:line="240" w:lineRule="atLeast"/>
              <w:jc w:val="left"/>
            </w:pPr>
          </w:p>
        </w:tc>
        <w:tc>
          <w:tcPr>
            <w:tcW w:w="6349" w:type="dxa"/>
            <w:shd w:val="clear" w:color="auto" w:fill="FFFF00"/>
          </w:tcPr>
          <w:p w14:paraId="3AF077DD" w14:textId="77777777" w:rsidR="009E452E" w:rsidRPr="0091509C" w:rsidRDefault="0091509C" w:rsidP="00A76ABC">
            <w:pPr>
              <w:spacing w:line="240" w:lineRule="atLeast"/>
              <w:jc w:val="left"/>
            </w:pPr>
            <w:r w:rsidRPr="0091509C">
              <w:t>()</w:t>
            </w:r>
            <w:r w:rsidRPr="0091509C">
              <w:t>（）</w:t>
            </w:r>
            <w:r w:rsidRPr="0091509C">
              <w:t>-—_</w:t>
            </w:r>
            <w:r w:rsidRPr="0091509C">
              <w:rPr>
                <w:rFonts w:hint="eastAsia"/>
              </w:rPr>
              <w:t>分别是英文小括号、中文小括号、英文破折号、中文破折号、英文下划线。</w:t>
            </w:r>
          </w:p>
          <w:p w14:paraId="36332543" w14:textId="77777777" w:rsidR="0091509C" w:rsidRPr="0091509C" w:rsidRDefault="0091509C" w:rsidP="00A76ABC">
            <w:pPr>
              <w:spacing w:line="240" w:lineRule="atLeast"/>
              <w:jc w:val="left"/>
            </w:pPr>
            <w:r>
              <w:rPr>
                <w:rFonts w:ascii="微软雅黑" w:hAnsi="微软雅黑" w:hint="eastAsia"/>
                <w:szCs w:val="21"/>
              </w:rPr>
              <w:t>商品名字</w:t>
            </w:r>
            <w:r w:rsidRPr="00187ACF">
              <w:rPr>
                <w:rFonts w:ascii="微软雅黑" w:hAnsi="微软雅黑" w:hint="eastAsia"/>
                <w:szCs w:val="21"/>
                <w:shd w:val="clear" w:color="auto" w:fill="FF0000"/>
              </w:rPr>
              <w:t>不</w:t>
            </w:r>
            <w:r>
              <w:rPr>
                <w:rFonts w:ascii="微软雅黑" w:hAnsi="微软雅黑" w:hint="eastAsia"/>
                <w:szCs w:val="21"/>
              </w:rPr>
              <w:t>允许重复指的是不在删除状态的商品的名称不能重复。已经删除的商品的名称可以和没删除的商品的名称重复。</w:t>
            </w:r>
          </w:p>
        </w:tc>
      </w:tr>
      <w:tr w:rsidR="009E452E" w14:paraId="425EDAF3" w14:textId="77777777">
        <w:trPr>
          <w:trHeight w:val="267"/>
        </w:trPr>
        <w:tc>
          <w:tcPr>
            <w:tcW w:w="1836" w:type="dxa"/>
            <w:shd w:val="clear" w:color="auto" w:fill="FFFFFF" w:themeFill="background1"/>
          </w:tcPr>
          <w:p w14:paraId="44C3CB3A" w14:textId="77777777" w:rsidR="009E452E" w:rsidRDefault="00D67AD0" w:rsidP="00A76ABC">
            <w:pPr>
              <w:spacing w:line="240" w:lineRule="atLeast"/>
              <w:jc w:val="left"/>
            </w:pPr>
            <w:r>
              <w:rPr>
                <w:rFonts w:hint="eastAsia"/>
              </w:rPr>
              <w:t>商品简称</w:t>
            </w:r>
          </w:p>
        </w:tc>
        <w:tc>
          <w:tcPr>
            <w:tcW w:w="2695" w:type="dxa"/>
            <w:shd w:val="clear" w:color="auto" w:fill="FFFFFF" w:themeFill="background1"/>
          </w:tcPr>
          <w:p w14:paraId="265845B7" w14:textId="77777777" w:rsidR="009E452E" w:rsidRDefault="00D67AD0" w:rsidP="00A76ABC">
            <w:pPr>
              <w:spacing w:line="240" w:lineRule="atLeast"/>
              <w:jc w:val="left"/>
            </w:pPr>
            <w:r>
              <w:rPr>
                <w:rFonts w:hint="eastAsia"/>
              </w:rPr>
              <w:t>F</w:t>
            </w:r>
            <w:r>
              <w:t>_ShortName</w:t>
            </w:r>
          </w:p>
        </w:tc>
        <w:tc>
          <w:tcPr>
            <w:tcW w:w="2977" w:type="dxa"/>
            <w:shd w:val="clear" w:color="auto" w:fill="FFFFFF" w:themeFill="background1"/>
          </w:tcPr>
          <w:p w14:paraId="2377489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w:t>
            </w:r>
            <w:r w:rsidR="00C34B1E">
              <w:rPr>
                <w:rFonts w:ascii="微软雅黑" w:hAnsi="微软雅黑" w:hint="eastAsia"/>
                <w:szCs w:val="21"/>
              </w:rPr>
              <w:t>只允许中间</w:t>
            </w:r>
            <w:r w:rsidR="00C34B1E">
              <w:rPr>
                <w:rFonts w:ascii="微软雅黑" w:hAnsi="微软雅黑"/>
                <w:szCs w:val="21"/>
              </w:rPr>
              <w:t>使</w:t>
            </w:r>
            <w:r w:rsidR="00C34B1E">
              <w:rPr>
                <w:rFonts w:ascii="微软雅黑" w:hAnsi="微软雅黑" w:hint="eastAsia"/>
                <w:szCs w:val="21"/>
              </w:rPr>
              <w:t>用空格</w:t>
            </w:r>
            <w:r>
              <w:rPr>
                <w:rFonts w:ascii="微软雅黑" w:hAnsi="微软雅黑" w:hint="eastAsia"/>
                <w:szCs w:val="21"/>
              </w:rPr>
              <w:t>（商品名字</w:t>
            </w:r>
            <w:r w:rsidR="009C2305" w:rsidRPr="00187ACF">
              <w:rPr>
                <w:rFonts w:ascii="微软雅黑" w:hAnsi="微软雅黑" w:hint="eastAsia"/>
                <w:szCs w:val="21"/>
                <w:shd w:val="clear" w:color="auto" w:fill="FF0000"/>
              </w:rPr>
              <w:t>不</w:t>
            </w:r>
            <w:r>
              <w:rPr>
                <w:rFonts w:ascii="微软雅黑" w:hAnsi="微软雅黑" w:hint="eastAsia"/>
                <w:szCs w:val="21"/>
              </w:rPr>
              <w:t>允许重复）</w:t>
            </w:r>
          </w:p>
          <w:p w14:paraId="32276FF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0, 32]</w:t>
            </w:r>
          </w:p>
        </w:tc>
        <w:tc>
          <w:tcPr>
            <w:tcW w:w="1134" w:type="dxa"/>
            <w:shd w:val="clear" w:color="auto" w:fill="FFFFFF" w:themeFill="background1"/>
          </w:tcPr>
          <w:p w14:paraId="2DFE29CC" w14:textId="77777777" w:rsidR="009E452E" w:rsidRDefault="009E452E" w:rsidP="00A76ABC">
            <w:pPr>
              <w:spacing w:line="240" w:lineRule="atLeast"/>
              <w:jc w:val="left"/>
            </w:pPr>
          </w:p>
        </w:tc>
        <w:tc>
          <w:tcPr>
            <w:tcW w:w="6349" w:type="dxa"/>
            <w:shd w:val="clear" w:color="auto" w:fill="FFFFFF" w:themeFill="background1"/>
          </w:tcPr>
          <w:p w14:paraId="0A964843" w14:textId="77777777" w:rsidR="009E452E" w:rsidRDefault="009E452E" w:rsidP="00A76ABC">
            <w:pPr>
              <w:spacing w:line="240" w:lineRule="atLeast"/>
              <w:jc w:val="left"/>
            </w:pPr>
          </w:p>
        </w:tc>
      </w:tr>
      <w:tr w:rsidR="009E452E" w14:paraId="72467491" w14:textId="77777777">
        <w:trPr>
          <w:trHeight w:val="267"/>
        </w:trPr>
        <w:tc>
          <w:tcPr>
            <w:tcW w:w="1836" w:type="dxa"/>
            <w:shd w:val="clear" w:color="auto" w:fill="FFFFFF" w:themeFill="background1"/>
          </w:tcPr>
          <w:p w14:paraId="4C028759" w14:textId="77777777" w:rsidR="009E452E" w:rsidRDefault="00D67AD0" w:rsidP="00A76ABC">
            <w:pPr>
              <w:spacing w:line="240" w:lineRule="atLeast"/>
              <w:jc w:val="left"/>
            </w:pPr>
            <w:r>
              <w:rPr>
                <w:rFonts w:hint="eastAsia"/>
              </w:rPr>
              <w:t>规格</w:t>
            </w:r>
          </w:p>
        </w:tc>
        <w:tc>
          <w:tcPr>
            <w:tcW w:w="2695" w:type="dxa"/>
            <w:shd w:val="clear" w:color="auto" w:fill="FFFFFF" w:themeFill="background1"/>
          </w:tcPr>
          <w:p w14:paraId="180F50D4" w14:textId="77777777" w:rsidR="009E452E" w:rsidRDefault="00D67AD0" w:rsidP="00A76ABC">
            <w:pPr>
              <w:spacing w:line="240" w:lineRule="atLeast"/>
              <w:jc w:val="left"/>
            </w:pPr>
            <w:r>
              <w:rPr>
                <w:rFonts w:hint="eastAsia"/>
              </w:rPr>
              <w:t>F</w:t>
            </w:r>
            <w:r>
              <w:t>_Specification</w:t>
            </w:r>
          </w:p>
        </w:tc>
        <w:tc>
          <w:tcPr>
            <w:tcW w:w="2977" w:type="dxa"/>
            <w:shd w:val="clear" w:color="auto" w:fill="FFFFFF" w:themeFill="background1"/>
          </w:tcPr>
          <w:p w14:paraId="1E9C9349"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77CB08D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0, 8]</w:t>
            </w:r>
          </w:p>
        </w:tc>
        <w:tc>
          <w:tcPr>
            <w:tcW w:w="1134" w:type="dxa"/>
            <w:shd w:val="clear" w:color="auto" w:fill="FFFFFF" w:themeFill="background1"/>
          </w:tcPr>
          <w:p w14:paraId="431E4E0F" w14:textId="77777777" w:rsidR="009E452E" w:rsidRDefault="009E452E" w:rsidP="00A76ABC">
            <w:pPr>
              <w:spacing w:line="240" w:lineRule="atLeast"/>
              <w:jc w:val="left"/>
            </w:pPr>
          </w:p>
        </w:tc>
        <w:tc>
          <w:tcPr>
            <w:tcW w:w="6349" w:type="dxa"/>
            <w:shd w:val="clear" w:color="auto" w:fill="FFFFFF" w:themeFill="background1"/>
          </w:tcPr>
          <w:p w14:paraId="7CA57355" w14:textId="77777777" w:rsidR="009E452E" w:rsidRDefault="00D67AD0" w:rsidP="00A76ABC">
            <w:pPr>
              <w:spacing w:line="240" w:lineRule="atLeast"/>
              <w:jc w:val="left"/>
            </w:pPr>
            <w:r>
              <w:rPr>
                <w:rFonts w:hint="eastAsia"/>
              </w:rPr>
              <w:t>毫升之类</w:t>
            </w:r>
          </w:p>
        </w:tc>
      </w:tr>
      <w:tr w:rsidR="009E452E" w14:paraId="7BC975B0" w14:textId="77777777">
        <w:trPr>
          <w:trHeight w:val="647"/>
        </w:trPr>
        <w:tc>
          <w:tcPr>
            <w:tcW w:w="1836" w:type="dxa"/>
            <w:shd w:val="clear" w:color="auto" w:fill="FFFFFF" w:themeFill="background1"/>
          </w:tcPr>
          <w:p w14:paraId="13F2E613" w14:textId="77777777" w:rsidR="009E452E" w:rsidRDefault="00D67AD0" w:rsidP="00A76ABC">
            <w:pPr>
              <w:spacing w:line="240" w:lineRule="atLeast"/>
              <w:jc w:val="left"/>
            </w:pPr>
            <w:r>
              <w:rPr>
                <w:rFonts w:hint="eastAsia"/>
              </w:rPr>
              <w:t>包装单位</w:t>
            </w:r>
          </w:p>
        </w:tc>
        <w:tc>
          <w:tcPr>
            <w:tcW w:w="2695" w:type="dxa"/>
            <w:shd w:val="clear" w:color="auto" w:fill="FFFFFF" w:themeFill="background1"/>
          </w:tcPr>
          <w:p w14:paraId="68712311" w14:textId="77777777" w:rsidR="009E452E" w:rsidRDefault="00D67AD0" w:rsidP="00A76ABC">
            <w:pPr>
              <w:spacing w:line="240" w:lineRule="atLeast"/>
              <w:jc w:val="left"/>
            </w:pPr>
            <w:r>
              <w:rPr>
                <w:rFonts w:hint="eastAsia"/>
              </w:rPr>
              <w:t>F</w:t>
            </w:r>
            <w:r>
              <w:t>_PackageUnitID</w:t>
            </w:r>
          </w:p>
        </w:tc>
        <w:tc>
          <w:tcPr>
            <w:tcW w:w="2977" w:type="dxa"/>
            <w:shd w:val="clear" w:color="auto" w:fill="FFFFFF" w:themeFill="background1"/>
          </w:tcPr>
          <w:p w14:paraId="575B3DE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自然数，可N</w:t>
            </w:r>
            <w:r>
              <w:rPr>
                <w:rFonts w:ascii="微软雅黑" w:hAnsi="微软雅黑"/>
                <w:szCs w:val="21"/>
              </w:rPr>
              <w:t>ULL</w:t>
            </w:r>
          </w:p>
        </w:tc>
        <w:tc>
          <w:tcPr>
            <w:tcW w:w="1134" w:type="dxa"/>
            <w:shd w:val="clear" w:color="auto" w:fill="FFFFFF" w:themeFill="background1"/>
          </w:tcPr>
          <w:p w14:paraId="6262DB59" w14:textId="77777777" w:rsidR="009E452E" w:rsidRDefault="009E452E" w:rsidP="00A76ABC">
            <w:pPr>
              <w:spacing w:line="240" w:lineRule="atLeast"/>
              <w:jc w:val="left"/>
            </w:pPr>
          </w:p>
        </w:tc>
        <w:tc>
          <w:tcPr>
            <w:tcW w:w="6349" w:type="dxa"/>
            <w:shd w:val="clear" w:color="auto" w:fill="FFFFFF" w:themeFill="background1"/>
          </w:tcPr>
          <w:p w14:paraId="0585DF05" w14:textId="77777777" w:rsidR="009E452E" w:rsidRDefault="00D67AD0" w:rsidP="00A76ABC">
            <w:pPr>
              <w:spacing w:line="240" w:lineRule="atLeast"/>
              <w:jc w:val="left"/>
            </w:pPr>
            <w:r>
              <w:rPr>
                <w:rFonts w:hint="eastAsia"/>
              </w:rPr>
              <w:t>外键，对应</w:t>
            </w:r>
            <w:r>
              <w:t>T_PackageUnit(F_ID)</w:t>
            </w:r>
            <w:r>
              <w:rPr>
                <w:rFonts w:hint="eastAsia"/>
              </w:rPr>
              <w:t>。</w:t>
            </w:r>
            <w:r>
              <w:rPr>
                <w:rFonts w:hint="eastAsia"/>
              </w:rPr>
              <w:t>=N</w:t>
            </w:r>
            <w:r>
              <w:t>ULL</w:t>
            </w:r>
            <w:r>
              <w:rPr>
                <w:rFonts w:hint="eastAsia"/>
              </w:rPr>
              <w:t>时，表明本商品已经在删除状态</w:t>
            </w:r>
          </w:p>
        </w:tc>
      </w:tr>
      <w:tr w:rsidR="009E452E" w14:paraId="1467FC5C" w14:textId="77777777">
        <w:trPr>
          <w:trHeight w:val="647"/>
        </w:trPr>
        <w:tc>
          <w:tcPr>
            <w:tcW w:w="1836" w:type="dxa"/>
            <w:shd w:val="clear" w:color="auto" w:fill="FFFFFF" w:themeFill="background1"/>
          </w:tcPr>
          <w:p w14:paraId="7AB4EDF3" w14:textId="77777777" w:rsidR="009E452E" w:rsidRDefault="00D67AD0" w:rsidP="00A76ABC">
            <w:pPr>
              <w:spacing w:line="240" w:lineRule="atLeast"/>
              <w:jc w:val="left"/>
            </w:pPr>
            <w:r>
              <w:rPr>
                <w:rFonts w:hint="eastAsia"/>
              </w:rPr>
              <w:t>采购单位</w:t>
            </w:r>
          </w:p>
        </w:tc>
        <w:tc>
          <w:tcPr>
            <w:tcW w:w="2695" w:type="dxa"/>
            <w:shd w:val="clear" w:color="auto" w:fill="FFFFFF" w:themeFill="background1"/>
          </w:tcPr>
          <w:p w14:paraId="0A197DCA" w14:textId="77777777" w:rsidR="009E452E" w:rsidRDefault="00D67AD0" w:rsidP="00A76ABC">
            <w:pPr>
              <w:spacing w:line="240" w:lineRule="atLeast"/>
              <w:jc w:val="left"/>
            </w:pPr>
            <w:r>
              <w:rPr>
                <w:rFonts w:hint="eastAsia"/>
              </w:rPr>
              <w:t>F</w:t>
            </w:r>
            <w:r>
              <w:t>_PurchasingUnit</w:t>
            </w:r>
          </w:p>
        </w:tc>
        <w:tc>
          <w:tcPr>
            <w:tcW w:w="2977" w:type="dxa"/>
            <w:shd w:val="clear" w:color="auto" w:fill="FFFFFF" w:themeFill="background1"/>
          </w:tcPr>
          <w:p w14:paraId="0EFB6143"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5CCF07A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0, 16]</w:t>
            </w:r>
          </w:p>
        </w:tc>
        <w:tc>
          <w:tcPr>
            <w:tcW w:w="1134" w:type="dxa"/>
            <w:shd w:val="clear" w:color="auto" w:fill="FFFF00"/>
          </w:tcPr>
          <w:p w14:paraId="0D647F7C" w14:textId="77777777" w:rsidR="009E452E" w:rsidRDefault="00D67AD0" w:rsidP="00A76ABC">
            <w:pPr>
              <w:spacing w:line="240" w:lineRule="atLeast"/>
              <w:jc w:val="left"/>
            </w:pPr>
            <w:r>
              <w:rPr>
                <w:rFonts w:hint="eastAsia"/>
              </w:rPr>
              <w:t>空</w:t>
            </w:r>
          </w:p>
        </w:tc>
        <w:tc>
          <w:tcPr>
            <w:tcW w:w="6349" w:type="dxa"/>
            <w:shd w:val="clear" w:color="auto" w:fill="FFFFFF" w:themeFill="background1"/>
          </w:tcPr>
          <w:p w14:paraId="637B8346" w14:textId="77777777" w:rsidR="009E452E" w:rsidRDefault="00D67AD0" w:rsidP="00A76ABC">
            <w:pPr>
              <w:spacing w:line="240" w:lineRule="atLeast"/>
              <w:jc w:val="left"/>
            </w:pPr>
            <w:r>
              <w:rPr>
                <w:rFonts w:hint="eastAsia"/>
              </w:rPr>
              <w:t>采购</w:t>
            </w:r>
            <w:r>
              <w:rPr>
                <w:rFonts w:hint="eastAsia"/>
              </w:rPr>
              <w:t>N</w:t>
            </w:r>
            <w:r>
              <w:rPr>
                <w:rFonts w:hint="eastAsia"/>
              </w:rPr>
              <w:t>支</w:t>
            </w:r>
            <w:r>
              <w:rPr>
                <w:rFonts w:hint="eastAsia"/>
              </w:rPr>
              <w:t>N</w:t>
            </w:r>
            <w:r>
              <w:rPr>
                <w:rFonts w:hint="eastAsia"/>
              </w:rPr>
              <w:t>箱</w:t>
            </w:r>
            <w:r>
              <w:rPr>
                <w:rFonts w:hint="eastAsia"/>
              </w:rPr>
              <w:t>N</w:t>
            </w:r>
            <w:r>
              <w:rPr>
                <w:rFonts w:hint="eastAsia"/>
              </w:rPr>
              <w:t>包。</w:t>
            </w:r>
            <w:r>
              <w:rPr>
                <w:rFonts w:hint="eastAsia"/>
                <w:shd w:val="clear" w:color="auto" w:fill="FFFF00"/>
              </w:rPr>
              <w:t>采购时才设置</w:t>
            </w:r>
          </w:p>
        </w:tc>
      </w:tr>
      <w:tr w:rsidR="009E452E" w14:paraId="47F3CA39" w14:textId="77777777">
        <w:trPr>
          <w:trHeight w:val="267"/>
        </w:trPr>
        <w:tc>
          <w:tcPr>
            <w:tcW w:w="1836" w:type="dxa"/>
            <w:shd w:val="clear" w:color="auto" w:fill="C00000"/>
          </w:tcPr>
          <w:p w14:paraId="7449066C" w14:textId="77777777" w:rsidR="009E452E" w:rsidRDefault="00D67AD0" w:rsidP="00A76ABC">
            <w:pPr>
              <w:spacing w:line="240" w:lineRule="atLeast"/>
              <w:jc w:val="left"/>
              <w:rPr>
                <w:strike/>
              </w:rPr>
            </w:pPr>
            <w:r>
              <w:rPr>
                <w:rFonts w:hint="eastAsia"/>
                <w:strike/>
              </w:rPr>
              <w:t>供应商</w:t>
            </w:r>
            <w:r>
              <w:rPr>
                <w:rFonts w:hint="eastAsia"/>
                <w:strike/>
              </w:rPr>
              <w:t>I</w:t>
            </w:r>
            <w:r>
              <w:rPr>
                <w:strike/>
              </w:rPr>
              <w:t>D</w:t>
            </w:r>
          </w:p>
        </w:tc>
        <w:tc>
          <w:tcPr>
            <w:tcW w:w="2695" w:type="dxa"/>
            <w:shd w:val="clear" w:color="auto" w:fill="C00000"/>
          </w:tcPr>
          <w:p w14:paraId="3088557F" w14:textId="77777777" w:rsidR="009E452E" w:rsidRDefault="00D67AD0" w:rsidP="00A76ABC">
            <w:pPr>
              <w:spacing w:line="240" w:lineRule="atLeast"/>
              <w:jc w:val="left"/>
              <w:rPr>
                <w:strike/>
              </w:rPr>
            </w:pPr>
            <w:r>
              <w:rPr>
                <w:rFonts w:hint="eastAsia"/>
                <w:strike/>
              </w:rPr>
              <w:t>F</w:t>
            </w:r>
            <w:r>
              <w:rPr>
                <w:strike/>
              </w:rPr>
              <w:t>_ProviderID</w:t>
            </w:r>
          </w:p>
        </w:tc>
        <w:tc>
          <w:tcPr>
            <w:tcW w:w="2977" w:type="dxa"/>
            <w:shd w:val="clear" w:color="auto" w:fill="C00000"/>
          </w:tcPr>
          <w:p w14:paraId="7944B124" w14:textId="77777777" w:rsidR="009E452E" w:rsidRDefault="00D67AD0" w:rsidP="00A76ABC">
            <w:pPr>
              <w:spacing w:line="240" w:lineRule="atLeast"/>
              <w:jc w:val="left"/>
              <w:rPr>
                <w:rFonts w:ascii="微软雅黑" w:hAnsi="微软雅黑"/>
                <w:strike/>
                <w:szCs w:val="21"/>
              </w:rPr>
            </w:pPr>
            <w:r>
              <w:rPr>
                <w:rFonts w:ascii="微软雅黑" w:hAnsi="微软雅黑" w:hint="eastAsia"/>
                <w:strike/>
                <w:szCs w:val="21"/>
              </w:rPr>
              <w:t>数字，可N</w:t>
            </w:r>
            <w:r>
              <w:rPr>
                <w:rFonts w:ascii="微软雅黑" w:hAnsi="微软雅黑"/>
                <w:strike/>
                <w:szCs w:val="21"/>
              </w:rPr>
              <w:t>ULL</w:t>
            </w:r>
          </w:p>
        </w:tc>
        <w:tc>
          <w:tcPr>
            <w:tcW w:w="1134" w:type="dxa"/>
            <w:shd w:val="clear" w:color="auto" w:fill="C00000"/>
          </w:tcPr>
          <w:p w14:paraId="5B4CA145" w14:textId="77777777" w:rsidR="009E452E" w:rsidRDefault="009E452E" w:rsidP="00A76ABC">
            <w:pPr>
              <w:spacing w:line="240" w:lineRule="atLeast"/>
              <w:jc w:val="left"/>
              <w:rPr>
                <w:strike/>
              </w:rPr>
            </w:pPr>
          </w:p>
        </w:tc>
        <w:tc>
          <w:tcPr>
            <w:tcW w:w="6349" w:type="dxa"/>
            <w:shd w:val="clear" w:color="auto" w:fill="C00000"/>
          </w:tcPr>
          <w:p w14:paraId="25D3C330" w14:textId="77777777" w:rsidR="009E452E" w:rsidRDefault="00D67AD0" w:rsidP="00A76ABC">
            <w:pPr>
              <w:spacing w:line="240" w:lineRule="atLeast"/>
              <w:jc w:val="left"/>
              <w:rPr>
                <w:strike/>
              </w:rPr>
            </w:pPr>
            <w:r>
              <w:rPr>
                <w:strike/>
              </w:rPr>
              <w:t>FOREIGN KEY</w:t>
            </w:r>
            <w:r>
              <w:rPr>
                <w:rFonts w:hint="eastAsia"/>
                <w:strike/>
              </w:rPr>
              <w:t>。指向供应商表的</w:t>
            </w:r>
            <w:r>
              <w:rPr>
                <w:rFonts w:hint="eastAsia"/>
                <w:strike/>
              </w:rPr>
              <w:t>F</w:t>
            </w:r>
            <w:r>
              <w:rPr>
                <w:strike/>
              </w:rPr>
              <w:t>_</w:t>
            </w:r>
            <w:r>
              <w:rPr>
                <w:rFonts w:hint="eastAsia"/>
                <w:strike/>
              </w:rPr>
              <w:t>ID</w:t>
            </w:r>
            <w:r>
              <w:rPr>
                <w:rFonts w:hint="eastAsia"/>
                <w:strike/>
              </w:rPr>
              <w:t>。</w:t>
            </w:r>
            <w:r>
              <w:rPr>
                <w:rFonts w:hint="eastAsia"/>
                <w:strike/>
              </w:rPr>
              <w:t>=N</w:t>
            </w:r>
            <w:r>
              <w:rPr>
                <w:strike/>
              </w:rPr>
              <w:t>ULL</w:t>
            </w:r>
            <w:r>
              <w:rPr>
                <w:rFonts w:hint="eastAsia"/>
                <w:strike/>
              </w:rPr>
              <w:t>时，表明本商品已经在删除状态</w:t>
            </w:r>
          </w:p>
        </w:tc>
      </w:tr>
      <w:tr w:rsidR="009E452E" w14:paraId="28619F57" w14:textId="77777777">
        <w:trPr>
          <w:trHeight w:val="267"/>
        </w:trPr>
        <w:tc>
          <w:tcPr>
            <w:tcW w:w="1836" w:type="dxa"/>
            <w:shd w:val="clear" w:color="auto" w:fill="FFFFFF" w:themeFill="background1"/>
          </w:tcPr>
          <w:p w14:paraId="6EA1D8FA" w14:textId="77777777" w:rsidR="009E452E" w:rsidRDefault="00D67AD0" w:rsidP="00A76ABC">
            <w:pPr>
              <w:spacing w:line="240" w:lineRule="atLeast"/>
              <w:jc w:val="left"/>
            </w:pPr>
            <w:r>
              <w:rPr>
                <w:rFonts w:hint="eastAsia"/>
              </w:rPr>
              <w:t>品牌</w:t>
            </w:r>
            <w:r>
              <w:rPr>
                <w:rFonts w:hint="eastAsia"/>
              </w:rPr>
              <w:t>I</w:t>
            </w:r>
            <w:r>
              <w:t>D</w:t>
            </w:r>
          </w:p>
        </w:tc>
        <w:tc>
          <w:tcPr>
            <w:tcW w:w="2695" w:type="dxa"/>
            <w:shd w:val="clear" w:color="auto" w:fill="FFFFFF" w:themeFill="background1"/>
          </w:tcPr>
          <w:p w14:paraId="520DDAB7" w14:textId="77777777" w:rsidR="009E452E" w:rsidRDefault="00D67AD0" w:rsidP="00A76ABC">
            <w:pPr>
              <w:spacing w:line="240" w:lineRule="atLeast"/>
              <w:jc w:val="left"/>
            </w:pPr>
            <w:r>
              <w:rPr>
                <w:rFonts w:hint="eastAsia"/>
              </w:rPr>
              <w:t>F</w:t>
            </w:r>
            <w:r>
              <w:t>_BrandID</w:t>
            </w:r>
          </w:p>
        </w:tc>
        <w:tc>
          <w:tcPr>
            <w:tcW w:w="2977" w:type="dxa"/>
            <w:shd w:val="clear" w:color="auto" w:fill="FFFFFF" w:themeFill="background1"/>
          </w:tcPr>
          <w:p w14:paraId="788C8DE5" w14:textId="77777777" w:rsidR="009E452E" w:rsidRDefault="00D67AD0" w:rsidP="00A76ABC">
            <w:pPr>
              <w:spacing w:line="240" w:lineRule="atLeast"/>
              <w:jc w:val="left"/>
              <w:rPr>
                <w:rFonts w:ascii="微软雅黑" w:hAnsi="微软雅黑"/>
                <w:strike/>
                <w:szCs w:val="21"/>
              </w:rPr>
            </w:pPr>
            <w:r>
              <w:rPr>
                <w:rFonts w:ascii="微软雅黑" w:hAnsi="微软雅黑" w:hint="eastAsia"/>
                <w:szCs w:val="21"/>
              </w:rPr>
              <w:t>正数字，可N</w:t>
            </w:r>
            <w:r>
              <w:rPr>
                <w:rFonts w:ascii="微软雅黑" w:hAnsi="微软雅黑"/>
                <w:szCs w:val="21"/>
              </w:rPr>
              <w:t>ULL</w:t>
            </w:r>
          </w:p>
        </w:tc>
        <w:tc>
          <w:tcPr>
            <w:tcW w:w="1134" w:type="dxa"/>
            <w:shd w:val="clear" w:color="auto" w:fill="FFFFFF" w:themeFill="background1"/>
          </w:tcPr>
          <w:p w14:paraId="432C8E37" w14:textId="77777777" w:rsidR="009E452E" w:rsidRDefault="009E452E" w:rsidP="00A76ABC">
            <w:pPr>
              <w:spacing w:line="240" w:lineRule="atLeast"/>
              <w:jc w:val="left"/>
            </w:pPr>
          </w:p>
        </w:tc>
        <w:tc>
          <w:tcPr>
            <w:tcW w:w="6349" w:type="dxa"/>
            <w:shd w:val="clear" w:color="auto" w:fill="FFFFFF" w:themeFill="background1"/>
          </w:tcPr>
          <w:p w14:paraId="1F58AFEB" w14:textId="77777777" w:rsidR="009E452E" w:rsidRDefault="00D67AD0" w:rsidP="00A76ABC">
            <w:pPr>
              <w:spacing w:line="240" w:lineRule="atLeast"/>
              <w:jc w:val="left"/>
            </w:pPr>
            <w:r>
              <w:t>FOREIGN KEY</w:t>
            </w:r>
            <w:r>
              <w:rPr>
                <w:rFonts w:hint="eastAsia"/>
              </w:rPr>
              <w:t>。指向商品品牌表的</w:t>
            </w:r>
            <w:r>
              <w:rPr>
                <w:rFonts w:hint="eastAsia"/>
              </w:rPr>
              <w:t>F</w:t>
            </w:r>
            <w:r>
              <w:t>_</w:t>
            </w:r>
            <w:r>
              <w:rPr>
                <w:rFonts w:hint="eastAsia"/>
              </w:rPr>
              <w:t>ID</w:t>
            </w:r>
            <w:r>
              <w:rPr>
                <w:rFonts w:hint="eastAsia"/>
              </w:rPr>
              <w:t>。</w:t>
            </w:r>
            <w:r>
              <w:rPr>
                <w:rFonts w:hint="eastAsia"/>
              </w:rPr>
              <w:t>=N</w:t>
            </w:r>
            <w:r>
              <w:t>ULL</w:t>
            </w:r>
            <w:r>
              <w:rPr>
                <w:rFonts w:hint="eastAsia"/>
              </w:rPr>
              <w:t>时，表明本商品已经在删除状态</w:t>
            </w:r>
          </w:p>
        </w:tc>
      </w:tr>
      <w:tr w:rsidR="009E452E" w14:paraId="0A96E739" w14:textId="77777777">
        <w:trPr>
          <w:trHeight w:val="267"/>
        </w:trPr>
        <w:tc>
          <w:tcPr>
            <w:tcW w:w="1836" w:type="dxa"/>
            <w:shd w:val="clear" w:color="auto" w:fill="FFFFFF" w:themeFill="background1"/>
          </w:tcPr>
          <w:p w14:paraId="442AA5B2" w14:textId="77777777" w:rsidR="009E452E" w:rsidRDefault="00D67AD0" w:rsidP="00A76ABC">
            <w:pPr>
              <w:spacing w:line="240" w:lineRule="atLeast"/>
              <w:jc w:val="left"/>
            </w:pPr>
            <w:r>
              <w:rPr>
                <w:rFonts w:hint="eastAsia"/>
              </w:rPr>
              <w:t>类别</w:t>
            </w:r>
            <w:r>
              <w:rPr>
                <w:rFonts w:hint="eastAsia"/>
              </w:rPr>
              <w:t>I</w:t>
            </w:r>
            <w:r>
              <w:t>D</w:t>
            </w:r>
          </w:p>
        </w:tc>
        <w:tc>
          <w:tcPr>
            <w:tcW w:w="2695" w:type="dxa"/>
            <w:shd w:val="clear" w:color="auto" w:fill="FFFFFF" w:themeFill="background1"/>
          </w:tcPr>
          <w:p w14:paraId="33237661" w14:textId="77777777" w:rsidR="009E452E" w:rsidRDefault="00D67AD0" w:rsidP="00A76ABC">
            <w:pPr>
              <w:spacing w:line="240" w:lineRule="atLeast"/>
              <w:jc w:val="left"/>
            </w:pPr>
            <w:r>
              <w:rPr>
                <w:rFonts w:hint="eastAsia"/>
              </w:rPr>
              <w:t>F</w:t>
            </w:r>
            <w:r>
              <w:t>_CategortyID</w:t>
            </w:r>
          </w:p>
        </w:tc>
        <w:tc>
          <w:tcPr>
            <w:tcW w:w="2977" w:type="dxa"/>
            <w:shd w:val="clear" w:color="auto" w:fill="FFFFFF" w:themeFill="background1"/>
          </w:tcPr>
          <w:p w14:paraId="72814379" w14:textId="77777777" w:rsidR="009E452E" w:rsidRDefault="00D67AD0" w:rsidP="00A76ABC">
            <w:pPr>
              <w:spacing w:line="240" w:lineRule="atLeast"/>
              <w:jc w:val="left"/>
              <w:rPr>
                <w:rFonts w:ascii="微软雅黑" w:hAnsi="微软雅黑"/>
                <w:strike/>
                <w:szCs w:val="21"/>
              </w:rPr>
            </w:pPr>
            <w:r>
              <w:rPr>
                <w:rFonts w:ascii="微软雅黑" w:hAnsi="微软雅黑" w:hint="eastAsia"/>
                <w:szCs w:val="21"/>
              </w:rPr>
              <w:t>正整数，可N</w:t>
            </w:r>
            <w:r>
              <w:rPr>
                <w:rFonts w:ascii="微软雅黑" w:hAnsi="微软雅黑"/>
                <w:szCs w:val="21"/>
              </w:rPr>
              <w:t>ULL</w:t>
            </w:r>
          </w:p>
        </w:tc>
        <w:tc>
          <w:tcPr>
            <w:tcW w:w="1134" w:type="dxa"/>
            <w:shd w:val="clear" w:color="auto" w:fill="FFFFFF" w:themeFill="background1"/>
          </w:tcPr>
          <w:p w14:paraId="640669CC" w14:textId="77777777" w:rsidR="009E452E" w:rsidRDefault="009E452E" w:rsidP="00A76ABC">
            <w:pPr>
              <w:spacing w:line="240" w:lineRule="atLeast"/>
              <w:jc w:val="left"/>
            </w:pPr>
          </w:p>
        </w:tc>
        <w:tc>
          <w:tcPr>
            <w:tcW w:w="6349" w:type="dxa"/>
            <w:shd w:val="clear" w:color="auto" w:fill="FFFFFF" w:themeFill="background1"/>
          </w:tcPr>
          <w:p w14:paraId="6515A63A" w14:textId="77777777" w:rsidR="009E452E" w:rsidRDefault="00D67AD0" w:rsidP="00A76ABC">
            <w:pPr>
              <w:spacing w:line="240" w:lineRule="atLeast"/>
              <w:jc w:val="left"/>
            </w:pPr>
            <w:r>
              <w:t>FOREIGN KEY</w:t>
            </w:r>
            <w:r>
              <w:rPr>
                <w:rFonts w:hint="eastAsia"/>
              </w:rPr>
              <w:t>。指向商品类别表的</w:t>
            </w:r>
            <w:r>
              <w:rPr>
                <w:rFonts w:hint="eastAsia"/>
              </w:rPr>
              <w:t>F</w:t>
            </w:r>
            <w:r>
              <w:t>_</w:t>
            </w:r>
            <w:r>
              <w:rPr>
                <w:rFonts w:hint="eastAsia"/>
              </w:rPr>
              <w:t>ID</w:t>
            </w:r>
            <w:r>
              <w:rPr>
                <w:rFonts w:hint="eastAsia"/>
              </w:rPr>
              <w:t>。</w:t>
            </w:r>
            <w:r>
              <w:rPr>
                <w:rFonts w:hint="eastAsia"/>
              </w:rPr>
              <w:t>=N</w:t>
            </w:r>
            <w:r>
              <w:t>ULL</w:t>
            </w:r>
            <w:r>
              <w:rPr>
                <w:rFonts w:hint="eastAsia"/>
              </w:rPr>
              <w:t>时，表明本商品已经在删除状态</w:t>
            </w:r>
          </w:p>
        </w:tc>
      </w:tr>
      <w:tr w:rsidR="009E452E" w14:paraId="0B71E3D6" w14:textId="77777777">
        <w:trPr>
          <w:trHeight w:val="267"/>
        </w:trPr>
        <w:tc>
          <w:tcPr>
            <w:tcW w:w="1836" w:type="dxa"/>
            <w:shd w:val="clear" w:color="auto" w:fill="FFFFFF" w:themeFill="background1"/>
          </w:tcPr>
          <w:p w14:paraId="5A313B9D" w14:textId="77777777" w:rsidR="009E452E" w:rsidRDefault="00D67AD0" w:rsidP="00A76ABC">
            <w:pPr>
              <w:spacing w:line="240" w:lineRule="atLeast"/>
              <w:jc w:val="left"/>
            </w:pPr>
            <w:r>
              <w:rPr>
                <w:rFonts w:hint="eastAsia"/>
              </w:rPr>
              <w:t>助记码</w:t>
            </w:r>
          </w:p>
        </w:tc>
        <w:tc>
          <w:tcPr>
            <w:tcW w:w="2695" w:type="dxa"/>
            <w:shd w:val="clear" w:color="auto" w:fill="FFFFFF" w:themeFill="background1"/>
          </w:tcPr>
          <w:p w14:paraId="2DC8E1EF" w14:textId="77777777" w:rsidR="009E452E" w:rsidRDefault="00D67AD0" w:rsidP="00A76ABC">
            <w:pPr>
              <w:spacing w:line="240" w:lineRule="atLeast"/>
              <w:jc w:val="left"/>
            </w:pPr>
            <w:r>
              <w:rPr>
                <w:rFonts w:hint="eastAsia"/>
              </w:rPr>
              <w:t>F</w:t>
            </w:r>
            <w:r>
              <w:t>_MnemonicCode</w:t>
            </w:r>
          </w:p>
        </w:tc>
        <w:tc>
          <w:tcPr>
            <w:tcW w:w="2977" w:type="dxa"/>
            <w:shd w:val="clear" w:color="auto" w:fill="FFFFFF" w:themeFill="background1"/>
          </w:tcPr>
          <w:p w14:paraId="0E9056E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允许以英、数值形式出现</w:t>
            </w:r>
          </w:p>
          <w:p w14:paraId="5261D366"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长度[</w:t>
            </w:r>
            <w:r>
              <w:rPr>
                <w:rFonts w:ascii="微软雅黑" w:hAnsi="微软雅黑"/>
                <w:szCs w:val="21"/>
              </w:rPr>
              <w:t xml:space="preserve">0, </w:t>
            </w:r>
            <w:r w:rsidR="009C31D8">
              <w:rPr>
                <w:rFonts w:ascii="微软雅黑" w:hAnsi="微软雅黑"/>
                <w:szCs w:val="21"/>
              </w:rPr>
              <w:t>32</w:t>
            </w:r>
            <w:r>
              <w:rPr>
                <w:rFonts w:ascii="微软雅黑" w:hAnsi="微软雅黑"/>
                <w:szCs w:val="21"/>
              </w:rPr>
              <w:t>]</w:t>
            </w:r>
          </w:p>
        </w:tc>
        <w:tc>
          <w:tcPr>
            <w:tcW w:w="1134" w:type="dxa"/>
            <w:shd w:val="clear" w:color="auto" w:fill="FFFFFF" w:themeFill="background1"/>
          </w:tcPr>
          <w:p w14:paraId="0DF7CBD8" w14:textId="77777777" w:rsidR="009E452E" w:rsidRDefault="009E452E" w:rsidP="00A76ABC">
            <w:pPr>
              <w:spacing w:line="240" w:lineRule="atLeast"/>
              <w:jc w:val="left"/>
            </w:pPr>
          </w:p>
        </w:tc>
        <w:tc>
          <w:tcPr>
            <w:tcW w:w="6349" w:type="dxa"/>
            <w:shd w:val="clear" w:color="auto" w:fill="FFFFFF" w:themeFill="background1"/>
          </w:tcPr>
          <w:p w14:paraId="7653E47F" w14:textId="77777777" w:rsidR="009E452E" w:rsidRDefault="00D67AD0" w:rsidP="00A76ABC">
            <w:pPr>
              <w:spacing w:line="240" w:lineRule="atLeast"/>
              <w:jc w:val="left"/>
            </w:pPr>
            <w:r>
              <w:rPr>
                <w:rFonts w:hint="eastAsia"/>
              </w:rPr>
              <w:t>Y</w:t>
            </w:r>
            <w:r>
              <w:rPr>
                <w:rFonts w:hint="eastAsia"/>
              </w:rPr>
              <w:t>、</w:t>
            </w:r>
            <w:r>
              <w:rPr>
                <w:rFonts w:hint="eastAsia"/>
              </w:rPr>
              <w:t>Y</w:t>
            </w:r>
            <w:r>
              <w:t>B</w:t>
            </w:r>
            <w:r>
              <w:rPr>
                <w:rFonts w:hint="eastAsia"/>
              </w:rPr>
              <w:t>＝怡宝</w:t>
            </w:r>
          </w:p>
        </w:tc>
      </w:tr>
      <w:tr w:rsidR="009E452E" w14:paraId="76AC8F17" w14:textId="77777777">
        <w:trPr>
          <w:trHeight w:val="267"/>
        </w:trPr>
        <w:tc>
          <w:tcPr>
            <w:tcW w:w="1836" w:type="dxa"/>
            <w:shd w:val="clear" w:color="auto" w:fill="FFFFFF" w:themeFill="background1"/>
          </w:tcPr>
          <w:p w14:paraId="2B3E3A6C" w14:textId="77777777" w:rsidR="009E452E" w:rsidRDefault="00D67AD0" w:rsidP="00A76ABC">
            <w:pPr>
              <w:spacing w:line="240" w:lineRule="atLeast"/>
              <w:jc w:val="left"/>
            </w:pPr>
            <w:r>
              <w:rPr>
                <w:rFonts w:hint="eastAsia"/>
              </w:rPr>
              <w:t>计价方式</w:t>
            </w:r>
          </w:p>
        </w:tc>
        <w:tc>
          <w:tcPr>
            <w:tcW w:w="2695" w:type="dxa"/>
            <w:shd w:val="clear" w:color="auto" w:fill="FFFFFF" w:themeFill="background1"/>
          </w:tcPr>
          <w:p w14:paraId="0D54051F" w14:textId="77777777" w:rsidR="009E452E" w:rsidRDefault="00D67AD0" w:rsidP="00A76ABC">
            <w:pPr>
              <w:spacing w:line="240" w:lineRule="atLeast"/>
              <w:jc w:val="left"/>
            </w:pPr>
            <w:r>
              <w:rPr>
                <w:rFonts w:hint="eastAsia"/>
              </w:rPr>
              <w:t>F</w:t>
            </w:r>
            <w:r>
              <w:t>_</w:t>
            </w:r>
            <w:r>
              <w:rPr>
                <w:rFonts w:hint="eastAsia"/>
              </w:rPr>
              <w:t>PricingType</w:t>
            </w:r>
          </w:p>
        </w:tc>
        <w:tc>
          <w:tcPr>
            <w:tcW w:w="2977" w:type="dxa"/>
            <w:shd w:val="clear" w:color="auto" w:fill="FFFFFF" w:themeFill="background1"/>
          </w:tcPr>
          <w:p w14:paraId="6B553F77"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w:t>
            </w:r>
            <w:r>
              <w:rPr>
                <w:rFonts w:ascii="微软雅黑" w:hAnsi="微软雅黑"/>
                <w:szCs w:val="21"/>
              </w:rPr>
              <w:t>0, 1}</w:t>
            </w:r>
          </w:p>
        </w:tc>
        <w:tc>
          <w:tcPr>
            <w:tcW w:w="1134" w:type="dxa"/>
            <w:shd w:val="clear" w:color="auto" w:fill="FFFFFF" w:themeFill="background1"/>
          </w:tcPr>
          <w:p w14:paraId="4070A3D4" w14:textId="77777777" w:rsidR="009E452E" w:rsidRDefault="00D67AD0" w:rsidP="00A76ABC">
            <w:pPr>
              <w:spacing w:line="240" w:lineRule="atLeast"/>
              <w:jc w:val="left"/>
            </w:pPr>
            <w:r>
              <w:rPr>
                <w:rFonts w:hint="eastAsia"/>
              </w:rPr>
              <w:t>1</w:t>
            </w:r>
          </w:p>
        </w:tc>
        <w:tc>
          <w:tcPr>
            <w:tcW w:w="6349" w:type="dxa"/>
            <w:shd w:val="clear" w:color="auto" w:fill="FFFFFF" w:themeFill="background1"/>
          </w:tcPr>
          <w:p w14:paraId="3C49CF90" w14:textId="77777777" w:rsidR="009E452E" w:rsidRDefault="00D67AD0" w:rsidP="00A76ABC">
            <w:pPr>
              <w:spacing w:line="240" w:lineRule="atLeast"/>
              <w:jc w:val="left"/>
            </w:pPr>
            <w:r>
              <w:rPr>
                <w:rFonts w:hint="eastAsia"/>
              </w:rPr>
              <w:t>0=</w:t>
            </w:r>
            <w:r>
              <w:rPr>
                <w:rFonts w:hint="eastAsia"/>
              </w:rPr>
              <w:t>称重、</w:t>
            </w:r>
            <w:r>
              <w:rPr>
                <w:rFonts w:hint="eastAsia"/>
              </w:rPr>
              <w:t>1=</w:t>
            </w:r>
            <w:r>
              <w:rPr>
                <w:rFonts w:hint="eastAsia"/>
              </w:rPr>
              <w:t>计件</w:t>
            </w:r>
          </w:p>
        </w:tc>
      </w:tr>
      <w:tr w:rsidR="009E452E" w14:paraId="7AF96732" w14:textId="77777777">
        <w:trPr>
          <w:trHeight w:val="267"/>
        </w:trPr>
        <w:tc>
          <w:tcPr>
            <w:tcW w:w="1836" w:type="dxa"/>
            <w:shd w:val="clear" w:color="auto" w:fill="FFFFFF" w:themeFill="background1"/>
          </w:tcPr>
          <w:p w14:paraId="54FA6602" w14:textId="77777777" w:rsidR="009E452E" w:rsidRPr="00F20294" w:rsidRDefault="00D67AD0" w:rsidP="00A76ABC">
            <w:pPr>
              <w:spacing w:line="240" w:lineRule="atLeast"/>
              <w:jc w:val="left"/>
              <w:rPr>
                <w:strike/>
              </w:rPr>
            </w:pPr>
            <w:r w:rsidRPr="00F20294">
              <w:rPr>
                <w:rFonts w:hint="eastAsia"/>
                <w:strike/>
              </w:rPr>
              <w:t>是否服务器类商品</w:t>
            </w:r>
          </w:p>
        </w:tc>
        <w:tc>
          <w:tcPr>
            <w:tcW w:w="2695" w:type="dxa"/>
            <w:shd w:val="clear" w:color="auto" w:fill="FFFFFF" w:themeFill="background1"/>
          </w:tcPr>
          <w:p w14:paraId="25282FEC" w14:textId="77777777" w:rsidR="009E452E" w:rsidRPr="00F20294" w:rsidRDefault="00D67AD0" w:rsidP="00A76ABC">
            <w:pPr>
              <w:spacing w:line="240" w:lineRule="atLeast"/>
              <w:jc w:val="left"/>
              <w:rPr>
                <w:strike/>
              </w:rPr>
            </w:pPr>
            <w:r w:rsidRPr="00F20294">
              <w:rPr>
                <w:rFonts w:hint="eastAsia"/>
                <w:strike/>
              </w:rPr>
              <w:t>F</w:t>
            </w:r>
            <w:r w:rsidRPr="00F20294">
              <w:rPr>
                <w:strike/>
              </w:rPr>
              <w:t>_IsServiceType</w:t>
            </w:r>
          </w:p>
        </w:tc>
        <w:tc>
          <w:tcPr>
            <w:tcW w:w="2977" w:type="dxa"/>
            <w:shd w:val="clear" w:color="auto" w:fill="FFFFFF" w:themeFill="background1"/>
          </w:tcPr>
          <w:p w14:paraId="11C3385E" w14:textId="77777777" w:rsidR="009E452E" w:rsidRPr="00F20294" w:rsidRDefault="00D67AD0"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FFFFFF" w:themeFill="background1"/>
          </w:tcPr>
          <w:p w14:paraId="09563A81" w14:textId="77777777" w:rsidR="009E452E" w:rsidRPr="00F20294" w:rsidRDefault="00D67AD0" w:rsidP="00A76ABC">
            <w:pPr>
              <w:spacing w:line="240" w:lineRule="atLeast"/>
              <w:jc w:val="left"/>
              <w:rPr>
                <w:strike/>
              </w:rPr>
            </w:pPr>
            <w:r w:rsidRPr="00F20294">
              <w:rPr>
                <w:rFonts w:hint="eastAsia"/>
                <w:strike/>
              </w:rPr>
              <w:t>0</w:t>
            </w:r>
          </w:p>
        </w:tc>
        <w:tc>
          <w:tcPr>
            <w:tcW w:w="6349" w:type="dxa"/>
            <w:shd w:val="clear" w:color="auto" w:fill="FFFFFF" w:themeFill="background1"/>
          </w:tcPr>
          <w:p w14:paraId="4C0F1DDC" w14:textId="77777777" w:rsidR="009E452E" w:rsidRPr="00F20294" w:rsidRDefault="00D67AD0" w:rsidP="00A76ABC">
            <w:pPr>
              <w:spacing w:line="240" w:lineRule="atLeast"/>
              <w:jc w:val="left"/>
              <w:rPr>
                <w:strike/>
              </w:rPr>
            </w:pPr>
            <w:r w:rsidRPr="00F20294">
              <w:rPr>
                <w:strike/>
              </w:rPr>
              <w:t>1</w:t>
            </w:r>
            <w:r w:rsidRPr="00F20294">
              <w:rPr>
                <w:rFonts w:hint="eastAsia"/>
                <w:strike/>
              </w:rPr>
              <w:t>是，</w:t>
            </w:r>
            <w:r w:rsidRPr="00F20294">
              <w:rPr>
                <w:rFonts w:hint="eastAsia"/>
                <w:strike/>
              </w:rPr>
              <w:t>0</w:t>
            </w:r>
            <w:r w:rsidRPr="00F20294">
              <w:rPr>
                <w:rFonts w:hint="eastAsia"/>
                <w:strike/>
              </w:rPr>
              <w:t>否。如收快递</w:t>
            </w:r>
            <w:r w:rsidR="009B6857" w:rsidRPr="00F20294">
              <w:rPr>
                <w:rFonts w:hint="eastAsia"/>
                <w:strike/>
              </w:rPr>
              <w:t>，它们进货价</w:t>
            </w:r>
            <w:r w:rsidR="004475DB" w:rsidRPr="00F20294">
              <w:rPr>
                <w:rFonts w:hint="eastAsia"/>
                <w:strike/>
              </w:rPr>
              <w:t>永远</w:t>
            </w:r>
            <w:r w:rsidR="009B6857" w:rsidRPr="00F20294">
              <w:rPr>
                <w:rFonts w:hint="eastAsia"/>
                <w:strike/>
              </w:rPr>
              <w:t>为</w:t>
            </w:r>
            <w:r w:rsidR="009B6857" w:rsidRPr="00F20294">
              <w:rPr>
                <w:rFonts w:hint="eastAsia"/>
                <w:strike/>
              </w:rPr>
              <w:t>0</w:t>
            </w:r>
            <w:r w:rsidR="004475DB" w:rsidRPr="00F20294">
              <w:rPr>
                <w:rFonts w:hint="eastAsia"/>
                <w:strike/>
              </w:rPr>
              <w:t>。</w:t>
            </w:r>
            <w:r w:rsidR="009B6857" w:rsidRPr="00F20294">
              <w:rPr>
                <w:rFonts w:hint="eastAsia"/>
                <w:strike/>
              </w:rPr>
              <w:t>库存</w:t>
            </w:r>
            <w:r w:rsidR="004475DB" w:rsidRPr="00F20294">
              <w:rPr>
                <w:rFonts w:hint="eastAsia"/>
                <w:strike/>
              </w:rPr>
              <w:t>是多少都无所谓，修改为多少都无所谓，将来可以考虑令其永远为</w:t>
            </w:r>
            <w:r w:rsidR="004475DB" w:rsidRPr="00F20294">
              <w:rPr>
                <w:rFonts w:hint="eastAsia"/>
                <w:strike/>
              </w:rPr>
              <w:t>0</w:t>
            </w:r>
            <w:r w:rsidR="004475DB" w:rsidRPr="00F20294">
              <w:rPr>
                <w:rFonts w:hint="eastAsia"/>
                <w:strike/>
              </w:rPr>
              <w:t>。</w:t>
            </w:r>
          </w:p>
        </w:tc>
      </w:tr>
      <w:tr w:rsidR="009E452E" w14:paraId="22AEEEEE" w14:textId="77777777">
        <w:trPr>
          <w:trHeight w:val="267"/>
        </w:trPr>
        <w:tc>
          <w:tcPr>
            <w:tcW w:w="1836" w:type="dxa"/>
            <w:shd w:val="clear" w:color="auto" w:fill="FFFFFF" w:themeFill="background1"/>
          </w:tcPr>
          <w:p w14:paraId="4CF8E70B" w14:textId="77777777" w:rsidR="009E452E" w:rsidRDefault="00D67AD0" w:rsidP="00A76ABC">
            <w:pPr>
              <w:spacing w:line="240" w:lineRule="atLeast"/>
              <w:jc w:val="left"/>
            </w:pPr>
            <w:r>
              <w:rPr>
                <w:rFonts w:hint="eastAsia"/>
              </w:rPr>
              <w:t>商品类型</w:t>
            </w:r>
          </w:p>
        </w:tc>
        <w:tc>
          <w:tcPr>
            <w:tcW w:w="2695" w:type="dxa"/>
            <w:shd w:val="clear" w:color="auto" w:fill="FFFFFF" w:themeFill="background1"/>
          </w:tcPr>
          <w:p w14:paraId="03C470D5" w14:textId="77777777" w:rsidR="009E452E" w:rsidRDefault="00D67AD0" w:rsidP="00A76ABC">
            <w:pPr>
              <w:spacing w:line="240" w:lineRule="atLeast"/>
              <w:jc w:val="left"/>
            </w:pPr>
            <w:r>
              <w:rPr>
                <w:rFonts w:hint="eastAsia"/>
              </w:rPr>
              <w:t>F_</w:t>
            </w:r>
            <w:r>
              <w:t>T</w:t>
            </w:r>
            <w:r>
              <w:rPr>
                <w:rFonts w:hint="eastAsia"/>
              </w:rPr>
              <w:t>ype</w:t>
            </w:r>
          </w:p>
        </w:tc>
        <w:tc>
          <w:tcPr>
            <w:tcW w:w="2977" w:type="dxa"/>
            <w:shd w:val="clear" w:color="auto" w:fill="FFFFFF" w:themeFill="background1"/>
          </w:tcPr>
          <w:p w14:paraId="22295B1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w:t>
            </w:r>
            <w:r>
              <w:rPr>
                <w:rFonts w:ascii="微软雅黑" w:hAnsi="微软雅黑"/>
                <w:szCs w:val="21"/>
              </w:rPr>
              <w:t xml:space="preserve">0, </w:t>
            </w:r>
            <w:r w:rsidR="003E045F">
              <w:rPr>
                <w:rFonts w:ascii="微软雅黑" w:hAnsi="微软雅黑"/>
                <w:szCs w:val="21"/>
              </w:rPr>
              <w:t>3</w:t>
            </w:r>
            <w:r>
              <w:rPr>
                <w:rFonts w:ascii="微软雅黑" w:hAnsi="微软雅黑"/>
                <w:szCs w:val="21"/>
              </w:rPr>
              <w:t>}</w:t>
            </w:r>
          </w:p>
        </w:tc>
        <w:tc>
          <w:tcPr>
            <w:tcW w:w="1134" w:type="dxa"/>
            <w:shd w:val="clear" w:color="auto" w:fill="FFFFFF" w:themeFill="background1"/>
          </w:tcPr>
          <w:p w14:paraId="27978427"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7AB591FF" w14:textId="77777777" w:rsidR="009E452E" w:rsidRDefault="00D67AD0" w:rsidP="00A76ABC">
            <w:pPr>
              <w:spacing w:line="240" w:lineRule="atLeast"/>
              <w:jc w:val="left"/>
            </w:pPr>
            <w:r>
              <w:rPr>
                <w:rFonts w:hint="eastAsia"/>
              </w:rPr>
              <w:t>0=</w:t>
            </w:r>
            <w:r>
              <w:rPr>
                <w:rFonts w:hint="eastAsia"/>
              </w:rPr>
              <w:t>普通商品。</w:t>
            </w:r>
            <w:r>
              <w:rPr>
                <w:rFonts w:hint="eastAsia"/>
              </w:rPr>
              <w:t>1=</w:t>
            </w:r>
            <w:r>
              <w:rPr>
                <w:rFonts w:hint="eastAsia"/>
              </w:rPr>
              <w:t>组合型商品（一种组合型商品包括几种普通商品，打包出售）。</w:t>
            </w:r>
            <w:r>
              <w:rPr>
                <w:rFonts w:hint="eastAsia"/>
              </w:rPr>
              <w:t>2=</w:t>
            </w:r>
            <w:r>
              <w:rPr>
                <w:rFonts w:hint="eastAsia"/>
              </w:rPr>
              <w:t>多包装商品</w:t>
            </w:r>
            <w:r w:rsidR="003E045F">
              <w:rPr>
                <w:rFonts w:hint="eastAsia"/>
              </w:rPr>
              <w:t>。</w:t>
            </w:r>
            <w:r w:rsidR="003E045F">
              <w:rPr>
                <w:rFonts w:hint="eastAsia"/>
              </w:rPr>
              <w:t>3=</w:t>
            </w:r>
            <w:r w:rsidR="003E045F">
              <w:rPr>
                <w:rFonts w:hint="eastAsia"/>
              </w:rPr>
              <w:t>服务型商品</w:t>
            </w:r>
          </w:p>
        </w:tc>
      </w:tr>
      <w:tr w:rsidR="009E452E" w14:paraId="653CEFD0" w14:textId="77777777" w:rsidTr="00D92381">
        <w:trPr>
          <w:trHeight w:val="267"/>
        </w:trPr>
        <w:tc>
          <w:tcPr>
            <w:tcW w:w="1836" w:type="dxa"/>
            <w:shd w:val="clear" w:color="auto" w:fill="8EAADB" w:themeFill="accent1" w:themeFillTint="99"/>
          </w:tcPr>
          <w:p w14:paraId="2C10EDB7" w14:textId="77777777" w:rsidR="009E452E" w:rsidRPr="004475DB" w:rsidRDefault="00D67AD0" w:rsidP="00A76ABC">
            <w:pPr>
              <w:spacing w:line="240" w:lineRule="atLeast"/>
              <w:jc w:val="left"/>
              <w:rPr>
                <w:strike/>
              </w:rPr>
            </w:pPr>
            <w:r w:rsidRPr="004475DB">
              <w:rPr>
                <w:rFonts w:hint="eastAsia"/>
                <w:strike/>
              </w:rPr>
              <w:t>进货价（采购价）</w:t>
            </w:r>
          </w:p>
        </w:tc>
        <w:tc>
          <w:tcPr>
            <w:tcW w:w="2695" w:type="dxa"/>
            <w:shd w:val="clear" w:color="auto" w:fill="8EAADB" w:themeFill="accent1" w:themeFillTint="99"/>
          </w:tcPr>
          <w:p w14:paraId="207C4360" w14:textId="77777777" w:rsidR="009E452E" w:rsidRPr="004475DB" w:rsidRDefault="00D67AD0" w:rsidP="00A76ABC">
            <w:pPr>
              <w:spacing w:line="240" w:lineRule="atLeast"/>
              <w:jc w:val="left"/>
              <w:rPr>
                <w:strike/>
              </w:rPr>
            </w:pPr>
            <w:r w:rsidRPr="004475DB">
              <w:rPr>
                <w:rFonts w:hint="eastAsia"/>
                <w:strike/>
              </w:rPr>
              <w:t>F</w:t>
            </w:r>
            <w:r w:rsidRPr="004475DB">
              <w:rPr>
                <w:strike/>
              </w:rPr>
              <w:t>_PricePurchase</w:t>
            </w:r>
          </w:p>
        </w:tc>
        <w:tc>
          <w:tcPr>
            <w:tcW w:w="2977" w:type="dxa"/>
            <w:shd w:val="clear" w:color="auto" w:fill="8EAADB" w:themeFill="accent1" w:themeFillTint="99"/>
          </w:tcPr>
          <w:p w14:paraId="5A316EB3" w14:textId="77777777" w:rsidR="009E452E" w:rsidRPr="004475DB" w:rsidRDefault="00D67AD0" w:rsidP="00A76ABC">
            <w:pPr>
              <w:spacing w:line="240" w:lineRule="atLeast"/>
              <w:jc w:val="left"/>
              <w:rPr>
                <w:rFonts w:ascii="微软雅黑" w:hAnsi="微软雅黑"/>
                <w:strike/>
                <w:szCs w:val="21"/>
              </w:rPr>
            </w:pPr>
            <w:r w:rsidRPr="004475DB">
              <w:rPr>
                <w:rFonts w:ascii="微软雅黑" w:hAnsi="微软雅黑" w:hint="eastAsia"/>
                <w:strike/>
                <w:szCs w:val="21"/>
              </w:rPr>
              <w:t>非负浮点数</w:t>
            </w:r>
          </w:p>
        </w:tc>
        <w:tc>
          <w:tcPr>
            <w:tcW w:w="1134" w:type="dxa"/>
            <w:shd w:val="clear" w:color="auto" w:fill="8EAADB" w:themeFill="accent1" w:themeFillTint="99"/>
          </w:tcPr>
          <w:p w14:paraId="3570A50A" w14:textId="77777777" w:rsidR="009E452E" w:rsidRDefault="009E452E" w:rsidP="00A76ABC">
            <w:pPr>
              <w:spacing w:line="240" w:lineRule="atLeast"/>
              <w:jc w:val="left"/>
            </w:pPr>
          </w:p>
        </w:tc>
        <w:tc>
          <w:tcPr>
            <w:tcW w:w="6349" w:type="dxa"/>
            <w:shd w:val="clear" w:color="auto" w:fill="8EAADB" w:themeFill="accent1" w:themeFillTint="99"/>
          </w:tcPr>
          <w:p w14:paraId="3D784C92" w14:textId="77777777" w:rsidR="009E452E" w:rsidRPr="004475DB" w:rsidRDefault="00D67AD0" w:rsidP="00A76ABC">
            <w:pPr>
              <w:spacing w:line="240" w:lineRule="atLeast"/>
              <w:jc w:val="left"/>
              <w:rPr>
                <w:strike/>
              </w:rPr>
            </w:pPr>
            <w:r w:rsidRPr="004475DB">
              <w:rPr>
                <w:rFonts w:hint="eastAsia"/>
                <w:strike/>
              </w:rPr>
              <w:t>一直以来进货价加权平均得到的进货价，用于计算毛利等</w:t>
            </w:r>
          </w:p>
          <w:p w14:paraId="4B1E5202" w14:textId="77777777" w:rsidR="004475DB" w:rsidRDefault="004475DB" w:rsidP="00A76ABC">
            <w:pPr>
              <w:spacing w:line="240" w:lineRule="atLeast"/>
              <w:jc w:val="left"/>
            </w:pPr>
            <w:bookmarkStart w:id="170" w:name="OLE_LINK74"/>
            <w:bookmarkStart w:id="171" w:name="OLE_LINK75"/>
            <w:bookmarkStart w:id="172" w:name="OLE_LINK76"/>
            <w:r>
              <w:rPr>
                <w:rFonts w:hint="eastAsia"/>
              </w:rPr>
              <w:t>由于进货价是会变化的，所以应该保存到入库单中</w:t>
            </w:r>
            <w:bookmarkEnd w:id="170"/>
            <w:bookmarkEnd w:id="171"/>
            <w:bookmarkEnd w:id="172"/>
            <w:r w:rsidR="00381112">
              <w:rPr>
                <w:rFonts w:hint="eastAsia"/>
              </w:rPr>
              <w:t>。不保存在本表中</w:t>
            </w:r>
          </w:p>
        </w:tc>
      </w:tr>
      <w:tr w:rsidR="009E452E" w14:paraId="4E0E2523" w14:textId="77777777">
        <w:trPr>
          <w:trHeight w:val="267"/>
        </w:trPr>
        <w:tc>
          <w:tcPr>
            <w:tcW w:w="1836" w:type="dxa"/>
            <w:shd w:val="clear" w:color="auto" w:fill="FFFFFF" w:themeFill="background1"/>
          </w:tcPr>
          <w:p w14:paraId="6DC8FDA3" w14:textId="77777777" w:rsidR="009E452E" w:rsidRDefault="00D67AD0" w:rsidP="00A76ABC">
            <w:pPr>
              <w:spacing w:line="240" w:lineRule="atLeast"/>
              <w:jc w:val="left"/>
            </w:pPr>
            <w:r>
              <w:rPr>
                <w:rFonts w:hint="eastAsia"/>
              </w:rPr>
              <w:t>最近进货价（最近采购价）</w:t>
            </w:r>
          </w:p>
        </w:tc>
        <w:tc>
          <w:tcPr>
            <w:tcW w:w="2695" w:type="dxa"/>
            <w:shd w:val="clear" w:color="auto" w:fill="FFFFFF" w:themeFill="background1"/>
          </w:tcPr>
          <w:p w14:paraId="52B758D0" w14:textId="77777777" w:rsidR="009E452E" w:rsidRDefault="00D67AD0" w:rsidP="00A76ABC">
            <w:pPr>
              <w:spacing w:line="240" w:lineRule="atLeast"/>
              <w:jc w:val="left"/>
            </w:pPr>
            <w:r>
              <w:t>F_LatestPricePurchase</w:t>
            </w:r>
          </w:p>
        </w:tc>
        <w:tc>
          <w:tcPr>
            <w:tcW w:w="2977" w:type="dxa"/>
            <w:shd w:val="clear" w:color="auto" w:fill="FFFFFF" w:themeFill="background1"/>
          </w:tcPr>
          <w:p w14:paraId="5ED7147A"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p>
        </w:tc>
        <w:tc>
          <w:tcPr>
            <w:tcW w:w="1134" w:type="dxa"/>
            <w:shd w:val="clear" w:color="auto" w:fill="FFFF00"/>
          </w:tcPr>
          <w:p w14:paraId="7C398241" w14:textId="77777777" w:rsidR="009E452E" w:rsidRDefault="00D67AD0" w:rsidP="00A76ABC">
            <w:pPr>
              <w:spacing w:line="240" w:lineRule="atLeast"/>
              <w:jc w:val="left"/>
            </w:pPr>
            <w:r>
              <w:rPr>
                <w:rFonts w:hint="eastAsia"/>
              </w:rPr>
              <w:t>-</w:t>
            </w:r>
            <w:r>
              <w:t>1</w:t>
            </w:r>
          </w:p>
        </w:tc>
        <w:tc>
          <w:tcPr>
            <w:tcW w:w="6349" w:type="dxa"/>
            <w:shd w:val="clear" w:color="auto" w:fill="FFFFFF" w:themeFill="background1"/>
          </w:tcPr>
          <w:p w14:paraId="4546F412" w14:textId="77777777" w:rsidR="009E452E" w:rsidRDefault="00D67AD0" w:rsidP="00A76ABC">
            <w:pPr>
              <w:spacing w:line="240" w:lineRule="atLeast"/>
              <w:jc w:val="left"/>
            </w:pPr>
            <w:r>
              <w:rPr>
                <w:rFonts w:hint="eastAsia"/>
              </w:rPr>
              <w:t>最近进货的价格</w:t>
            </w:r>
          </w:p>
        </w:tc>
      </w:tr>
      <w:tr w:rsidR="009E452E" w14:paraId="7F50AE33" w14:textId="77777777" w:rsidTr="00D92381">
        <w:trPr>
          <w:trHeight w:val="267"/>
        </w:trPr>
        <w:tc>
          <w:tcPr>
            <w:tcW w:w="1836" w:type="dxa"/>
            <w:shd w:val="clear" w:color="auto" w:fill="FFFFFF" w:themeFill="background1"/>
          </w:tcPr>
          <w:p w14:paraId="0FB39E50" w14:textId="77777777" w:rsidR="009E452E" w:rsidRDefault="00D67AD0" w:rsidP="00A76ABC">
            <w:pPr>
              <w:spacing w:line="240" w:lineRule="atLeast"/>
              <w:jc w:val="left"/>
            </w:pPr>
            <w:r>
              <w:rPr>
                <w:rFonts w:hint="eastAsia"/>
              </w:rPr>
              <w:t>零售价</w:t>
            </w:r>
          </w:p>
        </w:tc>
        <w:tc>
          <w:tcPr>
            <w:tcW w:w="2695" w:type="dxa"/>
            <w:shd w:val="clear" w:color="auto" w:fill="FFFFFF" w:themeFill="background1"/>
          </w:tcPr>
          <w:p w14:paraId="78CD1A6E" w14:textId="77777777" w:rsidR="009E452E" w:rsidRDefault="00D67AD0" w:rsidP="00A76ABC">
            <w:pPr>
              <w:spacing w:line="240" w:lineRule="atLeast"/>
              <w:jc w:val="left"/>
            </w:pPr>
            <w:r>
              <w:rPr>
                <w:rFonts w:hint="eastAsia"/>
              </w:rPr>
              <w:t>F</w:t>
            </w:r>
            <w:r>
              <w:t>_PriceRetail</w:t>
            </w:r>
          </w:p>
        </w:tc>
        <w:tc>
          <w:tcPr>
            <w:tcW w:w="2977" w:type="dxa"/>
            <w:shd w:val="clear" w:color="auto" w:fill="FFFFFF" w:themeFill="background1"/>
          </w:tcPr>
          <w:p w14:paraId="6F7BF714"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r w:rsidR="004271BF">
              <w:rPr>
                <w:rFonts w:ascii="微软雅黑" w:hAnsi="微软雅黑" w:hint="eastAsia"/>
                <w:szCs w:val="21"/>
              </w:rPr>
              <w:t>，不能&gt;</w:t>
            </w:r>
            <w:r w:rsidR="004271BF">
              <w:rPr>
                <w:rFonts w:ascii="微软雅黑" w:hAnsi="微软雅黑"/>
                <w:szCs w:val="21"/>
              </w:rPr>
              <w:t>2^31</w:t>
            </w:r>
          </w:p>
        </w:tc>
        <w:tc>
          <w:tcPr>
            <w:tcW w:w="1134" w:type="dxa"/>
            <w:shd w:val="clear" w:color="auto" w:fill="FFFFFF" w:themeFill="background1"/>
          </w:tcPr>
          <w:p w14:paraId="01C2A3B2" w14:textId="77777777" w:rsidR="009E452E" w:rsidRDefault="009E452E" w:rsidP="00A76ABC">
            <w:pPr>
              <w:spacing w:line="240" w:lineRule="atLeast"/>
              <w:jc w:val="left"/>
            </w:pPr>
          </w:p>
        </w:tc>
        <w:tc>
          <w:tcPr>
            <w:tcW w:w="6349" w:type="dxa"/>
            <w:shd w:val="clear" w:color="auto" w:fill="8EAADB" w:themeFill="accent1" w:themeFillTint="99"/>
          </w:tcPr>
          <w:p w14:paraId="230E86A8" w14:textId="77777777" w:rsidR="004475DB" w:rsidRDefault="004475DB" w:rsidP="00A76ABC">
            <w:pPr>
              <w:spacing w:line="240" w:lineRule="atLeast"/>
              <w:jc w:val="left"/>
            </w:pPr>
            <w:r>
              <w:rPr>
                <w:rFonts w:hint="eastAsia"/>
              </w:rPr>
              <w:t>由于它是会被用户不断修改的，所以交易后它会被保存到</w:t>
            </w:r>
            <w:bookmarkStart w:id="173" w:name="OLE_LINK77"/>
            <w:bookmarkStart w:id="174" w:name="OLE_LINK78"/>
            <w:r>
              <w:rPr>
                <w:rFonts w:hint="eastAsia"/>
              </w:rPr>
              <w:t>零售单</w:t>
            </w:r>
            <w:bookmarkEnd w:id="173"/>
            <w:bookmarkEnd w:id="174"/>
            <w:r>
              <w:rPr>
                <w:rFonts w:hint="eastAsia"/>
              </w:rPr>
              <w:t>中。但计算利润这些东西，不应该直接参考这个字段，而应该参考零售单。</w:t>
            </w:r>
          </w:p>
        </w:tc>
      </w:tr>
      <w:tr w:rsidR="009E452E" w14:paraId="61F05C0E" w14:textId="77777777">
        <w:trPr>
          <w:trHeight w:val="267"/>
        </w:trPr>
        <w:tc>
          <w:tcPr>
            <w:tcW w:w="1836" w:type="dxa"/>
            <w:shd w:val="clear" w:color="auto" w:fill="FFFFFF" w:themeFill="background1"/>
          </w:tcPr>
          <w:p w14:paraId="5537E332" w14:textId="77777777" w:rsidR="009E452E" w:rsidRDefault="00D67AD0" w:rsidP="00A76ABC">
            <w:pPr>
              <w:spacing w:line="240" w:lineRule="atLeast"/>
              <w:jc w:val="left"/>
            </w:pPr>
            <w:r>
              <w:rPr>
                <w:rFonts w:hint="eastAsia"/>
              </w:rPr>
              <w:t>会员价</w:t>
            </w:r>
          </w:p>
        </w:tc>
        <w:tc>
          <w:tcPr>
            <w:tcW w:w="2695" w:type="dxa"/>
            <w:shd w:val="clear" w:color="auto" w:fill="FFFFFF" w:themeFill="background1"/>
          </w:tcPr>
          <w:p w14:paraId="5C13DAFD" w14:textId="77777777" w:rsidR="009E452E" w:rsidRDefault="00D67AD0" w:rsidP="00A76ABC">
            <w:pPr>
              <w:spacing w:line="240" w:lineRule="atLeast"/>
              <w:jc w:val="left"/>
            </w:pPr>
            <w:r>
              <w:rPr>
                <w:rFonts w:hint="eastAsia"/>
              </w:rPr>
              <w:t>F</w:t>
            </w:r>
            <w:r>
              <w:t>_PriceVIP</w:t>
            </w:r>
          </w:p>
        </w:tc>
        <w:tc>
          <w:tcPr>
            <w:tcW w:w="2977" w:type="dxa"/>
            <w:shd w:val="clear" w:color="auto" w:fill="FFFFFF" w:themeFill="background1"/>
          </w:tcPr>
          <w:p w14:paraId="00C51659"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r w:rsidR="004271BF">
              <w:rPr>
                <w:rFonts w:ascii="微软雅黑" w:hAnsi="微软雅黑" w:hint="eastAsia"/>
                <w:szCs w:val="21"/>
              </w:rPr>
              <w:t>，不能&gt;</w:t>
            </w:r>
            <w:r w:rsidR="004271BF">
              <w:rPr>
                <w:rFonts w:ascii="微软雅黑" w:hAnsi="微软雅黑"/>
                <w:szCs w:val="21"/>
              </w:rPr>
              <w:t>2^31</w:t>
            </w:r>
          </w:p>
        </w:tc>
        <w:tc>
          <w:tcPr>
            <w:tcW w:w="1134" w:type="dxa"/>
            <w:shd w:val="clear" w:color="auto" w:fill="FFFFFF" w:themeFill="background1"/>
          </w:tcPr>
          <w:p w14:paraId="23F7002B" w14:textId="77777777" w:rsidR="009E452E" w:rsidRDefault="009E452E" w:rsidP="00A76ABC">
            <w:pPr>
              <w:spacing w:line="240" w:lineRule="atLeast"/>
              <w:jc w:val="left"/>
            </w:pPr>
          </w:p>
        </w:tc>
        <w:tc>
          <w:tcPr>
            <w:tcW w:w="6349" w:type="dxa"/>
            <w:shd w:val="clear" w:color="auto" w:fill="FFFFFF" w:themeFill="background1"/>
          </w:tcPr>
          <w:p w14:paraId="55CE2F10" w14:textId="77777777" w:rsidR="009E452E" w:rsidRDefault="009E452E" w:rsidP="00A76ABC">
            <w:pPr>
              <w:spacing w:line="240" w:lineRule="atLeast"/>
              <w:jc w:val="left"/>
            </w:pPr>
          </w:p>
        </w:tc>
      </w:tr>
      <w:tr w:rsidR="009E452E" w14:paraId="7F151F63" w14:textId="77777777">
        <w:trPr>
          <w:trHeight w:val="267"/>
        </w:trPr>
        <w:tc>
          <w:tcPr>
            <w:tcW w:w="1836" w:type="dxa"/>
            <w:shd w:val="clear" w:color="auto" w:fill="FFFFFF" w:themeFill="background1"/>
          </w:tcPr>
          <w:p w14:paraId="5D086225" w14:textId="77777777" w:rsidR="009E452E" w:rsidRDefault="00D67AD0" w:rsidP="00A76ABC">
            <w:pPr>
              <w:spacing w:line="240" w:lineRule="atLeast"/>
              <w:jc w:val="left"/>
            </w:pPr>
            <w:r>
              <w:rPr>
                <w:rFonts w:hint="eastAsia"/>
              </w:rPr>
              <w:t>批发价</w:t>
            </w:r>
          </w:p>
        </w:tc>
        <w:tc>
          <w:tcPr>
            <w:tcW w:w="2695" w:type="dxa"/>
            <w:shd w:val="clear" w:color="auto" w:fill="FFFFFF" w:themeFill="background1"/>
          </w:tcPr>
          <w:p w14:paraId="25AA1636" w14:textId="77777777" w:rsidR="009E452E" w:rsidRDefault="00D67AD0" w:rsidP="00A76ABC">
            <w:pPr>
              <w:spacing w:line="240" w:lineRule="atLeast"/>
              <w:jc w:val="left"/>
            </w:pPr>
            <w:r>
              <w:rPr>
                <w:rFonts w:hint="eastAsia"/>
              </w:rPr>
              <w:t>F</w:t>
            </w:r>
            <w:r>
              <w:t>_PriceWholesale</w:t>
            </w:r>
          </w:p>
        </w:tc>
        <w:tc>
          <w:tcPr>
            <w:tcW w:w="2977" w:type="dxa"/>
            <w:shd w:val="clear" w:color="auto" w:fill="FFFFFF" w:themeFill="background1"/>
          </w:tcPr>
          <w:p w14:paraId="0922D742"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非负浮点数</w:t>
            </w:r>
            <w:r w:rsidR="004271BF">
              <w:rPr>
                <w:rFonts w:ascii="微软雅黑" w:hAnsi="微软雅黑" w:hint="eastAsia"/>
                <w:szCs w:val="21"/>
              </w:rPr>
              <w:t>，不能&gt;</w:t>
            </w:r>
            <w:r w:rsidR="004271BF">
              <w:rPr>
                <w:rFonts w:ascii="微软雅黑" w:hAnsi="微软雅黑"/>
                <w:szCs w:val="21"/>
              </w:rPr>
              <w:t>2^31</w:t>
            </w:r>
          </w:p>
        </w:tc>
        <w:tc>
          <w:tcPr>
            <w:tcW w:w="1134" w:type="dxa"/>
            <w:shd w:val="clear" w:color="auto" w:fill="FFFFFF" w:themeFill="background1"/>
          </w:tcPr>
          <w:p w14:paraId="18A8B6F3" w14:textId="77777777" w:rsidR="009E452E" w:rsidRDefault="009E452E" w:rsidP="00A76ABC">
            <w:pPr>
              <w:spacing w:line="240" w:lineRule="atLeast"/>
              <w:jc w:val="left"/>
            </w:pPr>
          </w:p>
        </w:tc>
        <w:tc>
          <w:tcPr>
            <w:tcW w:w="6349" w:type="dxa"/>
            <w:shd w:val="clear" w:color="auto" w:fill="FFFFFF" w:themeFill="background1"/>
          </w:tcPr>
          <w:p w14:paraId="1B7F560E" w14:textId="77777777" w:rsidR="009E452E" w:rsidRDefault="009E452E" w:rsidP="00A76ABC">
            <w:pPr>
              <w:spacing w:line="240" w:lineRule="atLeast"/>
              <w:jc w:val="left"/>
            </w:pPr>
          </w:p>
        </w:tc>
      </w:tr>
      <w:tr w:rsidR="009E452E" w14:paraId="12CEBB40" w14:textId="77777777" w:rsidTr="007F0660">
        <w:trPr>
          <w:trHeight w:val="267"/>
        </w:trPr>
        <w:tc>
          <w:tcPr>
            <w:tcW w:w="1836" w:type="dxa"/>
            <w:shd w:val="clear" w:color="auto" w:fill="8EAADB" w:themeFill="accent1" w:themeFillTint="99"/>
          </w:tcPr>
          <w:p w14:paraId="68622408" w14:textId="77777777" w:rsidR="009E452E" w:rsidRPr="005B0A47" w:rsidRDefault="00D67AD0" w:rsidP="00A76ABC">
            <w:pPr>
              <w:spacing w:line="240" w:lineRule="atLeast"/>
              <w:jc w:val="left"/>
              <w:rPr>
                <w:strike/>
              </w:rPr>
            </w:pPr>
            <w:r w:rsidRPr="005B0A47">
              <w:rPr>
                <w:rFonts w:hint="eastAsia"/>
                <w:strike/>
              </w:rPr>
              <w:t>毛利率</w:t>
            </w:r>
          </w:p>
        </w:tc>
        <w:tc>
          <w:tcPr>
            <w:tcW w:w="2695" w:type="dxa"/>
            <w:shd w:val="clear" w:color="auto" w:fill="8EAADB" w:themeFill="accent1" w:themeFillTint="99"/>
          </w:tcPr>
          <w:p w14:paraId="180D258B" w14:textId="77777777" w:rsidR="009E452E" w:rsidRPr="005B0A47" w:rsidRDefault="00D67AD0" w:rsidP="00A76ABC">
            <w:pPr>
              <w:spacing w:line="240" w:lineRule="atLeast"/>
              <w:jc w:val="left"/>
              <w:rPr>
                <w:strike/>
              </w:rPr>
            </w:pPr>
            <w:r w:rsidRPr="005B0A47">
              <w:rPr>
                <w:rFonts w:hint="eastAsia"/>
                <w:strike/>
              </w:rPr>
              <w:t>F</w:t>
            </w:r>
            <w:r w:rsidRPr="005B0A47">
              <w:rPr>
                <w:strike/>
              </w:rPr>
              <w:t>_RatioGrossMargin</w:t>
            </w:r>
          </w:p>
        </w:tc>
        <w:tc>
          <w:tcPr>
            <w:tcW w:w="2977" w:type="dxa"/>
            <w:shd w:val="clear" w:color="auto" w:fill="8EAADB" w:themeFill="accent1" w:themeFillTint="99"/>
          </w:tcPr>
          <w:p w14:paraId="4B6608C8" w14:textId="77777777" w:rsidR="009E452E" w:rsidRPr="005B0A47" w:rsidRDefault="00D67AD0" w:rsidP="00A76ABC">
            <w:pPr>
              <w:spacing w:line="240" w:lineRule="atLeast"/>
              <w:jc w:val="left"/>
              <w:rPr>
                <w:rFonts w:ascii="微软雅黑" w:hAnsi="微软雅黑"/>
                <w:strike/>
                <w:szCs w:val="21"/>
              </w:rPr>
            </w:pPr>
            <w:r w:rsidRPr="005B0A47">
              <w:rPr>
                <w:rFonts w:ascii="微软雅黑" w:hAnsi="微软雅黑" w:hint="eastAsia"/>
                <w:strike/>
                <w:szCs w:val="21"/>
              </w:rPr>
              <w:t>非负浮点数</w:t>
            </w:r>
          </w:p>
        </w:tc>
        <w:tc>
          <w:tcPr>
            <w:tcW w:w="1134" w:type="dxa"/>
            <w:shd w:val="clear" w:color="auto" w:fill="8EAADB" w:themeFill="accent1" w:themeFillTint="99"/>
          </w:tcPr>
          <w:p w14:paraId="246BBED8" w14:textId="77777777" w:rsidR="009E452E" w:rsidRPr="005B0A47" w:rsidRDefault="00D67AD0" w:rsidP="00A76ABC">
            <w:pPr>
              <w:spacing w:line="240" w:lineRule="atLeast"/>
              <w:jc w:val="left"/>
              <w:rPr>
                <w:strike/>
              </w:rPr>
            </w:pPr>
            <w:r w:rsidRPr="005B0A47">
              <w:rPr>
                <w:rFonts w:hint="eastAsia"/>
                <w:strike/>
              </w:rPr>
              <w:t>0.</w:t>
            </w:r>
            <w:r w:rsidRPr="005B0A47">
              <w:rPr>
                <w:strike/>
              </w:rPr>
              <w:t>0</w:t>
            </w:r>
          </w:p>
        </w:tc>
        <w:tc>
          <w:tcPr>
            <w:tcW w:w="6349" w:type="dxa"/>
            <w:shd w:val="clear" w:color="auto" w:fill="8EAADB" w:themeFill="accent1" w:themeFillTint="99"/>
          </w:tcPr>
          <w:p w14:paraId="5485244F" w14:textId="77777777" w:rsidR="005B0A47" w:rsidRPr="005B0A47" w:rsidRDefault="00D67AD0" w:rsidP="00A76ABC">
            <w:pPr>
              <w:spacing w:line="240" w:lineRule="atLeast"/>
              <w:jc w:val="left"/>
              <w:rPr>
                <w:strike/>
              </w:rPr>
            </w:pPr>
            <w:r w:rsidRPr="005B0A47">
              <w:rPr>
                <w:rFonts w:hint="eastAsia"/>
                <w:strike/>
              </w:rPr>
              <w:t>系统自动计算</w:t>
            </w:r>
          </w:p>
        </w:tc>
      </w:tr>
      <w:tr w:rsidR="009E452E" w14:paraId="77594691" w14:textId="77777777">
        <w:trPr>
          <w:trHeight w:val="267"/>
        </w:trPr>
        <w:tc>
          <w:tcPr>
            <w:tcW w:w="1836" w:type="dxa"/>
            <w:shd w:val="clear" w:color="auto" w:fill="FFFFFF" w:themeFill="background1"/>
          </w:tcPr>
          <w:p w14:paraId="1FF243D8" w14:textId="77777777" w:rsidR="009E452E" w:rsidRDefault="00D67AD0" w:rsidP="00A76ABC">
            <w:pPr>
              <w:spacing w:line="240" w:lineRule="atLeast"/>
              <w:jc w:val="left"/>
            </w:pPr>
            <w:r>
              <w:rPr>
                <w:rFonts w:hint="eastAsia"/>
              </w:rPr>
              <w:t>前台是否能改价</w:t>
            </w:r>
          </w:p>
        </w:tc>
        <w:tc>
          <w:tcPr>
            <w:tcW w:w="2695" w:type="dxa"/>
            <w:shd w:val="clear" w:color="auto" w:fill="FFFFFF" w:themeFill="background1"/>
          </w:tcPr>
          <w:p w14:paraId="2C2174C9" w14:textId="77777777" w:rsidR="009E452E" w:rsidRDefault="00D67AD0" w:rsidP="00A76ABC">
            <w:pPr>
              <w:spacing w:line="240" w:lineRule="atLeast"/>
              <w:jc w:val="left"/>
            </w:pPr>
            <w:r>
              <w:rPr>
                <w:rFonts w:hint="eastAsia"/>
              </w:rPr>
              <w:t>F</w:t>
            </w:r>
            <w:r>
              <w:t>_CanChangePrice</w:t>
            </w:r>
          </w:p>
        </w:tc>
        <w:tc>
          <w:tcPr>
            <w:tcW w:w="2977" w:type="dxa"/>
            <w:shd w:val="clear" w:color="auto" w:fill="FFFFFF" w:themeFill="background1"/>
          </w:tcPr>
          <w:p w14:paraId="1A8A092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w:t>
            </w:r>
            <w:r>
              <w:rPr>
                <w:rFonts w:ascii="微软雅黑" w:hAnsi="微软雅黑"/>
                <w:szCs w:val="21"/>
              </w:rPr>
              <w:t>0, 1}</w:t>
            </w:r>
          </w:p>
        </w:tc>
        <w:tc>
          <w:tcPr>
            <w:tcW w:w="1134" w:type="dxa"/>
            <w:shd w:val="clear" w:color="auto" w:fill="FFFFFF" w:themeFill="background1"/>
          </w:tcPr>
          <w:p w14:paraId="3C8DF79B"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2D60D85E" w14:textId="77777777" w:rsidR="009E452E" w:rsidRDefault="00D67AD0" w:rsidP="00A76ABC">
            <w:pPr>
              <w:spacing w:line="240" w:lineRule="atLeast"/>
              <w:jc w:val="left"/>
            </w:pPr>
            <w:r>
              <w:rPr>
                <w:rFonts w:hint="eastAsia"/>
              </w:rPr>
              <w:t>1</w:t>
            </w:r>
            <w:r>
              <w:rPr>
                <w:rFonts w:hint="eastAsia"/>
              </w:rPr>
              <w:t>是、</w:t>
            </w:r>
            <w:r>
              <w:rPr>
                <w:rFonts w:hint="eastAsia"/>
              </w:rPr>
              <w:t>0</w:t>
            </w:r>
            <w:r>
              <w:rPr>
                <w:rFonts w:hint="eastAsia"/>
              </w:rPr>
              <w:t>否。特殊商品，特殊人群</w:t>
            </w:r>
          </w:p>
        </w:tc>
      </w:tr>
      <w:tr w:rsidR="009E452E" w14:paraId="002624DE" w14:textId="77777777">
        <w:trPr>
          <w:trHeight w:val="267"/>
        </w:trPr>
        <w:tc>
          <w:tcPr>
            <w:tcW w:w="1836" w:type="dxa"/>
            <w:shd w:val="clear" w:color="auto" w:fill="FFFF00"/>
          </w:tcPr>
          <w:p w14:paraId="36F52043" w14:textId="77777777" w:rsidR="009E452E" w:rsidRDefault="00D67AD0" w:rsidP="00A76ABC">
            <w:pPr>
              <w:spacing w:line="240" w:lineRule="atLeast"/>
              <w:jc w:val="left"/>
            </w:pPr>
            <w:r>
              <w:rPr>
                <w:rFonts w:hint="eastAsia"/>
              </w:rPr>
              <w:t>积分规则</w:t>
            </w:r>
          </w:p>
        </w:tc>
        <w:tc>
          <w:tcPr>
            <w:tcW w:w="2695" w:type="dxa"/>
            <w:shd w:val="clear" w:color="auto" w:fill="FFFF00"/>
          </w:tcPr>
          <w:p w14:paraId="74E38048" w14:textId="77777777" w:rsidR="009E452E" w:rsidRDefault="00D67AD0" w:rsidP="00A76ABC">
            <w:pPr>
              <w:spacing w:line="240" w:lineRule="atLeast"/>
              <w:jc w:val="left"/>
            </w:pPr>
            <w:r>
              <w:rPr>
                <w:rFonts w:hint="eastAsia"/>
              </w:rPr>
              <w:t>F</w:t>
            </w:r>
            <w:r>
              <w:t>_RuleOfPoint</w:t>
            </w:r>
          </w:p>
        </w:tc>
        <w:tc>
          <w:tcPr>
            <w:tcW w:w="2977" w:type="dxa"/>
            <w:shd w:val="clear" w:color="auto" w:fill="FFFF00"/>
          </w:tcPr>
          <w:p w14:paraId="56BD311B" w14:textId="77777777" w:rsidR="009E452E" w:rsidRDefault="007569F5" w:rsidP="00A76ABC">
            <w:pPr>
              <w:spacing w:line="240" w:lineRule="atLeast"/>
              <w:jc w:val="left"/>
              <w:rPr>
                <w:rFonts w:ascii="微软雅黑" w:hAnsi="微软雅黑"/>
                <w:szCs w:val="21"/>
              </w:rPr>
            </w:pPr>
            <w:r>
              <w:rPr>
                <w:rFonts w:ascii="微软雅黑" w:hAnsi="微软雅黑"/>
                <w:szCs w:val="21"/>
              </w:rPr>
              <w:t xml:space="preserve">Int, </w:t>
            </w:r>
            <w:r w:rsidR="00D67AD0">
              <w:rPr>
                <w:rFonts w:ascii="微软雅黑" w:hAnsi="微软雅黑" w:hint="eastAsia"/>
                <w:szCs w:val="21"/>
              </w:rPr>
              <w:t>正整数</w:t>
            </w:r>
          </w:p>
        </w:tc>
        <w:tc>
          <w:tcPr>
            <w:tcW w:w="1134" w:type="dxa"/>
            <w:shd w:val="clear" w:color="auto" w:fill="FFFF00"/>
          </w:tcPr>
          <w:p w14:paraId="3311C8D4" w14:textId="77777777" w:rsidR="009E452E" w:rsidRDefault="00D67AD0" w:rsidP="00A76ABC">
            <w:pPr>
              <w:spacing w:line="240" w:lineRule="atLeast"/>
              <w:jc w:val="left"/>
            </w:pPr>
            <w:r>
              <w:rPr>
                <w:rFonts w:hint="eastAsia"/>
              </w:rPr>
              <w:t>1</w:t>
            </w:r>
          </w:p>
        </w:tc>
        <w:tc>
          <w:tcPr>
            <w:tcW w:w="6349" w:type="dxa"/>
            <w:shd w:val="clear" w:color="auto" w:fill="FFFF00"/>
          </w:tcPr>
          <w:p w14:paraId="4C5235B2" w14:textId="77777777" w:rsidR="009E452E" w:rsidRDefault="00D67AD0" w:rsidP="00A76ABC">
            <w:pPr>
              <w:spacing w:line="240" w:lineRule="atLeast"/>
              <w:jc w:val="left"/>
            </w:pPr>
            <w:r>
              <w:rPr>
                <w:rFonts w:hint="eastAsia"/>
              </w:rPr>
              <w:t>根据售价</w:t>
            </w:r>
            <w:r>
              <w:rPr>
                <w:rFonts w:hint="eastAsia"/>
              </w:rPr>
              <w:t>X</w:t>
            </w:r>
            <w:r>
              <w:rPr>
                <w:rFonts w:hint="eastAsia"/>
              </w:rPr>
              <w:t>倍数。</w:t>
            </w:r>
          </w:p>
          <w:p w14:paraId="08E2CEDA" w14:textId="77777777" w:rsidR="009E452E" w:rsidRDefault="00D67AD0" w:rsidP="00A76ABC">
            <w:pPr>
              <w:spacing w:line="240" w:lineRule="atLeast"/>
              <w:jc w:val="left"/>
            </w:pPr>
            <w:r>
              <w:rPr>
                <w:rFonts w:hint="eastAsia"/>
              </w:rPr>
              <w:t>系统自动判断：根据售价决定</w:t>
            </w:r>
          </w:p>
        </w:tc>
      </w:tr>
      <w:tr w:rsidR="009E452E" w14:paraId="1D20FD26" w14:textId="77777777">
        <w:trPr>
          <w:trHeight w:val="267"/>
        </w:trPr>
        <w:tc>
          <w:tcPr>
            <w:tcW w:w="1836" w:type="dxa"/>
            <w:shd w:val="clear" w:color="auto" w:fill="FFFFFF" w:themeFill="background1"/>
          </w:tcPr>
          <w:p w14:paraId="5260F771" w14:textId="77777777" w:rsidR="009E452E" w:rsidRDefault="00D67AD0" w:rsidP="00A76ABC">
            <w:pPr>
              <w:spacing w:line="240" w:lineRule="atLeast"/>
              <w:jc w:val="left"/>
            </w:pPr>
            <w:r>
              <w:rPr>
                <w:rFonts w:hint="eastAsia"/>
              </w:rPr>
              <w:t>商品图片</w:t>
            </w:r>
          </w:p>
        </w:tc>
        <w:tc>
          <w:tcPr>
            <w:tcW w:w="2695" w:type="dxa"/>
            <w:shd w:val="clear" w:color="auto" w:fill="FFFFFF" w:themeFill="background1"/>
          </w:tcPr>
          <w:p w14:paraId="6D019CFD" w14:textId="77777777" w:rsidR="009E452E" w:rsidRDefault="00D67AD0" w:rsidP="00A76ABC">
            <w:pPr>
              <w:spacing w:line="240" w:lineRule="atLeast"/>
              <w:jc w:val="left"/>
            </w:pPr>
            <w:r>
              <w:rPr>
                <w:rFonts w:hint="eastAsia"/>
              </w:rPr>
              <w:t>F</w:t>
            </w:r>
            <w:r>
              <w:t>_Picture</w:t>
            </w:r>
          </w:p>
        </w:tc>
        <w:tc>
          <w:tcPr>
            <w:tcW w:w="2977" w:type="dxa"/>
            <w:shd w:val="clear" w:color="auto" w:fill="FFFFFF" w:themeFill="background1"/>
          </w:tcPr>
          <w:p w14:paraId="71F0968F" w14:textId="77777777" w:rsidR="009E452E" w:rsidRDefault="00D67AD0" w:rsidP="00A76ABC">
            <w:pPr>
              <w:spacing w:line="240" w:lineRule="atLeast"/>
              <w:jc w:val="left"/>
              <w:rPr>
                <w:rFonts w:ascii="微软雅黑" w:hAnsi="微软雅黑"/>
                <w:szCs w:val="21"/>
              </w:rPr>
            </w:pPr>
            <w:r>
              <w:rPr>
                <w:rFonts w:ascii="微软雅黑" w:hAnsi="微软雅黑"/>
                <w:szCs w:val="21"/>
              </w:rPr>
              <w:t>Varchar(128)</w:t>
            </w:r>
            <w:r>
              <w:rPr>
                <w:rFonts w:ascii="微软雅黑" w:hAnsi="微软雅黑" w:hint="eastAsia"/>
                <w:szCs w:val="21"/>
              </w:rPr>
              <w:t>，长度</w:t>
            </w:r>
            <w:r>
              <w:rPr>
                <w:rFonts w:ascii="微软雅黑" w:hAnsi="微软雅黑"/>
                <w:szCs w:val="21"/>
              </w:rPr>
              <w:t>[0,128]</w:t>
            </w:r>
          </w:p>
        </w:tc>
        <w:tc>
          <w:tcPr>
            <w:tcW w:w="1134" w:type="dxa"/>
            <w:shd w:val="clear" w:color="auto" w:fill="FFFFFF" w:themeFill="background1"/>
          </w:tcPr>
          <w:p w14:paraId="35CCE782" w14:textId="77777777" w:rsidR="009E452E" w:rsidRDefault="009E452E" w:rsidP="00A76ABC">
            <w:pPr>
              <w:spacing w:line="240" w:lineRule="atLeast"/>
              <w:jc w:val="left"/>
            </w:pPr>
          </w:p>
        </w:tc>
        <w:tc>
          <w:tcPr>
            <w:tcW w:w="6349" w:type="dxa"/>
            <w:shd w:val="clear" w:color="auto" w:fill="FFFFFF" w:themeFill="background1"/>
          </w:tcPr>
          <w:p w14:paraId="10DA2DF0" w14:textId="77777777" w:rsidR="009E452E" w:rsidRDefault="009E452E" w:rsidP="00A76ABC">
            <w:pPr>
              <w:spacing w:line="240" w:lineRule="atLeast"/>
              <w:jc w:val="left"/>
            </w:pPr>
          </w:p>
        </w:tc>
      </w:tr>
      <w:tr w:rsidR="009E452E" w14:paraId="624B3668" w14:textId="77777777">
        <w:trPr>
          <w:trHeight w:val="267"/>
        </w:trPr>
        <w:tc>
          <w:tcPr>
            <w:tcW w:w="1836" w:type="dxa"/>
            <w:shd w:val="clear" w:color="auto" w:fill="FFFFFF" w:themeFill="background1"/>
          </w:tcPr>
          <w:p w14:paraId="159C4DAF" w14:textId="77777777" w:rsidR="009E452E" w:rsidRDefault="00D67AD0" w:rsidP="00A76ABC">
            <w:pPr>
              <w:spacing w:line="240" w:lineRule="atLeast"/>
              <w:jc w:val="left"/>
            </w:pPr>
            <w:r>
              <w:rPr>
                <w:rFonts w:hint="eastAsia"/>
              </w:rPr>
              <w:t>保质期</w:t>
            </w:r>
          </w:p>
        </w:tc>
        <w:tc>
          <w:tcPr>
            <w:tcW w:w="2695" w:type="dxa"/>
            <w:shd w:val="clear" w:color="auto" w:fill="FFFFFF" w:themeFill="background1"/>
          </w:tcPr>
          <w:p w14:paraId="285CF2DD" w14:textId="77777777" w:rsidR="009E452E" w:rsidRDefault="00D67AD0" w:rsidP="00A76ABC">
            <w:pPr>
              <w:spacing w:line="240" w:lineRule="atLeast"/>
              <w:jc w:val="left"/>
            </w:pPr>
            <w:r>
              <w:rPr>
                <w:rFonts w:hint="eastAsia"/>
              </w:rPr>
              <w:t>F</w:t>
            </w:r>
            <w:r>
              <w:t>_ShelfLife</w:t>
            </w:r>
          </w:p>
        </w:tc>
        <w:tc>
          <w:tcPr>
            <w:tcW w:w="2977" w:type="dxa"/>
            <w:shd w:val="clear" w:color="auto" w:fill="FFFFFF" w:themeFill="background1"/>
          </w:tcPr>
          <w:p w14:paraId="10DDDC48" w14:textId="77777777" w:rsidR="009E452E" w:rsidRDefault="00D67AD0" w:rsidP="00A76ABC">
            <w:pPr>
              <w:spacing w:line="240" w:lineRule="atLeast"/>
              <w:jc w:val="left"/>
              <w:rPr>
                <w:rFonts w:ascii="微软雅黑" w:hAnsi="微软雅黑"/>
                <w:szCs w:val="21"/>
              </w:rPr>
            </w:pPr>
            <w:r>
              <w:rPr>
                <w:rFonts w:ascii="微软雅黑" w:hAnsi="微软雅黑"/>
                <w:szCs w:val="21"/>
              </w:rPr>
              <w:t xml:space="preserve">Int, </w:t>
            </w:r>
            <w:r>
              <w:rPr>
                <w:rFonts w:ascii="微软雅黑" w:hAnsi="微软雅黑" w:hint="eastAsia"/>
                <w:szCs w:val="21"/>
              </w:rPr>
              <w:t>有效天数，自然数</w:t>
            </w:r>
          </w:p>
        </w:tc>
        <w:tc>
          <w:tcPr>
            <w:tcW w:w="1134" w:type="dxa"/>
            <w:shd w:val="clear" w:color="auto" w:fill="FFFFFF" w:themeFill="background1"/>
          </w:tcPr>
          <w:p w14:paraId="2A588163" w14:textId="77777777" w:rsidR="009E452E" w:rsidRDefault="009E452E" w:rsidP="00A76ABC">
            <w:pPr>
              <w:spacing w:line="240" w:lineRule="atLeast"/>
              <w:jc w:val="left"/>
            </w:pPr>
          </w:p>
        </w:tc>
        <w:tc>
          <w:tcPr>
            <w:tcW w:w="6349" w:type="dxa"/>
            <w:shd w:val="clear" w:color="auto" w:fill="FFFFFF" w:themeFill="background1"/>
          </w:tcPr>
          <w:p w14:paraId="20687488" w14:textId="77777777" w:rsidR="009E452E" w:rsidRDefault="009E452E" w:rsidP="00A76ABC">
            <w:pPr>
              <w:spacing w:line="240" w:lineRule="atLeast"/>
              <w:jc w:val="left"/>
            </w:pPr>
          </w:p>
        </w:tc>
      </w:tr>
      <w:tr w:rsidR="009E452E" w14:paraId="16A44B7C" w14:textId="77777777">
        <w:trPr>
          <w:trHeight w:val="267"/>
        </w:trPr>
        <w:tc>
          <w:tcPr>
            <w:tcW w:w="1836" w:type="dxa"/>
            <w:shd w:val="clear" w:color="auto" w:fill="FFFF00"/>
          </w:tcPr>
          <w:p w14:paraId="7A732C0A" w14:textId="77777777" w:rsidR="009E452E" w:rsidRDefault="00D67AD0" w:rsidP="00A76ABC">
            <w:pPr>
              <w:spacing w:line="240" w:lineRule="atLeast"/>
              <w:jc w:val="left"/>
            </w:pPr>
            <w:r>
              <w:rPr>
                <w:rFonts w:hint="eastAsia"/>
              </w:rPr>
              <w:t>退货天数</w:t>
            </w:r>
          </w:p>
        </w:tc>
        <w:tc>
          <w:tcPr>
            <w:tcW w:w="2695" w:type="dxa"/>
            <w:shd w:val="clear" w:color="auto" w:fill="FFFF00"/>
          </w:tcPr>
          <w:p w14:paraId="2F6D69EE" w14:textId="77777777" w:rsidR="009E452E" w:rsidRDefault="00D67AD0" w:rsidP="00A76ABC">
            <w:pPr>
              <w:spacing w:line="240" w:lineRule="atLeast"/>
              <w:jc w:val="left"/>
            </w:pPr>
            <w:r>
              <w:rPr>
                <w:rFonts w:hint="eastAsia"/>
              </w:rPr>
              <w:t>F</w:t>
            </w:r>
            <w:r>
              <w:t>_ReturnDays</w:t>
            </w:r>
          </w:p>
        </w:tc>
        <w:tc>
          <w:tcPr>
            <w:tcW w:w="2977" w:type="dxa"/>
            <w:shd w:val="clear" w:color="auto" w:fill="FFFF00"/>
          </w:tcPr>
          <w:p w14:paraId="13859153"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非负整数</w:t>
            </w:r>
          </w:p>
        </w:tc>
        <w:tc>
          <w:tcPr>
            <w:tcW w:w="1134" w:type="dxa"/>
            <w:shd w:val="clear" w:color="auto" w:fill="FFFF00"/>
          </w:tcPr>
          <w:p w14:paraId="0624EA08" w14:textId="77777777" w:rsidR="009E452E" w:rsidRDefault="00D67AD0" w:rsidP="00A76ABC">
            <w:pPr>
              <w:spacing w:line="240" w:lineRule="atLeast"/>
              <w:jc w:val="left"/>
            </w:pPr>
            <w:r>
              <w:rPr>
                <w:rFonts w:hint="eastAsia"/>
              </w:rPr>
              <w:t>0</w:t>
            </w:r>
          </w:p>
        </w:tc>
        <w:tc>
          <w:tcPr>
            <w:tcW w:w="6349" w:type="dxa"/>
            <w:shd w:val="clear" w:color="auto" w:fill="FFFF00"/>
          </w:tcPr>
          <w:p w14:paraId="5132F651" w14:textId="77777777" w:rsidR="009E452E" w:rsidRDefault="00D67AD0" w:rsidP="00A76ABC">
            <w:pPr>
              <w:spacing w:line="240" w:lineRule="atLeast"/>
              <w:jc w:val="left"/>
            </w:pPr>
            <w:r>
              <w:t>0</w:t>
            </w:r>
            <w:r>
              <w:rPr>
                <w:rFonts w:hint="eastAsia"/>
              </w:rPr>
              <w:t>=</w:t>
            </w:r>
            <w:r>
              <w:rPr>
                <w:rFonts w:hint="eastAsia"/>
              </w:rPr>
              <w:t>不可退货。</w:t>
            </w:r>
          </w:p>
          <w:p w14:paraId="2B207138" w14:textId="77777777" w:rsidR="009E452E" w:rsidRDefault="00D67AD0" w:rsidP="00A76ABC">
            <w:pPr>
              <w:spacing w:line="240" w:lineRule="atLeast"/>
              <w:jc w:val="left"/>
            </w:pPr>
            <w:r>
              <w:rPr>
                <w:rFonts w:hint="eastAsia"/>
              </w:rPr>
              <w:t>其它正数</w:t>
            </w:r>
            <w:r>
              <w:rPr>
                <w:rFonts w:hint="eastAsia"/>
              </w:rPr>
              <w:t>N=</w:t>
            </w:r>
            <w:r>
              <w:t>N</w:t>
            </w:r>
            <w:r>
              <w:rPr>
                <w:rFonts w:hint="eastAsia"/>
              </w:rPr>
              <w:t>天内可以退货</w:t>
            </w:r>
          </w:p>
        </w:tc>
      </w:tr>
      <w:tr w:rsidR="009E452E" w14:paraId="4EB29074" w14:textId="77777777">
        <w:trPr>
          <w:trHeight w:val="267"/>
        </w:trPr>
        <w:tc>
          <w:tcPr>
            <w:tcW w:w="1836" w:type="dxa"/>
            <w:shd w:val="clear" w:color="auto" w:fill="FFFFFF" w:themeFill="background1"/>
          </w:tcPr>
          <w:p w14:paraId="37F09B3B" w14:textId="77777777" w:rsidR="009E452E" w:rsidRDefault="00D67AD0" w:rsidP="00A76ABC">
            <w:pPr>
              <w:spacing w:line="240" w:lineRule="atLeast"/>
              <w:jc w:val="left"/>
            </w:pPr>
            <w:r>
              <w:rPr>
                <w:rFonts w:hint="eastAsia"/>
              </w:rPr>
              <w:t>创建日期</w:t>
            </w:r>
          </w:p>
        </w:tc>
        <w:tc>
          <w:tcPr>
            <w:tcW w:w="2695" w:type="dxa"/>
            <w:shd w:val="clear" w:color="auto" w:fill="FFFFFF" w:themeFill="background1"/>
          </w:tcPr>
          <w:p w14:paraId="247FEF57" w14:textId="77777777" w:rsidR="009E452E" w:rsidRDefault="00D67AD0" w:rsidP="00A76ABC">
            <w:pPr>
              <w:spacing w:line="240" w:lineRule="atLeast"/>
              <w:jc w:val="left"/>
            </w:pPr>
            <w:r>
              <w:rPr>
                <w:rFonts w:hint="eastAsia"/>
              </w:rPr>
              <w:t>F</w:t>
            </w:r>
            <w:r>
              <w:t>_CreateDate</w:t>
            </w:r>
          </w:p>
        </w:tc>
        <w:tc>
          <w:tcPr>
            <w:tcW w:w="2977" w:type="dxa"/>
            <w:shd w:val="clear" w:color="auto" w:fill="FFFFFF" w:themeFill="background1"/>
          </w:tcPr>
          <w:p w14:paraId="5B0DAC54" w14:textId="77777777" w:rsidR="009E452E" w:rsidRDefault="009E452E" w:rsidP="00A76ABC">
            <w:pPr>
              <w:spacing w:line="240" w:lineRule="atLeast"/>
              <w:jc w:val="left"/>
              <w:rPr>
                <w:rFonts w:ascii="微软雅黑" w:hAnsi="微软雅黑"/>
                <w:szCs w:val="21"/>
              </w:rPr>
            </w:pPr>
          </w:p>
        </w:tc>
        <w:tc>
          <w:tcPr>
            <w:tcW w:w="1134" w:type="dxa"/>
            <w:shd w:val="clear" w:color="auto" w:fill="FFFFFF" w:themeFill="background1"/>
          </w:tcPr>
          <w:p w14:paraId="3698F68C" w14:textId="77777777" w:rsidR="009E452E" w:rsidRDefault="009E452E" w:rsidP="00A76ABC">
            <w:pPr>
              <w:spacing w:line="240" w:lineRule="atLeast"/>
              <w:jc w:val="left"/>
            </w:pPr>
          </w:p>
        </w:tc>
        <w:tc>
          <w:tcPr>
            <w:tcW w:w="6349" w:type="dxa"/>
            <w:shd w:val="clear" w:color="auto" w:fill="FFFFFF" w:themeFill="background1"/>
          </w:tcPr>
          <w:p w14:paraId="25371F25" w14:textId="77777777" w:rsidR="009E452E" w:rsidRDefault="00D67AD0" w:rsidP="00A76ABC">
            <w:pPr>
              <w:spacing w:line="240" w:lineRule="atLeast"/>
              <w:jc w:val="left"/>
            </w:pPr>
            <w:r>
              <w:rPr>
                <w:rFonts w:hint="eastAsia"/>
              </w:rPr>
              <w:t>插入时，</w:t>
            </w:r>
            <w:r>
              <w:rPr>
                <w:rFonts w:hint="eastAsia"/>
              </w:rPr>
              <w:t>S</w:t>
            </w:r>
            <w:r>
              <w:t>P</w:t>
            </w:r>
            <w:r>
              <w:rPr>
                <w:rFonts w:hint="eastAsia"/>
              </w:rPr>
              <w:t>自动生成</w:t>
            </w:r>
          </w:p>
        </w:tc>
      </w:tr>
      <w:tr w:rsidR="009E452E" w14:paraId="6F5ED230" w14:textId="77777777">
        <w:trPr>
          <w:trHeight w:val="267"/>
        </w:trPr>
        <w:tc>
          <w:tcPr>
            <w:tcW w:w="1836" w:type="dxa"/>
            <w:shd w:val="clear" w:color="auto" w:fill="FFFF00"/>
          </w:tcPr>
          <w:p w14:paraId="335C8CF4" w14:textId="77777777" w:rsidR="009E452E" w:rsidRDefault="00D67AD0" w:rsidP="00A76ABC">
            <w:pPr>
              <w:spacing w:line="240" w:lineRule="atLeast"/>
              <w:jc w:val="left"/>
            </w:pPr>
            <w:r>
              <w:rPr>
                <w:rFonts w:hint="eastAsia"/>
              </w:rPr>
              <w:t>采购阀值</w:t>
            </w:r>
          </w:p>
        </w:tc>
        <w:tc>
          <w:tcPr>
            <w:tcW w:w="2695" w:type="dxa"/>
            <w:shd w:val="clear" w:color="auto" w:fill="FFFF00"/>
          </w:tcPr>
          <w:p w14:paraId="00984C2E" w14:textId="77777777" w:rsidR="009E452E" w:rsidRDefault="00D67AD0" w:rsidP="00A76ABC">
            <w:pPr>
              <w:spacing w:line="240" w:lineRule="atLeast"/>
              <w:jc w:val="left"/>
            </w:pPr>
            <w:r>
              <w:rPr>
                <w:rFonts w:hint="eastAsia"/>
              </w:rPr>
              <w:t>F</w:t>
            </w:r>
            <w:r>
              <w:t>_PurchaseFlag</w:t>
            </w:r>
          </w:p>
        </w:tc>
        <w:tc>
          <w:tcPr>
            <w:tcW w:w="2977" w:type="dxa"/>
            <w:shd w:val="clear" w:color="auto" w:fill="FFFF00"/>
          </w:tcPr>
          <w:p w14:paraId="6DAF2486" w14:textId="77777777" w:rsidR="009E452E" w:rsidRDefault="007569F5" w:rsidP="00A76ABC">
            <w:pPr>
              <w:spacing w:line="240" w:lineRule="atLeast"/>
              <w:jc w:val="left"/>
              <w:rPr>
                <w:rFonts w:ascii="微软雅黑" w:hAnsi="微软雅黑"/>
                <w:szCs w:val="21"/>
              </w:rPr>
            </w:pPr>
            <w:r>
              <w:rPr>
                <w:rFonts w:ascii="微软雅黑" w:hAnsi="微软雅黑"/>
                <w:szCs w:val="21"/>
              </w:rPr>
              <w:t xml:space="preserve">Int, </w:t>
            </w:r>
            <w:r w:rsidR="00D67AD0">
              <w:rPr>
                <w:rFonts w:ascii="微软雅黑" w:hAnsi="微软雅黑" w:hint="eastAsia"/>
                <w:szCs w:val="21"/>
              </w:rPr>
              <w:t>正整数</w:t>
            </w:r>
          </w:p>
        </w:tc>
        <w:tc>
          <w:tcPr>
            <w:tcW w:w="1134" w:type="dxa"/>
            <w:shd w:val="clear" w:color="auto" w:fill="FFFF00"/>
          </w:tcPr>
          <w:p w14:paraId="73192223" w14:textId="77777777" w:rsidR="009E452E" w:rsidRDefault="00D67AD0" w:rsidP="00A76ABC">
            <w:pPr>
              <w:spacing w:line="240" w:lineRule="atLeast"/>
              <w:jc w:val="left"/>
            </w:pPr>
            <w:r>
              <w:rPr>
                <w:rFonts w:hint="eastAsia"/>
              </w:rPr>
              <w:t>1</w:t>
            </w:r>
          </w:p>
        </w:tc>
        <w:tc>
          <w:tcPr>
            <w:tcW w:w="6349" w:type="dxa"/>
            <w:shd w:val="clear" w:color="auto" w:fill="FFFF00"/>
          </w:tcPr>
          <w:p w14:paraId="263F8F07" w14:textId="77777777" w:rsidR="00CF4163" w:rsidRDefault="00D67AD0" w:rsidP="00A76ABC">
            <w:pPr>
              <w:spacing w:line="240" w:lineRule="atLeast"/>
              <w:jc w:val="left"/>
            </w:pPr>
            <w:r>
              <w:rPr>
                <w:rFonts w:hint="eastAsia"/>
              </w:rPr>
              <w:t>当商品的库存数目低于这个数目时，系统生成采购计划表</w:t>
            </w:r>
          </w:p>
        </w:tc>
      </w:tr>
      <w:tr w:rsidR="009E452E" w14:paraId="0A1982BB" w14:textId="77777777">
        <w:trPr>
          <w:trHeight w:val="255"/>
        </w:trPr>
        <w:tc>
          <w:tcPr>
            <w:tcW w:w="1836" w:type="dxa"/>
            <w:shd w:val="clear" w:color="auto" w:fill="FFFFFF" w:themeFill="background1"/>
          </w:tcPr>
          <w:p w14:paraId="23B262B1" w14:textId="77777777" w:rsidR="009E452E" w:rsidRDefault="00D67AD0" w:rsidP="00A76ABC">
            <w:pPr>
              <w:spacing w:line="240" w:lineRule="atLeast"/>
              <w:jc w:val="left"/>
            </w:pPr>
            <w:r>
              <w:rPr>
                <w:rFonts w:hint="eastAsia"/>
              </w:rPr>
              <w:t>参照商品</w:t>
            </w:r>
            <w:r>
              <w:rPr>
                <w:rFonts w:hint="eastAsia"/>
              </w:rPr>
              <w:t>I</w:t>
            </w:r>
            <w:r>
              <w:t>D</w:t>
            </w:r>
          </w:p>
        </w:tc>
        <w:tc>
          <w:tcPr>
            <w:tcW w:w="2695" w:type="dxa"/>
            <w:shd w:val="clear" w:color="auto" w:fill="FFFFFF" w:themeFill="background1"/>
          </w:tcPr>
          <w:p w14:paraId="0D80DF78" w14:textId="77777777" w:rsidR="009E452E" w:rsidRDefault="00D67AD0" w:rsidP="00A76ABC">
            <w:pPr>
              <w:spacing w:line="240" w:lineRule="atLeast"/>
              <w:jc w:val="left"/>
            </w:pPr>
            <w:r>
              <w:rPr>
                <w:rFonts w:hint="eastAsia"/>
              </w:rPr>
              <w:t>F_</w:t>
            </w:r>
            <w:r>
              <w:t>RefCommodityID</w:t>
            </w:r>
          </w:p>
        </w:tc>
        <w:tc>
          <w:tcPr>
            <w:tcW w:w="2977" w:type="dxa"/>
            <w:shd w:val="clear" w:color="auto" w:fill="FFFFFF" w:themeFill="background1"/>
          </w:tcPr>
          <w:p w14:paraId="2409B6CB"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非负整数</w:t>
            </w:r>
          </w:p>
        </w:tc>
        <w:tc>
          <w:tcPr>
            <w:tcW w:w="1134" w:type="dxa"/>
            <w:shd w:val="clear" w:color="auto" w:fill="FFFF00"/>
          </w:tcPr>
          <w:p w14:paraId="23B64611"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22AAB61F" w14:textId="77777777" w:rsidR="009E452E" w:rsidRDefault="00D67AD0" w:rsidP="00A76ABC">
            <w:pPr>
              <w:spacing w:line="240" w:lineRule="atLeast"/>
              <w:jc w:val="left"/>
            </w:pPr>
            <w:r>
              <w:rPr>
                <w:rFonts w:hint="eastAsia"/>
              </w:rPr>
              <w:t>一品多包装。若无多包装，设置为</w:t>
            </w:r>
            <w:r>
              <w:rPr>
                <w:rFonts w:hint="eastAsia"/>
              </w:rPr>
              <w:t>0</w:t>
            </w:r>
          </w:p>
        </w:tc>
      </w:tr>
      <w:tr w:rsidR="009E452E" w14:paraId="11F2496B" w14:textId="77777777">
        <w:trPr>
          <w:trHeight w:val="255"/>
        </w:trPr>
        <w:tc>
          <w:tcPr>
            <w:tcW w:w="1836" w:type="dxa"/>
            <w:shd w:val="clear" w:color="auto" w:fill="FFFFFF" w:themeFill="background1"/>
          </w:tcPr>
          <w:p w14:paraId="0FB8EDA5" w14:textId="77777777" w:rsidR="009E452E" w:rsidRDefault="00D67AD0" w:rsidP="00A76ABC">
            <w:pPr>
              <w:spacing w:line="240" w:lineRule="atLeast"/>
              <w:jc w:val="left"/>
            </w:pPr>
            <w:r>
              <w:rPr>
                <w:rFonts w:hint="eastAsia"/>
              </w:rPr>
              <w:t>参照商品倍数</w:t>
            </w:r>
          </w:p>
        </w:tc>
        <w:tc>
          <w:tcPr>
            <w:tcW w:w="2695" w:type="dxa"/>
            <w:shd w:val="clear" w:color="auto" w:fill="FFFFFF" w:themeFill="background1"/>
          </w:tcPr>
          <w:p w14:paraId="44817EC6" w14:textId="77777777" w:rsidR="009E452E" w:rsidRDefault="00D67AD0" w:rsidP="00A76ABC">
            <w:pPr>
              <w:spacing w:line="240" w:lineRule="atLeast"/>
              <w:jc w:val="left"/>
            </w:pPr>
            <w:r>
              <w:rPr>
                <w:rFonts w:hint="eastAsia"/>
              </w:rPr>
              <w:t>F</w:t>
            </w:r>
            <w:r>
              <w:t>_RefCommodityMultiple</w:t>
            </w:r>
          </w:p>
        </w:tc>
        <w:tc>
          <w:tcPr>
            <w:tcW w:w="2977" w:type="dxa"/>
            <w:shd w:val="clear" w:color="auto" w:fill="FFFFFF" w:themeFill="background1"/>
          </w:tcPr>
          <w:p w14:paraId="36E955BC"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非负整数</w:t>
            </w:r>
          </w:p>
        </w:tc>
        <w:tc>
          <w:tcPr>
            <w:tcW w:w="1134" w:type="dxa"/>
            <w:shd w:val="clear" w:color="auto" w:fill="FFFF00"/>
          </w:tcPr>
          <w:p w14:paraId="308AE50A"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5B817F02" w14:textId="77777777" w:rsidR="009E452E" w:rsidRDefault="00D67AD0" w:rsidP="00A76ABC">
            <w:pPr>
              <w:spacing w:line="240" w:lineRule="atLeast"/>
              <w:jc w:val="left"/>
            </w:pPr>
            <w:r>
              <w:rPr>
                <w:rFonts w:hint="eastAsia"/>
              </w:rPr>
              <w:t>一品多包装。若无多包装，设置为</w:t>
            </w:r>
            <w:r>
              <w:rPr>
                <w:rFonts w:hint="eastAsia"/>
              </w:rPr>
              <w:t>0</w:t>
            </w:r>
            <w:r>
              <w:rPr>
                <w:rFonts w:hint="eastAsia"/>
              </w:rPr>
              <w:t>；否则为倍数。比如</w:t>
            </w:r>
            <w:r>
              <w:rPr>
                <w:rFonts w:hint="eastAsia"/>
              </w:rPr>
              <w:t>1</w:t>
            </w:r>
            <w:r>
              <w:t>6</w:t>
            </w:r>
            <w:r>
              <w:rPr>
                <w:rFonts w:hint="eastAsia"/>
              </w:rPr>
              <w:t>支装，则为</w:t>
            </w:r>
            <w:r>
              <w:rPr>
                <w:rFonts w:hint="eastAsia"/>
              </w:rPr>
              <w:t>1</w:t>
            </w:r>
            <w:r>
              <w:t>6</w:t>
            </w:r>
            <w:r>
              <w:rPr>
                <w:rFonts w:hint="eastAsia"/>
              </w:rPr>
              <w:t>。主要用于计算库存</w:t>
            </w:r>
          </w:p>
        </w:tc>
      </w:tr>
      <w:tr w:rsidR="009E452E" w14:paraId="166D871A" w14:textId="77777777" w:rsidTr="00CF4163">
        <w:trPr>
          <w:trHeight w:val="255"/>
        </w:trPr>
        <w:tc>
          <w:tcPr>
            <w:tcW w:w="1836" w:type="dxa"/>
            <w:shd w:val="clear" w:color="auto" w:fill="FFFFFF" w:themeFill="background1"/>
          </w:tcPr>
          <w:p w14:paraId="16F7519C" w14:textId="77777777" w:rsidR="009E452E" w:rsidRPr="00F20294" w:rsidRDefault="00D67AD0" w:rsidP="00A76ABC">
            <w:pPr>
              <w:spacing w:line="240" w:lineRule="atLeast"/>
              <w:jc w:val="left"/>
              <w:rPr>
                <w:strike/>
              </w:rPr>
            </w:pPr>
            <w:r w:rsidRPr="00F20294">
              <w:rPr>
                <w:rFonts w:hint="eastAsia"/>
                <w:strike/>
              </w:rPr>
              <w:t>是否赠送商品？？？</w:t>
            </w:r>
          </w:p>
        </w:tc>
        <w:tc>
          <w:tcPr>
            <w:tcW w:w="2695" w:type="dxa"/>
            <w:shd w:val="clear" w:color="auto" w:fill="FFFFFF" w:themeFill="background1"/>
          </w:tcPr>
          <w:p w14:paraId="290288F1" w14:textId="77777777" w:rsidR="009E452E" w:rsidRPr="00F20294" w:rsidRDefault="00D67AD0" w:rsidP="00A76ABC">
            <w:pPr>
              <w:spacing w:line="240" w:lineRule="atLeast"/>
              <w:jc w:val="left"/>
              <w:rPr>
                <w:strike/>
              </w:rPr>
            </w:pPr>
            <w:r w:rsidRPr="00F20294">
              <w:rPr>
                <w:rFonts w:hint="eastAsia"/>
                <w:strike/>
              </w:rPr>
              <w:t>F</w:t>
            </w:r>
            <w:r w:rsidRPr="00F20294">
              <w:rPr>
                <w:strike/>
              </w:rPr>
              <w:t>_IsGift</w:t>
            </w:r>
          </w:p>
        </w:tc>
        <w:tc>
          <w:tcPr>
            <w:tcW w:w="2977" w:type="dxa"/>
            <w:shd w:val="clear" w:color="auto" w:fill="FFFFFF" w:themeFill="background1"/>
          </w:tcPr>
          <w:p w14:paraId="614C5306" w14:textId="77777777" w:rsidR="009E452E" w:rsidRPr="00F20294" w:rsidRDefault="00D67AD0" w:rsidP="00A76ABC">
            <w:pPr>
              <w:spacing w:line="240" w:lineRule="atLeast"/>
              <w:jc w:val="left"/>
              <w:rPr>
                <w:rFonts w:ascii="微软雅黑" w:hAnsi="微软雅黑"/>
                <w:strike/>
                <w:szCs w:val="21"/>
              </w:rPr>
            </w:pPr>
            <w:r w:rsidRPr="00F20294">
              <w:rPr>
                <w:rFonts w:ascii="微软雅黑" w:hAnsi="微软雅黑" w:hint="eastAsia"/>
                <w:strike/>
                <w:szCs w:val="21"/>
              </w:rPr>
              <w:t>{</w:t>
            </w:r>
            <w:r w:rsidRPr="00F20294">
              <w:rPr>
                <w:rFonts w:ascii="微软雅黑" w:hAnsi="微软雅黑"/>
                <w:strike/>
                <w:szCs w:val="21"/>
              </w:rPr>
              <w:t>0, 1}</w:t>
            </w:r>
          </w:p>
        </w:tc>
        <w:tc>
          <w:tcPr>
            <w:tcW w:w="1134" w:type="dxa"/>
            <w:shd w:val="clear" w:color="auto" w:fill="FFFFFF" w:themeFill="background1"/>
          </w:tcPr>
          <w:p w14:paraId="481A0657" w14:textId="77777777" w:rsidR="009E452E" w:rsidRPr="00F20294" w:rsidRDefault="009E452E" w:rsidP="00A76ABC">
            <w:pPr>
              <w:spacing w:line="240" w:lineRule="atLeast"/>
              <w:jc w:val="left"/>
              <w:rPr>
                <w:strike/>
              </w:rPr>
            </w:pPr>
          </w:p>
        </w:tc>
        <w:tc>
          <w:tcPr>
            <w:tcW w:w="6349" w:type="dxa"/>
            <w:shd w:val="clear" w:color="auto" w:fill="8EAADB" w:themeFill="accent1" w:themeFillTint="99"/>
          </w:tcPr>
          <w:p w14:paraId="2972066F" w14:textId="77777777" w:rsidR="009E452E" w:rsidRPr="00F20294" w:rsidRDefault="00CF4163" w:rsidP="00A76ABC">
            <w:pPr>
              <w:spacing w:line="240" w:lineRule="atLeast"/>
              <w:jc w:val="left"/>
              <w:rPr>
                <w:strike/>
              </w:rPr>
            </w:pPr>
            <w:r w:rsidRPr="00F20294">
              <w:rPr>
                <w:rFonts w:hint="eastAsia"/>
                <w:strike/>
              </w:rPr>
              <w:t>暂时不考虑赠送商品</w:t>
            </w:r>
          </w:p>
        </w:tc>
      </w:tr>
      <w:tr w:rsidR="009E452E" w14:paraId="131E7A7F" w14:textId="77777777">
        <w:trPr>
          <w:trHeight w:val="255"/>
        </w:trPr>
        <w:tc>
          <w:tcPr>
            <w:tcW w:w="1836" w:type="dxa"/>
            <w:shd w:val="clear" w:color="auto" w:fill="FFFFFF" w:themeFill="background1"/>
          </w:tcPr>
          <w:p w14:paraId="02E49B75" w14:textId="77777777" w:rsidR="009E452E" w:rsidRDefault="00D67AD0" w:rsidP="00A76ABC">
            <w:pPr>
              <w:spacing w:line="240" w:lineRule="atLeast"/>
              <w:jc w:val="left"/>
            </w:pPr>
            <w:r>
              <w:rPr>
                <w:rFonts w:hint="eastAsia"/>
              </w:rPr>
              <w:t>T</w:t>
            </w:r>
            <w:r>
              <w:t>ag</w:t>
            </w:r>
          </w:p>
        </w:tc>
        <w:tc>
          <w:tcPr>
            <w:tcW w:w="2695" w:type="dxa"/>
            <w:shd w:val="clear" w:color="auto" w:fill="FFFFFF" w:themeFill="background1"/>
          </w:tcPr>
          <w:p w14:paraId="172C9506" w14:textId="77777777" w:rsidR="009E452E" w:rsidRDefault="00D67AD0" w:rsidP="00A76ABC">
            <w:pPr>
              <w:spacing w:line="240" w:lineRule="atLeast"/>
              <w:jc w:val="left"/>
            </w:pPr>
            <w:r>
              <w:rPr>
                <w:rFonts w:hint="eastAsia"/>
              </w:rPr>
              <w:t>F</w:t>
            </w:r>
            <w:r>
              <w:t>_Tag</w:t>
            </w:r>
          </w:p>
        </w:tc>
        <w:tc>
          <w:tcPr>
            <w:tcW w:w="2977" w:type="dxa"/>
            <w:shd w:val="clear" w:color="auto" w:fill="FFFFFF" w:themeFill="background1"/>
          </w:tcPr>
          <w:p w14:paraId="245DBF88" w14:textId="77777777" w:rsidR="009E452E" w:rsidRDefault="00226806" w:rsidP="00A76ABC">
            <w:pPr>
              <w:spacing w:line="240" w:lineRule="atLeast"/>
              <w:jc w:val="left"/>
              <w:rPr>
                <w:rFonts w:ascii="微软雅黑" w:hAnsi="微软雅黑"/>
                <w:szCs w:val="21"/>
              </w:rPr>
            </w:pPr>
            <w:r>
              <w:rPr>
                <w:rFonts w:ascii="微软雅黑" w:hAnsi="微软雅黑"/>
                <w:szCs w:val="21"/>
              </w:rPr>
              <w:t xml:space="preserve"> </w:t>
            </w:r>
            <w:r w:rsidR="00D67AD0">
              <w:rPr>
                <w:rFonts w:ascii="微软雅黑" w:hAnsi="微软雅黑"/>
                <w:szCs w:val="21"/>
              </w:rPr>
              <w:t>[0, 32]</w:t>
            </w:r>
          </w:p>
        </w:tc>
        <w:tc>
          <w:tcPr>
            <w:tcW w:w="1134" w:type="dxa"/>
            <w:shd w:val="clear" w:color="auto" w:fill="FFFFFF" w:themeFill="background1"/>
          </w:tcPr>
          <w:p w14:paraId="3B897F4D" w14:textId="77777777" w:rsidR="009E452E" w:rsidRDefault="009E452E" w:rsidP="00A76ABC">
            <w:pPr>
              <w:spacing w:line="240" w:lineRule="atLeast"/>
              <w:jc w:val="left"/>
            </w:pPr>
          </w:p>
        </w:tc>
        <w:tc>
          <w:tcPr>
            <w:tcW w:w="6349" w:type="dxa"/>
            <w:shd w:val="clear" w:color="auto" w:fill="FFFFFF" w:themeFill="background1"/>
          </w:tcPr>
          <w:p w14:paraId="24E57DF9" w14:textId="77777777" w:rsidR="009E452E" w:rsidRDefault="00D67AD0" w:rsidP="00A76ABC">
            <w:pPr>
              <w:spacing w:line="240" w:lineRule="atLeast"/>
              <w:jc w:val="left"/>
            </w:pPr>
            <w:r>
              <w:rPr>
                <w:rFonts w:hint="eastAsia"/>
              </w:rPr>
              <w:t>走葱</w:t>
            </w:r>
            <w:r>
              <w:rPr>
                <w:rFonts w:hint="eastAsia"/>
              </w:rPr>
              <w:t>/</w:t>
            </w:r>
            <w:r>
              <w:rPr>
                <w:rFonts w:hint="eastAsia"/>
              </w:rPr>
              <w:t>飞冰</w:t>
            </w:r>
            <w:r>
              <w:rPr>
                <w:rFonts w:hint="eastAsia"/>
              </w:rPr>
              <w:t>/XX/YY</w:t>
            </w:r>
          </w:p>
        </w:tc>
      </w:tr>
      <w:tr w:rsidR="009E452E" w14:paraId="1FA22118" w14:textId="77777777">
        <w:trPr>
          <w:trHeight w:val="255"/>
        </w:trPr>
        <w:tc>
          <w:tcPr>
            <w:tcW w:w="1836" w:type="dxa"/>
            <w:shd w:val="clear" w:color="auto" w:fill="FFFFFF" w:themeFill="background1"/>
          </w:tcPr>
          <w:p w14:paraId="134E2717" w14:textId="77777777" w:rsidR="009E452E" w:rsidRDefault="00D67AD0" w:rsidP="00A76ABC">
            <w:pPr>
              <w:spacing w:line="240" w:lineRule="atLeast"/>
              <w:jc w:val="left"/>
            </w:pPr>
            <w:r>
              <w:rPr>
                <w:rFonts w:hint="eastAsia"/>
              </w:rPr>
              <w:t>商品库存</w:t>
            </w:r>
          </w:p>
        </w:tc>
        <w:tc>
          <w:tcPr>
            <w:tcW w:w="2695" w:type="dxa"/>
            <w:shd w:val="clear" w:color="auto" w:fill="FFFFFF" w:themeFill="background1"/>
          </w:tcPr>
          <w:p w14:paraId="383E65BD" w14:textId="77777777" w:rsidR="009E452E" w:rsidRDefault="00D67AD0" w:rsidP="00A76ABC">
            <w:pPr>
              <w:spacing w:line="240" w:lineRule="atLeast"/>
              <w:jc w:val="left"/>
            </w:pPr>
            <w:r>
              <w:rPr>
                <w:rFonts w:hint="eastAsia"/>
              </w:rPr>
              <w:t>F_NO</w:t>
            </w:r>
          </w:p>
        </w:tc>
        <w:tc>
          <w:tcPr>
            <w:tcW w:w="2977" w:type="dxa"/>
            <w:shd w:val="clear" w:color="auto" w:fill="FFFFFF" w:themeFill="background1"/>
          </w:tcPr>
          <w:p w14:paraId="4CD1C8F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整数</w:t>
            </w:r>
          </w:p>
        </w:tc>
        <w:tc>
          <w:tcPr>
            <w:tcW w:w="1134" w:type="dxa"/>
            <w:shd w:val="clear" w:color="auto" w:fill="FFFF00"/>
          </w:tcPr>
          <w:p w14:paraId="2717AC9C"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5245A055" w14:textId="77777777" w:rsidR="009E452E" w:rsidRDefault="00D67AD0" w:rsidP="00A76ABC">
            <w:pPr>
              <w:spacing w:line="240" w:lineRule="atLeast"/>
              <w:jc w:val="left"/>
            </w:pPr>
            <w:r>
              <w:rPr>
                <w:rFonts w:hint="eastAsia"/>
              </w:rPr>
              <w:t>系统的数量，和盘点的实盘数量不同。人为原因可以令此数为负数。</w:t>
            </w:r>
            <w:r w:rsidR="00DF1E8B">
              <w:rPr>
                <w:rFonts w:hint="eastAsia"/>
              </w:rPr>
              <w:t>如果是负数，则仓库中本商品的库存总额也是负数</w:t>
            </w:r>
            <w:r w:rsidR="003E624E">
              <w:rPr>
                <w:rFonts w:hint="eastAsia"/>
              </w:rPr>
              <w:t>。用户看到的本商品最大库存总额也是负数</w:t>
            </w:r>
            <w:r w:rsidR="00DF1E8B">
              <w:rPr>
                <w:rFonts w:hint="eastAsia"/>
              </w:rPr>
              <w:t>。</w:t>
            </w:r>
          </w:p>
          <w:p w14:paraId="5424B78B" w14:textId="77777777" w:rsidR="009E452E" w:rsidRDefault="00D67AD0" w:rsidP="00A76ABC">
            <w:pPr>
              <w:spacing w:line="240" w:lineRule="atLeast"/>
              <w:jc w:val="left"/>
            </w:pPr>
            <w:r>
              <w:rPr>
                <w:rFonts w:hint="eastAsia"/>
              </w:rPr>
              <w:t>F_</w:t>
            </w:r>
            <w:r>
              <w:t>RefCommodityID</w:t>
            </w:r>
            <w:r>
              <w:rPr>
                <w:rFonts w:hint="eastAsia"/>
              </w:rPr>
              <w:t>对应的商品叫做单品。单品存在且未删除的话，和组合商品一样，本商品（多包装商品）永远没有库存。真正用来计算库存的是单品。</w:t>
            </w:r>
          </w:p>
        </w:tc>
      </w:tr>
      <w:tr w:rsidR="009E452E" w14:paraId="2D42CDEC" w14:textId="77777777">
        <w:trPr>
          <w:trHeight w:val="255"/>
        </w:trPr>
        <w:tc>
          <w:tcPr>
            <w:tcW w:w="1836" w:type="dxa"/>
            <w:shd w:val="clear" w:color="auto" w:fill="FFFFFF" w:themeFill="background1"/>
          </w:tcPr>
          <w:p w14:paraId="29DC6824" w14:textId="77777777" w:rsidR="009E452E" w:rsidRPr="00CF4163" w:rsidRDefault="00D67AD0" w:rsidP="00A76ABC">
            <w:pPr>
              <w:spacing w:line="240" w:lineRule="atLeast"/>
              <w:jc w:val="left"/>
              <w:rPr>
                <w:strike/>
              </w:rPr>
            </w:pPr>
            <w:r w:rsidRPr="00CF4163">
              <w:rPr>
                <w:rFonts w:hint="eastAsia"/>
                <w:strike/>
              </w:rPr>
              <w:t>商品累计入库数</w:t>
            </w:r>
          </w:p>
        </w:tc>
        <w:tc>
          <w:tcPr>
            <w:tcW w:w="2695" w:type="dxa"/>
            <w:shd w:val="clear" w:color="auto" w:fill="FFFFFF" w:themeFill="background1"/>
          </w:tcPr>
          <w:p w14:paraId="0793FF6E" w14:textId="77777777" w:rsidR="009E452E" w:rsidRPr="00CF4163" w:rsidRDefault="00D67AD0" w:rsidP="00A76ABC">
            <w:pPr>
              <w:spacing w:line="240" w:lineRule="atLeast"/>
              <w:jc w:val="left"/>
              <w:rPr>
                <w:strike/>
              </w:rPr>
            </w:pPr>
            <w:r w:rsidRPr="00CF4163">
              <w:rPr>
                <w:rFonts w:hint="eastAsia"/>
                <w:strike/>
              </w:rPr>
              <w:t>F_NO</w:t>
            </w:r>
            <w:r w:rsidRPr="00CF4163">
              <w:rPr>
                <w:strike/>
              </w:rPr>
              <w:t>A</w:t>
            </w:r>
            <w:r w:rsidRPr="00CF4163">
              <w:rPr>
                <w:rFonts w:hint="eastAsia"/>
                <w:strike/>
              </w:rPr>
              <w:t>cc</w:t>
            </w:r>
            <w:r w:rsidRPr="00CF4163">
              <w:rPr>
                <w:strike/>
              </w:rPr>
              <w:t>umulated</w:t>
            </w:r>
          </w:p>
        </w:tc>
        <w:tc>
          <w:tcPr>
            <w:tcW w:w="2977" w:type="dxa"/>
            <w:shd w:val="clear" w:color="auto" w:fill="FFFFFF" w:themeFill="background1"/>
          </w:tcPr>
          <w:p w14:paraId="53BAC3FA" w14:textId="77777777" w:rsidR="009E452E" w:rsidRPr="00CF4163" w:rsidRDefault="00D67AD0" w:rsidP="00A76ABC">
            <w:pPr>
              <w:spacing w:line="240" w:lineRule="atLeast"/>
              <w:jc w:val="left"/>
              <w:rPr>
                <w:rFonts w:ascii="微软雅黑" w:hAnsi="微软雅黑"/>
                <w:strike/>
                <w:szCs w:val="21"/>
              </w:rPr>
            </w:pPr>
            <w:r w:rsidRPr="00CF4163">
              <w:rPr>
                <w:rFonts w:ascii="微软雅黑" w:hAnsi="微软雅黑" w:hint="eastAsia"/>
                <w:strike/>
                <w:szCs w:val="21"/>
              </w:rPr>
              <w:t>非负整数</w:t>
            </w:r>
          </w:p>
        </w:tc>
        <w:tc>
          <w:tcPr>
            <w:tcW w:w="1134" w:type="dxa"/>
            <w:shd w:val="clear" w:color="auto" w:fill="FFFF00"/>
          </w:tcPr>
          <w:p w14:paraId="3EFD1D52" w14:textId="77777777" w:rsidR="009E452E" w:rsidRPr="00CF4163" w:rsidRDefault="00D67AD0" w:rsidP="00A76ABC">
            <w:pPr>
              <w:spacing w:line="240" w:lineRule="atLeast"/>
              <w:jc w:val="left"/>
              <w:rPr>
                <w:strike/>
              </w:rPr>
            </w:pPr>
            <w:r w:rsidRPr="00CF4163">
              <w:rPr>
                <w:rFonts w:hint="eastAsia"/>
                <w:strike/>
              </w:rPr>
              <w:t>0</w:t>
            </w:r>
          </w:p>
        </w:tc>
        <w:tc>
          <w:tcPr>
            <w:tcW w:w="6349" w:type="dxa"/>
            <w:shd w:val="clear" w:color="auto" w:fill="FFFFFF" w:themeFill="background1"/>
          </w:tcPr>
          <w:p w14:paraId="0F5AA1EB" w14:textId="77777777" w:rsidR="009E452E" w:rsidRPr="00CF4163" w:rsidRDefault="00D67AD0" w:rsidP="00A76ABC">
            <w:pPr>
              <w:spacing w:line="240" w:lineRule="atLeast"/>
              <w:jc w:val="left"/>
              <w:rPr>
                <w:strike/>
              </w:rPr>
            </w:pPr>
            <w:r w:rsidRPr="00CF4163">
              <w:rPr>
                <w:rFonts w:hint="eastAsia"/>
                <w:strike/>
              </w:rPr>
              <w:t>每次商品入库都会将商品入库数量累加到这个字段。本字段用于每次入库后重新计算平均进货价，即</w:t>
            </w:r>
            <w:r w:rsidRPr="00CF4163">
              <w:rPr>
                <w:rFonts w:hint="eastAsia"/>
                <w:strike/>
              </w:rPr>
              <w:t>F</w:t>
            </w:r>
            <w:r w:rsidRPr="00CF4163">
              <w:rPr>
                <w:strike/>
              </w:rPr>
              <w:t>_PricePurchase</w:t>
            </w:r>
            <w:r w:rsidR="0048533F" w:rsidRPr="00CF4163">
              <w:rPr>
                <w:rFonts w:hint="eastAsia"/>
                <w:strike/>
              </w:rPr>
              <w:t>。</w:t>
            </w:r>
          </w:p>
          <w:p w14:paraId="230260A8" w14:textId="77777777" w:rsidR="0048533F" w:rsidRPr="00CF4163" w:rsidRDefault="0048533F" w:rsidP="00A76ABC">
            <w:pPr>
              <w:spacing w:line="240" w:lineRule="atLeast"/>
              <w:jc w:val="left"/>
              <w:rPr>
                <w:strike/>
              </w:rPr>
            </w:pPr>
            <w:r w:rsidRPr="00CF4163">
              <w:rPr>
                <w:rFonts w:hint="eastAsia"/>
                <w:strike/>
                <w:color w:val="FF0000"/>
              </w:rPr>
              <w:t>只有入库，才会加到这里。其它任何情况都不加。</w:t>
            </w:r>
          </w:p>
        </w:tc>
      </w:tr>
      <w:tr w:rsidR="009E452E" w14:paraId="6D171A59" w14:textId="77777777">
        <w:trPr>
          <w:trHeight w:val="255"/>
        </w:trPr>
        <w:tc>
          <w:tcPr>
            <w:tcW w:w="1836" w:type="dxa"/>
            <w:shd w:val="clear" w:color="auto" w:fill="FFFFFF" w:themeFill="background1"/>
          </w:tcPr>
          <w:p w14:paraId="76E295BF" w14:textId="77777777" w:rsidR="009E452E" w:rsidRDefault="00D67AD0" w:rsidP="00A76ABC">
            <w:pPr>
              <w:spacing w:line="240" w:lineRule="atLeast"/>
              <w:jc w:val="left"/>
            </w:pPr>
            <w:r>
              <w:rPr>
                <w:rFonts w:hint="eastAsia"/>
              </w:rPr>
              <w:t>期初数量</w:t>
            </w:r>
          </w:p>
        </w:tc>
        <w:tc>
          <w:tcPr>
            <w:tcW w:w="2695" w:type="dxa"/>
            <w:shd w:val="clear" w:color="auto" w:fill="FFFFFF" w:themeFill="background1"/>
          </w:tcPr>
          <w:p w14:paraId="6D97B75F" w14:textId="77777777" w:rsidR="009E452E" w:rsidRDefault="00D67AD0" w:rsidP="00A76ABC">
            <w:pPr>
              <w:spacing w:line="240" w:lineRule="atLeast"/>
              <w:jc w:val="left"/>
            </w:pPr>
            <w:r>
              <w:rPr>
                <w:rFonts w:hint="eastAsia"/>
              </w:rPr>
              <w:t>F_</w:t>
            </w:r>
            <w:r>
              <w:t>NOStart</w:t>
            </w:r>
          </w:p>
        </w:tc>
        <w:tc>
          <w:tcPr>
            <w:tcW w:w="2977" w:type="dxa"/>
            <w:shd w:val="clear" w:color="auto" w:fill="FFFFFF" w:themeFill="background1"/>
          </w:tcPr>
          <w:p w14:paraId="7062A26F" w14:textId="77777777" w:rsidR="009E452E" w:rsidRDefault="007569F5" w:rsidP="00A76ABC">
            <w:pPr>
              <w:spacing w:line="240" w:lineRule="atLeast"/>
              <w:jc w:val="left"/>
              <w:rPr>
                <w:rFonts w:ascii="微软雅黑" w:hAnsi="微软雅黑"/>
                <w:szCs w:val="21"/>
              </w:rPr>
            </w:pPr>
            <w:r>
              <w:rPr>
                <w:rFonts w:ascii="微软雅黑" w:hAnsi="微软雅黑"/>
                <w:szCs w:val="21"/>
              </w:rPr>
              <w:t xml:space="preserve">Int, </w:t>
            </w:r>
            <w:r w:rsidR="00D67AD0">
              <w:rPr>
                <w:rFonts w:ascii="微软雅黑" w:hAnsi="微软雅黑" w:hint="eastAsia"/>
                <w:szCs w:val="21"/>
              </w:rPr>
              <w:t>整数</w:t>
            </w:r>
          </w:p>
        </w:tc>
        <w:tc>
          <w:tcPr>
            <w:tcW w:w="1134" w:type="dxa"/>
            <w:shd w:val="clear" w:color="auto" w:fill="FFFFFF" w:themeFill="background1"/>
          </w:tcPr>
          <w:p w14:paraId="12FE5DF5" w14:textId="77777777" w:rsidR="009E452E" w:rsidRDefault="00D67AD0" w:rsidP="00A76ABC">
            <w:pPr>
              <w:spacing w:line="240" w:lineRule="atLeast"/>
              <w:jc w:val="left"/>
            </w:pPr>
            <w:r>
              <w:rPr>
                <w:rFonts w:hint="eastAsia"/>
              </w:rPr>
              <w:t>-</w:t>
            </w:r>
            <w:r>
              <w:t>1</w:t>
            </w:r>
          </w:p>
        </w:tc>
        <w:tc>
          <w:tcPr>
            <w:tcW w:w="6349" w:type="dxa"/>
            <w:vMerge w:val="restart"/>
            <w:shd w:val="clear" w:color="auto" w:fill="FFFFFF" w:themeFill="background1"/>
          </w:tcPr>
          <w:p w14:paraId="43674D8E" w14:textId="77777777" w:rsidR="00E837F3" w:rsidRPr="00E837F3" w:rsidRDefault="00D67AD0" w:rsidP="00A76ABC">
            <w:pPr>
              <w:spacing w:line="240" w:lineRule="atLeast"/>
              <w:jc w:val="left"/>
            </w:pPr>
            <w:r>
              <w:rPr>
                <w:rFonts w:hint="eastAsia"/>
              </w:rPr>
              <w:t>新店内如果有存货，需要先将这些货的数量和采购价存入系统，以令后续报表计算正常。这</w:t>
            </w:r>
            <w:r>
              <w:rPr>
                <w:rFonts w:hint="eastAsia"/>
              </w:rPr>
              <w:t>2</w:t>
            </w:r>
            <w:r>
              <w:rPr>
                <w:rFonts w:hint="eastAsia"/>
              </w:rPr>
              <w:t>个字段禁止重复设置！</w:t>
            </w:r>
          </w:p>
        </w:tc>
      </w:tr>
      <w:tr w:rsidR="009E452E" w14:paraId="3ABA441B" w14:textId="77777777">
        <w:trPr>
          <w:trHeight w:val="255"/>
        </w:trPr>
        <w:tc>
          <w:tcPr>
            <w:tcW w:w="1836" w:type="dxa"/>
          </w:tcPr>
          <w:p w14:paraId="2A5AB967" w14:textId="77777777" w:rsidR="009E452E" w:rsidRDefault="00D67AD0" w:rsidP="00A76ABC">
            <w:pPr>
              <w:spacing w:line="240" w:lineRule="atLeast"/>
              <w:jc w:val="left"/>
            </w:pPr>
            <w:r>
              <w:rPr>
                <w:rFonts w:hint="eastAsia"/>
              </w:rPr>
              <w:t>期初采购价</w:t>
            </w:r>
          </w:p>
        </w:tc>
        <w:tc>
          <w:tcPr>
            <w:tcW w:w="2695" w:type="dxa"/>
          </w:tcPr>
          <w:p w14:paraId="75875BA3" w14:textId="77777777" w:rsidR="009E452E" w:rsidRDefault="00D67AD0" w:rsidP="00A76ABC">
            <w:pPr>
              <w:spacing w:line="240" w:lineRule="atLeast"/>
              <w:jc w:val="left"/>
            </w:pPr>
            <w:r>
              <w:rPr>
                <w:rFonts w:hint="eastAsia"/>
              </w:rPr>
              <w:t>F_</w:t>
            </w:r>
            <w:r>
              <w:t>PurchasingPriceStart</w:t>
            </w:r>
          </w:p>
        </w:tc>
        <w:tc>
          <w:tcPr>
            <w:tcW w:w="2977" w:type="dxa"/>
          </w:tcPr>
          <w:p w14:paraId="64D37765" w14:textId="77777777" w:rsidR="009E452E" w:rsidRDefault="00D67AD0" w:rsidP="00A76ABC">
            <w:pPr>
              <w:spacing w:line="240" w:lineRule="atLeast"/>
              <w:jc w:val="left"/>
              <w:rPr>
                <w:rFonts w:ascii="微软雅黑" w:hAnsi="微软雅黑"/>
                <w:szCs w:val="21"/>
                <w:highlight w:val="red"/>
              </w:rPr>
            </w:pPr>
            <w:r>
              <w:rPr>
                <w:rFonts w:ascii="微软雅黑" w:hAnsi="微软雅黑" w:hint="eastAsia"/>
                <w:szCs w:val="21"/>
                <w:highlight w:val="red"/>
              </w:rPr>
              <w:t>浮点数</w:t>
            </w:r>
          </w:p>
        </w:tc>
        <w:tc>
          <w:tcPr>
            <w:tcW w:w="1134" w:type="dxa"/>
          </w:tcPr>
          <w:p w14:paraId="1F984F36" w14:textId="77777777" w:rsidR="009E452E" w:rsidRDefault="00D67AD0" w:rsidP="00A76ABC">
            <w:pPr>
              <w:spacing w:line="240" w:lineRule="atLeast"/>
              <w:jc w:val="left"/>
            </w:pPr>
            <w:r>
              <w:rPr>
                <w:rFonts w:hint="eastAsia"/>
              </w:rPr>
              <w:t>-</w:t>
            </w:r>
            <w:r>
              <w:t>1</w:t>
            </w:r>
            <w:r>
              <w:rPr>
                <w:rFonts w:hint="eastAsia"/>
              </w:rPr>
              <w:t>.</w:t>
            </w:r>
            <w:r>
              <w:t>000000</w:t>
            </w:r>
          </w:p>
        </w:tc>
        <w:tc>
          <w:tcPr>
            <w:tcW w:w="6349" w:type="dxa"/>
            <w:vMerge/>
          </w:tcPr>
          <w:p w14:paraId="31238536" w14:textId="77777777" w:rsidR="009E452E" w:rsidRDefault="009E452E" w:rsidP="00A76ABC">
            <w:pPr>
              <w:spacing w:line="240" w:lineRule="atLeast"/>
              <w:jc w:val="left"/>
            </w:pPr>
          </w:p>
        </w:tc>
      </w:tr>
      <w:tr w:rsidR="00FB66F2" w14:paraId="14941913" w14:textId="77777777" w:rsidTr="00E837F3">
        <w:trPr>
          <w:trHeight w:val="255"/>
        </w:trPr>
        <w:tc>
          <w:tcPr>
            <w:tcW w:w="1836" w:type="dxa"/>
            <w:shd w:val="clear" w:color="auto" w:fill="FFFF00"/>
          </w:tcPr>
          <w:p w14:paraId="16D39155" w14:textId="77777777" w:rsidR="00FB66F2" w:rsidRDefault="00E837F3" w:rsidP="00A76ABC">
            <w:pPr>
              <w:spacing w:line="240" w:lineRule="atLeast"/>
              <w:jc w:val="left"/>
            </w:pPr>
            <w:r>
              <w:rPr>
                <w:rFonts w:hint="eastAsia"/>
              </w:rPr>
              <w:t>期初值备注</w:t>
            </w:r>
          </w:p>
        </w:tc>
        <w:tc>
          <w:tcPr>
            <w:tcW w:w="2695" w:type="dxa"/>
            <w:shd w:val="clear" w:color="auto" w:fill="FFFF00"/>
          </w:tcPr>
          <w:p w14:paraId="4D7B3555" w14:textId="77777777" w:rsidR="00FB66F2" w:rsidRDefault="00E837F3" w:rsidP="00A76ABC">
            <w:pPr>
              <w:spacing w:line="240" w:lineRule="atLeast"/>
              <w:jc w:val="left"/>
            </w:pPr>
            <w:r w:rsidRPr="00E837F3">
              <w:t>F_StartValueRemark</w:t>
            </w:r>
          </w:p>
        </w:tc>
        <w:tc>
          <w:tcPr>
            <w:tcW w:w="2977" w:type="dxa"/>
            <w:shd w:val="clear" w:color="auto" w:fill="FFFF00"/>
          </w:tcPr>
          <w:p w14:paraId="0AB9D45A" w14:textId="77777777" w:rsidR="00FB66F2" w:rsidRDefault="00E837F3" w:rsidP="00A76ABC">
            <w:pPr>
              <w:spacing w:line="240" w:lineRule="atLeast"/>
              <w:jc w:val="left"/>
              <w:rPr>
                <w:rFonts w:ascii="微软雅黑" w:hAnsi="微软雅黑"/>
                <w:szCs w:val="21"/>
                <w:highlight w:val="red"/>
              </w:rPr>
            </w:pPr>
            <w:r>
              <w:rPr>
                <w:rFonts w:ascii="微软雅黑" w:hAnsi="微软雅黑"/>
                <w:szCs w:val="21"/>
                <w:highlight w:val="red"/>
              </w:rPr>
              <w:t>V</w:t>
            </w:r>
            <w:r>
              <w:rPr>
                <w:rFonts w:ascii="微软雅黑" w:hAnsi="微软雅黑" w:hint="eastAsia"/>
                <w:szCs w:val="21"/>
                <w:highlight w:val="red"/>
              </w:rPr>
              <w:t>ar</w:t>
            </w:r>
            <w:r>
              <w:rPr>
                <w:rFonts w:ascii="微软雅黑" w:hAnsi="微软雅黑"/>
                <w:szCs w:val="21"/>
                <w:highlight w:val="red"/>
              </w:rPr>
              <w:t>char(50) null</w:t>
            </w:r>
          </w:p>
        </w:tc>
        <w:tc>
          <w:tcPr>
            <w:tcW w:w="1134" w:type="dxa"/>
            <w:shd w:val="clear" w:color="auto" w:fill="FFFF00"/>
          </w:tcPr>
          <w:p w14:paraId="16142557" w14:textId="77777777" w:rsidR="00FB66F2" w:rsidRDefault="00FB66F2" w:rsidP="00A76ABC">
            <w:pPr>
              <w:spacing w:line="240" w:lineRule="atLeast"/>
              <w:jc w:val="left"/>
            </w:pPr>
          </w:p>
        </w:tc>
        <w:tc>
          <w:tcPr>
            <w:tcW w:w="6349" w:type="dxa"/>
            <w:shd w:val="clear" w:color="auto" w:fill="FFFF00"/>
          </w:tcPr>
          <w:p w14:paraId="1DE92744" w14:textId="77777777" w:rsidR="00FB66F2" w:rsidRDefault="00FA12A0" w:rsidP="00A76ABC">
            <w:pPr>
              <w:spacing w:line="240" w:lineRule="atLeast"/>
              <w:jc w:val="left"/>
            </w:pPr>
            <w:r>
              <w:rPr>
                <w:rFonts w:hint="eastAsia"/>
              </w:rPr>
              <w:t>任何时候都可以</w:t>
            </w:r>
            <w:r w:rsidR="006060DA">
              <w:rPr>
                <w:rFonts w:hint="eastAsia"/>
              </w:rPr>
              <w:t>修改</w:t>
            </w:r>
          </w:p>
        </w:tc>
      </w:tr>
      <w:tr w:rsidR="00E837F3" w14:paraId="7C36F81F" w14:textId="77777777" w:rsidTr="00911A96">
        <w:trPr>
          <w:trHeight w:val="255"/>
        </w:trPr>
        <w:tc>
          <w:tcPr>
            <w:tcW w:w="1836" w:type="dxa"/>
            <w:shd w:val="clear" w:color="auto" w:fill="FFFFFF" w:themeFill="background1"/>
          </w:tcPr>
          <w:p w14:paraId="10929851" w14:textId="77777777" w:rsidR="00E837F3" w:rsidRDefault="00E837F3" w:rsidP="00A76ABC">
            <w:pPr>
              <w:spacing w:line="240" w:lineRule="atLeast"/>
              <w:jc w:val="left"/>
            </w:pPr>
            <w:r>
              <w:rPr>
                <w:rFonts w:hint="eastAsia"/>
              </w:rPr>
              <w:t>属性</w:t>
            </w:r>
            <w:r>
              <w:rPr>
                <w:rFonts w:hint="eastAsia"/>
              </w:rPr>
              <w:t>1</w:t>
            </w:r>
            <w:r>
              <w:rPr>
                <w:rFonts w:hint="eastAsia"/>
              </w:rPr>
              <w:t>值</w:t>
            </w:r>
          </w:p>
        </w:tc>
        <w:tc>
          <w:tcPr>
            <w:tcW w:w="2695" w:type="dxa"/>
            <w:shd w:val="clear" w:color="auto" w:fill="FFFFFF" w:themeFill="background1"/>
          </w:tcPr>
          <w:p w14:paraId="62EA078F" w14:textId="77777777" w:rsidR="00E837F3" w:rsidRDefault="00E837F3" w:rsidP="00A76ABC">
            <w:pPr>
              <w:spacing w:line="240" w:lineRule="atLeast"/>
              <w:jc w:val="left"/>
            </w:pPr>
            <w:r>
              <w:rPr>
                <w:rFonts w:hint="eastAsia"/>
              </w:rPr>
              <w:t>F</w:t>
            </w:r>
            <w:r>
              <w:t>_ProeprtyValue1</w:t>
            </w:r>
          </w:p>
        </w:tc>
        <w:tc>
          <w:tcPr>
            <w:tcW w:w="2977" w:type="dxa"/>
            <w:shd w:val="clear" w:color="auto" w:fill="FFFFFF" w:themeFill="background1"/>
          </w:tcPr>
          <w:p w14:paraId="4730D243" w14:textId="77777777" w:rsidR="00E837F3" w:rsidRDefault="00E837F3" w:rsidP="00A76ABC">
            <w:pPr>
              <w:spacing w:line="240" w:lineRule="atLeast"/>
              <w:jc w:val="left"/>
              <w:rPr>
                <w:rFonts w:ascii="微软雅黑" w:hAnsi="微软雅黑"/>
                <w:szCs w:val="21"/>
                <w:highlight w:val="red"/>
              </w:rPr>
            </w:pPr>
            <w:r>
              <w:rPr>
                <w:rFonts w:ascii="微软雅黑" w:hAnsi="微软雅黑"/>
                <w:szCs w:val="21"/>
                <w:highlight w:val="red"/>
              </w:rPr>
              <w:t>Varchar(50)</w:t>
            </w:r>
          </w:p>
        </w:tc>
        <w:tc>
          <w:tcPr>
            <w:tcW w:w="1134" w:type="dxa"/>
            <w:shd w:val="clear" w:color="auto" w:fill="FFFFFF" w:themeFill="background1"/>
          </w:tcPr>
          <w:p w14:paraId="36FF41F6" w14:textId="77777777" w:rsidR="00E837F3" w:rsidRDefault="00E837F3" w:rsidP="00A76ABC">
            <w:pPr>
              <w:spacing w:line="240" w:lineRule="atLeast"/>
              <w:jc w:val="left"/>
            </w:pPr>
          </w:p>
        </w:tc>
        <w:tc>
          <w:tcPr>
            <w:tcW w:w="6349" w:type="dxa"/>
            <w:shd w:val="clear" w:color="auto" w:fill="FFFFFF" w:themeFill="background1"/>
          </w:tcPr>
          <w:p w14:paraId="79924A3D" w14:textId="77777777" w:rsidR="00E837F3" w:rsidRDefault="00E837F3" w:rsidP="00A76ABC">
            <w:pPr>
              <w:spacing w:line="240" w:lineRule="atLeast"/>
              <w:jc w:val="left"/>
            </w:pPr>
          </w:p>
        </w:tc>
      </w:tr>
      <w:tr w:rsidR="00E837F3" w14:paraId="624FB441" w14:textId="77777777" w:rsidTr="00911A96">
        <w:trPr>
          <w:trHeight w:val="255"/>
        </w:trPr>
        <w:tc>
          <w:tcPr>
            <w:tcW w:w="1836" w:type="dxa"/>
            <w:shd w:val="clear" w:color="auto" w:fill="FFFFFF" w:themeFill="background1"/>
          </w:tcPr>
          <w:p w14:paraId="63D9C81A" w14:textId="77777777" w:rsidR="00E837F3" w:rsidRDefault="00E837F3" w:rsidP="00A76ABC">
            <w:pPr>
              <w:spacing w:line="240" w:lineRule="atLeast"/>
              <w:jc w:val="left"/>
            </w:pPr>
            <w:r>
              <w:rPr>
                <w:rFonts w:hint="eastAsia"/>
              </w:rPr>
              <w:t>属性</w:t>
            </w:r>
            <w:r>
              <w:t>2</w:t>
            </w:r>
            <w:r>
              <w:rPr>
                <w:rFonts w:hint="eastAsia"/>
              </w:rPr>
              <w:t>值</w:t>
            </w:r>
          </w:p>
        </w:tc>
        <w:tc>
          <w:tcPr>
            <w:tcW w:w="2695" w:type="dxa"/>
            <w:shd w:val="clear" w:color="auto" w:fill="FFFFFF" w:themeFill="background1"/>
          </w:tcPr>
          <w:p w14:paraId="34DE7D9D" w14:textId="77777777" w:rsidR="00E837F3" w:rsidRDefault="00E837F3" w:rsidP="00A76ABC">
            <w:pPr>
              <w:spacing w:line="240" w:lineRule="atLeast"/>
              <w:jc w:val="left"/>
            </w:pPr>
            <w:r>
              <w:rPr>
                <w:rFonts w:hint="eastAsia"/>
              </w:rPr>
              <w:t>F</w:t>
            </w:r>
            <w:r>
              <w:t>_ProeprtyValue2</w:t>
            </w:r>
          </w:p>
        </w:tc>
        <w:tc>
          <w:tcPr>
            <w:tcW w:w="2977" w:type="dxa"/>
            <w:shd w:val="clear" w:color="auto" w:fill="FFFFFF" w:themeFill="background1"/>
          </w:tcPr>
          <w:p w14:paraId="5685C6A7" w14:textId="77777777" w:rsidR="00E837F3" w:rsidRDefault="00E837F3" w:rsidP="00A76ABC">
            <w:pPr>
              <w:spacing w:line="240" w:lineRule="atLeast"/>
              <w:jc w:val="left"/>
              <w:rPr>
                <w:rFonts w:ascii="微软雅黑" w:hAnsi="微软雅黑"/>
                <w:szCs w:val="21"/>
                <w:highlight w:val="red"/>
              </w:rPr>
            </w:pPr>
            <w:r>
              <w:rPr>
                <w:rFonts w:ascii="微软雅黑" w:hAnsi="微软雅黑"/>
                <w:szCs w:val="21"/>
                <w:highlight w:val="red"/>
              </w:rPr>
              <w:t>Varchar(50)</w:t>
            </w:r>
          </w:p>
        </w:tc>
        <w:tc>
          <w:tcPr>
            <w:tcW w:w="1134" w:type="dxa"/>
            <w:shd w:val="clear" w:color="auto" w:fill="FFFFFF" w:themeFill="background1"/>
          </w:tcPr>
          <w:p w14:paraId="6522CD9B" w14:textId="77777777" w:rsidR="00E837F3" w:rsidRDefault="00E837F3" w:rsidP="00A76ABC">
            <w:pPr>
              <w:spacing w:line="240" w:lineRule="atLeast"/>
              <w:jc w:val="left"/>
            </w:pPr>
          </w:p>
        </w:tc>
        <w:tc>
          <w:tcPr>
            <w:tcW w:w="6349" w:type="dxa"/>
            <w:shd w:val="clear" w:color="auto" w:fill="FFFFFF" w:themeFill="background1"/>
          </w:tcPr>
          <w:p w14:paraId="0336A474" w14:textId="77777777" w:rsidR="00E837F3" w:rsidRDefault="00E837F3" w:rsidP="00A76ABC">
            <w:pPr>
              <w:spacing w:line="240" w:lineRule="atLeast"/>
              <w:jc w:val="left"/>
            </w:pPr>
          </w:p>
        </w:tc>
      </w:tr>
      <w:tr w:rsidR="00E837F3" w14:paraId="3EE5D4E4" w14:textId="77777777" w:rsidTr="00911A96">
        <w:trPr>
          <w:trHeight w:val="255"/>
        </w:trPr>
        <w:tc>
          <w:tcPr>
            <w:tcW w:w="1836" w:type="dxa"/>
            <w:shd w:val="clear" w:color="auto" w:fill="FFFFFF" w:themeFill="background1"/>
          </w:tcPr>
          <w:p w14:paraId="26C311B6" w14:textId="77777777" w:rsidR="00E837F3" w:rsidRDefault="00E837F3" w:rsidP="00A76ABC">
            <w:pPr>
              <w:spacing w:line="240" w:lineRule="atLeast"/>
              <w:jc w:val="left"/>
            </w:pPr>
            <w:r>
              <w:rPr>
                <w:rFonts w:hint="eastAsia"/>
              </w:rPr>
              <w:t>属性</w:t>
            </w:r>
            <w:r>
              <w:t>3</w:t>
            </w:r>
            <w:r>
              <w:rPr>
                <w:rFonts w:hint="eastAsia"/>
              </w:rPr>
              <w:t>值</w:t>
            </w:r>
          </w:p>
        </w:tc>
        <w:tc>
          <w:tcPr>
            <w:tcW w:w="2695" w:type="dxa"/>
            <w:shd w:val="clear" w:color="auto" w:fill="FFFFFF" w:themeFill="background1"/>
          </w:tcPr>
          <w:p w14:paraId="248B3368" w14:textId="77777777" w:rsidR="00E837F3" w:rsidRDefault="00E837F3" w:rsidP="00A76ABC">
            <w:pPr>
              <w:spacing w:line="240" w:lineRule="atLeast"/>
              <w:jc w:val="left"/>
            </w:pPr>
            <w:r>
              <w:rPr>
                <w:rFonts w:hint="eastAsia"/>
              </w:rPr>
              <w:t>F</w:t>
            </w:r>
            <w:r>
              <w:t>_ProeprtyValue3</w:t>
            </w:r>
          </w:p>
        </w:tc>
        <w:tc>
          <w:tcPr>
            <w:tcW w:w="2977" w:type="dxa"/>
            <w:shd w:val="clear" w:color="auto" w:fill="FFFFFF" w:themeFill="background1"/>
          </w:tcPr>
          <w:p w14:paraId="0B3FF0C8" w14:textId="77777777" w:rsidR="00E837F3" w:rsidRDefault="00E837F3" w:rsidP="00A76ABC">
            <w:pPr>
              <w:spacing w:line="240" w:lineRule="atLeast"/>
              <w:jc w:val="left"/>
              <w:rPr>
                <w:rFonts w:ascii="微软雅黑" w:hAnsi="微软雅黑"/>
                <w:szCs w:val="21"/>
                <w:highlight w:val="red"/>
              </w:rPr>
            </w:pPr>
            <w:r>
              <w:rPr>
                <w:rFonts w:ascii="微软雅黑" w:hAnsi="微软雅黑"/>
                <w:szCs w:val="21"/>
                <w:highlight w:val="red"/>
              </w:rPr>
              <w:t>Varchar(50)</w:t>
            </w:r>
          </w:p>
        </w:tc>
        <w:tc>
          <w:tcPr>
            <w:tcW w:w="1134" w:type="dxa"/>
            <w:shd w:val="clear" w:color="auto" w:fill="FFFFFF" w:themeFill="background1"/>
          </w:tcPr>
          <w:p w14:paraId="2F04CD86" w14:textId="77777777" w:rsidR="00E837F3" w:rsidRDefault="00E837F3" w:rsidP="00A76ABC">
            <w:pPr>
              <w:spacing w:line="240" w:lineRule="atLeast"/>
              <w:jc w:val="left"/>
            </w:pPr>
          </w:p>
        </w:tc>
        <w:tc>
          <w:tcPr>
            <w:tcW w:w="6349" w:type="dxa"/>
            <w:shd w:val="clear" w:color="auto" w:fill="FFFFFF" w:themeFill="background1"/>
          </w:tcPr>
          <w:p w14:paraId="664D4F3D" w14:textId="77777777" w:rsidR="00E837F3" w:rsidRDefault="00E837F3" w:rsidP="00A76ABC">
            <w:pPr>
              <w:spacing w:line="240" w:lineRule="atLeast"/>
              <w:jc w:val="left"/>
            </w:pPr>
          </w:p>
        </w:tc>
      </w:tr>
      <w:tr w:rsidR="00E837F3" w14:paraId="30E4DB4F" w14:textId="77777777" w:rsidTr="00911A96">
        <w:trPr>
          <w:trHeight w:val="255"/>
        </w:trPr>
        <w:tc>
          <w:tcPr>
            <w:tcW w:w="1836" w:type="dxa"/>
            <w:shd w:val="clear" w:color="auto" w:fill="FFFFFF" w:themeFill="background1"/>
          </w:tcPr>
          <w:p w14:paraId="122500BA" w14:textId="77777777" w:rsidR="00E837F3" w:rsidRDefault="00E837F3" w:rsidP="00A76ABC">
            <w:pPr>
              <w:spacing w:line="240" w:lineRule="atLeast"/>
              <w:jc w:val="left"/>
            </w:pPr>
            <w:r>
              <w:rPr>
                <w:rFonts w:hint="eastAsia"/>
              </w:rPr>
              <w:t>属性</w:t>
            </w:r>
            <w:r>
              <w:t>4</w:t>
            </w:r>
            <w:r>
              <w:rPr>
                <w:rFonts w:hint="eastAsia"/>
              </w:rPr>
              <w:t>值</w:t>
            </w:r>
          </w:p>
        </w:tc>
        <w:tc>
          <w:tcPr>
            <w:tcW w:w="2695" w:type="dxa"/>
            <w:shd w:val="clear" w:color="auto" w:fill="FFFFFF" w:themeFill="background1"/>
          </w:tcPr>
          <w:p w14:paraId="3099A781" w14:textId="77777777" w:rsidR="00E837F3" w:rsidRDefault="00E837F3" w:rsidP="00A76ABC">
            <w:pPr>
              <w:spacing w:line="240" w:lineRule="atLeast"/>
              <w:jc w:val="left"/>
            </w:pPr>
            <w:r>
              <w:rPr>
                <w:rFonts w:hint="eastAsia"/>
              </w:rPr>
              <w:t>F</w:t>
            </w:r>
            <w:r>
              <w:t>_ProeprtyValue4</w:t>
            </w:r>
          </w:p>
        </w:tc>
        <w:tc>
          <w:tcPr>
            <w:tcW w:w="2977" w:type="dxa"/>
            <w:shd w:val="clear" w:color="auto" w:fill="FFFFFF" w:themeFill="background1"/>
          </w:tcPr>
          <w:p w14:paraId="11BBC1BA" w14:textId="77777777" w:rsidR="00E837F3" w:rsidRDefault="00E837F3" w:rsidP="00A76ABC">
            <w:pPr>
              <w:spacing w:line="240" w:lineRule="atLeast"/>
              <w:jc w:val="left"/>
              <w:rPr>
                <w:rFonts w:ascii="微软雅黑" w:hAnsi="微软雅黑"/>
                <w:szCs w:val="21"/>
                <w:highlight w:val="red"/>
              </w:rPr>
            </w:pPr>
            <w:r>
              <w:rPr>
                <w:rFonts w:ascii="微软雅黑" w:hAnsi="微软雅黑"/>
                <w:szCs w:val="21"/>
                <w:highlight w:val="red"/>
              </w:rPr>
              <w:t>Varchar(50)</w:t>
            </w:r>
          </w:p>
        </w:tc>
        <w:tc>
          <w:tcPr>
            <w:tcW w:w="1134" w:type="dxa"/>
            <w:shd w:val="clear" w:color="auto" w:fill="FFFFFF" w:themeFill="background1"/>
          </w:tcPr>
          <w:p w14:paraId="6B03C972" w14:textId="77777777" w:rsidR="00E837F3" w:rsidRDefault="00E837F3" w:rsidP="00A76ABC">
            <w:pPr>
              <w:spacing w:line="240" w:lineRule="atLeast"/>
              <w:jc w:val="left"/>
            </w:pPr>
          </w:p>
        </w:tc>
        <w:tc>
          <w:tcPr>
            <w:tcW w:w="6349" w:type="dxa"/>
            <w:shd w:val="clear" w:color="auto" w:fill="FFFFFF" w:themeFill="background1"/>
          </w:tcPr>
          <w:p w14:paraId="0B540231" w14:textId="77777777" w:rsidR="00E837F3" w:rsidRDefault="00E837F3" w:rsidP="00A76ABC">
            <w:pPr>
              <w:spacing w:line="240" w:lineRule="atLeast"/>
              <w:jc w:val="left"/>
            </w:pPr>
          </w:p>
        </w:tc>
      </w:tr>
      <w:tr w:rsidR="00E837F3" w14:paraId="3E2BA997" w14:textId="77777777" w:rsidTr="00911A96">
        <w:trPr>
          <w:trHeight w:val="255"/>
        </w:trPr>
        <w:tc>
          <w:tcPr>
            <w:tcW w:w="1836" w:type="dxa"/>
            <w:shd w:val="clear" w:color="auto" w:fill="FFFFFF" w:themeFill="background1"/>
          </w:tcPr>
          <w:p w14:paraId="56BE2071" w14:textId="77777777" w:rsidR="00E837F3" w:rsidRDefault="00E837F3" w:rsidP="00A76ABC">
            <w:pPr>
              <w:spacing w:line="240" w:lineRule="atLeast"/>
              <w:jc w:val="left"/>
            </w:pPr>
            <w:r>
              <w:rPr>
                <w:rFonts w:hint="eastAsia"/>
              </w:rPr>
              <w:t>创建时间</w:t>
            </w:r>
          </w:p>
        </w:tc>
        <w:tc>
          <w:tcPr>
            <w:tcW w:w="2695" w:type="dxa"/>
            <w:shd w:val="clear" w:color="auto" w:fill="FFFFFF" w:themeFill="background1"/>
          </w:tcPr>
          <w:p w14:paraId="56EF7879" w14:textId="77777777" w:rsidR="00E837F3" w:rsidRDefault="00E837F3" w:rsidP="00A76ABC">
            <w:pPr>
              <w:spacing w:line="240" w:lineRule="atLeast"/>
              <w:jc w:val="left"/>
            </w:pPr>
            <w:r>
              <w:rPr>
                <w:rFonts w:hint="eastAsia"/>
              </w:rPr>
              <w:t>F</w:t>
            </w:r>
            <w:r>
              <w:t>_CreateDatetime</w:t>
            </w:r>
          </w:p>
        </w:tc>
        <w:tc>
          <w:tcPr>
            <w:tcW w:w="2977" w:type="dxa"/>
            <w:shd w:val="clear" w:color="auto" w:fill="FFFFFF" w:themeFill="background1"/>
          </w:tcPr>
          <w:p w14:paraId="3BEDA99A" w14:textId="77777777" w:rsidR="00E837F3" w:rsidRDefault="00E837F3" w:rsidP="00A76ABC">
            <w:pPr>
              <w:spacing w:line="240" w:lineRule="atLeast"/>
              <w:jc w:val="left"/>
            </w:pPr>
            <w:r>
              <w:rPr>
                <w:rFonts w:hint="eastAsia"/>
              </w:rPr>
              <w:t>D</w:t>
            </w:r>
            <w:r>
              <w:t>atetime, NOT NULL</w:t>
            </w:r>
          </w:p>
        </w:tc>
        <w:tc>
          <w:tcPr>
            <w:tcW w:w="1134" w:type="dxa"/>
            <w:shd w:val="clear" w:color="auto" w:fill="FFFFFF" w:themeFill="background1"/>
          </w:tcPr>
          <w:p w14:paraId="27904526" w14:textId="77777777" w:rsidR="00E837F3" w:rsidRDefault="00E837F3" w:rsidP="00A76ABC">
            <w:pPr>
              <w:spacing w:line="240" w:lineRule="atLeast"/>
              <w:jc w:val="left"/>
            </w:pPr>
          </w:p>
        </w:tc>
        <w:tc>
          <w:tcPr>
            <w:tcW w:w="6349" w:type="dxa"/>
            <w:shd w:val="clear" w:color="auto" w:fill="FFFFFF" w:themeFill="background1"/>
          </w:tcPr>
          <w:p w14:paraId="64B9923A" w14:textId="77777777" w:rsidR="00E837F3" w:rsidRDefault="00E837F3" w:rsidP="00A76ABC">
            <w:pPr>
              <w:spacing w:line="240" w:lineRule="atLeast"/>
              <w:jc w:val="left"/>
            </w:pPr>
            <w:r>
              <w:rPr>
                <w:rFonts w:hint="eastAsia"/>
              </w:rPr>
              <w:t>便于追踪</w:t>
            </w:r>
          </w:p>
        </w:tc>
      </w:tr>
      <w:tr w:rsidR="00E837F3" w14:paraId="627E0DC7" w14:textId="77777777" w:rsidTr="00911A96">
        <w:trPr>
          <w:trHeight w:val="255"/>
        </w:trPr>
        <w:tc>
          <w:tcPr>
            <w:tcW w:w="1836" w:type="dxa"/>
            <w:shd w:val="clear" w:color="auto" w:fill="FFFFFF" w:themeFill="background1"/>
          </w:tcPr>
          <w:p w14:paraId="2C15DCA0" w14:textId="77777777" w:rsidR="00E837F3" w:rsidRDefault="00E837F3" w:rsidP="00A76ABC">
            <w:pPr>
              <w:spacing w:line="240" w:lineRule="atLeast"/>
              <w:jc w:val="left"/>
            </w:pPr>
            <w:r>
              <w:rPr>
                <w:rFonts w:hint="eastAsia"/>
              </w:rPr>
              <w:t>修改时间</w:t>
            </w:r>
          </w:p>
        </w:tc>
        <w:tc>
          <w:tcPr>
            <w:tcW w:w="2695" w:type="dxa"/>
            <w:shd w:val="clear" w:color="auto" w:fill="FFFFFF" w:themeFill="background1"/>
          </w:tcPr>
          <w:p w14:paraId="5DBDA6A3" w14:textId="77777777" w:rsidR="00E837F3" w:rsidRDefault="00E837F3" w:rsidP="00A76ABC">
            <w:pPr>
              <w:spacing w:line="240" w:lineRule="atLeast"/>
              <w:jc w:val="left"/>
            </w:pPr>
            <w:r>
              <w:rPr>
                <w:rFonts w:hint="eastAsia"/>
              </w:rPr>
              <w:t>F</w:t>
            </w:r>
            <w:r>
              <w:t>_UpdateDatetime</w:t>
            </w:r>
          </w:p>
        </w:tc>
        <w:tc>
          <w:tcPr>
            <w:tcW w:w="2977" w:type="dxa"/>
            <w:shd w:val="clear" w:color="auto" w:fill="FFFFFF" w:themeFill="background1"/>
          </w:tcPr>
          <w:p w14:paraId="4FAEA41D" w14:textId="77777777" w:rsidR="00E837F3" w:rsidRDefault="00E837F3" w:rsidP="00A76ABC">
            <w:pPr>
              <w:spacing w:line="240" w:lineRule="atLeast"/>
              <w:jc w:val="left"/>
            </w:pPr>
            <w:r>
              <w:rPr>
                <w:rFonts w:hint="eastAsia"/>
              </w:rPr>
              <w:t>D</w:t>
            </w:r>
            <w:r>
              <w:t>atetime, NOT NULL</w:t>
            </w:r>
          </w:p>
        </w:tc>
        <w:tc>
          <w:tcPr>
            <w:tcW w:w="1134" w:type="dxa"/>
            <w:shd w:val="clear" w:color="auto" w:fill="FFFFFF" w:themeFill="background1"/>
          </w:tcPr>
          <w:p w14:paraId="79DAD1C3" w14:textId="77777777" w:rsidR="00E837F3" w:rsidRDefault="00E837F3" w:rsidP="00A76ABC">
            <w:pPr>
              <w:spacing w:line="240" w:lineRule="atLeast"/>
              <w:jc w:val="left"/>
            </w:pPr>
          </w:p>
        </w:tc>
        <w:tc>
          <w:tcPr>
            <w:tcW w:w="6349" w:type="dxa"/>
            <w:shd w:val="clear" w:color="auto" w:fill="FFFFFF" w:themeFill="background1"/>
          </w:tcPr>
          <w:p w14:paraId="5AAE0EE3" w14:textId="77777777" w:rsidR="00E837F3" w:rsidRDefault="00E837F3" w:rsidP="00A76ABC">
            <w:pPr>
              <w:spacing w:line="240" w:lineRule="atLeast"/>
              <w:jc w:val="left"/>
            </w:pPr>
            <w:r>
              <w:rPr>
                <w:rFonts w:hint="eastAsia"/>
              </w:rPr>
              <w:t>最近修改时间。便于追踪</w:t>
            </w:r>
          </w:p>
        </w:tc>
      </w:tr>
      <w:tr w:rsidR="00683917" w14:paraId="227AF3A9" w14:textId="77777777" w:rsidTr="00911A96">
        <w:trPr>
          <w:trHeight w:val="255"/>
        </w:trPr>
        <w:tc>
          <w:tcPr>
            <w:tcW w:w="1836" w:type="dxa"/>
            <w:shd w:val="clear" w:color="auto" w:fill="8EAADB" w:themeFill="accent1" w:themeFillTint="99"/>
          </w:tcPr>
          <w:p w14:paraId="18E37A0A" w14:textId="77777777" w:rsidR="00683917" w:rsidRDefault="00911A96" w:rsidP="00A76ABC">
            <w:pPr>
              <w:spacing w:line="240" w:lineRule="atLeast"/>
              <w:jc w:val="left"/>
            </w:pPr>
            <w:bookmarkStart w:id="175" w:name="_Hlk535398350"/>
            <w:r>
              <w:rPr>
                <w:rFonts w:hint="eastAsia"/>
              </w:rPr>
              <w:t>当值入库</w:t>
            </w:r>
            <w:r>
              <w:rPr>
                <w:rFonts w:hint="eastAsia"/>
              </w:rPr>
              <w:t>I</w:t>
            </w:r>
            <w:r>
              <w:t>D</w:t>
            </w:r>
          </w:p>
        </w:tc>
        <w:tc>
          <w:tcPr>
            <w:tcW w:w="2695" w:type="dxa"/>
            <w:shd w:val="clear" w:color="auto" w:fill="8EAADB" w:themeFill="accent1" w:themeFillTint="99"/>
          </w:tcPr>
          <w:p w14:paraId="69CD96F0" w14:textId="77777777" w:rsidR="00683917" w:rsidRDefault="00911A96" w:rsidP="00A76ABC">
            <w:pPr>
              <w:spacing w:line="240" w:lineRule="atLeast"/>
              <w:jc w:val="left"/>
            </w:pPr>
            <w:bookmarkStart w:id="176" w:name="OLE_LINK79"/>
            <w:bookmarkStart w:id="177" w:name="OLE_LINK80"/>
            <w:r>
              <w:rPr>
                <w:rFonts w:hint="eastAsia"/>
              </w:rPr>
              <w:t>F</w:t>
            </w:r>
            <w:r>
              <w:t>_CurrentWarehousingID</w:t>
            </w:r>
            <w:bookmarkEnd w:id="176"/>
            <w:bookmarkEnd w:id="177"/>
          </w:p>
        </w:tc>
        <w:tc>
          <w:tcPr>
            <w:tcW w:w="2977" w:type="dxa"/>
            <w:shd w:val="clear" w:color="auto" w:fill="8EAADB" w:themeFill="accent1" w:themeFillTint="99"/>
          </w:tcPr>
          <w:p w14:paraId="0F247611" w14:textId="77777777" w:rsidR="00683917" w:rsidRDefault="005C123A" w:rsidP="00A76ABC">
            <w:pPr>
              <w:spacing w:line="240" w:lineRule="atLeast"/>
              <w:jc w:val="left"/>
            </w:pPr>
            <w:r>
              <w:t>I</w:t>
            </w:r>
            <w:r w:rsidR="00021720">
              <w:t>nt</w:t>
            </w:r>
            <w:r>
              <w:t xml:space="preserve"> NULL</w:t>
            </w:r>
          </w:p>
        </w:tc>
        <w:tc>
          <w:tcPr>
            <w:tcW w:w="1134" w:type="dxa"/>
            <w:shd w:val="clear" w:color="auto" w:fill="8EAADB" w:themeFill="accent1" w:themeFillTint="99"/>
          </w:tcPr>
          <w:p w14:paraId="04D22DD7" w14:textId="77777777" w:rsidR="00683917" w:rsidRDefault="005C123A" w:rsidP="00A76ABC">
            <w:pPr>
              <w:spacing w:line="240" w:lineRule="atLeast"/>
              <w:jc w:val="left"/>
            </w:pPr>
            <w:r>
              <w:rPr>
                <w:rFonts w:hint="eastAsia"/>
              </w:rPr>
              <w:t>N</w:t>
            </w:r>
            <w:r>
              <w:t>ULL</w:t>
            </w:r>
          </w:p>
        </w:tc>
        <w:tc>
          <w:tcPr>
            <w:tcW w:w="6349" w:type="dxa"/>
            <w:shd w:val="clear" w:color="auto" w:fill="8EAADB" w:themeFill="accent1" w:themeFillTint="99"/>
          </w:tcPr>
          <w:p w14:paraId="0E354569" w14:textId="77777777" w:rsidR="00911A96" w:rsidRDefault="00021720" w:rsidP="00A76ABC">
            <w:pPr>
              <w:spacing w:line="240" w:lineRule="atLeast"/>
              <w:jc w:val="left"/>
            </w:pPr>
            <w:r>
              <w:rPr>
                <w:rFonts w:hint="eastAsia"/>
              </w:rPr>
              <w:t>外键。</w:t>
            </w:r>
            <w:r w:rsidR="00911A96">
              <w:rPr>
                <w:rFonts w:hint="eastAsia"/>
              </w:rPr>
              <w:t>正在出售的商品对应的入库批次。</w:t>
            </w:r>
          </w:p>
          <w:p w14:paraId="2CB47861" w14:textId="77777777" w:rsidR="00911A96" w:rsidRDefault="00911A96" w:rsidP="00A76ABC">
            <w:pPr>
              <w:spacing w:line="240" w:lineRule="atLeast"/>
              <w:jc w:val="left"/>
            </w:pPr>
            <w:r>
              <w:rPr>
                <w:rFonts w:hint="eastAsia"/>
              </w:rPr>
              <w:t>要计算商品的毛利率，必须知道这批商品的进货价和出售价格。而入库批次当中有记录此商品的进货价</w:t>
            </w:r>
          </w:p>
        </w:tc>
      </w:tr>
      <w:bookmarkEnd w:id="175"/>
      <w:tr w:rsidR="00911A96" w14:paraId="3E337DFC" w14:textId="77777777" w:rsidTr="00911A96">
        <w:trPr>
          <w:trHeight w:val="255"/>
        </w:trPr>
        <w:tc>
          <w:tcPr>
            <w:tcW w:w="1836" w:type="dxa"/>
            <w:shd w:val="clear" w:color="auto" w:fill="8EAADB" w:themeFill="accent1" w:themeFillTint="99"/>
          </w:tcPr>
          <w:p w14:paraId="61E26CBD" w14:textId="77777777" w:rsidR="00911A96" w:rsidRDefault="00911A96" w:rsidP="00A76ABC">
            <w:pPr>
              <w:spacing w:line="240" w:lineRule="atLeast"/>
              <w:jc w:val="left"/>
            </w:pPr>
          </w:p>
        </w:tc>
        <w:tc>
          <w:tcPr>
            <w:tcW w:w="2695" w:type="dxa"/>
            <w:shd w:val="clear" w:color="auto" w:fill="8EAADB" w:themeFill="accent1" w:themeFillTint="99"/>
          </w:tcPr>
          <w:p w14:paraId="46728067" w14:textId="77777777" w:rsidR="00911A96" w:rsidRPr="00021720" w:rsidRDefault="00911A96" w:rsidP="00A76ABC">
            <w:pPr>
              <w:spacing w:line="240" w:lineRule="atLeast"/>
              <w:jc w:val="left"/>
            </w:pPr>
          </w:p>
        </w:tc>
        <w:tc>
          <w:tcPr>
            <w:tcW w:w="2977" w:type="dxa"/>
            <w:shd w:val="clear" w:color="auto" w:fill="8EAADB" w:themeFill="accent1" w:themeFillTint="99"/>
          </w:tcPr>
          <w:p w14:paraId="31B4BEEB" w14:textId="77777777" w:rsidR="00911A96" w:rsidRDefault="00911A96" w:rsidP="00A76ABC">
            <w:pPr>
              <w:spacing w:line="240" w:lineRule="atLeast"/>
              <w:jc w:val="left"/>
            </w:pPr>
          </w:p>
        </w:tc>
        <w:tc>
          <w:tcPr>
            <w:tcW w:w="1134" w:type="dxa"/>
            <w:shd w:val="clear" w:color="auto" w:fill="8EAADB" w:themeFill="accent1" w:themeFillTint="99"/>
          </w:tcPr>
          <w:p w14:paraId="7E0D0C7E" w14:textId="77777777" w:rsidR="00911A96" w:rsidRDefault="00911A96" w:rsidP="00A76ABC">
            <w:pPr>
              <w:spacing w:line="240" w:lineRule="atLeast"/>
              <w:jc w:val="left"/>
            </w:pPr>
          </w:p>
        </w:tc>
        <w:tc>
          <w:tcPr>
            <w:tcW w:w="6349" w:type="dxa"/>
            <w:shd w:val="clear" w:color="auto" w:fill="8EAADB" w:themeFill="accent1" w:themeFillTint="99"/>
          </w:tcPr>
          <w:p w14:paraId="55A536C8" w14:textId="77777777" w:rsidR="005C123A" w:rsidRDefault="005C123A" w:rsidP="00A76ABC">
            <w:pPr>
              <w:spacing w:line="240" w:lineRule="atLeast"/>
              <w:jc w:val="left"/>
            </w:pPr>
          </w:p>
        </w:tc>
      </w:tr>
      <w:bookmarkEnd w:id="165"/>
    </w:tbl>
    <w:p w14:paraId="5874F287" w14:textId="77777777" w:rsidR="009E452E" w:rsidRDefault="009E452E" w:rsidP="00A76ABC">
      <w:pPr>
        <w:spacing w:line="240" w:lineRule="atLeast"/>
        <w:jc w:val="left"/>
      </w:pPr>
    </w:p>
    <w:p w14:paraId="198917E9" w14:textId="77777777" w:rsidR="00AB3F3F" w:rsidRDefault="00AB3F3F" w:rsidP="00A76ABC">
      <w:pPr>
        <w:pStyle w:val="4"/>
        <w:spacing w:line="240" w:lineRule="atLeast"/>
        <w:jc w:val="left"/>
      </w:pPr>
      <w:r>
        <w:rPr>
          <w:rFonts w:hint="eastAsia"/>
        </w:rPr>
        <w:t>商品属性表</w:t>
      </w:r>
      <w:r>
        <w:rPr>
          <w:rFonts w:hint="eastAsia"/>
        </w:rPr>
        <w:t>T</w:t>
      </w:r>
      <w:r>
        <w:t>_CommodityProperty</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551"/>
        <w:gridCol w:w="2977"/>
        <w:gridCol w:w="1134"/>
        <w:gridCol w:w="6349"/>
      </w:tblGrid>
      <w:tr w:rsidR="00AB3F3F" w14:paraId="6E5513AF" w14:textId="77777777" w:rsidTr="008F4580">
        <w:trPr>
          <w:trHeight w:val="255"/>
        </w:trPr>
        <w:tc>
          <w:tcPr>
            <w:tcW w:w="1980" w:type="dxa"/>
            <w:shd w:val="clear" w:color="auto" w:fill="FF0000"/>
          </w:tcPr>
          <w:p w14:paraId="3B670A94" w14:textId="77777777" w:rsidR="00AB3F3F" w:rsidRDefault="00AB3F3F" w:rsidP="00A76ABC">
            <w:pPr>
              <w:spacing w:line="240" w:lineRule="atLeast"/>
              <w:jc w:val="left"/>
              <w:rPr>
                <w:color w:val="FFFFFF" w:themeColor="background1"/>
              </w:rPr>
            </w:pPr>
            <w:r>
              <w:rPr>
                <w:rFonts w:hint="eastAsia"/>
                <w:color w:val="FFFFFF" w:themeColor="background1"/>
              </w:rPr>
              <w:t>数据项</w:t>
            </w:r>
          </w:p>
        </w:tc>
        <w:tc>
          <w:tcPr>
            <w:tcW w:w="2551" w:type="dxa"/>
            <w:shd w:val="clear" w:color="auto" w:fill="FF0000"/>
          </w:tcPr>
          <w:p w14:paraId="7B0DADCC" w14:textId="77777777" w:rsidR="00AB3F3F" w:rsidRDefault="00AB3F3F"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56D169BD" w14:textId="77777777" w:rsidR="00AB3F3F" w:rsidRDefault="00AB3F3F"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3AD2509A" w14:textId="77777777" w:rsidR="00AB3F3F" w:rsidRDefault="00AB3F3F"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316AEEBA" w14:textId="77777777" w:rsidR="00AB3F3F" w:rsidRDefault="00AB3F3F"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AB3F3F" w14:paraId="1239405A" w14:textId="77777777" w:rsidTr="004016A5">
        <w:trPr>
          <w:trHeight w:val="267"/>
        </w:trPr>
        <w:tc>
          <w:tcPr>
            <w:tcW w:w="1980" w:type="dxa"/>
            <w:shd w:val="clear" w:color="auto" w:fill="FFFF00"/>
          </w:tcPr>
          <w:p w14:paraId="50E110AB" w14:textId="77777777" w:rsidR="00AB3F3F" w:rsidRDefault="00AB3F3F" w:rsidP="00A76ABC">
            <w:pPr>
              <w:spacing w:line="240" w:lineRule="atLeast"/>
              <w:jc w:val="left"/>
            </w:pPr>
          </w:p>
        </w:tc>
        <w:tc>
          <w:tcPr>
            <w:tcW w:w="2551" w:type="dxa"/>
            <w:shd w:val="clear" w:color="auto" w:fill="FFFF00"/>
          </w:tcPr>
          <w:p w14:paraId="65493FC5" w14:textId="77777777" w:rsidR="00AB3F3F" w:rsidRDefault="00AB3F3F" w:rsidP="00A76ABC">
            <w:pPr>
              <w:spacing w:line="240" w:lineRule="atLeast"/>
              <w:jc w:val="left"/>
            </w:pPr>
            <w:r>
              <w:rPr>
                <w:rFonts w:hint="eastAsia"/>
              </w:rPr>
              <w:t>F_</w:t>
            </w:r>
            <w:r>
              <w:t>ID</w:t>
            </w:r>
          </w:p>
        </w:tc>
        <w:tc>
          <w:tcPr>
            <w:tcW w:w="2977" w:type="dxa"/>
            <w:shd w:val="clear" w:color="auto" w:fill="FFFF00"/>
          </w:tcPr>
          <w:p w14:paraId="462045A1" w14:textId="77777777" w:rsidR="00AB3F3F" w:rsidRDefault="00AB3F3F" w:rsidP="00A76ABC">
            <w:pPr>
              <w:spacing w:line="240" w:lineRule="atLeast"/>
              <w:jc w:val="left"/>
            </w:pPr>
            <w:r>
              <w:t>INT NOT NULL</w:t>
            </w:r>
          </w:p>
        </w:tc>
        <w:tc>
          <w:tcPr>
            <w:tcW w:w="1134" w:type="dxa"/>
            <w:shd w:val="clear" w:color="auto" w:fill="FFFF00"/>
          </w:tcPr>
          <w:p w14:paraId="5F1BFBE4" w14:textId="77777777" w:rsidR="00AB3F3F" w:rsidRDefault="00AB3F3F" w:rsidP="00A76ABC">
            <w:pPr>
              <w:spacing w:line="240" w:lineRule="atLeast"/>
              <w:jc w:val="left"/>
            </w:pPr>
          </w:p>
        </w:tc>
        <w:tc>
          <w:tcPr>
            <w:tcW w:w="6349" w:type="dxa"/>
            <w:shd w:val="clear" w:color="auto" w:fill="FFFF00"/>
          </w:tcPr>
          <w:p w14:paraId="4F9B41D4" w14:textId="77777777" w:rsidR="00AB3F3F" w:rsidRDefault="00AB3F3F" w:rsidP="00A76ABC">
            <w:pPr>
              <w:spacing w:line="240" w:lineRule="atLeast"/>
              <w:jc w:val="left"/>
            </w:pPr>
            <w:r>
              <w:t>PRIMARY KEY</w:t>
            </w:r>
            <w:r>
              <w:rPr>
                <w:rFonts w:hint="eastAsia"/>
              </w:rPr>
              <w:t>。只有一行数据</w:t>
            </w:r>
          </w:p>
        </w:tc>
      </w:tr>
      <w:tr w:rsidR="00AB3F3F" w14:paraId="69AFD9E6" w14:textId="77777777" w:rsidTr="004016A5">
        <w:trPr>
          <w:trHeight w:val="267"/>
        </w:trPr>
        <w:tc>
          <w:tcPr>
            <w:tcW w:w="1980" w:type="dxa"/>
            <w:shd w:val="clear" w:color="auto" w:fill="FFFF00"/>
          </w:tcPr>
          <w:p w14:paraId="39668A79" w14:textId="77777777" w:rsidR="00AB3F3F" w:rsidRDefault="00AB3F3F" w:rsidP="00A76ABC">
            <w:pPr>
              <w:spacing w:line="240" w:lineRule="atLeast"/>
              <w:jc w:val="left"/>
            </w:pPr>
            <w:r>
              <w:rPr>
                <w:rFonts w:hint="eastAsia"/>
              </w:rPr>
              <w:t>属性名称</w:t>
            </w:r>
            <w:r>
              <w:rPr>
                <w:rFonts w:hint="eastAsia"/>
              </w:rPr>
              <w:t>1</w:t>
            </w:r>
          </w:p>
        </w:tc>
        <w:tc>
          <w:tcPr>
            <w:tcW w:w="2551" w:type="dxa"/>
            <w:shd w:val="clear" w:color="auto" w:fill="FFFF00"/>
          </w:tcPr>
          <w:p w14:paraId="2DDB0C44" w14:textId="77777777" w:rsidR="00AB3F3F" w:rsidRDefault="00AB3F3F" w:rsidP="00A76ABC">
            <w:pPr>
              <w:spacing w:line="240" w:lineRule="atLeast"/>
              <w:jc w:val="left"/>
            </w:pPr>
            <w:r>
              <w:rPr>
                <w:rFonts w:hint="eastAsia"/>
              </w:rPr>
              <w:t>F_</w:t>
            </w:r>
            <w:r>
              <w:t>Name1</w:t>
            </w:r>
          </w:p>
        </w:tc>
        <w:tc>
          <w:tcPr>
            <w:tcW w:w="2977" w:type="dxa"/>
            <w:shd w:val="clear" w:color="auto" w:fill="FFFF00"/>
          </w:tcPr>
          <w:p w14:paraId="47724B0B" w14:textId="77777777" w:rsidR="00AB3F3F" w:rsidRDefault="004016A5" w:rsidP="00A76ABC">
            <w:pPr>
              <w:spacing w:line="240" w:lineRule="atLeast"/>
              <w:jc w:val="left"/>
            </w:pPr>
            <w:r>
              <w:t>Varchar(16), NULL</w:t>
            </w:r>
            <w:r w:rsidR="007A7507">
              <w:rPr>
                <w:rFonts w:hint="eastAsia"/>
              </w:rPr>
              <w:t>。去除空格后不能为空串</w:t>
            </w:r>
          </w:p>
        </w:tc>
        <w:tc>
          <w:tcPr>
            <w:tcW w:w="1134" w:type="dxa"/>
            <w:shd w:val="clear" w:color="auto" w:fill="FFFF00"/>
          </w:tcPr>
          <w:p w14:paraId="06B5C3A2" w14:textId="77777777" w:rsidR="00AB3F3F" w:rsidRDefault="00AB3F3F" w:rsidP="00A76ABC">
            <w:pPr>
              <w:spacing w:line="240" w:lineRule="atLeast"/>
              <w:jc w:val="left"/>
            </w:pPr>
          </w:p>
        </w:tc>
        <w:tc>
          <w:tcPr>
            <w:tcW w:w="6349" w:type="dxa"/>
            <w:shd w:val="clear" w:color="auto" w:fill="FFFF00"/>
          </w:tcPr>
          <w:p w14:paraId="061EE124" w14:textId="77777777" w:rsidR="00AB3F3F" w:rsidRDefault="00AB3F3F" w:rsidP="00A76ABC">
            <w:pPr>
              <w:spacing w:line="240" w:lineRule="atLeast"/>
              <w:jc w:val="left"/>
            </w:pPr>
          </w:p>
        </w:tc>
      </w:tr>
      <w:tr w:rsidR="00AB3F3F" w14:paraId="58FBCC12" w14:textId="77777777" w:rsidTr="004016A5">
        <w:trPr>
          <w:trHeight w:val="267"/>
        </w:trPr>
        <w:tc>
          <w:tcPr>
            <w:tcW w:w="1980" w:type="dxa"/>
            <w:shd w:val="clear" w:color="auto" w:fill="FFFF00"/>
          </w:tcPr>
          <w:p w14:paraId="1A4732C2" w14:textId="77777777" w:rsidR="00AB3F3F" w:rsidRDefault="00AB3F3F" w:rsidP="00A76ABC">
            <w:pPr>
              <w:spacing w:line="240" w:lineRule="atLeast"/>
              <w:jc w:val="left"/>
            </w:pPr>
            <w:r>
              <w:rPr>
                <w:rFonts w:hint="eastAsia"/>
              </w:rPr>
              <w:t>属性名称</w:t>
            </w:r>
            <w:r>
              <w:t>2</w:t>
            </w:r>
          </w:p>
        </w:tc>
        <w:tc>
          <w:tcPr>
            <w:tcW w:w="2551" w:type="dxa"/>
            <w:shd w:val="clear" w:color="auto" w:fill="FFFF00"/>
          </w:tcPr>
          <w:p w14:paraId="38730D06" w14:textId="77777777" w:rsidR="00AB3F3F" w:rsidRDefault="00AB3F3F" w:rsidP="00A76ABC">
            <w:pPr>
              <w:spacing w:line="240" w:lineRule="atLeast"/>
              <w:jc w:val="left"/>
            </w:pPr>
            <w:r>
              <w:rPr>
                <w:rFonts w:hint="eastAsia"/>
              </w:rPr>
              <w:t>F_</w:t>
            </w:r>
            <w:r>
              <w:t>Name2</w:t>
            </w:r>
          </w:p>
        </w:tc>
        <w:tc>
          <w:tcPr>
            <w:tcW w:w="2977" w:type="dxa"/>
            <w:shd w:val="clear" w:color="auto" w:fill="FFFF00"/>
          </w:tcPr>
          <w:p w14:paraId="30C78323" w14:textId="77777777" w:rsidR="00AB3F3F" w:rsidRDefault="004016A5" w:rsidP="00A76ABC">
            <w:pPr>
              <w:spacing w:line="240" w:lineRule="atLeast"/>
              <w:jc w:val="left"/>
              <w:rPr>
                <w:rFonts w:ascii="微软雅黑" w:hAnsi="微软雅黑"/>
                <w:szCs w:val="21"/>
              </w:rPr>
            </w:pPr>
            <w:r>
              <w:t>Varchar(16), NULL</w:t>
            </w:r>
            <w:r w:rsidR="007A7507">
              <w:rPr>
                <w:rFonts w:hint="eastAsia"/>
              </w:rPr>
              <w:t>。去除空格后不能为空串</w:t>
            </w:r>
          </w:p>
        </w:tc>
        <w:tc>
          <w:tcPr>
            <w:tcW w:w="1134" w:type="dxa"/>
            <w:shd w:val="clear" w:color="auto" w:fill="FFFF00"/>
          </w:tcPr>
          <w:p w14:paraId="70FE9507" w14:textId="77777777" w:rsidR="00AB3F3F" w:rsidRDefault="00AB3F3F" w:rsidP="00A76ABC">
            <w:pPr>
              <w:spacing w:line="240" w:lineRule="atLeast"/>
              <w:jc w:val="left"/>
            </w:pPr>
          </w:p>
        </w:tc>
        <w:tc>
          <w:tcPr>
            <w:tcW w:w="6349" w:type="dxa"/>
            <w:shd w:val="clear" w:color="auto" w:fill="FFFF00"/>
          </w:tcPr>
          <w:p w14:paraId="71A81A09" w14:textId="77777777" w:rsidR="00AB3F3F" w:rsidRDefault="00AB3F3F" w:rsidP="00A76ABC">
            <w:pPr>
              <w:spacing w:line="240" w:lineRule="atLeast"/>
              <w:jc w:val="left"/>
            </w:pPr>
          </w:p>
        </w:tc>
      </w:tr>
      <w:tr w:rsidR="00AB3F3F" w14:paraId="34A57B35" w14:textId="77777777" w:rsidTr="004016A5">
        <w:trPr>
          <w:trHeight w:val="267"/>
        </w:trPr>
        <w:tc>
          <w:tcPr>
            <w:tcW w:w="1980" w:type="dxa"/>
            <w:shd w:val="clear" w:color="auto" w:fill="FFFF00"/>
          </w:tcPr>
          <w:p w14:paraId="4ED0B1AB" w14:textId="77777777" w:rsidR="00AB3F3F" w:rsidRDefault="00AB3F3F" w:rsidP="00A76ABC">
            <w:pPr>
              <w:spacing w:line="240" w:lineRule="atLeast"/>
              <w:jc w:val="left"/>
            </w:pPr>
            <w:r>
              <w:rPr>
                <w:rFonts w:hint="eastAsia"/>
              </w:rPr>
              <w:t>属性名称</w:t>
            </w:r>
            <w:r>
              <w:t>3</w:t>
            </w:r>
          </w:p>
        </w:tc>
        <w:tc>
          <w:tcPr>
            <w:tcW w:w="2551" w:type="dxa"/>
            <w:shd w:val="clear" w:color="auto" w:fill="FFFF00"/>
          </w:tcPr>
          <w:p w14:paraId="373CD2E0" w14:textId="77777777" w:rsidR="00AB3F3F" w:rsidRDefault="00AB3F3F" w:rsidP="00A76ABC">
            <w:pPr>
              <w:spacing w:line="240" w:lineRule="atLeast"/>
              <w:jc w:val="left"/>
            </w:pPr>
            <w:r>
              <w:rPr>
                <w:rFonts w:hint="eastAsia"/>
              </w:rPr>
              <w:t>F_</w:t>
            </w:r>
            <w:r>
              <w:t>Name3</w:t>
            </w:r>
          </w:p>
        </w:tc>
        <w:tc>
          <w:tcPr>
            <w:tcW w:w="2977" w:type="dxa"/>
            <w:shd w:val="clear" w:color="auto" w:fill="FFFF00"/>
          </w:tcPr>
          <w:p w14:paraId="3372A87A" w14:textId="77777777" w:rsidR="00AB3F3F" w:rsidRDefault="004016A5" w:rsidP="00A76ABC">
            <w:pPr>
              <w:spacing w:line="240" w:lineRule="atLeast"/>
              <w:jc w:val="left"/>
              <w:rPr>
                <w:rFonts w:ascii="微软雅黑" w:hAnsi="微软雅黑"/>
                <w:szCs w:val="21"/>
              </w:rPr>
            </w:pPr>
            <w:r>
              <w:t>Varchar(16), NULL</w:t>
            </w:r>
            <w:r w:rsidR="007A7507">
              <w:rPr>
                <w:rFonts w:hint="eastAsia"/>
              </w:rPr>
              <w:t>。去除空格后不能为空串</w:t>
            </w:r>
          </w:p>
        </w:tc>
        <w:tc>
          <w:tcPr>
            <w:tcW w:w="1134" w:type="dxa"/>
            <w:shd w:val="clear" w:color="auto" w:fill="FFFF00"/>
          </w:tcPr>
          <w:p w14:paraId="50B626A3" w14:textId="77777777" w:rsidR="00AB3F3F" w:rsidRDefault="00AB3F3F" w:rsidP="00A76ABC">
            <w:pPr>
              <w:spacing w:line="240" w:lineRule="atLeast"/>
              <w:jc w:val="left"/>
            </w:pPr>
          </w:p>
        </w:tc>
        <w:tc>
          <w:tcPr>
            <w:tcW w:w="6349" w:type="dxa"/>
            <w:shd w:val="clear" w:color="auto" w:fill="FFFF00"/>
          </w:tcPr>
          <w:p w14:paraId="76F51EA4" w14:textId="77777777" w:rsidR="00AB3F3F" w:rsidRDefault="00AB3F3F" w:rsidP="00A76ABC">
            <w:pPr>
              <w:spacing w:line="240" w:lineRule="atLeast"/>
              <w:jc w:val="left"/>
            </w:pPr>
          </w:p>
        </w:tc>
      </w:tr>
      <w:tr w:rsidR="00AB3F3F" w14:paraId="1B2D3587" w14:textId="77777777" w:rsidTr="004016A5">
        <w:trPr>
          <w:trHeight w:val="267"/>
        </w:trPr>
        <w:tc>
          <w:tcPr>
            <w:tcW w:w="1980" w:type="dxa"/>
            <w:shd w:val="clear" w:color="auto" w:fill="FFFF00"/>
          </w:tcPr>
          <w:p w14:paraId="4B745D05" w14:textId="77777777" w:rsidR="00AB3F3F" w:rsidRDefault="00AB3F3F" w:rsidP="00A76ABC">
            <w:pPr>
              <w:spacing w:line="240" w:lineRule="atLeast"/>
              <w:jc w:val="left"/>
            </w:pPr>
            <w:r>
              <w:rPr>
                <w:rFonts w:hint="eastAsia"/>
              </w:rPr>
              <w:t>属性名称</w:t>
            </w:r>
            <w:r>
              <w:t>4</w:t>
            </w:r>
          </w:p>
        </w:tc>
        <w:tc>
          <w:tcPr>
            <w:tcW w:w="2551" w:type="dxa"/>
            <w:shd w:val="clear" w:color="auto" w:fill="FFFF00"/>
          </w:tcPr>
          <w:p w14:paraId="4A216E92" w14:textId="77777777" w:rsidR="00AB3F3F" w:rsidRDefault="00AB3F3F" w:rsidP="00A76ABC">
            <w:pPr>
              <w:spacing w:line="240" w:lineRule="atLeast"/>
              <w:jc w:val="left"/>
            </w:pPr>
            <w:r>
              <w:rPr>
                <w:rFonts w:hint="eastAsia"/>
              </w:rPr>
              <w:t>F_</w:t>
            </w:r>
            <w:r>
              <w:t>Name4</w:t>
            </w:r>
          </w:p>
        </w:tc>
        <w:tc>
          <w:tcPr>
            <w:tcW w:w="2977" w:type="dxa"/>
            <w:shd w:val="clear" w:color="auto" w:fill="FFFF00"/>
          </w:tcPr>
          <w:p w14:paraId="7F9BA423" w14:textId="77777777" w:rsidR="00AB3F3F" w:rsidRDefault="004016A5" w:rsidP="00A76ABC">
            <w:pPr>
              <w:spacing w:line="240" w:lineRule="atLeast"/>
              <w:jc w:val="left"/>
              <w:rPr>
                <w:rFonts w:ascii="微软雅黑" w:hAnsi="微软雅黑"/>
                <w:szCs w:val="21"/>
              </w:rPr>
            </w:pPr>
            <w:r>
              <w:t>Varchar(16), NULL</w:t>
            </w:r>
            <w:r w:rsidR="007A7507">
              <w:rPr>
                <w:rFonts w:hint="eastAsia"/>
              </w:rPr>
              <w:t>。去除空格后不能为空串</w:t>
            </w:r>
          </w:p>
        </w:tc>
        <w:tc>
          <w:tcPr>
            <w:tcW w:w="1134" w:type="dxa"/>
            <w:shd w:val="clear" w:color="auto" w:fill="FFFF00"/>
          </w:tcPr>
          <w:p w14:paraId="10F4CF66" w14:textId="77777777" w:rsidR="00AB3F3F" w:rsidRDefault="00AB3F3F" w:rsidP="00A76ABC">
            <w:pPr>
              <w:spacing w:line="240" w:lineRule="atLeast"/>
              <w:jc w:val="left"/>
            </w:pPr>
          </w:p>
        </w:tc>
        <w:tc>
          <w:tcPr>
            <w:tcW w:w="6349" w:type="dxa"/>
            <w:shd w:val="clear" w:color="auto" w:fill="FFFF00"/>
          </w:tcPr>
          <w:p w14:paraId="1AC53920" w14:textId="77777777" w:rsidR="00AB3F3F" w:rsidRDefault="00AB3F3F" w:rsidP="00A76ABC">
            <w:pPr>
              <w:spacing w:line="240" w:lineRule="atLeast"/>
              <w:jc w:val="left"/>
            </w:pPr>
          </w:p>
        </w:tc>
      </w:tr>
      <w:tr w:rsidR="00AB3F3F" w14:paraId="799E81CB" w14:textId="77777777" w:rsidTr="004016A5">
        <w:trPr>
          <w:trHeight w:val="267"/>
        </w:trPr>
        <w:tc>
          <w:tcPr>
            <w:tcW w:w="1980" w:type="dxa"/>
            <w:shd w:val="clear" w:color="auto" w:fill="FFFF00"/>
          </w:tcPr>
          <w:p w14:paraId="306B38A9" w14:textId="77777777" w:rsidR="00AB3F3F" w:rsidRDefault="00AB3F3F" w:rsidP="00A76ABC">
            <w:pPr>
              <w:spacing w:line="240" w:lineRule="atLeast"/>
              <w:jc w:val="left"/>
            </w:pPr>
            <w:r>
              <w:rPr>
                <w:rFonts w:hint="eastAsia"/>
              </w:rPr>
              <w:t>创建时间</w:t>
            </w:r>
          </w:p>
        </w:tc>
        <w:tc>
          <w:tcPr>
            <w:tcW w:w="2551" w:type="dxa"/>
            <w:shd w:val="clear" w:color="auto" w:fill="FFFF00"/>
          </w:tcPr>
          <w:p w14:paraId="1C698337" w14:textId="77777777" w:rsidR="00AB3F3F" w:rsidRDefault="00AB3F3F" w:rsidP="00A76ABC">
            <w:pPr>
              <w:spacing w:line="240" w:lineRule="atLeast"/>
              <w:jc w:val="left"/>
            </w:pPr>
            <w:r>
              <w:rPr>
                <w:rFonts w:hint="eastAsia"/>
              </w:rPr>
              <w:t>F</w:t>
            </w:r>
            <w:r>
              <w:t>_CreateDatetime</w:t>
            </w:r>
          </w:p>
        </w:tc>
        <w:tc>
          <w:tcPr>
            <w:tcW w:w="2977" w:type="dxa"/>
            <w:shd w:val="clear" w:color="auto" w:fill="FFFF00"/>
          </w:tcPr>
          <w:p w14:paraId="16DB83F7" w14:textId="77777777" w:rsidR="00AB3F3F" w:rsidRDefault="004016A5" w:rsidP="00A76ABC">
            <w:pPr>
              <w:spacing w:line="240" w:lineRule="atLeast"/>
              <w:jc w:val="left"/>
            </w:pPr>
            <w:r>
              <w:rPr>
                <w:rFonts w:hint="eastAsia"/>
              </w:rPr>
              <w:t>D</w:t>
            </w:r>
            <w:r>
              <w:t xml:space="preserve">atetime, </w:t>
            </w:r>
            <w:r w:rsidR="00AB3F3F">
              <w:t>NOT NULL</w:t>
            </w:r>
          </w:p>
        </w:tc>
        <w:tc>
          <w:tcPr>
            <w:tcW w:w="1134" w:type="dxa"/>
            <w:shd w:val="clear" w:color="auto" w:fill="FFFF00"/>
          </w:tcPr>
          <w:p w14:paraId="7E6249EF" w14:textId="77777777" w:rsidR="00AB3F3F" w:rsidRDefault="00AB3F3F" w:rsidP="00A76ABC">
            <w:pPr>
              <w:spacing w:line="240" w:lineRule="atLeast"/>
              <w:jc w:val="left"/>
            </w:pPr>
          </w:p>
        </w:tc>
        <w:tc>
          <w:tcPr>
            <w:tcW w:w="6349" w:type="dxa"/>
            <w:shd w:val="clear" w:color="auto" w:fill="FFFF00"/>
          </w:tcPr>
          <w:p w14:paraId="1BBB404D" w14:textId="77777777" w:rsidR="00AB3F3F" w:rsidRDefault="00AB3F3F" w:rsidP="00A76ABC">
            <w:pPr>
              <w:spacing w:line="240" w:lineRule="atLeast"/>
              <w:jc w:val="left"/>
            </w:pPr>
            <w:r>
              <w:rPr>
                <w:rFonts w:hint="eastAsia"/>
              </w:rPr>
              <w:t>便于追踪</w:t>
            </w:r>
          </w:p>
        </w:tc>
      </w:tr>
      <w:tr w:rsidR="00AB3F3F" w14:paraId="05AD4170" w14:textId="77777777" w:rsidTr="004016A5">
        <w:trPr>
          <w:trHeight w:val="267"/>
        </w:trPr>
        <w:tc>
          <w:tcPr>
            <w:tcW w:w="1980" w:type="dxa"/>
            <w:shd w:val="clear" w:color="auto" w:fill="FFFF00"/>
          </w:tcPr>
          <w:p w14:paraId="50E62EF3" w14:textId="77777777" w:rsidR="00AB3F3F" w:rsidRDefault="00AB3F3F" w:rsidP="00A76ABC">
            <w:pPr>
              <w:spacing w:line="240" w:lineRule="atLeast"/>
              <w:jc w:val="left"/>
            </w:pPr>
            <w:r>
              <w:rPr>
                <w:rFonts w:hint="eastAsia"/>
              </w:rPr>
              <w:t>修改时间</w:t>
            </w:r>
          </w:p>
        </w:tc>
        <w:tc>
          <w:tcPr>
            <w:tcW w:w="2551" w:type="dxa"/>
            <w:shd w:val="clear" w:color="auto" w:fill="FFFF00"/>
          </w:tcPr>
          <w:p w14:paraId="29A3F0D4" w14:textId="77777777" w:rsidR="00AB3F3F" w:rsidRDefault="00AB3F3F" w:rsidP="00A76ABC">
            <w:pPr>
              <w:spacing w:line="240" w:lineRule="atLeast"/>
              <w:jc w:val="left"/>
            </w:pPr>
            <w:r>
              <w:rPr>
                <w:rFonts w:hint="eastAsia"/>
              </w:rPr>
              <w:t>F</w:t>
            </w:r>
            <w:r>
              <w:t>_UpdateDatetime</w:t>
            </w:r>
          </w:p>
        </w:tc>
        <w:tc>
          <w:tcPr>
            <w:tcW w:w="2977" w:type="dxa"/>
            <w:shd w:val="clear" w:color="auto" w:fill="FFFF00"/>
          </w:tcPr>
          <w:p w14:paraId="115AB29C" w14:textId="77777777" w:rsidR="00AB3F3F" w:rsidRDefault="00AB3F3F" w:rsidP="00A76ABC">
            <w:pPr>
              <w:spacing w:line="240" w:lineRule="atLeast"/>
              <w:jc w:val="left"/>
            </w:pPr>
            <w:r>
              <w:rPr>
                <w:rFonts w:hint="eastAsia"/>
              </w:rPr>
              <w:t>D</w:t>
            </w:r>
            <w:r>
              <w:t>atetime, NOT NULL</w:t>
            </w:r>
          </w:p>
        </w:tc>
        <w:tc>
          <w:tcPr>
            <w:tcW w:w="1134" w:type="dxa"/>
            <w:shd w:val="clear" w:color="auto" w:fill="FFFF00"/>
          </w:tcPr>
          <w:p w14:paraId="5F82C9FC" w14:textId="77777777" w:rsidR="00AB3F3F" w:rsidRDefault="00AB3F3F" w:rsidP="00A76ABC">
            <w:pPr>
              <w:spacing w:line="240" w:lineRule="atLeast"/>
              <w:jc w:val="left"/>
            </w:pPr>
          </w:p>
        </w:tc>
        <w:tc>
          <w:tcPr>
            <w:tcW w:w="6349" w:type="dxa"/>
            <w:shd w:val="clear" w:color="auto" w:fill="FFFF00"/>
          </w:tcPr>
          <w:p w14:paraId="378BB50B" w14:textId="77777777" w:rsidR="00AB3F3F" w:rsidRDefault="00AB3F3F" w:rsidP="00A76ABC">
            <w:pPr>
              <w:spacing w:line="240" w:lineRule="atLeast"/>
              <w:jc w:val="left"/>
            </w:pPr>
            <w:r>
              <w:rPr>
                <w:rFonts w:hint="eastAsia"/>
              </w:rPr>
              <w:t>最近修改时间。便于追踪</w:t>
            </w:r>
          </w:p>
        </w:tc>
      </w:tr>
      <w:tr w:rsidR="00AB3F3F" w14:paraId="0E403E62" w14:textId="77777777" w:rsidTr="008F4580">
        <w:trPr>
          <w:trHeight w:val="267"/>
        </w:trPr>
        <w:tc>
          <w:tcPr>
            <w:tcW w:w="1980" w:type="dxa"/>
            <w:shd w:val="clear" w:color="auto" w:fill="FFFFFF" w:themeFill="background1"/>
          </w:tcPr>
          <w:p w14:paraId="62B42261" w14:textId="77777777" w:rsidR="00AB3F3F" w:rsidRDefault="00AB3F3F" w:rsidP="00A76ABC">
            <w:pPr>
              <w:spacing w:line="240" w:lineRule="atLeast"/>
              <w:jc w:val="left"/>
            </w:pPr>
          </w:p>
        </w:tc>
        <w:tc>
          <w:tcPr>
            <w:tcW w:w="2551" w:type="dxa"/>
            <w:shd w:val="clear" w:color="auto" w:fill="FFFFFF" w:themeFill="background1"/>
          </w:tcPr>
          <w:p w14:paraId="3397C206" w14:textId="77777777" w:rsidR="00AB3F3F" w:rsidRDefault="00AB3F3F" w:rsidP="00A76ABC">
            <w:pPr>
              <w:spacing w:line="240" w:lineRule="atLeast"/>
              <w:jc w:val="left"/>
            </w:pPr>
          </w:p>
        </w:tc>
        <w:tc>
          <w:tcPr>
            <w:tcW w:w="2977" w:type="dxa"/>
            <w:shd w:val="clear" w:color="auto" w:fill="FFFFFF" w:themeFill="background1"/>
          </w:tcPr>
          <w:p w14:paraId="5FFB3166" w14:textId="77777777" w:rsidR="00AB3F3F" w:rsidRDefault="00AB3F3F" w:rsidP="00A76ABC">
            <w:pPr>
              <w:spacing w:line="240" w:lineRule="atLeast"/>
              <w:jc w:val="left"/>
            </w:pPr>
          </w:p>
        </w:tc>
        <w:tc>
          <w:tcPr>
            <w:tcW w:w="1134" w:type="dxa"/>
            <w:shd w:val="clear" w:color="auto" w:fill="FFFFFF" w:themeFill="background1"/>
          </w:tcPr>
          <w:p w14:paraId="42A3125C" w14:textId="77777777" w:rsidR="00AB3F3F" w:rsidRDefault="00AB3F3F" w:rsidP="00A76ABC">
            <w:pPr>
              <w:spacing w:line="240" w:lineRule="atLeast"/>
              <w:jc w:val="left"/>
            </w:pPr>
          </w:p>
        </w:tc>
        <w:tc>
          <w:tcPr>
            <w:tcW w:w="6349" w:type="dxa"/>
            <w:shd w:val="clear" w:color="auto" w:fill="FFFFFF" w:themeFill="background1"/>
          </w:tcPr>
          <w:p w14:paraId="05043A61" w14:textId="77777777" w:rsidR="00AB3F3F" w:rsidRDefault="00AB3F3F" w:rsidP="00A76ABC">
            <w:pPr>
              <w:spacing w:line="240" w:lineRule="atLeast"/>
              <w:jc w:val="left"/>
            </w:pPr>
          </w:p>
        </w:tc>
      </w:tr>
    </w:tbl>
    <w:p w14:paraId="51A5F058" w14:textId="77777777" w:rsidR="00AB3F3F" w:rsidRDefault="00AB3F3F" w:rsidP="00A76ABC">
      <w:pPr>
        <w:spacing w:line="240" w:lineRule="atLeast"/>
        <w:jc w:val="left"/>
      </w:pPr>
    </w:p>
    <w:p w14:paraId="66024964" w14:textId="77777777" w:rsidR="00AB3F3F" w:rsidRDefault="00AB3F3F" w:rsidP="00A76ABC">
      <w:pPr>
        <w:spacing w:line="240" w:lineRule="atLeast"/>
        <w:jc w:val="left"/>
      </w:pPr>
      <w:r>
        <w:rPr>
          <w:rFonts w:hint="eastAsia"/>
        </w:rPr>
        <w:t>这个表只有一行数据。</w:t>
      </w:r>
      <w:r w:rsidR="004016A5">
        <w:rPr>
          <w:rFonts w:hint="eastAsia"/>
        </w:rPr>
        <w:t>属于配置性数据，其值为：</w:t>
      </w:r>
    </w:p>
    <w:tbl>
      <w:tblPr>
        <w:tblW w:w="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134"/>
      </w:tblGrid>
      <w:tr w:rsidR="007B6464" w14:paraId="19003ED3" w14:textId="77777777" w:rsidTr="007B6464">
        <w:trPr>
          <w:trHeight w:val="255"/>
        </w:trPr>
        <w:tc>
          <w:tcPr>
            <w:tcW w:w="2551" w:type="dxa"/>
            <w:shd w:val="clear" w:color="auto" w:fill="FF0000"/>
          </w:tcPr>
          <w:p w14:paraId="00C670FA" w14:textId="77777777" w:rsidR="007B6464" w:rsidRDefault="007B6464"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134" w:type="dxa"/>
            <w:shd w:val="clear" w:color="auto" w:fill="FF0000"/>
          </w:tcPr>
          <w:p w14:paraId="57E8CCA8" w14:textId="77777777" w:rsidR="007B6464" w:rsidRDefault="007B6464" w:rsidP="00A76ABC">
            <w:pPr>
              <w:spacing w:line="240" w:lineRule="atLeast"/>
              <w:jc w:val="left"/>
              <w:rPr>
                <w:color w:val="FFFFFF" w:themeColor="background1"/>
              </w:rPr>
            </w:pPr>
            <w:r>
              <w:rPr>
                <w:rFonts w:hint="eastAsia"/>
                <w:color w:val="FFFFFF" w:themeColor="background1"/>
              </w:rPr>
              <w:t>值</w:t>
            </w:r>
          </w:p>
        </w:tc>
      </w:tr>
      <w:tr w:rsidR="007B6464" w14:paraId="567F46DC" w14:textId="77777777" w:rsidTr="007B6464">
        <w:trPr>
          <w:trHeight w:val="267"/>
        </w:trPr>
        <w:tc>
          <w:tcPr>
            <w:tcW w:w="2551" w:type="dxa"/>
            <w:shd w:val="clear" w:color="auto" w:fill="FFFF00"/>
          </w:tcPr>
          <w:p w14:paraId="3976D1E9" w14:textId="77777777" w:rsidR="007B6464" w:rsidRDefault="007B6464" w:rsidP="00A76ABC">
            <w:pPr>
              <w:spacing w:line="240" w:lineRule="atLeast"/>
              <w:jc w:val="left"/>
            </w:pPr>
            <w:r>
              <w:rPr>
                <w:rFonts w:hint="eastAsia"/>
              </w:rPr>
              <w:t>F_</w:t>
            </w:r>
            <w:r>
              <w:t>ID</w:t>
            </w:r>
          </w:p>
        </w:tc>
        <w:tc>
          <w:tcPr>
            <w:tcW w:w="1134" w:type="dxa"/>
            <w:shd w:val="clear" w:color="auto" w:fill="FFFF00"/>
          </w:tcPr>
          <w:p w14:paraId="1E5FA666" w14:textId="77777777" w:rsidR="007B6464" w:rsidRDefault="007B6464" w:rsidP="00A76ABC">
            <w:pPr>
              <w:spacing w:line="240" w:lineRule="atLeast"/>
              <w:jc w:val="left"/>
            </w:pPr>
            <w:r>
              <w:rPr>
                <w:rFonts w:hint="eastAsia"/>
              </w:rPr>
              <w:t>1</w:t>
            </w:r>
          </w:p>
        </w:tc>
      </w:tr>
      <w:tr w:rsidR="007B6464" w14:paraId="25609653" w14:textId="77777777" w:rsidTr="007B6464">
        <w:trPr>
          <w:trHeight w:val="267"/>
        </w:trPr>
        <w:tc>
          <w:tcPr>
            <w:tcW w:w="2551" w:type="dxa"/>
            <w:shd w:val="clear" w:color="auto" w:fill="FFFF00"/>
          </w:tcPr>
          <w:p w14:paraId="6BCE3B6A" w14:textId="77777777" w:rsidR="007B6464" w:rsidRDefault="007B6464" w:rsidP="00A76ABC">
            <w:pPr>
              <w:spacing w:line="240" w:lineRule="atLeast"/>
              <w:jc w:val="left"/>
            </w:pPr>
            <w:r>
              <w:rPr>
                <w:rFonts w:hint="eastAsia"/>
              </w:rPr>
              <w:t>F_</w:t>
            </w:r>
            <w:r>
              <w:t>Name1</w:t>
            </w:r>
          </w:p>
        </w:tc>
        <w:tc>
          <w:tcPr>
            <w:tcW w:w="1134" w:type="dxa"/>
            <w:shd w:val="clear" w:color="auto" w:fill="FFFF00"/>
          </w:tcPr>
          <w:p w14:paraId="61CA3503" w14:textId="77777777" w:rsidR="007B6464" w:rsidRDefault="007B6464" w:rsidP="00A76ABC">
            <w:pPr>
              <w:spacing w:line="240" w:lineRule="atLeast"/>
              <w:jc w:val="left"/>
            </w:pPr>
          </w:p>
        </w:tc>
      </w:tr>
      <w:tr w:rsidR="007B6464" w14:paraId="147F07F6" w14:textId="77777777" w:rsidTr="007B6464">
        <w:trPr>
          <w:trHeight w:val="267"/>
        </w:trPr>
        <w:tc>
          <w:tcPr>
            <w:tcW w:w="2551" w:type="dxa"/>
            <w:shd w:val="clear" w:color="auto" w:fill="FFFF00"/>
          </w:tcPr>
          <w:p w14:paraId="0573A6A7" w14:textId="77777777" w:rsidR="007B6464" w:rsidRDefault="007B6464" w:rsidP="00A76ABC">
            <w:pPr>
              <w:spacing w:line="240" w:lineRule="atLeast"/>
              <w:jc w:val="left"/>
            </w:pPr>
            <w:r>
              <w:rPr>
                <w:rFonts w:hint="eastAsia"/>
              </w:rPr>
              <w:t>F_</w:t>
            </w:r>
            <w:r>
              <w:t>Name2</w:t>
            </w:r>
          </w:p>
        </w:tc>
        <w:tc>
          <w:tcPr>
            <w:tcW w:w="1134" w:type="dxa"/>
            <w:shd w:val="clear" w:color="auto" w:fill="FFFF00"/>
          </w:tcPr>
          <w:p w14:paraId="40CD067F" w14:textId="77777777" w:rsidR="007B6464" w:rsidRDefault="007B6464" w:rsidP="00A76ABC">
            <w:pPr>
              <w:spacing w:line="240" w:lineRule="atLeast"/>
              <w:jc w:val="left"/>
            </w:pPr>
          </w:p>
        </w:tc>
      </w:tr>
      <w:tr w:rsidR="007B6464" w14:paraId="034C55CA" w14:textId="77777777" w:rsidTr="007B6464">
        <w:trPr>
          <w:trHeight w:val="267"/>
        </w:trPr>
        <w:tc>
          <w:tcPr>
            <w:tcW w:w="2551" w:type="dxa"/>
            <w:shd w:val="clear" w:color="auto" w:fill="FFFF00"/>
          </w:tcPr>
          <w:p w14:paraId="68612954" w14:textId="77777777" w:rsidR="007B6464" w:rsidRDefault="007B6464" w:rsidP="00A76ABC">
            <w:pPr>
              <w:spacing w:line="240" w:lineRule="atLeast"/>
              <w:jc w:val="left"/>
            </w:pPr>
            <w:r>
              <w:rPr>
                <w:rFonts w:hint="eastAsia"/>
              </w:rPr>
              <w:t>F_</w:t>
            </w:r>
            <w:r>
              <w:t>Name3</w:t>
            </w:r>
          </w:p>
        </w:tc>
        <w:tc>
          <w:tcPr>
            <w:tcW w:w="1134" w:type="dxa"/>
            <w:shd w:val="clear" w:color="auto" w:fill="FFFF00"/>
          </w:tcPr>
          <w:p w14:paraId="727B67DC" w14:textId="77777777" w:rsidR="007B6464" w:rsidRDefault="007B6464" w:rsidP="00A76ABC">
            <w:pPr>
              <w:spacing w:line="240" w:lineRule="atLeast"/>
              <w:jc w:val="left"/>
            </w:pPr>
          </w:p>
        </w:tc>
      </w:tr>
      <w:tr w:rsidR="007B6464" w14:paraId="6AB2E806" w14:textId="77777777" w:rsidTr="007B6464">
        <w:trPr>
          <w:trHeight w:val="267"/>
        </w:trPr>
        <w:tc>
          <w:tcPr>
            <w:tcW w:w="2551" w:type="dxa"/>
            <w:shd w:val="clear" w:color="auto" w:fill="FFFF00"/>
          </w:tcPr>
          <w:p w14:paraId="2283EB65" w14:textId="77777777" w:rsidR="007B6464" w:rsidRDefault="007B6464" w:rsidP="00A76ABC">
            <w:pPr>
              <w:spacing w:line="240" w:lineRule="atLeast"/>
              <w:jc w:val="left"/>
            </w:pPr>
            <w:r>
              <w:rPr>
                <w:rFonts w:hint="eastAsia"/>
              </w:rPr>
              <w:t>F_</w:t>
            </w:r>
            <w:r>
              <w:t>Name4</w:t>
            </w:r>
          </w:p>
        </w:tc>
        <w:tc>
          <w:tcPr>
            <w:tcW w:w="1134" w:type="dxa"/>
            <w:shd w:val="clear" w:color="auto" w:fill="FFFF00"/>
          </w:tcPr>
          <w:p w14:paraId="39EA4056" w14:textId="77777777" w:rsidR="007B6464" w:rsidRDefault="007B6464" w:rsidP="00A76ABC">
            <w:pPr>
              <w:spacing w:line="240" w:lineRule="atLeast"/>
              <w:jc w:val="left"/>
            </w:pPr>
          </w:p>
        </w:tc>
      </w:tr>
      <w:tr w:rsidR="007B6464" w14:paraId="36EF8C09" w14:textId="77777777" w:rsidTr="007B6464">
        <w:trPr>
          <w:trHeight w:val="267"/>
        </w:trPr>
        <w:tc>
          <w:tcPr>
            <w:tcW w:w="2551" w:type="dxa"/>
            <w:shd w:val="clear" w:color="auto" w:fill="FFFF00"/>
          </w:tcPr>
          <w:p w14:paraId="6C7C24A4" w14:textId="77777777" w:rsidR="007B6464" w:rsidRDefault="007B6464" w:rsidP="00A76ABC">
            <w:pPr>
              <w:spacing w:line="240" w:lineRule="atLeast"/>
              <w:jc w:val="left"/>
            </w:pPr>
            <w:r>
              <w:rPr>
                <w:rFonts w:hint="eastAsia"/>
              </w:rPr>
              <w:t>F</w:t>
            </w:r>
            <w:r>
              <w:t>_CreateDatetime</w:t>
            </w:r>
          </w:p>
        </w:tc>
        <w:tc>
          <w:tcPr>
            <w:tcW w:w="1134" w:type="dxa"/>
            <w:shd w:val="clear" w:color="auto" w:fill="FFFF00"/>
          </w:tcPr>
          <w:p w14:paraId="71968815" w14:textId="77777777" w:rsidR="007B6464" w:rsidRDefault="007B6464" w:rsidP="00A76ABC">
            <w:pPr>
              <w:spacing w:line="240" w:lineRule="atLeast"/>
              <w:jc w:val="left"/>
            </w:pPr>
            <w:r>
              <w:t>N</w:t>
            </w:r>
            <w:r>
              <w:rPr>
                <w:rFonts w:hint="eastAsia"/>
              </w:rPr>
              <w:t>ow</w:t>
            </w:r>
            <w:r>
              <w:t>()</w:t>
            </w:r>
          </w:p>
        </w:tc>
      </w:tr>
      <w:tr w:rsidR="007B6464" w14:paraId="11574DCA" w14:textId="77777777" w:rsidTr="007B6464">
        <w:trPr>
          <w:trHeight w:val="267"/>
        </w:trPr>
        <w:tc>
          <w:tcPr>
            <w:tcW w:w="2551" w:type="dxa"/>
            <w:shd w:val="clear" w:color="auto" w:fill="FFFF00"/>
          </w:tcPr>
          <w:p w14:paraId="1EDBF93B" w14:textId="77777777" w:rsidR="007B6464" w:rsidRDefault="007B6464" w:rsidP="00A76ABC">
            <w:pPr>
              <w:spacing w:line="240" w:lineRule="atLeast"/>
              <w:jc w:val="left"/>
            </w:pPr>
            <w:r>
              <w:rPr>
                <w:rFonts w:hint="eastAsia"/>
              </w:rPr>
              <w:t>F</w:t>
            </w:r>
            <w:r>
              <w:t>_UpdateDatetime</w:t>
            </w:r>
          </w:p>
        </w:tc>
        <w:tc>
          <w:tcPr>
            <w:tcW w:w="1134" w:type="dxa"/>
            <w:shd w:val="clear" w:color="auto" w:fill="FFFF00"/>
          </w:tcPr>
          <w:p w14:paraId="77F51C9B" w14:textId="77777777" w:rsidR="007B6464" w:rsidRDefault="007B6464" w:rsidP="00A76ABC">
            <w:pPr>
              <w:spacing w:line="240" w:lineRule="atLeast"/>
              <w:jc w:val="left"/>
            </w:pPr>
            <w:r>
              <w:t>N</w:t>
            </w:r>
            <w:r>
              <w:rPr>
                <w:rFonts w:hint="eastAsia"/>
              </w:rPr>
              <w:t>ow</w:t>
            </w:r>
            <w:r>
              <w:t>()</w:t>
            </w:r>
          </w:p>
        </w:tc>
      </w:tr>
      <w:tr w:rsidR="007B6464" w14:paraId="44D89B23" w14:textId="77777777" w:rsidTr="007B6464">
        <w:trPr>
          <w:trHeight w:val="267"/>
        </w:trPr>
        <w:tc>
          <w:tcPr>
            <w:tcW w:w="2551" w:type="dxa"/>
            <w:shd w:val="clear" w:color="auto" w:fill="FFFFFF" w:themeFill="background1"/>
          </w:tcPr>
          <w:p w14:paraId="5D4FEC03" w14:textId="77777777" w:rsidR="007B6464" w:rsidRDefault="007B6464" w:rsidP="00A76ABC">
            <w:pPr>
              <w:spacing w:line="240" w:lineRule="atLeast"/>
              <w:jc w:val="left"/>
            </w:pPr>
          </w:p>
        </w:tc>
        <w:tc>
          <w:tcPr>
            <w:tcW w:w="1134" w:type="dxa"/>
            <w:shd w:val="clear" w:color="auto" w:fill="FFFFFF" w:themeFill="background1"/>
          </w:tcPr>
          <w:p w14:paraId="5E1E20AE" w14:textId="77777777" w:rsidR="007B6464" w:rsidRDefault="007B6464" w:rsidP="00A76ABC">
            <w:pPr>
              <w:spacing w:line="240" w:lineRule="atLeast"/>
              <w:jc w:val="left"/>
            </w:pPr>
          </w:p>
        </w:tc>
      </w:tr>
    </w:tbl>
    <w:p w14:paraId="44C46515" w14:textId="77777777" w:rsidR="004016A5" w:rsidRPr="007B6464" w:rsidRDefault="004016A5" w:rsidP="00A76ABC">
      <w:pPr>
        <w:spacing w:line="240" w:lineRule="atLeast"/>
        <w:jc w:val="left"/>
      </w:pPr>
    </w:p>
    <w:p w14:paraId="3D66A887" w14:textId="77777777" w:rsidR="009E452E" w:rsidRDefault="00D67AD0" w:rsidP="00A76ABC">
      <w:pPr>
        <w:pStyle w:val="4"/>
        <w:spacing w:line="240" w:lineRule="atLeast"/>
        <w:jc w:val="left"/>
      </w:pPr>
      <w:r>
        <w:rPr>
          <w:rFonts w:hint="eastAsia"/>
        </w:rPr>
        <w:t>供应商商品表</w:t>
      </w:r>
      <w:r>
        <w:rPr>
          <w:rFonts w:hint="eastAsia"/>
        </w:rPr>
        <w:t>T</w:t>
      </w:r>
      <w:r>
        <w:t>_ProviderCommodity</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551"/>
        <w:gridCol w:w="2977"/>
        <w:gridCol w:w="1134"/>
        <w:gridCol w:w="6349"/>
      </w:tblGrid>
      <w:tr w:rsidR="009E452E" w14:paraId="71FF1376" w14:textId="77777777">
        <w:trPr>
          <w:trHeight w:val="255"/>
        </w:trPr>
        <w:tc>
          <w:tcPr>
            <w:tcW w:w="1980" w:type="dxa"/>
            <w:shd w:val="clear" w:color="auto" w:fill="FF0000"/>
          </w:tcPr>
          <w:p w14:paraId="265C0AFA"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551" w:type="dxa"/>
            <w:shd w:val="clear" w:color="auto" w:fill="FF0000"/>
          </w:tcPr>
          <w:p w14:paraId="341DDAAF"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785B387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5E917B8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0E3DC01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BAB3322" w14:textId="77777777">
        <w:trPr>
          <w:trHeight w:val="267"/>
        </w:trPr>
        <w:tc>
          <w:tcPr>
            <w:tcW w:w="1980" w:type="dxa"/>
            <w:shd w:val="clear" w:color="auto" w:fill="FFFFFF" w:themeFill="background1"/>
          </w:tcPr>
          <w:p w14:paraId="619A7F4A" w14:textId="77777777" w:rsidR="009E452E" w:rsidRDefault="009E452E" w:rsidP="00A76ABC">
            <w:pPr>
              <w:spacing w:line="240" w:lineRule="atLeast"/>
              <w:jc w:val="left"/>
            </w:pPr>
          </w:p>
        </w:tc>
        <w:tc>
          <w:tcPr>
            <w:tcW w:w="2551" w:type="dxa"/>
            <w:shd w:val="clear" w:color="auto" w:fill="FFFFFF" w:themeFill="background1"/>
          </w:tcPr>
          <w:p w14:paraId="7F122999" w14:textId="77777777" w:rsidR="009E452E" w:rsidRDefault="00D67AD0" w:rsidP="00A76ABC">
            <w:pPr>
              <w:spacing w:line="240" w:lineRule="atLeast"/>
              <w:jc w:val="left"/>
            </w:pPr>
            <w:r>
              <w:rPr>
                <w:rFonts w:hint="eastAsia"/>
              </w:rPr>
              <w:t>F_</w:t>
            </w:r>
            <w:r>
              <w:t>ID</w:t>
            </w:r>
          </w:p>
        </w:tc>
        <w:tc>
          <w:tcPr>
            <w:tcW w:w="2977" w:type="dxa"/>
            <w:shd w:val="clear" w:color="auto" w:fill="FFFFFF" w:themeFill="background1"/>
          </w:tcPr>
          <w:p w14:paraId="76D2CC1D" w14:textId="77777777" w:rsidR="009E452E" w:rsidRDefault="00D67AD0" w:rsidP="00A76ABC">
            <w:pPr>
              <w:spacing w:line="240" w:lineRule="atLeast"/>
              <w:jc w:val="left"/>
            </w:pPr>
            <w:r>
              <w:t>INT NOT NULL</w:t>
            </w:r>
          </w:p>
        </w:tc>
        <w:tc>
          <w:tcPr>
            <w:tcW w:w="1134" w:type="dxa"/>
            <w:shd w:val="clear" w:color="auto" w:fill="FFFFFF" w:themeFill="background1"/>
          </w:tcPr>
          <w:p w14:paraId="0FED665B" w14:textId="77777777" w:rsidR="009E452E" w:rsidRDefault="009E452E" w:rsidP="00A76ABC">
            <w:pPr>
              <w:spacing w:line="240" w:lineRule="atLeast"/>
              <w:jc w:val="left"/>
            </w:pPr>
          </w:p>
        </w:tc>
        <w:tc>
          <w:tcPr>
            <w:tcW w:w="6349" w:type="dxa"/>
            <w:shd w:val="clear" w:color="auto" w:fill="FFFFFF" w:themeFill="background1"/>
          </w:tcPr>
          <w:p w14:paraId="217C613D" w14:textId="77777777" w:rsidR="009E452E" w:rsidRDefault="00D67AD0" w:rsidP="00A76ABC">
            <w:pPr>
              <w:spacing w:line="240" w:lineRule="atLeast"/>
              <w:jc w:val="left"/>
            </w:pPr>
            <w:r>
              <w:t>PRIMARY KEY</w:t>
            </w:r>
            <w:r>
              <w:rPr>
                <w:rFonts w:hint="eastAsia"/>
              </w:rPr>
              <w:t>，自增</w:t>
            </w:r>
            <w:r>
              <w:rPr>
                <w:rFonts w:hint="eastAsia"/>
              </w:rPr>
              <w:t>1</w:t>
            </w:r>
          </w:p>
        </w:tc>
      </w:tr>
      <w:tr w:rsidR="009E452E" w14:paraId="4AF8FB07" w14:textId="77777777">
        <w:trPr>
          <w:trHeight w:val="267"/>
        </w:trPr>
        <w:tc>
          <w:tcPr>
            <w:tcW w:w="1980" w:type="dxa"/>
            <w:shd w:val="clear" w:color="auto" w:fill="FFFFFF" w:themeFill="background1"/>
          </w:tcPr>
          <w:p w14:paraId="31D56E41" w14:textId="77777777" w:rsidR="009E452E" w:rsidRDefault="00D67AD0" w:rsidP="00A76ABC">
            <w:pPr>
              <w:spacing w:line="240" w:lineRule="atLeast"/>
              <w:jc w:val="left"/>
            </w:pPr>
            <w:r>
              <w:rPr>
                <w:rFonts w:hint="eastAsia"/>
              </w:rPr>
              <w:t>供应商</w:t>
            </w:r>
            <w:r>
              <w:rPr>
                <w:rFonts w:hint="eastAsia"/>
              </w:rPr>
              <w:t>I</w:t>
            </w:r>
            <w:r>
              <w:t>D</w:t>
            </w:r>
          </w:p>
        </w:tc>
        <w:tc>
          <w:tcPr>
            <w:tcW w:w="2551" w:type="dxa"/>
            <w:shd w:val="clear" w:color="auto" w:fill="FFFFFF" w:themeFill="background1"/>
          </w:tcPr>
          <w:p w14:paraId="63F3715A" w14:textId="77777777" w:rsidR="009E452E" w:rsidRDefault="00D67AD0" w:rsidP="00A76ABC">
            <w:pPr>
              <w:spacing w:line="240" w:lineRule="atLeast"/>
              <w:jc w:val="left"/>
            </w:pPr>
            <w:r>
              <w:rPr>
                <w:rFonts w:hint="eastAsia"/>
              </w:rPr>
              <w:t>F</w:t>
            </w:r>
            <w:r>
              <w:t>_ProviderID</w:t>
            </w:r>
          </w:p>
        </w:tc>
        <w:tc>
          <w:tcPr>
            <w:tcW w:w="2977" w:type="dxa"/>
            <w:shd w:val="clear" w:color="auto" w:fill="FFFFFF" w:themeFill="background1"/>
          </w:tcPr>
          <w:p w14:paraId="0D507D50"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数字，N</w:t>
            </w:r>
            <w:r>
              <w:rPr>
                <w:rFonts w:ascii="微软雅黑" w:hAnsi="微软雅黑"/>
                <w:szCs w:val="21"/>
              </w:rPr>
              <w:t xml:space="preserve">OT </w:t>
            </w:r>
            <w:r>
              <w:rPr>
                <w:rFonts w:ascii="微软雅黑" w:hAnsi="微软雅黑" w:hint="eastAsia"/>
                <w:szCs w:val="21"/>
              </w:rPr>
              <w:t>N</w:t>
            </w:r>
            <w:r>
              <w:rPr>
                <w:rFonts w:ascii="微软雅黑" w:hAnsi="微软雅黑"/>
                <w:szCs w:val="21"/>
              </w:rPr>
              <w:t>ULL</w:t>
            </w:r>
          </w:p>
        </w:tc>
        <w:tc>
          <w:tcPr>
            <w:tcW w:w="1134" w:type="dxa"/>
            <w:shd w:val="clear" w:color="auto" w:fill="FFFFFF" w:themeFill="background1"/>
          </w:tcPr>
          <w:p w14:paraId="63E423F4" w14:textId="77777777" w:rsidR="009E452E" w:rsidRDefault="009E452E" w:rsidP="00A76ABC">
            <w:pPr>
              <w:spacing w:line="240" w:lineRule="atLeast"/>
              <w:jc w:val="left"/>
            </w:pPr>
          </w:p>
        </w:tc>
        <w:tc>
          <w:tcPr>
            <w:tcW w:w="6349" w:type="dxa"/>
            <w:shd w:val="clear" w:color="auto" w:fill="FFFFFF" w:themeFill="background1"/>
          </w:tcPr>
          <w:p w14:paraId="424422D4" w14:textId="77777777" w:rsidR="009E452E" w:rsidRDefault="00D67AD0" w:rsidP="00A76ABC">
            <w:pPr>
              <w:spacing w:line="240" w:lineRule="atLeast"/>
              <w:jc w:val="left"/>
            </w:pPr>
            <w:r>
              <w:t>FOREIGN KEY</w:t>
            </w:r>
            <w:r>
              <w:rPr>
                <w:rFonts w:hint="eastAsia"/>
              </w:rPr>
              <w:t>。指向供应商表的</w:t>
            </w:r>
            <w:r>
              <w:rPr>
                <w:rFonts w:hint="eastAsia"/>
              </w:rPr>
              <w:t>F</w:t>
            </w:r>
            <w:r>
              <w:t>_</w:t>
            </w:r>
            <w:r>
              <w:rPr>
                <w:rFonts w:hint="eastAsia"/>
              </w:rPr>
              <w:t>ID</w:t>
            </w:r>
            <w:r>
              <w:rPr>
                <w:rFonts w:hint="eastAsia"/>
              </w:rPr>
              <w:t>。与商品</w:t>
            </w:r>
            <w:r>
              <w:rPr>
                <w:rFonts w:hint="eastAsia"/>
              </w:rPr>
              <w:t>I</w:t>
            </w:r>
            <w:r>
              <w:t>D</w:t>
            </w:r>
            <w:r>
              <w:rPr>
                <w:rFonts w:hint="eastAsia"/>
              </w:rPr>
              <w:t>合成惟一键</w:t>
            </w:r>
          </w:p>
        </w:tc>
      </w:tr>
      <w:tr w:rsidR="009E452E" w14:paraId="75BC7400" w14:textId="77777777">
        <w:trPr>
          <w:trHeight w:val="267"/>
        </w:trPr>
        <w:tc>
          <w:tcPr>
            <w:tcW w:w="1980" w:type="dxa"/>
            <w:shd w:val="clear" w:color="auto" w:fill="FFFFFF" w:themeFill="background1"/>
          </w:tcPr>
          <w:p w14:paraId="4CC3177B" w14:textId="77777777" w:rsidR="009E452E" w:rsidRDefault="00D67AD0" w:rsidP="00A76ABC">
            <w:pPr>
              <w:spacing w:line="240" w:lineRule="atLeast"/>
              <w:jc w:val="left"/>
            </w:pPr>
            <w:r>
              <w:rPr>
                <w:rFonts w:hint="eastAsia"/>
              </w:rPr>
              <w:t>商品</w:t>
            </w:r>
            <w:r>
              <w:rPr>
                <w:rFonts w:hint="eastAsia"/>
              </w:rPr>
              <w:t>I</w:t>
            </w:r>
            <w:r>
              <w:t>D</w:t>
            </w:r>
          </w:p>
        </w:tc>
        <w:tc>
          <w:tcPr>
            <w:tcW w:w="2551" w:type="dxa"/>
            <w:shd w:val="clear" w:color="auto" w:fill="FFFFFF" w:themeFill="background1"/>
          </w:tcPr>
          <w:p w14:paraId="73689EA6" w14:textId="77777777" w:rsidR="009E452E" w:rsidRDefault="00D67AD0" w:rsidP="00A76ABC">
            <w:pPr>
              <w:spacing w:line="240" w:lineRule="atLeast"/>
              <w:jc w:val="left"/>
            </w:pPr>
            <w:r>
              <w:rPr>
                <w:rFonts w:hint="eastAsia"/>
              </w:rPr>
              <w:t>F</w:t>
            </w:r>
            <w:r>
              <w:t>_CommodityID</w:t>
            </w:r>
          </w:p>
        </w:tc>
        <w:tc>
          <w:tcPr>
            <w:tcW w:w="2977" w:type="dxa"/>
            <w:shd w:val="clear" w:color="auto" w:fill="FFFFFF" w:themeFill="background1"/>
          </w:tcPr>
          <w:p w14:paraId="0F9B45C3"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数字，N</w:t>
            </w:r>
            <w:r>
              <w:rPr>
                <w:rFonts w:ascii="微软雅黑" w:hAnsi="微软雅黑"/>
                <w:szCs w:val="21"/>
              </w:rPr>
              <w:t xml:space="preserve">OT </w:t>
            </w:r>
            <w:r>
              <w:rPr>
                <w:rFonts w:ascii="微软雅黑" w:hAnsi="微软雅黑" w:hint="eastAsia"/>
                <w:szCs w:val="21"/>
              </w:rPr>
              <w:t>N</w:t>
            </w:r>
            <w:r>
              <w:rPr>
                <w:rFonts w:ascii="微软雅黑" w:hAnsi="微软雅黑"/>
                <w:szCs w:val="21"/>
              </w:rPr>
              <w:t>ULL</w:t>
            </w:r>
          </w:p>
        </w:tc>
        <w:tc>
          <w:tcPr>
            <w:tcW w:w="1134" w:type="dxa"/>
            <w:shd w:val="clear" w:color="auto" w:fill="FFFFFF" w:themeFill="background1"/>
          </w:tcPr>
          <w:p w14:paraId="52CFFC44" w14:textId="77777777" w:rsidR="009E452E" w:rsidRDefault="009E452E" w:rsidP="00A76ABC">
            <w:pPr>
              <w:spacing w:line="240" w:lineRule="atLeast"/>
              <w:jc w:val="left"/>
            </w:pPr>
          </w:p>
        </w:tc>
        <w:tc>
          <w:tcPr>
            <w:tcW w:w="6349" w:type="dxa"/>
            <w:shd w:val="clear" w:color="auto" w:fill="FFFFFF" w:themeFill="background1"/>
          </w:tcPr>
          <w:p w14:paraId="100D9FE9" w14:textId="77777777" w:rsidR="009E452E" w:rsidRDefault="00D67AD0" w:rsidP="00A76ABC">
            <w:pPr>
              <w:spacing w:line="240" w:lineRule="atLeast"/>
              <w:jc w:val="left"/>
            </w:pPr>
            <w:r>
              <w:t>FOREIGN KEY</w:t>
            </w:r>
            <w:r>
              <w:rPr>
                <w:rFonts w:hint="eastAsia"/>
              </w:rPr>
              <w:t>。指向商品表的</w:t>
            </w:r>
            <w:r>
              <w:rPr>
                <w:rFonts w:hint="eastAsia"/>
              </w:rPr>
              <w:t>F</w:t>
            </w:r>
            <w:r>
              <w:t>_</w:t>
            </w:r>
            <w:r>
              <w:rPr>
                <w:rFonts w:hint="eastAsia"/>
              </w:rPr>
              <w:t>ID</w:t>
            </w:r>
            <w:r>
              <w:rPr>
                <w:rFonts w:hint="eastAsia"/>
              </w:rPr>
              <w:t>。与供应商</w:t>
            </w:r>
            <w:r>
              <w:rPr>
                <w:rFonts w:hint="eastAsia"/>
              </w:rPr>
              <w:t>I</w:t>
            </w:r>
            <w:r>
              <w:t>D</w:t>
            </w:r>
            <w:r>
              <w:rPr>
                <w:rFonts w:hint="eastAsia"/>
              </w:rPr>
              <w:t>合成组合惟一键</w:t>
            </w:r>
          </w:p>
        </w:tc>
      </w:tr>
      <w:tr w:rsidR="009E452E" w14:paraId="75785DB6" w14:textId="77777777">
        <w:trPr>
          <w:trHeight w:val="267"/>
        </w:trPr>
        <w:tc>
          <w:tcPr>
            <w:tcW w:w="1980" w:type="dxa"/>
            <w:shd w:val="clear" w:color="auto" w:fill="FFFFFF" w:themeFill="background1"/>
          </w:tcPr>
          <w:p w14:paraId="59BB1358" w14:textId="77777777" w:rsidR="009E452E" w:rsidRDefault="00D67AD0" w:rsidP="00A76ABC">
            <w:pPr>
              <w:spacing w:line="240" w:lineRule="atLeast"/>
              <w:jc w:val="left"/>
            </w:pPr>
            <w:r>
              <w:rPr>
                <w:rFonts w:hint="eastAsia"/>
              </w:rPr>
              <w:t>创建时间</w:t>
            </w:r>
          </w:p>
        </w:tc>
        <w:tc>
          <w:tcPr>
            <w:tcW w:w="2551" w:type="dxa"/>
            <w:shd w:val="clear" w:color="auto" w:fill="FFFFFF" w:themeFill="background1"/>
          </w:tcPr>
          <w:p w14:paraId="78E1EDCF" w14:textId="77777777" w:rsidR="009E452E" w:rsidRDefault="00D67AD0" w:rsidP="00A76ABC">
            <w:pPr>
              <w:spacing w:line="240" w:lineRule="atLeast"/>
              <w:jc w:val="left"/>
            </w:pPr>
            <w:r>
              <w:rPr>
                <w:rFonts w:hint="eastAsia"/>
              </w:rPr>
              <w:t>F</w:t>
            </w:r>
            <w:r>
              <w:t>_CreateDatetime</w:t>
            </w:r>
          </w:p>
        </w:tc>
        <w:tc>
          <w:tcPr>
            <w:tcW w:w="2977" w:type="dxa"/>
            <w:shd w:val="clear" w:color="auto" w:fill="FFFFFF" w:themeFill="background1"/>
          </w:tcPr>
          <w:p w14:paraId="0E6D0C0C" w14:textId="77777777" w:rsidR="009E452E" w:rsidRDefault="00D67AD0" w:rsidP="00A76ABC">
            <w:pPr>
              <w:spacing w:line="240" w:lineRule="atLeast"/>
              <w:jc w:val="left"/>
            </w:pPr>
            <w:r>
              <w:t>NOT NULL</w:t>
            </w:r>
          </w:p>
        </w:tc>
        <w:tc>
          <w:tcPr>
            <w:tcW w:w="1134" w:type="dxa"/>
            <w:shd w:val="clear" w:color="auto" w:fill="FFFFFF" w:themeFill="background1"/>
          </w:tcPr>
          <w:p w14:paraId="0873E6EE" w14:textId="77777777" w:rsidR="009E452E" w:rsidRDefault="009E452E" w:rsidP="00A76ABC">
            <w:pPr>
              <w:spacing w:line="240" w:lineRule="atLeast"/>
              <w:jc w:val="left"/>
            </w:pPr>
          </w:p>
        </w:tc>
        <w:tc>
          <w:tcPr>
            <w:tcW w:w="6349" w:type="dxa"/>
            <w:shd w:val="clear" w:color="auto" w:fill="FFFFFF" w:themeFill="background1"/>
          </w:tcPr>
          <w:p w14:paraId="616EDF46" w14:textId="77777777" w:rsidR="009E452E" w:rsidRDefault="00D67AD0" w:rsidP="00A76ABC">
            <w:pPr>
              <w:spacing w:line="240" w:lineRule="atLeast"/>
              <w:jc w:val="left"/>
            </w:pPr>
            <w:r>
              <w:rPr>
                <w:rFonts w:hint="eastAsia"/>
              </w:rPr>
              <w:t>便于追踪</w:t>
            </w:r>
          </w:p>
        </w:tc>
      </w:tr>
      <w:tr w:rsidR="009E452E" w14:paraId="4A0C43DF" w14:textId="77777777">
        <w:trPr>
          <w:trHeight w:val="267"/>
        </w:trPr>
        <w:tc>
          <w:tcPr>
            <w:tcW w:w="1980" w:type="dxa"/>
            <w:shd w:val="clear" w:color="auto" w:fill="FFFFFF" w:themeFill="background1"/>
          </w:tcPr>
          <w:p w14:paraId="25B014CB" w14:textId="77777777" w:rsidR="009E452E" w:rsidRDefault="00D67AD0" w:rsidP="00A76ABC">
            <w:pPr>
              <w:spacing w:line="240" w:lineRule="atLeast"/>
              <w:jc w:val="left"/>
            </w:pPr>
            <w:r>
              <w:rPr>
                <w:rFonts w:hint="eastAsia"/>
              </w:rPr>
              <w:t>修改时间</w:t>
            </w:r>
          </w:p>
        </w:tc>
        <w:tc>
          <w:tcPr>
            <w:tcW w:w="2551" w:type="dxa"/>
            <w:shd w:val="clear" w:color="auto" w:fill="FFFFFF" w:themeFill="background1"/>
          </w:tcPr>
          <w:p w14:paraId="6F1A6504" w14:textId="77777777" w:rsidR="009E452E" w:rsidRDefault="00D67AD0" w:rsidP="00A76ABC">
            <w:pPr>
              <w:spacing w:line="240" w:lineRule="atLeast"/>
              <w:jc w:val="left"/>
            </w:pPr>
            <w:r>
              <w:rPr>
                <w:rFonts w:hint="eastAsia"/>
              </w:rPr>
              <w:t>F</w:t>
            </w:r>
            <w:r>
              <w:t>_UpdateDatetime</w:t>
            </w:r>
          </w:p>
        </w:tc>
        <w:tc>
          <w:tcPr>
            <w:tcW w:w="2977" w:type="dxa"/>
            <w:shd w:val="clear" w:color="auto" w:fill="FFFFFF" w:themeFill="background1"/>
          </w:tcPr>
          <w:p w14:paraId="62A25046" w14:textId="77777777" w:rsidR="009E452E" w:rsidRDefault="00D67AD0" w:rsidP="00A76ABC">
            <w:pPr>
              <w:spacing w:line="240" w:lineRule="atLeast"/>
              <w:jc w:val="left"/>
            </w:pPr>
            <w:r>
              <w:rPr>
                <w:rFonts w:hint="eastAsia"/>
              </w:rPr>
              <w:t>D</w:t>
            </w:r>
            <w:r>
              <w:t>atetime, NOT NULL</w:t>
            </w:r>
          </w:p>
        </w:tc>
        <w:tc>
          <w:tcPr>
            <w:tcW w:w="1134" w:type="dxa"/>
            <w:shd w:val="clear" w:color="auto" w:fill="FFFFFF" w:themeFill="background1"/>
          </w:tcPr>
          <w:p w14:paraId="07EE7728" w14:textId="77777777" w:rsidR="009E452E" w:rsidRDefault="009E452E" w:rsidP="00A76ABC">
            <w:pPr>
              <w:spacing w:line="240" w:lineRule="atLeast"/>
              <w:jc w:val="left"/>
            </w:pPr>
          </w:p>
        </w:tc>
        <w:tc>
          <w:tcPr>
            <w:tcW w:w="6349" w:type="dxa"/>
            <w:shd w:val="clear" w:color="auto" w:fill="FFFFFF" w:themeFill="background1"/>
          </w:tcPr>
          <w:p w14:paraId="625DF852" w14:textId="77777777" w:rsidR="009E452E" w:rsidRDefault="00D67AD0" w:rsidP="00A76ABC">
            <w:pPr>
              <w:spacing w:line="240" w:lineRule="atLeast"/>
              <w:jc w:val="left"/>
            </w:pPr>
            <w:r>
              <w:rPr>
                <w:rFonts w:hint="eastAsia"/>
              </w:rPr>
              <w:t>最近修改时间。便于追踪</w:t>
            </w:r>
          </w:p>
        </w:tc>
      </w:tr>
      <w:tr w:rsidR="009E452E" w14:paraId="010A1BD5" w14:textId="77777777">
        <w:trPr>
          <w:trHeight w:val="267"/>
        </w:trPr>
        <w:tc>
          <w:tcPr>
            <w:tcW w:w="1980" w:type="dxa"/>
            <w:shd w:val="clear" w:color="auto" w:fill="FFFFFF" w:themeFill="background1"/>
          </w:tcPr>
          <w:p w14:paraId="539492EF" w14:textId="77777777" w:rsidR="009E452E" w:rsidRDefault="009E452E" w:rsidP="00A76ABC">
            <w:pPr>
              <w:spacing w:line="240" w:lineRule="atLeast"/>
              <w:jc w:val="left"/>
            </w:pPr>
          </w:p>
        </w:tc>
        <w:tc>
          <w:tcPr>
            <w:tcW w:w="2551" w:type="dxa"/>
            <w:shd w:val="clear" w:color="auto" w:fill="FFFFFF" w:themeFill="background1"/>
          </w:tcPr>
          <w:p w14:paraId="05D5BB43" w14:textId="77777777" w:rsidR="009E452E" w:rsidRDefault="009E452E" w:rsidP="00A76ABC">
            <w:pPr>
              <w:spacing w:line="240" w:lineRule="atLeast"/>
              <w:jc w:val="left"/>
            </w:pPr>
          </w:p>
        </w:tc>
        <w:tc>
          <w:tcPr>
            <w:tcW w:w="2977" w:type="dxa"/>
            <w:shd w:val="clear" w:color="auto" w:fill="FFFFFF" w:themeFill="background1"/>
          </w:tcPr>
          <w:p w14:paraId="737DA40C" w14:textId="77777777" w:rsidR="009E452E" w:rsidRDefault="009E452E" w:rsidP="00A76ABC">
            <w:pPr>
              <w:spacing w:line="240" w:lineRule="atLeast"/>
              <w:jc w:val="left"/>
            </w:pPr>
          </w:p>
        </w:tc>
        <w:tc>
          <w:tcPr>
            <w:tcW w:w="1134" w:type="dxa"/>
            <w:shd w:val="clear" w:color="auto" w:fill="FFFFFF" w:themeFill="background1"/>
          </w:tcPr>
          <w:p w14:paraId="360B4EBB" w14:textId="77777777" w:rsidR="009E452E" w:rsidRDefault="009E452E" w:rsidP="00A76ABC">
            <w:pPr>
              <w:spacing w:line="240" w:lineRule="atLeast"/>
              <w:jc w:val="left"/>
            </w:pPr>
          </w:p>
        </w:tc>
        <w:tc>
          <w:tcPr>
            <w:tcW w:w="6349" w:type="dxa"/>
            <w:shd w:val="clear" w:color="auto" w:fill="FFFFFF" w:themeFill="background1"/>
          </w:tcPr>
          <w:p w14:paraId="6AD824D6" w14:textId="77777777" w:rsidR="009E452E" w:rsidRDefault="009E452E" w:rsidP="00A76ABC">
            <w:pPr>
              <w:spacing w:line="240" w:lineRule="atLeast"/>
              <w:jc w:val="left"/>
            </w:pPr>
          </w:p>
        </w:tc>
      </w:tr>
    </w:tbl>
    <w:p w14:paraId="7BDA780B" w14:textId="77777777" w:rsidR="009E452E" w:rsidRDefault="009E452E" w:rsidP="00A76ABC">
      <w:pPr>
        <w:spacing w:line="240" w:lineRule="atLeast"/>
        <w:jc w:val="left"/>
      </w:pPr>
    </w:p>
    <w:p w14:paraId="073C2AA6" w14:textId="77777777" w:rsidR="009E452E" w:rsidRDefault="00D67AD0" w:rsidP="00A76ABC">
      <w:pPr>
        <w:pStyle w:val="4"/>
        <w:spacing w:line="240" w:lineRule="atLeast"/>
        <w:jc w:val="left"/>
      </w:pPr>
      <w:r>
        <w:rPr>
          <w:rFonts w:hint="eastAsia"/>
        </w:rPr>
        <w:t>商品修改历史</w:t>
      </w:r>
      <w:r>
        <w:rPr>
          <w:rFonts w:hint="eastAsia"/>
        </w:rPr>
        <w:t>T</w:t>
      </w:r>
      <w:r>
        <w:t>_CommodityHistory</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551"/>
        <w:gridCol w:w="2977"/>
        <w:gridCol w:w="1134"/>
        <w:gridCol w:w="6349"/>
      </w:tblGrid>
      <w:tr w:rsidR="009E452E" w14:paraId="47604C65" w14:textId="77777777">
        <w:trPr>
          <w:trHeight w:val="255"/>
        </w:trPr>
        <w:tc>
          <w:tcPr>
            <w:tcW w:w="1980" w:type="dxa"/>
            <w:shd w:val="clear" w:color="auto" w:fill="FF0000"/>
          </w:tcPr>
          <w:p w14:paraId="2A3CC97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551" w:type="dxa"/>
            <w:shd w:val="clear" w:color="auto" w:fill="FF0000"/>
          </w:tcPr>
          <w:p w14:paraId="790AC089"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977" w:type="dxa"/>
            <w:shd w:val="clear" w:color="auto" w:fill="FF0000"/>
          </w:tcPr>
          <w:p w14:paraId="2C8938D6"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2756475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49" w:type="dxa"/>
            <w:shd w:val="clear" w:color="auto" w:fill="FF0000"/>
          </w:tcPr>
          <w:p w14:paraId="33FB3656"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042DF2C" w14:textId="77777777">
        <w:trPr>
          <w:trHeight w:val="267"/>
        </w:trPr>
        <w:tc>
          <w:tcPr>
            <w:tcW w:w="1980" w:type="dxa"/>
            <w:shd w:val="clear" w:color="auto" w:fill="FFFFFF" w:themeFill="background1"/>
          </w:tcPr>
          <w:p w14:paraId="545F9FA6" w14:textId="77777777" w:rsidR="009E452E" w:rsidRDefault="009E452E" w:rsidP="00A76ABC">
            <w:pPr>
              <w:spacing w:line="240" w:lineRule="atLeast"/>
              <w:jc w:val="left"/>
            </w:pPr>
          </w:p>
        </w:tc>
        <w:tc>
          <w:tcPr>
            <w:tcW w:w="2551" w:type="dxa"/>
            <w:shd w:val="clear" w:color="auto" w:fill="FFFFFF" w:themeFill="background1"/>
          </w:tcPr>
          <w:p w14:paraId="737C7ECA" w14:textId="77777777" w:rsidR="009E452E" w:rsidRDefault="00D67AD0" w:rsidP="00A76ABC">
            <w:pPr>
              <w:spacing w:line="240" w:lineRule="atLeast"/>
              <w:jc w:val="left"/>
            </w:pPr>
            <w:r>
              <w:rPr>
                <w:rFonts w:hint="eastAsia"/>
              </w:rPr>
              <w:t>F_</w:t>
            </w:r>
            <w:r>
              <w:t>ID</w:t>
            </w:r>
          </w:p>
        </w:tc>
        <w:tc>
          <w:tcPr>
            <w:tcW w:w="2977" w:type="dxa"/>
            <w:shd w:val="clear" w:color="auto" w:fill="FFFFFF" w:themeFill="background1"/>
          </w:tcPr>
          <w:p w14:paraId="0A190346" w14:textId="77777777" w:rsidR="009E452E" w:rsidRDefault="00D67AD0" w:rsidP="00A76ABC">
            <w:pPr>
              <w:spacing w:line="240" w:lineRule="atLeast"/>
              <w:jc w:val="left"/>
            </w:pPr>
            <w:r>
              <w:t>INT NOT NULL</w:t>
            </w:r>
          </w:p>
        </w:tc>
        <w:tc>
          <w:tcPr>
            <w:tcW w:w="1134" w:type="dxa"/>
            <w:shd w:val="clear" w:color="auto" w:fill="FFFFFF" w:themeFill="background1"/>
          </w:tcPr>
          <w:p w14:paraId="7C9F3984" w14:textId="77777777" w:rsidR="009E452E" w:rsidRDefault="009E452E" w:rsidP="00A76ABC">
            <w:pPr>
              <w:spacing w:line="240" w:lineRule="atLeast"/>
              <w:jc w:val="left"/>
            </w:pPr>
          </w:p>
        </w:tc>
        <w:tc>
          <w:tcPr>
            <w:tcW w:w="6349" w:type="dxa"/>
            <w:shd w:val="clear" w:color="auto" w:fill="FFFFFF" w:themeFill="background1"/>
          </w:tcPr>
          <w:p w14:paraId="036E79CA" w14:textId="77777777" w:rsidR="009E452E" w:rsidRDefault="00D67AD0" w:rsidP="00A76ABC">
            <w:pPr>
              <w:spacing w:line="240" w:lineRule="atLeast"/>
              <w:jc w:val="left"/>
            </w:pPr>
            <w:r>
              <w:t>PRIMARY KEY</w:t>
            </w:r>
            <w:r>
              <w:rPr>
                <w:rFonts w:hint="eastAsia"/>
              </w:rPr>
              <w:t>，自增</w:t>
            </w:r>
            <w:r>
              <w:rPr>
                <w:rFonts w:hint="eastAsia"/>
              </w:rPr>
              <w:t>1</w:t>
            </w:r>
            <w:r>
              <w:rPr>
                <w:rFonts w:hint="eastAsia"/>
              </w:rPr>
              <w:t>。</w:t>
            </w:r>
          </w:p>
        </w:tc>
      </w:tr>
      <w:tr w:rsidR="009E452E" w14:paraId="7B07E474" w14:textId="77777777">
        <w:trPr>
          <w:trHeight w:val="267"/>
        </w:trPr>
        <w:tc>
          <w:tcPr>
            <w:tcW w:w="1980" w:type="dxa"/>
            <w:shd w:val="clear" w:color="auto" w:fill="FFFFFF" w:themeFill="background1"/>
          </w:tcPr>
          <w:p w14:paraId="60787BF1" w14:textId="77777777" w:rsidR="009E452E" w:rsidRDefault="00D67AD0" w:rsidP="00A76ABC">
            <w:pPr>
              <w:spacing w:line="240" w:lineRule="atLeast"/>
              <w:jc w:val="left"/>
            </w:pPr>
            <w:r>
              <w:rPr>
                <w:rFonts w:hint="eastAsia"/>
              </w:rPr>
              <w:t>商品</w:t>
            </w:r>
            <w:r>
              <w:rPr>
                <w:rFonts w:hint="eastAsia"/>
              </w:rPr>
              <w:t>I</w:t>
            </w:r>
            <w:r>
              <w:t>D</w:t>
            </w:r>
          </w:p>
        </w:tc>
        <w:tc>
          <w:tcPr>
            <w:tcW w:w="2551" w:type="dxa"/>
            <w:shd w:val="clear" w:color="auto" w:fill="FFFFFF" w:themeFill="background1"/>
          </w:tcPr>
          <w:p w14:paraId="0937A80B" w14:textId="77777777" w:rsidR="009E452E" w:rsidRDefault="00D67AD0" w:rsidP="00A76ABC">
            <w:pPr>
              <w:spacing w:line="240" w:lineRule="atLeast"/>
              <w:jc w:val="left"/>
            </w:pPr>
            <w:r>
              <w:rPr>
                <w:rFonts w:hint="eastAsia"/>
              </w:rPr>
              <w:t>F</w:t>
            </w:r>
            <w:r>
              <w:t>_CommodityID</w:t>
            </w:r>
          </w:p>
        </w:tc>
        <w:tc>
          <w:tcPr>
            <w:tcW w:w="2977" w:type="dxa"/>
            <w:shd w:val="clear" w:color="auto" w:fill="FFFFFF" w:themeFill="background1"/>
          </w:tcPr>
          <w:p w14:paraId="37365928" w14:textId="77777777" w:rsidR="009E452E" w:rsidRDefault="00D67AD0" w:rsidP="00A76ABC">
            <w:pPr>
              <w:spacing w:line="240" w:lineRule="atLeast"/>
              <w:jc w:val="left"/>
            </w:pPr>
            <w:r>
              <w:t>INT NOT NULL</w:t>
            </w:r>
          </w:p>
        </w:tc>
        <w:tc>
          <w:tcPr>
            <w:tcW w:w="1134" w:type="dxa"/>
            <w:shd w:val="clear" w:color="auto" w:fill="FFFFFF" w:themeFill="background1"/>
          </w:tcPr>
          <w:p w14:paraId="3B071EFC" w14:textId="77777777" w:rsidR="009E452E" w:rsidRDefault="009E452E" w:rsidP="00A76ABC">
            <w:pPr>
              <w:spacing w:line="240" w:lineRule="atLeast"/>
              <w:jc w:val="left"/>
            </w:pPr>
          </w:p>
        </w:tc>
        <w:tc>
          <w:tcPr>
            <w:tcW w:w="6349" w:type="dxa"/>
            <w:shd w:val="clear" w:color="auto" w:fill="FFFFFF" w:themeFill="background1"/>
          </w:tcPr>
          <w:p w14:paraId="1B3C8004" w14:textId="77777777" w:rsidR="009E452E" w:rsidRDefault="00D67AD0" w:rsidP="00A76ABC">
            <w:pPr>
              <w:spacing w:line="240" w:lineRule="atLeast"/>
              <w:jc w:val="left"/>
            </w:pPr>
            <w:r>
              <w:rPr>
                <w:rFonts w:hint="eastAsia"/>
              </w:rPr>
              <w:t>外键</w:t>
            </w:r>
          </w:p>
        </w:tc>
      </w:tr>
      <w:tr w:rsidR="009E452E" w14:paraId="5CE036D7" w14:textId="77777777">
        <w:trPr>
          <w:trHeight w:val="267"/>
        </w:trPr>
        <w:tc>
          <w:tcPr>
            <w:tcW w:w="1980" w:type="dxa"/>
            <w:shd w:val="clear" w:color="auto" w:fill="FFFFFF" w:themeFill="background1"/>
          </w:tcPr>
          <w:p w14:paraId="78D42F85" w14:textId="77777777" w:rsidR="009E452E" w:rsidRDefault="00D67AD0" w:rsidP="00A76ABC">
            <w:pPr>
              <w:spacing w:line="240" w:lineRule="atLeast"/>
              <w:jc w:val="left"/>
            </w:pPr>
            <w:r>
              <w:rPr>
                <w:rFonts w:hint="eastAsia"/>
              </w:rPr>
              <w:t>字段名称</w:t>
            </w:r>
          </w:p>
        </w:tc>
        <w:tc>
          <w:tcPr>
            <w:tcW w:w="2551" w:type="dxa"/>
            <w:shd w:val="clear" w:color="auto" w:fill="FFFFFF" w:themeFill="background1"/>
          </w:tcPr>
          <w:p w14:paraId="7F300B68" w14:textId="77777777" w:rsidR="009E452E" w:rsidRDefault="00D67AD0" w:rsidP="00A76ABC">
            <w:pPr>
              <w:spacing w:line="240" w:lineRule="atLeast"/>
              <w:jc w:val="left"/>
            </w:pPr>
            <w:r>
              <w:rPr>
                <w:rFonts w:hint="eastAsia"/>
              </w:rPr>
              <w:t>F</w:t>
            </w:r>
            <w:r>
              <w:t>_FieldName</w:t>
            </w:r>
          </w:p>
        </w:tc>
        <w:tc>
          <w:tcPr>
            <w:tcW w:w="2977" w:type="dxa"/>
            <w:shd w:val="clear" w:color="auto" w:fill="FFFFFF" w:themeFill="background1"/>
          </w:tcPr>
          <w:p w14:paraId="71328BFD" w14:textId="77777777" w:rsidR="009E452E" w:rsidRDefault="00D67AD0" w:rsidP="00A76ABC">
            <w:pPr>
              <w:spacing w:line="240" w:lineRule="atLeast"/>
              <w:jc w:val="left"/>
            </w:pPr>
            <w:r>
              <w:rPr>
                <w:rFonts w:hint="eastAsia"/>
              </w:rPr>
              <w:t>Var</w:t>
            </w:r>
            <w:r>
              <w:t>char(20) not null</w:t>
            </w:r>
          </w:p>
        </w:tc>
        <w:tc>
          <w:tcPr>
            <w:tcW w:w="1134" w:type="dxa"/>
            <w:shd w:val="clear" w:color="auto" w:fill="FFFFFF" w:themeFill="background1"/>
          </w:tcPr>
          <w:p w14:paraId="3B3168D0" w14:textId="77777777" w:rsidR="009E452E" w:rsidRDefault="009E452E" w:rsidP="00A76ABC">
            <w:pPr>
              <w:spacing w:line="240" w:lineRule="atLeast"/>
              <w:jc w:val="left"/>
            </w:pPr>
          </w:p>
        </w:tc>
        <w:tc>
          <w:tcPr>
            <w:tcW w:w="6349" w:type="dxa"/>
            <w:shd w:val="clear" w:color="auto" w:fill="FFFFFF" w:themeFill="background1"/>
          </w:tcPr>
          <w:p w14:paraId="718ECFCC" w14:textId="77777777" w:rsidR="009E452E" w:rsidRDefault="00D67AD0" w:rsidP="00A76ABC">
            <w:pPr>
              <w:spacing w:line="240" w:lineRule="atLeast"/>
              <w:jc w:val="left"/>
            </w:pPr>
            <w:r>
              <w:rPr>
                <w:rFonts w:hint="eastAsia"/>
              </w:rPr>
              <w:t>只能是以下值之一：</w:t>
            </w:r>
          </w:p>
          <w:p w14:paraId="0EC6B5F4" w14:textId="77777777" w:rsidR="009E452E" w:rsidRDefault="00D67AD0" w:rsidP="00A76ABC">
            <w:pPr>
              <w:spacing w:line="240" w:lineRule="atLeast"/>
              <w:jc w:val="left"/>
            </w:pPr>
            <w:r>
              <w:rPr>
                <w:rFonts w:hint="eastAsia"/>
              </w:rPr>
              <w:t>商品条码</w:t>
            </w:r>
          </w:p>
          <w:p w14:paraId="783F1A65" w14:textId="77777777" w:rsidR="009E452E" w:rsidRDefault="00D67AD0" w:rsidP="00A76ABC">
            <w:pPr>
              <w:spacing w:line="240" w:lineRule="atLeast"/>
              <w:jc w:val="left"/>
            </w:pPr>
            <w:r>
              <w:rPr>
                <w:rFonts w:hint="eastAsia"/>
              </w:rPr>
              <w:t>商品名称</w:t>
            </w:r>
          </w:p>
          <w:p w14:paraId="27E47CD8" w14:textId="77777777" w:rsidR="009E452E" w:rsidRDefault="00D67AD0" w:rsidP="00A76ABC">
            <w:pPr>
              <w:spacing w:line="240" w:lineRule="atLeast"/>
              <w:jc w:val="left"/>
            </w:pPr>
            <w:r>
              <w:rPr>
                <w:rFonts w:hint="eastAsia"/>
              </w:rPr>
              <w:t>规格</w:t>
            </w:r>
          </w:p>
          <w:p w14:paraId="03963088" w14:textId="77777777" w:rsidR="009E452E" w:rsidRDefault="00D67AD0" w:rsidP="00A76ABC">
            <w:pPr>
              <w:spacing w:line="240" w:lineRule="atLeast"/>
              <w:jc w:val="left"/>
            </w:pPr>
            <w:r>
              <w:rPr>
                <w:rFonts w:hint="eastAsia"/>
              </w:rPr>
              <w:t>包装单位</w:t>
            </w:r>
          </w:p>
          <w:p w14:paraId="33D07E84" w14:textId="77777777" w:rsidR="009E452E" w:rsidRDefault="00D67AD0" w:rsidP="00A76ABC">
            <w:pPr>
              <w:spacing w:line="240" w:lineRule="atLeast"/>
              <w:jc w:val="left"/>
            </w:pPr>
            <w:r>
              <w:rPr>
                <w:rFonts w:hint="eastAsia"/>
              </w:rPr>
              <w:t>商品类别</w:t>
            </w:r>
          </w:p>
          <w:p w14:paraId="60924EC4" w14:textId="77777777" w:rsidR="009E452E" w:rsidRDefault="00D67AD0" w:rsidP="00A76ABC">
            <w:pPr>
              <w:spacing w:line="240" w:lineRule="atLeast"/>
              <w:jc w:val="left"/>
            </w:pPr>
            <w:r>
              <w:rPr>
                <w:rFonts w:hint="eastAsia"/>
              </w:rPr>
              <w:t>零售价</w:t>
            </w:r>
          </w:p>
          <w:p w14:paraId="67E4939C" w14:textId="77777777" w:rsidR="009E452E" w:rsidRDefault="00D67AD0" w:rsidP="00A76ABC">
            <w:pPr>
              <w:spacing w:line="240" w:lineRule="atLeast"/>
              <w:jc w:val="left"/>
            </w:pPr>
            <w:r>
              <w:rPr>
                <w:rFonts w:hint="eastAsia"/>
              </w:rPr>
              <w:t>商品库存</w:t>
            </w:r>
          </w:p>
          <w:p w14:paraId="46FFC2C7" w14:textId="77777777" w:rsidR="009E452E" w:rsidRDefault="009E452E" w:rsidP="00A76ABC">
            <w:pPr>
              <w:spacing w:line="240" w:lineRule="atLeast"/>
              <w:jc w:val="left"/>
            </w:pPr>
          </w:p>
        </w:tc>
      </w:tr>
      <w:tr w:rsidR="009E452E" w14:paraId="7B6FC415" w14:textId="77777777">
        <w:trPr>
          <w:trHeight w:val="267"/>
        </w:trPr>
        <w:tc>
          <w:tcPr>
            <w:tcW w:w="1980" w:type="dxa"/>
            <w:shd w:val="clear" w:color="auto" w:fill="FFFFFF" w:themeFill="background1"/>
          </w:tcPr>
          <w:p w14:paraId="20A4BB30" w14:textId="77777777" w:rsidR="009E452E" w:rsidRDefault="00D67AD0" w:rsidP="00A76ABC">
            <w:pPr>
              <w:spacing w:line="240" w:lineRule="atLeast"/>
              <w:jc w:val="left"/>
            </w:pPr>
            <w:r>
              <w:rPr>
                <w:rFonts w:hint="eastAsia"/>
              </w:rPr>
              <w:t>字段旧值</w:t>
            </w:r>
          </w:p>
        </w:tc>
        <w:tc>
          <w:tcPr>
            <w:tcW w:w="2551" w:type="dxa"/>
            <w:shd w:val="clear" w:color="auto" w:fill="FFFFFF" w:themeFill="background1"/>
          </w:tcPr>
          <w:p w14:paraId="6AADD52F" w14:textId="77777777" w:rsidR="009E452E" w:rsidRDefault="00D67AD0" w:rsidP="00A76ABC">
            <w:pPr>
              <w:spacing w:line="240" w:lineRule="atLeast"/>
              <w:jc w:val="left"/>
            </w:pPr>
            <w:r>
              <w:rPr>
                <w:rFonts w:hint="eastAsia"/>
              </w:rPr>
              <w:t>F</w:t>
            </w:r>
            <w:r>
              <w:t>_OldValue</w:t>
            </w:r>
          </w:p>
        </w:tc>
        <w:tc>
          <w:tcPr>
            <w:tcW w:w="2977" w:type="dxa"/>
            <w:shd w:val="clear" w:color="auto" w:fill="FFFFFF" w:themeFill="background1"/>
          </w:tcPr>
          <w:p w14:paraId="29D8677C" w14:textId="77777777" w:rsidR="009E452E" w:rsidRDefault="00D67AD0" w:rsidP="00A76ABC">
            <w:pPr>
              <w:spacing w:line="240" w:lineRule="atLeast"/>
              <w:jc w:val="left"/>
            </w:pPr>
            <w:r>
              <w:rPr>
                <w:rFonts w:hint="eastAsia"/>
              </w:rPr>
              <w:t>V</w:t>
            </w:r>
            <w:r>
              <w:t>archar(32) not null</w:t>
            </w:r>
          </w:p>
        </w:tc>
        <w:tc>
          <w:tcPr>
            <w:tcW w:w="1134" w:type="dxa"/>
            <w:shd w:val="clear" w:color="auto" w:fill="FFFFFF" w:themeFill="background1"/>
          </w:tcPr>
          <w:p w14:paraId="6E06B9BD" w14:textId="77777777" w:rsidR="009E452E" w:rsidRDefault="009E452E" w:rsidP="00A76ABC">
            <w:pPr>
              <w:spacing w:line="240" w:lineRule="atLeast"/>
              <w:jc w:val="left"/>
            </w:pPr>
          </w:p>
        </w:tc>
        <w:tc>
          <w:tcPr>
            <w:tcW w:w="6349" w:type="dxa"/>
            <w:shd w:val="clear" w:color="auto" w:fill="FFFFFF" w:themeFill="background1"/>
          </w:tcPr>
          <w:p w14:paraId="1310829F" w14:textId="77777777" w:rsidR="009E452E" w:rsidRDefault="009E452E" w:rsidP="00A76ABC">
            <w:pPr>
              <w:spacing w:line="240" w:lineRule="atLeast"/>
              <w:jc w:val="left"/>
            </w:pPr>
          </w:p>
        </w:tc>
      </w:tr>
      <w:tr w:rsidR="009E452E" w14:paraId="2910D0DB" w14:textId="77777777">
        <w:trPr>
          <w:trHeight w:val="267"/>
        </w:trPr>
        <w:tc>
          <w:tcPr>
            <w:tcW w:w="1980" w:type="dxa"/>
            <w:shd w:val="clear" w:color="auto" w:fill="FFFFFF" w:themeFill="background1"/>
          </w:tcPr>
          <w:p w14:paraId="09C24DEC" w14:textId="77777777" w:rsidR="009E452E" w:rsidRDefault="00D67AD0" w:rsidP="00A76ABC">
            <w:pPr>
              <w:spacing w:line="240" w:lineRule="atLeast"/>
              <w:jc w:val="left"/>
            </w:pPr>
            <w:r>
              <w:rPr>
                <w:rFonts w:hint="eastAsia"/>
              </w:rPr>
              <w:t>字段新值</w:t>
            </w:r>
          </w:p>
        </w:tc>
        <w:tc>
          <w:tcPr>
            <w:tcW w:w="2551" w:type="dxa"/>
            <w:shd w:val="clear" w:color="auto" w:fill="FFFFFF" w:themeFill="background1"/>
          </w:tcPr>
          <w:p w14:paraId="7E34069C" w14:textId="77777777" w:rsidR="009E452E" w:rsidRDefault="00D67AD0" w:rsidP="00A76ABC">
            <w:pPr>
              <w:spacing w:line="240" w:lineRule="atLeast"/>
              <w:jc w:val="left"/>
            </w:pPr>
            <w:r>
              <w:rPr>
                <w:rFonts w:hint="eastAsia"/>
              </w:rPr>
              <w:t>F</w:t>
            </w:r>
            <w:r>
              <w:t>_NewValue</w:t>
            </w:r>
          </w:p>
        </w:tc>
        <w:tc>
          <w:tcPr>
            <w:tcW w:w="2977" w:type="dxa"/>
            <w:shd w:val="clear" w:color="auto" w:fill="FFFFFF" w:themeFill="background1"/>
          </w:tcPr>
          <w:p w14:paraId="2CEE9180" w14:textId="77777777" w:rsidR="009E452E" w:rsidRDefault="00D67AD0" w:rsidP="00A76ABC">
            <w:pPr>
              <w:spacing w:line="240" w:lineRule="atLeast"/>
              <w:jc w:val="left"/>
            </w:pPr>
            <w:r>
              <w:rPr>
                <w:rFonts w:hint="eastAsia"/>
              </w:rPr>
              <w:t>V</w:t>
            </w:r>
            <w:r>
              <w:t>archar(32) not null</w:t>
            </w:r>
          </w:p>
        </w:tc>
        <w:tc>
          <w:tcPr>
            <w:tcW w:w="1134" w:type="dxa"/>
            <w:shd w:val="clear" w:color="auto" w:fill="FFFFFF" w:themeFill="background1"/>
          </w:tcPr>
          <w:p w14:paraId="575094AB" w14:textId="77777777" w:rsidR="009E452E" w:rsidRDefault="009E452E" w:rsidP="00A76ABC">
            <w:pPr>
              <w:spacing w:line="240" w:lineRule="atLeast"/>
              <w:jc w:val="left"/>
            </w:pPr>
          </w:p>
        </w:tc>
        <w:tc>
          <w:tcPr>
            <w:tcW w:w="6349" w:type="dxa"/>
            <w:shd w:val="clear" w:color="auto" w:fill="FFFFFF" w:themeFill="background1"/>
          </w:tcPr>
          <w:p w14:paraId="496454AA" w14:textId="77777777" w:rsidR="009E452E" w:rsidRDefault="009E452E" w:rsidP="00A76ABC">
            <w:pPr>
              <w:spacing w:line="240" w:lineRule="atLeast"/>
              <w:jc w:val="left"/>
            </w:pPr>
          </w:p>
        </w:tc>
      </w:tr>
      <w:tr w:rsidR="009E452E" w14:paraId="06D5EF4B" w14:textId="77777777">
        <w:trPr>
          <w:trHeight w:val="267"/>
        </w:trPr>
        <w:tc>
          <w:tcPr>
            <w:tcW w:w="1980" w:type="dxa"/>
            <w:shd w:val="clear" w:color="auto" w:fill="FFFFFF" w:themeFill="background1"/>
          </w:tcPr>
          <w:p w14:paraId="052925E6" w14:textId="77777777" w:rsidR="009E452E" w:rsidRDefault="00D67AD0" w:rsidP="00A76ABC">
            <w:pPr>
              <w:spacing w:line="240" w:lineRule="atLeast"/>
              <w:jc w:val="left"/>
            </w:pPr>
            <w:r>
              <w:rPr>
                <w:rFonts w:hint="eastAsia"/>
              </w:rPr>
              <w:t>修改人</w:t>
            </w:r>
          </w:p>
        </w:tc>
        <w:tc>
          <w:tcPr>
            <w:tcW w:w="2551" w:type="dxa"/>
            <w:shd w:val="clear" w:color="auto" w:fill="FFFFFF" w:themeFill="background1"/>
          </w:tcPr>
          <w:p w14:paraId="169F8ED9" w14:textId="77777777" w:rsidR="009E452E" w:rsidRDefault="00D67AD0" w:rsidP="00A76ABC">
            <w:pPr>
              <w:spacing w:line="240" w:lineRule="atLeast"/>
              <w:jc w:val="left"/>
            </w:pPr>
            <w:r>
              <w:rPr>
                <w:rFonts w:hint="eastAsia"/>
              </w:rPr>
              <w:t>F</w:t>
            </w:r>
            <w:r>
              <w:t>_StaffID</w:t>
            </w:r>
          </w:p>
        </w:tc>
        <w:tc>
          <w:tcPr>
            <w:tcW w:w="2977" w:type="dxa"/>
            <w:shd w:val="clear" w:color="auto" w:fill="FFFFFF" w:themeFill="background1"/>
          </w:tcPr>
          <w:p w14:paraId="0237C758" w14:textId="77777777" w:rsidR="009E452E" w:rsidRDefault="00D67AD0" w:rsidP="00A76ABC">
            <w:pPr>
              <w:spacing w:line="240" w:lineRule="atLeast"/>
              <w:jc w:val="left"/>
            </w:pPr>
            <w:r>
              <w:t>Int null</w:t>
            </w:r>
          </w:p>
        </w:tc>
        <w:tc>
          <w:tcPr>
            <w:tcW w:w="1134" w:type="dxa"/>
            <w:shd w:val="clear" w:color="auto" w:fill="FFFFFF" w:themeFill="background1"/>
          </w:tcPr>
          <w:p w14:paraId="30E72A66" w14:textId="77777777" w:rsidR="009E452E" w:rsidRDefault="009E452E" w:rsidP="00A76ABC">
            <w:pPr>
              <w:spacing w:line="240" w:lineRule="atLeast"/>
              <w:jc w:val="left"/>
            </w:pPr>
          </w:p>
        </w:tc>
        <w:tc>
          <w:tcPr>
            <w:tcW w:w="6349" w:type="dxa"/>
            <w:shd w:val="clear" w:color="auto" w:fill="FFFFFF" w:themeFill="background1"/>
          </w:tcPr>
          <w:p w14:paraId="2F526413" w14:textId="77777777" w:rsidR="009E452E" w:rsidRDefault="00D67AD0" w:rsidP="00A76ABC">
            <w:pPr>
              <w:spacing w:line="240" w:lineRule="atLeast"/>
              <w:jc w:val="left"/>
            </w:pPr>
            <w:r>
              <w:rPr>
                <w:rFonts w:hint="eastAsia"/>
              </w:rPr>
              <w:t>外键</w:t>
            </w:r>
          </w:p>
        </w:tc>
      </w:tr>
      <w:tr w:rsidR="009E452E" w14:paraId="288B2075" w14:textId="77777777">
        <w:trPr>
          <w:trHeight w:val="267"/>
        </w:trPr>
        <w:tc>
          <w:tcPr>
            <w:tcW w:w="1980" w:type="dxa"/>
            <w:shd w:val="clear" w:color="auto" w:fill="FFFFFF" w:themeFill="background1"/>
          </w:tcPr>
          <w:p w14:paraId="5849C12C" w14:textId="77777777" w:rsidR="009E452E" w:rsidRDefault="00D67AD0" w:rsidP="00A76ABC">
            <w:pPr>
              <w:spacing w:line="240" w:lineRule="atLeast"/>
              <w:jc w:val="left"/>
            </w:pPr>
            <w:r>
              <w:rPr>
                <w:rFonts w:hint="eastAsia"/>
              </w:rPr>
              <w:t>是否系统自动修改</w:t>
            </w:r>
          </w:p>
        </w:tc>
        <w:tc>
          <w:tcPr>
            <w:tcW w:w="2551" w:type="dxa"/>
            <w:shd w:val="clear" w:color="auto" w:fill="FFFFFF" w:themeFill="background1"/>
          </w:tcPr>
          <w:p w14:paraId="2084A647" w14:textId="77777777" w:rsidR="009E452E" w:rsidRDefault="00D67AD0" w:rsidP="00A76ABC">
            <w:pPr>
              <w:spacing w:line="240" w:lineRule="atLeast"/>
              <w:jc w:val="left"/>
            </w:pPr>
            <w:r>
              <w:rPr>
                <w:rFonts w:hint="eastAsia"/>
              </w:rPr>
              <w:t>F</w:t>
            </w:r>
            <w:r>
              <w:t>_BySystem</w:t>
            </w:r>
          </w:p>
        </w:tc>
        <w:tc>
          <w:tcPr>
            <w:tcW w:w="2977" w:type="dxa"/>
            <w:shd w:val="clear" w:color="auto" w:fill="FFFFFF" w:themeFill="background1"/>
          </w:tcPr>
          <w:p w14:paraId="1BEBBDD9" w14:textId="77777777" w:rsidR="009E452E" w:rsidRDefault="00D67AD0" w:rsidP="00A76ABC">
            <w:pPr>
              <w:spacing w:line="240" w:lineRule="atLeast"/>
              <w:jc w:val="left"/>
            </w:pPr>
            <w:r>
              <w:rPr>
                <w:rFonts w:hint="eastAsia"/>
              </w:rPr>
              <w:t>i</w:t>
            </w:r>
            <w:r>
              <w:t>nt</w:t>
            </w:r>
          </w:p>
        </w:tc>
        <w:tc>
          <w:tcPr>
            <w:tcW w:w="1134" w:type="dxa"/>
            <w:shd w:val="clear" w:color="auto" w:fill="FFFFFF" w:themeFill="background1"/>
          </w:tcPr>
          <w:p w14:paraId="3DDEEF52" w14:textId="77777777" w:rsidR="009E452E" w:rsidRDefault="00D67AD0" w:rsidP="00A76ABC">
            <w:pPr>
              <w:spacing w:line="240" w:lineRule="atLeast"/>
              <w:jc w:val="left"/>
            </w:pPr>
            <w:r>
              <w:rPr>
                <w:rFonts w:hint="eastAsia"/>
              </w:rPr>
              <w:t>0</w:t>
            </w:r>
          </w:p>
        </w:tc>
        <w:tc>
          <w:tcPr>
            <w:tcW w:w="6349" w:type="dxa"/>
            <w:shd w:val="clear" w:color="auto" w:fill="FFFFFF" w:themeFill="background1"/>
          </w:tcPr>
          <w:p w14:paraId="2C8FED30" w14:textId="77777777" w:rsidR="009E452E" w:rsidRDefault="00D67AD0" w:rsidP="00A76ABC">
            <w:pPr>
              <w:spacing w:line="240" w:lineRule="atLeast"/>
              <w:jc w:val="left"/>
            </w:pPr>
            <w:r>
              <w:rPr>
                <w:rFonts w:hint="eastAsia"/>
              </w:rPr>
              <w:t>1</w:t>
            </w:r>
            <w:r>
              <w:rPr>
                <w:rFonts w:hint="eastAsia"/>
              </w:rPr>
              <w:t>是，</w:t>
            </w:r>
            <w:r>
              <w:rPr>
                <w:rFonts w:hint="eastAsia"/>
              </w:rPr>
              <w:t>0</w:t>
            </w:r>
            <w:r>
              <w:rPr>
                <w:rFonts w:hint="eastAsia"/>
              </w:rPr>
              <w:t>否</w:t>
            </w:r>
          </w:p>
        </w:tc>
      </w:tr>
      <w:tr w:rsidR="009E452E" w14:paraId="1D3C9BB6" w14:textId="77777777">
        <w:trPr>
          <w:trHeight w:val="267"/>
        </w:trPr>
        <w:tc>
          <w:tcPr>
            <w:tcW w:w="1980" w:type="dxa"/>
            <w:shd w:val="clear" w:color="auto" w:fill="FFFFFF" w:themeFill="background1"/>
          </w:tcPr>
          <w:p w14:paraId="7C68F00F" w14:textId="77777777" w:rsidR="009E452E" w:rsidRDefault="00D67AD0" w:rsidP="00A76ABC">
            <w:pPr>
              <w:spacing w:line="240" w:lineRule="atLeast"/>
              <w:jc w:val="left"/>
            </w:pPr>
            <w:r>
              <w:rPr>
                <w:rFonts w:hint="eastAsia"/>
              </w:rPr>
              <w:t>修改日期</w:t>
            </w:r>
          </w:p>
        </w:tc>
        <w:tc>
          <w:tcPr>
            <w:tcW w:w="2551" w:type="dxa"/>
            <w:shd w:val="clear" w:color="auto" w:fill="FFFFFF" w:themeFill="background1"/>
          </w:tcPr>
          <w:p w14:paraId="60CE5B32" w14:textId="77777777" w:rsidR="009E452E" w:rsidRDefault="00D67AD0" w:rsidP="00A76ABC">
            <w:pPr>
              <w:spacing w:line="240" w:lineRule="atLeast"/>
              <w:jc w:val="left"/>
            </w:pPr>
            <w:r>
              <w:rPr>
                <w:rFonts w:hint="eastAsia"/>
              </w:rPr>
              <w:t>F</w:t>
            </w:r>
            <w:r>
              <w:t>_Datetime</w:t>
            </w:r>
          </w:p>
        </w:tc>
        <w:tc>
          <w:tcPr>
            <w:tcW w:w="2977" w:type="dxa"/>
            <w:shd w:val="clear" w:color="auto" w:fill="FFFFFF" w:themeFill="background1"/>
          </w:tcPr>
          <w:p w14:paraId="678D6ECB" w14:textId="77777777" w:rsidR="009E452E" w:rsidRDefault="00D67AD0" w:rsidP="00A76ABC">
            <w:pPr>
              <w:spacing w:line="240" w:lineRule="atLeast"/>
              <w:jc w:val="left"/>
            </w:pPr>
            <w:r>
              <w:rPr>
                <w:rFonts w:hint="eastAsia"/>
              </w:rPr>
              <w:t>D</w:t>
            </w:r>
            <w:r>
              <w:t>atetime</w:t>
            </w:r>
          </w:p>
        </w:tc>
        <w:tc>
          <w:tcPr>
            <w:tcW w:w="1134" w:type="dxa"/>
            <w:shd w:val="clear" w:color="auto" w:fill="FFFFFF" w:themeFill="background1"/>
          </w:tcPr>
          <w:p w14:paraId="37E05596" w14:textId="77777777" w:rsidR="009E452E" w:rsidRDefault="009E452E" w:rsidP="00A76ABC">
            <w:pPr>
              <w:spacing w:line="240" w:lineRule="atLeast"/>
              <w:jc w:val="left"/>
            </w:pPr>
          </w:p>
        </w:tc>
        <w:tc>
          <w:tcPr>
            <w:tcW w:w="6349" w:type="dxa"/>
            <w:shd w:val="clear" w:color="auto" w:fill="FFFFFF" w:themeFill="background1"/>
          </w:tcPr>
          <w:p w14:paraId="34402E4A" w14:textId="77777777" w:rsidR="009E452E" w:rsidRDefault="009E452E" w:rsidP="00A76ABC">
            <w:pPr>
              <w:spacing w:line="240" w:lineRule="atLeast"/>
              <w:jc w:val="left"/>
            </w:pPr>
          </w:p>
        </w:tc>
      </w:tr>
    </w:tbl>
    <w:p w14:paraId="392E4BE4" w14:textId="77777777" w:rsidR="009E452E" w:rsidRDefault="009E452E" w:rsidP="00A76ABC">
      <w:pPr>
        <w:spacing w:line="240" w:lineRule="atLeast"/>
        <w:jc w:val="left"/>
      </w:pPr>
    </w:p>
    <w:p w14:paraId="40223B33" w14:textId="77777777" w:rsidR="009E452E" w:rsidRDefault="009E452E" w:rsidP="00A76ABC">
      <w:pPr>
        <w:spacing w:line="240" w:lineRule="atLeast"/>
        <w:jc w:val="left"/>
      </w:pPr>
    </w:p>
    <w:p w14:paraId="7C45F767" w14:textId="77777777" w:rsidR="009E452E" w:rsidRDefault="00D67AD0" w:rsidP="00A76ABC">
      <w:pPr>
        <w:pStyle w:val="4"/>
        <w:spacing w:line="240" w:lineRule="atLeast"/>
        <w:jc w:val="left"/>
      </w:pPr>
      <w:r>
        <w:rPr>
          <w:rFonts w:hint="eastAsia"/>
        </w:rPr>
        <w:t>商品包装单位</w:t>
      </w:r>
      <w:r>
        <w:t>T_PackageUnit</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8084"/>
      </w:tblGrid>
      <w:tr w:rsidR="009E452E" w14:paraId="46362B1F" w14:textId="77777777">
        <w:trPr>
          <w:trHeight w:val="255"/>
        </w:trPr>
        <w:tc>
          <w:tcPr>
            <w:tcW w:w="1324" w:type="dxa"/>
            <w:shd w:val="clear" w:color="auto" w:fill="FF0000"/>
          </w:tcPr>
          <w:p w14:paraId="23312F7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30F7BF0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B68499C"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ADCA5E2"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8084" w:type="dxa"/>
            <w:shd w:val="clear" w:color="auto" w:fill="FF0000"/>
          </w:tcPr>
          <w:p w14:paraId="5DD4C27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9E5BEF4" w14:textId="77777777">
        <w:trPr>
          <w:trHeight w:val="267"/>
        </w:trPr>
        <w:tc>
          <w:tcPr>
            <w:tcW w:w="1324" w:type="dxa"/>
          </w:tcPr>
          <w:p w14:paraId="27212BD1" w14:textId="77777777" w:rsidR="009E452E" w:rsidRDefault="00D67AD0" w:rsidP="00A76ABC">
            <w:pPr>
              <w:spacing w:line="240" w:lineRule="atLeast"/>
              <w:jc w:val="left"/>
            </w:pPr>
            <w:r>
              <w:rPr>
                <w:rFonts w:hint="eastAsia"/>
              </w:rPr>
              <w:t>I</w:t>
            </w:r>
            <w:r>
              <w:t>D</w:t>
            </w:r>
          </w:p>
        </w:tc>
        <w:tc>
          <w:tcPr>
            <w:tcW w:w="2218" w:type="dxa"/>
          </w:tcPr>
          <w:p w14:paraId="3E9AA573" w14:textId="77777777" w:rsidR="009E452E" w:rsidRDefault="00D67AD0" w:rsidP="00A76ABC">
            <w:pPr>
              <w:spacing w:line="240" w:lineRule="atLeast"/>
              <w:jc w:val="left"/>
            </w:pPr>
            <w:r>
              <w:rPr>
                <w:rFonts w:hint="eastAsia"/>
              </w:rPr>
              <w:t>F_</w:t>
            </w:r>
            <w:r>
              <w:t>ID</w:t>
            </w:r>
          </w:p>
        </w:tc>
        <w:tc>
          <w:tcPr>
            <w:tcW w:w="2218" w:type="dxa"/>
          </w:tcPr>
          <w:p w14:paraId="4DCA1347" w14:textId="77777777" w:rsidR="009E452E" w:rsidRDefault="009E452E" w:rsidP="00A76ABC">
            <w:pPr>
              <w:spacing w:line="240" w:lineRule="atLeast"/>
              <w:jc w:val="left"/>
              <w:rPr>
                <w:sz w:val="16"/>
                <w:szCs w:val="16"/>
              </w:rPr>
            </w:pPr>
          </w:p>
        </w:tc>
        <w:tc>
          <w:tcPr>
            <w:tcW w:w="1177" w:type="dxa"/>
          </w:tcPr>
          <w:p w14:paraId="5C527736" w14:textId="77777777" w:rsidR="009E452E" w:rsidRDefault="009E452E" w:rsidP="00A76ABC">
            <w:pPr>
              <w:spacing w:line="240" w:lineRule="atLeast"/>
              <w:jc w:val="left"/>
            </w:pPr>
          </w:p>
        </w:tc>
        <w:tc>
          <w:tcPr>
            <w:tcW w:w="8084" w:type="dxa"/>
          </w:tcPr>
          <w:p w14:paraId="62B44C73" w14:textId="77777777" w:rsidR="009E452E" w:rsidRDefault="009E452E" w:rsidP="00A76ABC">
            <w:pPr>
              <w:spacing w:line="240" w:lineRule="atLeast"/>
              <w:jc w:val="left"/>
            </w:pPr>
          </w:p>
        </w:tc>
      </w:tr>
      <w:tr w:rsidR="009E452E" w14:paraId="4CF035FA" w14:textId="77777777">
        <w:trPr>
          <w:trHeight w:val="255"/>
        </w:trPr>
        <w:tc>
          <w:tcPr>
            <w:tcW w:w="1324" w:type="dxa"/>
          </w:tcPr>
          <w:p w14:paraId="3DDB750D" w14:textId="77777777" w:rsidR="009E452E" w:rsidRDefault="00D67AD0" w:rsidP="00A76ABC">
            <w:pPr>
              <w:spacing w:line="240" w:lineRule="atLeast"/>
              <w:jc w:val="left"/>
            </w:pPr>
            <w:r>
              <w:rPr>
                <w:rFonts w:hint="eastAsia"/>
              </w:rPr>
              <w:t>包装单位名称</w:t>
            </w:r>
          </w:p>
        </w:tc>
        <w:tc>
          <w:tcPr>
            <w:tcW w:w="2218" w:type="dxa"/>
          </w:tcPr>
          <w:p w14:paraId="27264878" w14:textId="77777777" w:rsidR="009E452E" w:rsidRDefault="00D67AD0" w:rsidP="00A76ABC">
            <w:pPr>
              <w:spacing w:line="240" w:lineRule="atLeast"/>
              <w:jc w:val="left"/>
            </w:pPr>
            <w:r>
              <w:rPr>
                <w:rFonts w:hint="eastAsia"/>
              </w:rPr>
              <w:t>F_</w:t>
            </w:r>
            <w:r>
              <w:t>N</w:t>
            </w:r>
            <w:r>
              <w:rPr>
                <w:rFonts w:hint="eastAsia"/>
              </w:rPr>
              <w:t>a</w:t>
            </w:r>
            <w:r>
              <w:t>me</w:t>
            </w:r>
          </w:p>
        </w:tc>
        <w:tc>
          <w:tcPr>
            <w:tcW w:w="2218" w:type="dxa"/>
          </w:tcPr>
          <w:p w14:paraId="02B6E7C8" w14:textId="77777777" w:rsidR="009E452E" w:rsidRDefault="00D67AD0" w:rsidP="00A76ABC">
            <w:pPr>
              <w:spacing w:line="240" w:lineRule="atLeast"/>
              <w:jc w:val="left"/>
              <w:rPr>
                <w:rFonts w:ascii="微软雅黑" w:hAnsi="微软雅黑"/>
                <w:szCs w:val="21"/>
              </w:rPr>
            </w:pPr>
            <w:r>
              <w:rPr>
                <w:rFonts w:ascii="微软雅黑" w:hAnsi="微软雅黑" w:hint="eastAsia"/>
                <w:szCs w:val="21"/>
              </w:rPr>
              <w:t>允许以中英数值、空格形式出现，不允许仅</w:t>
            </w:r>
            <w:r>
              <w:rPr>
                <w:rFonts w:ascii="微软雅黑" w:hAnsi="微软雅黑"/>
                <w:szCs w:val="21"/>
              </w:rPr>
              <w:t>使</w:t>
            </w:r>
            <w:r>
              <w:rPr>
                <w:rFonts w:ascii="微软雅黑" w:hAnsi="微软雅黑" w:hint="eastAsia"/>
                <w:szCs w:val="21"/>
              </w:rPr>
              <w:t>用空格</w:t>
            </w:r>
          </w:p>
          <w:p w14:paraId="3DE6A25F" w14:textId="77777777" w:rsidR="009E452E" w:rsidRDefault="00D67AD0" w:rsidP="00A76ABC">
            <w:pPr>
              <w:spacing w:line="240" w:lineRule="atLeast"/>
              <w:jc w:val="left"/>
            </w:pPr>
            <w:r>
              <w:rPr>
                <w:rFonts w:ascii="微软雅黑" w:hAnsi="微软雅黑" w:hint="eastAsia"/>
                <w:szCs w:val="21"/>
                <w:highlight w:val="yellow"/>
              </w:rPr>
              <w:t>长度(</w:t>
            </w:r>
            <w:r>
              <w:rPr>
                <w:rFonts w:ascii="微软雅黑" w:hAnsi="微软雅黑"/>
                <w:szCs w:val="21"/>
                <w:highlight w:val="yellow"/>
              </w:rPr>
              <w:t>0, 8]</w:t>
            </w:r>
          </w:p>
        </w:tc>
        <w:tc>
          <w:tcPr>
            <w:tcW w:w="1177" w:type="dxa"/>
          </w:tcPr>
          <w:p w14:paraId="53EFF1A0" w14:textId="77777777" w:rsidR="009E452E" w:rsidRDefault="009E452E" w:rsidP="00A76ABC">
            <w:pPr>
              <w:spacing w:line="240" w:lineRule="atLeast"/>
              <w:jc w:val="left"/>
            </w:pPr>
          </w:p>
        </w:tc>
        <w:tc>
          <w:tcPr>
            <w:tcW w:w="8084" w:type="dxa"/>
          </w:tcPr>
          <w:p w14:paraId="3715732C" w14:textId="77777777" w:rsidR="009E452E" w:rsidRDefault="00D67AD0" w:rsidP="00A76ABC">
            <w:pPr>
              <w:spacing w:line="240" w:lineRule="atLeast"/>
              <w:jc w:val="left"/>
            </w:pPr>
            <w:r>
              <w:rPr>
                <w:rFonts w:hint="eastAsia"/>
              </w:rPr>
              <w:t>支、条、个、包、箱等量词</w:t>
            </w:r>
          </w:p>
        </w:tc>
      </w:tr>
    </w:tbl>
    <w:p w14:paraId="36538D3D" w14:textId="77777777" w:rsidR="009E452E" w:rsidRDefault="009E452E" w:rsidP="00A76ABC">
      <w:pPr>
        <w:spacing w:line="240" w:lineRule="atLeast"/>
        <w:jc w:val="left"/>
      </w:pPr>
    </w:p>
    <w:p w14:paraId="3E5E39B2" w14:textId="77777777" w:rsidR="009E452E" w:rsidRDefault="009E452E" w:rsidP="00A76ABC">
      <w:pPr>
        <w:spacing w:line="240" w:lineRule="atLeast"/>
        <w:jc w:val="left"/>
      </w:pPr>
    </w:p>
    <w:p w14:paraId="3FD84804" w14:textId="77777777" w:rsidR="009E452E" w:rsidRDefault="00D67AD0" w:rsidP="00A76ABC">
      <w:pPr>
        <w:pStyle w:val="4"/>
        <w:spacing w:line="240" w:lineRule="atLeast"/>
        <w:jc w:val="left"/>
      </w:pPr>
      <w:r>
        <w:rPr>
          <w:rFonts w:hint="eastAsia"/>
        </w:rPr>
        <w:t>商品一品多码</w:t>
      </w:r>
      <w:r>
        <w:rPr>
          <w:rFonts w:hint="eastAsia"/>
        </w:rPr>
        <w:t>T</w:t>
      </w:r>
      <w:r>
        <w:t>_Barcodes</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071E6B88" w14:textId="77777777">
        <w:trPr>
          <w:trHeight w:val="255"/>
        </w:trPr>
        <w:tc>
          <w:tcPr>
            <w:tcW w:w="1324" w:type="dxa"/>
            <w:shd w:val="clear" w:color="auto" w:fill="FF0000"/>
          </w:tcPr>
          <w:p w14:paraId="674F9FF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74B795E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41FE7EF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B5A48B6"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31A44CAE"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EFA3DA9" w14:textId="77777777">
        <w:trPr>
          <w:trHeight w:val="267"/>
        </w:trPr>
        <w:tc>
          <w:tcPr>
            <w:tcW w:w="1324" w:type="dxa"/>
          </w:tcPr>
          <w:p w14:paraId="350FFC5A" w14:textId="77777777" w:rsidR="009E452E" w:rsidRDefault="00D67AD0" w:rsidP="00A76ABC">
            <w:pPr>
              <w:spacing w:line="240" w:lineRule="atLeast"/>
              <w:jc w:val="left"/>
            </w:pPr>
            <w:r>
              <w:rPr>
                <w:rFonts w:hint="eastAsia"/>
              </w:rPr>
              <w:t>I</w:t>
            </w:r>
            <w:r>
              <w:t>D</w:t>
            </w:r>
          </w:p>
        </w:tc>
        <w:tc>
          <w:tcPr>
            <w:tcW w:w="2218" w:type="dxa"/>
          </w:tcPr>
          <w:p w14:paraId="4150C829" w14:textId="77777777" w:rsidR="009E452E" w:rsidRDefault="00D67AD0" w:rsidP="00A76ABC">
            <w:pPr>
              <w:spacing w:line="240" w:lineRule="atLeast"/>
              <w:jc w:val="left"/>
            </w:pPr>
            <w:r>
              <w:rPr>
                <w:rFonts w:hint="eastAsia"/>
              </w:rPr>
              <w:t>F_</w:t>
            </w:r>
            <w:r>
              <w:t>ID</w:t>
            </w:r>
          </w:p>
        </w:tc>
        <w:tc>
          <w:tcPr>
            <w:tcW w:w="2218" w:type="dxa"/>
          </w:tcPr>
          <w:p w14:paraId="531BA0F7" w14:textId="77777777" w:rsidR="009E452E" w:rsidRDefault="00D67AD0" w:rsidP="00A76ABC">
            <w:pPr>
              <w:spacing w:line="240" w:lineRule="atLeast"/>
              <w:jc w:val="left"/>
              <w:rPr>
                <w:sz w:val="16"/>
                <w:szCs w:val="16"/>
              </w:rPr>
            </w:pPr>
            <w:r>
              <w:rPr>
                <w:rFonts w:hint="eastAsia"/>
                <w:color w:val="C00000"/>
                <w:sz w:val="16"/>
                <w:szCs w:val="16"/>
              </w:rPr>
              <w:t>同上</w:t>
            </w:r>
          </w:p>
        </w:tc>
        <w:tc>
          <w:tcPr>
            <w:tcW w:w="1177" w:type="dxa"/>
          </w:tcPr>
          <w:p w14:paraId="65FAF5ED" w14:textId="77777777" w:rsidR="009E452E" w:rsidRDefault="009E452E" w:rsidP="00A76ABC">
            <w:pPr>
              <w:spacing w:line="240" w:lineRule="atLeast"/>
              <w:jc w:val="left"/>
            </w:pPr>
          </w:p>
        </w:tc>
        <w:tc>
          <w:tcPr>
            <w:tcW w:w="3781" w:type="dxa"/>
          </w:tcPr>
          <w:p w14:paraId="67B968E6" w14:textId="77777777" w:rsidR="009E452E" w:rsidRDefault="009E452E" w:rsidP="00A76ABC">
            <w:pPr>
              <w:spacing w:line="240" w:lineRule="atLeast"/>
              <w:jc w:val="left"/>
            </w:pPr>
          </w:p>
        </w:tc>
      </w:tr>
      <w:tr w:rsidR="00A23CA8" w14:paraId="7AE22E11" w14:textId="77777777">
        <w:trPr>
          <w:trHeight w:val="255"/>
        </w:trPr>
        <w:tc>
          <w:tcPr>
            <w:tcW w:w="1324" w:type="dxa"/>
          </w:tcPr>
          <w:p w14:paraId="711C4AC4" w14:textId="77777777" w:rsidR="00A23CA8" w:rsidRDefault="00A23CA8" w:rsidP="00A76ABC">
            <w:pPr>
              <w:spacing w:line="240" w:lineRule="atLeast"/>
              <w:jc w:val="left"/>
            </w:pPr>
            <w:r>
              <w:rPr>
                <w:rFonts w:hint="eastAsia"/>
              </w:rPr>
              <w:t>商品</w:t>
            </w:r>
            <w:r>
              <w:rPr>
                <w:rFonts w:hint="eastAsia"/>
              </w:rPr>
              <w:t>I</w:t>
            </w:r>
            <w:r>
              <w:t>D</w:t>
            </w:r>
          </w:p>
        </w:tc>
        <w:tc>
          <w:tcPr>
            <w:tcW w:w="2218" w:type="dxa"/>
          </w:tcPr>
          <w:p w14:paraId="656D4141" w14:textId="77777777" w:rsidR="00A23CA8" w:rsidRDefault="00A23CA8" w:rsidP="00A76ABC">
            <w:pPr>
              <w:spacing w:line="240" w:lineRule="atLeast"/>
              <w:jc w:val="left"/>
            </w:pPr>
            <w:r>
              <w:rPr>
                <w:rFonts w:hint="eastAsia"/>
              </w:rPr>
              <w:t>F_</w:t>
            </w:r>
            <w:r>
              <w:t>CommodityID</w:t>
            </w:r>
          </w:p>
        </w:tc>
        <w:tc>
          <w:tcPr>
            <w:tcW w:w="2218" w:type="dxa"/>
          </w:tcPr>
          <w:p w14:paraId="2B6D44CA" w14:textId="77777777" w:rsidR="00A23CA8" w:rsidRDefault="00A23CA8" w:rsidP="00A76ABC">
            <w:pPr>
              <w:spacing w:line="240" w:lineRule="atLeast"/>
              <w:jc w:val="left"/>
            </w:pPr>
            <w:r>
              <w:rPr>
                <w:rFonts w:hint="eastAsia"/>
                <w:color w:val="C00000"/>
                <w:sz w:val="16"/>
                <w:szCs w:val="16"/>
              </w:rPr>
              <w:t>同上</w:t>
            </w:r>
          </w:p>
        </w:tc>
        <w:tc>
          <w:tcPr>
            <w:tcW w:w="1177" w:type="dxa"/>
          </w:tcPr>
          <w:p w14:paraId="19F4BB9F" w14:textId="77777777" w:rsidR="00A23CA8" w:rsidRDefault="00A23CA8" w:rsidP="00A76ABC">
            <w:pPr>
              <w:spacing w:line="240" w:lineRule="atLeast"/>
              <w:jc w:val="left"/>
            </w:pPr>
          </w:p>
        </w:tc>
        <w:tc>
          <w:tcPr>
            <w:tcW w:w="3781" w:type="dxa"/>
            <w:vMerge w:val="restart"/>
          </w:tcPr>
          <w:p w14:paraId="5CCE8C1D" w14:textId="77777777" w:rsidR="00A23CA8" w:rsidRDefault="00A23CA8" w:rsidP="00A76ABC">
            <w:pPr>
              <w:spacing w:line="240" w:lineRule="atLeast"/>
              <w:jc w:val="left"/>
            </w:pPr>
            <w:r>
              <w:rPr>
                <w:rFonts w:hint="eastAsia"/>
              </w:rPr>
              <w:t>组合唯一键</w:t>
            </w:r>
          </w:p>
        </w:tc>
      </w:tr>
      <w:tr w:rsidR="00A23CA8" w14:paraId="1037F8BD" w14:textId="77777777">
        <w:trPr>
          <w:trHeight w:val="255"/>
        </w:trPr>
        <w:tc>
          <w:tcPr>
            <w:tcW w:w="1324" w:type="dxa"/>
          </w:tcPr>
          <w:p w14:paraId="520E33D7" w14:textId="77777777" w:rsidR="00A23CA8" w:rsidRDefault="00A23CA8" w:rsidP="00A76ABC">
            <w:pPr>
              <w:spacing w:line="240" w:lineRule="atLeast"/>
              <w:jc w:val="left"/>
            </w:pPr>
            <w:r>
              <w:rPr>
                <w:rFonts w:hint="eastAsia"/>
              </w:rPr>
              <w:t>条码</w:t>
            </w:r>
          </w:p>
        </w:tc>
        <w:tc>
          <w:tcPr>
            <w:tcW w:w="2218" w:type="dxa"/>
          </w:tcPr>
          <w:p w14:paraId="05E7AE14" w14:textId="77777777" w:rsidR="00A23CA8" w:rsidRDefault="00A23CA8" w:rsidP="00A76ABC">
            <w:pPr>
              <w:spacing w:line="240" w:lineRule="atLeast"/>
              <w:jc w:val="left"/>
            </w:pPr>
            <w:r>
              <w:rPr>
                <w:rFonts w:hint="eastAsia"/>
              </w:rPr>
              <w:t>F</w:t>
            </w:r>
            <w:r>
              <w:t>_Barcode</w:t>
            </w:r>
          </w:p>
        </w:tc>
        <w:tc>
          <w:tcPr>
            <w:tcW w:w="2218" w:type="dxa"/>
          </w:tcPr>
          <w:p w14:paraId="240DE91E" w14:textId="77777777" w:rsidR="00A23CA8" w:rsidRDefault="00A23CA8" w:rsidP="00A76ABC">
            <w:pPr>
              <w:spacing w:line="240" w:lineRule="atLeast"/>
              <w:jc w:val="left"/>
              <w:rPr>
                <w:rFonts w:ascii="微软雅黑" w:hAnsi="微软雅黑"/>
                <w:szCs w:val="21"/>
              </w:rPr>
            </w:pPr>
            <w:r>
              <w:rPr>
                <w:rFonts w:ascii="微软雅黑" w:hAnsi="微软雅黑" w:hint="eastAsia"/>
                <w:szCs w:val="21"/>
              </w:rPr>
              <w:t>仅允许英文、数值形式出现，字符数暂不设上限</w:t>
            </w:r>
          </w:p>
          <w:p w14:paraId="44B4F20C" w14:textId="77777777" w:rsidR="00A23CA8" w:rsidRDefault="00A23CA8" w:rsidP="00A76ABC">
            <w:pPr>
              <w:spacing w:line="240" w:lineRule="atLeast"/>
              <w:jc w:val="left"/>
            </w:pPr>
            <w:r>
              <w:rPr>
                <w:rFonts w:ascii="微软雅黑" w:hAnsi="微软雅黑" w:hint="eastAsia"/>
                <w:szCs w:val="21"/>
                <w:highlight w:val="yellow"/>
              </w:rPr>
              <w:t>长度</w:t>
            </w:r>
            <w:r>
              <w:rPr>
                <w:rFonts w:ascii="微软雅黑" w:hAnsi="微软雅黑"/>
                <w:szCs w:val="21"/>
                <w:highlight w:val="yellow"/>
              </w:rPr>
              <w:t>[7, 64]</w:t>
            </w:r>
          </w:p>
        </w:tc>
        <w:tc>
          <w:tcPr>
            <w:tcW w:w="1177" w:type="dxa"/>
          </w:tcPr>
          <w:p w14:paraId="6CB6A181" w14:textId="77777777" w:rsidR="00A23CA8" w:rsidRDefault="00A23CA8" w:rsidP="00A76ABC">
            <w:pPr>
              <w:spacing w:line="240" w:lineRule="atLeast"/>
              <w:jc w:val="left"/>
            </w:pPr>
          </w:p>
        </w:tc>
        <w:tc>
          <w:tcPr>
            <w:tcW w:w="3781" w:type="dxa"/>
            <w:vMerge/>
          </w:tcPr>
          <w:p w14:paraId="355EC853" w14:textId="77777777" w:rsidR="00A23CA8" w:rsidRDefault="00A23CA8" w:rsidP="00A76ABC">
            <w:pPr>
              <w:spacing w:line="240" w:lineRule="atLeast"/>
              <w:jc w:val="left"/>
            </w:pPr>
          </w:p>
        </w:tc>
      </w:tr>
    </w:tbl>
    <w:p w14:paraId="4E4E234E" w14:textId="77777777" w:rsidR="009E452E" w:rsidRDefault="009E452E" w:rsidP="00A76ABC">
      <w:pPr>
        <w:spacing w:line="240" w:lineRule="atLeast"/>
        <w:jc w:val="left"/>
      </w:pPr>
    </w:p>
    <w:p w14:paraId="26AD4D77" w14:textId="77777777" w:rsidR="009E452E" w:rsidRDefault="00D67AD0" w:rsidP="00A76ABC">
      <w:pPr>
        <w:pStyle w:val="4"/>
        <w:spacing w:line="240" w:lineRule="atLeast"/>
        <w:jc w:val="left"/>
      </w:pPr>
      <w:bookmarkStart w:id="178" w:name="OLE_LINK17"/>
      <w:r>
        <w:rPr>
          <w:rFonts w:hint="eastAsia"/>
        </w:rPr>
        <w:t>商品类别的大类</w:t>
      </w:r>
      <w:r>
        <w:rPr>
          <w:rFonts w:hint="eastAsia"/>
        </w:rPr>
        <w:t>T</w:t>
      </w:r>
      <w:r>
        <w:t>_CategoryP</w:t>
      </w:r>
      <w:r>
        <w:rPr>
          <w:rFonts w:hint="eastAsia"/>
        </w:rPr>
        <w:t>ar</w:t>
      </w:r>
      <w:r>
        <w:t>ent</w:t>
      </w:r>
    </w:p>
    <w:tbl>
      <w:tblPr>
        <w:tblW w:w="11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3370"/>
        <w:gridCol w:w="1177"/>
        <w:gridCol w:w="3781"/>
      </w:tblGrid>
      <w:tr w:rsidR="009E452E" w14:paraId="495F0EF9" w14:textId="77777777" w:rsidTr="00DB0F77">
        <w:trPr>
          <w:trHeight w:val="255"/>
        </w:trPr>
        <w:tc>
          <w:tcPr>
            <w:tcW w:w="1324" w:type="dxa"/>
            <w:shd w:val="clear" w:color="auto" w:fill="FF0000"/>
          </w:tcPr>
          <w:bookmarkEnd w:id="178"/>
          <w:p w14:paraId="618197CF"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3A9C84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370" w:type="dxa"/>
            <w:shd w:val="clear" w:color="auto" w:fill="FF0000"/>
          </w:tcPr>
          <w:p w14:paraId="63750AB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C2997F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02B7345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FC66C63" w14:textId="77777777" w:rsidTr="00DB0F77">
        <w:trPr>
          <w:trHeight w:val="267"/>
        </w:trPr>
        <w:tc>
          <w:tcPr>
            <w:tcW w:w="1324" w:type="dxa"/>
          </w:tcPr>
          <w:p w14:paraId="5ECE307D" w14:textId="77777777" w:rsidR="009E452E" w:rsidRDefault="00D67AD0" w:rsidP="00A76ABC">
            <w:pPr>
              <w:spacing w:line="240" w:lineRule="atLeast"/>
              <w:jc w:val="left"/>
            </w:pPr>
            <w:r>
              <w:rPr>
                <w:rFonts w:hint="eastAsia"/>
              </w:rPr>
              <w:t>I</w:t>
            </w:r>
            <w:r>
              <w:t>D</w:t>
            </w:r>
          </w:p>
        </w:tc>
        <w:tc>
          <w:tcPr>
            <w:tcW w:w="2218" w:type="dxa"/>
          </w:tcPr>
          <w:p w14:paraId="27270793" w14:textId="77777777" w:rsidR="009E452E" w:rsidRDefault="00D67AD0" w:rsidP="00A76ABC">
            <w:pPr>
              <w:spacing w:line="240" w:lineRule="atLeast"/>
              <w:jc w:val="left"/>
            </w:pPr>
            <w:r>
              <w:rPr>
                <w:rFonts w:hint="eastAsia"/>
              </w:rPr>
              <w:t>F_</w:t>
            </w:r>
            <w:r>
              <w:t>ID</w:t>
            </w:r>
          </w:p>
        </w:tc>
        <w:tc>
          <w:tcPr>
            <w:tcW w:w="3370" w:type="dxa"/>
          </w:tcPr>
          <w:p w14:paraId="1F5A55EA" w14:textId="77777777" w:rsidR="009E452E" w:rsidRDefault="009E452E" w:rsidP="00A76ABC">
            <w:pPr>
              <w:spacing w:line="240" w:lineRule="atLeast"/>
              <w:jc w:val="left"/>
            </w:pPr>
          </w:p>
        </w:tc>
        <w:tc>
          <w:tcPr>
            <w:tcW w:w="1177" w:type="dxa"/>
          </w:tcPr>
          <w:p w14:paraId="679EBEBB" w14:textId="77777777" w:rsidR="009E452E" w:rsidRDefault="009E452E" w:rsidP="00A76ABC">
            <w:pPr>
              <w:spacing w:line="240" w:lineRule="atLeast"/>
              <w:jc w:val="left"/>
            </w:pPr>
          </w:p>
        </w:tc>
        <w:tc>
          <w:tcPr>
            <w:tcW w:w="3781" w:type="dxa"/>
          </w:tcPr>
          <w:p w14:paraId="50080C23" w14:textId="77777777" w:rsidR="009E452E" w:rsidRDefault="009E452E" w:rsidP="00A76ABC">
            <w:pPr>
              <w:spacing w:line="240" w:lineRule="atLeast"/>
              <w:jc w:val="left"/>
            </w:pPr>
          </w:p>
        </w:tc>
      </w:tr>
      <w:tr w:rsidR="009E452E" w14:paraId="12D7F948" w14:textId="77777777" w:rsidTr="00DB0F77">
        <w:trPr>
          <w:trHeight w:val="255"/>
        </w:trPr>
        <w:tc>
          <w:tcPr>
            <w:tcW w:w="1324" w:type="dxa"/>
          </w:tcPr>
          <w:p w14:paraId="5A38EB5A" w14:textId="77777777" w:rsidR="009E452E" w:rsidRDefault="00D67AD0" w:rsidP="00A76ABC">
            <w:pPr>
              <w:spacing w:line="240" w:lineRule="atLeast"/>
              <w:jc w:val="left"/>
              <w:rPr>
                <w:highlight w:val="red"/>
              </w:rPr>
            </w:pPr>
            <w:r>
              <w:rPr>
                <w:rFonts w:hint="eastAsia"/>
                <w:highlight w:val="red"/>
              </w:rPr>
              <w:t>大类名称</w:t>
            </w:r>
          </w:p>
        </w:tc>
        <w:tc>
          <w:tcPr>
            <w:tcW w:w="2218" w:type="dxa"/>
          </w:tcPr>
          <w:p w14:paraId="54A9D048" w14:textId="77777777" w:rsidR="009E452E" w:rsidRDefault="00D67AD0" w:rsidP="00A76ABC">
            <w:pPr>
              <w:spacing w:line="240" w:lineRule="atLeast"/>
              <w:jc w:val="left"/>
              <w:rPr>
                <w:highlight w:val="red"/>
              </w:rPr>
            </w:pPr>
            <w:r>
              <w:rPr>
                <w:rFonts w:hint="eastAsia"/>
                <w:highlight w:val="red"/>
              </w:rPr>
              <w:t>F_</w:t>
            </w:r>
            <w:r>
              <w:rPr>
                <w:highlight w:val="red"/>
              </w:rPr>
              <w:t>Name</w:t>
            </w:r>
          </w:p>
        </w:tc>
        <w:tc>
          <w:tcPr>
            <w:tcW w:w="3370" w:type="dxa"/>
          </w:tcPr>
          <w:p w14:paraId="11A84C46" w14:textId="77777777" w:rsidR="009E452E" w:rsidRDefault="00D67AD0" w:rsidP="00A76ABC">
            <w:pPr>
              <w:spacing w:line="240" w:lineRule="atLeast"/>
              <w:jc w:val="left"/>
              <w:rPr>
                <w:highlight w:val="red"/>
              </w:rPr>
            </w:pPr>
            <w:r>
              <w:rPr>
                <w:highlight w:val="red"/>
              </w:rPr>
              <w:t xml:space="preserve">(0, </w:t>
            </w:r>
            <w:r w:rsidR="002B2EB3">
              <w:rPr>
                <w:highlight w:val="red"/>
              </w:rPr>
              <w:t>1</w:t>
            </w:r>
            <w:r>
              <w:rPr>
                <w:highlight w:val="red"/>
              </w:rPr>
              <w:t>0]</w:t>
            </w:r>
            <w:r>
              <w:rPr>
                <w:rFonts w:hint="eastAsia"/>
                <w:highlight w:val="red"/>
              </w:rPr>
              <w:t xml:space="preserve"> </w:t>
            </w:r>
            <w:r>
              <w:rPr>
                <w:rFonts w:hint="eastAsia"/>
                <w:highlight w:val="red"/>
              </w:rPr>
              <w:t>个中英文、数字，无空格</w:t>
            </w:r>
          </w:p>
        </w:tc>
        <w:tc>
          <w:tcPr>
            <w:tcW w:w="1177" w:type="dxa"/>
          </w:tcPr>
          <w:p w14:paraId="0082E569" w14:textId="77777777" w:rsidR="009E452E" w:rsidRDefault="009E452E" w:rsidP="00A76ABC">
            <w:pPr>
              <w:spacing w:line="240" w:lineRule="atLeast"/>
              <w:jc w:val="left"/>
              <w:rPr>
                <w:highlight w:val="red"/>
              </w:rPr>
            </w:pPr>
          </w:p>
        </w:tc>
        <w:tc>
          <w:tcPr>
            <w:tcW w:w="3781" w:type="dxa"/>
          </w:tcPr>
          <w:p w14:paraId="38A7A7AA" w14:textId="77777777" w:rsidR="009E452E" w:rsidRDefault="00D67AD0" w:rsidP="00A76ABC">
            <w:pPr>
              <w:spacing w:line="240" w:lineRule="atLeast"/>
              <w:jc w:val="left"/>
              <w:rPr>
                <w:highlight w:val="red"/>
              </w:rPr>
            </w:pPr>
            <w:r>
              <w:rPr>
                <w:rFonts w:hint="eastAsia"/>
                <w:highlight w:val="red"/>
              </w:rPr>
              <w:t>大类名称</w:t>
            </w:r>
          </w:p>
        </w:tc>
      </w:tr>
    </w:tbl>
    <w:p w14:paraId="0282F9E7" w14:textId="77777777" w:rsidR="009E452E" w:rsidRDefault="009E452E" w:rsidP="00A76ABC">
      <w:pPr>
        <w:spacing w:line="240" w:lineRule="atLeast"/>
        <w:jc w:val="left"/>
      </w:pPr>
    </w:p>
    <w:p w14:paraId="75B9D5FA" w14:textId="77777777" w:rsidR="009E452E" w:rsidRDefault="009E452E" w:rsidP="00A76ABC">
      <w:pPr>
        <w:spacing w:line="240" w:lineRule="atLeast"/>
        <w:jc w:val="left"/>
      </w:pPr>
    </w:p>
    <w:p w14:paraId="7552C776" w14:textId="77777777" w:rsidR="009E452E" w:rsidRDefault="009E452E" w:rsidP="00A76ABC">
      <w:pPr>
        <w:spacing w:line="240" w:lineRule="atLeast"/>
        <w:jc w:val="left"/>
      </w:pPr>
    </w:p>
    <w:p w14:paraId="03BB0384" w14:textId="77777777" w:rsidR="009E452E" w:rsidRDefault="00D67AD0" w:rsidP="00A76ABC">
      <w:pPr>
        <w:pStyle w:val="4"/>
        <w:spacing w:line="240" w:lineRule="atLeast"/>
        <w:jc w:val="left"/>
      </w:pPr>
      <w:r>
        <w:rPr>
          <w:rFonts w:hint="eastAsia"/>
        </w:rPr>
        <w:t>商品类别</w:t>
      </w:r>
      <w:r>
        <w:rPr>
          <w:rFonts w:hint="eastAsia"/>
        </w:rPr>
        <w:t>T</w:t>
      </w:r>
      <w:r>
        <w:t>_Category</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17B0428B" w14:textId="77777777">
        <w:trPr>
          <w:trHeight w:val="255"/>
        </w:trPr>
        <w:tc>
          <w:tcPr>
            <w:tcW w:w="1324" w:type="dxa"/>
            <w:shd w:val="clear" w:color="auto" w:fill="FF0000"/>
          </w:tcPr>
          <w:p w14:paraId="388285F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025B2D1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7EDE116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84E061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544C8C54"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DBD18E5" w14:textId="77777777">
        <w:trPr>
          <w:trHeight w:val="267"/>
        </w:trPr>
        <w:tc>
          <w:tcPr>
            <w:tcW w:w="1324" w:type="dxa"/>
          </w:tcPr>
          <w:p w14:paraId="5FF581AC" w14:textId="77777777" w:rsidR="009E452E" w:rsidRDefault="00D67AD0" w:rsidP="00A76ABC">
            <w:pPr>
              <w:spacing w:line="240" w:lineRule="atLeast"/>
              <w:jc w:val="left"/>
            </w:pPr>
            <w:r>
              <w:rPr>
                <w:rFonts w:hint="eastAsia"/>
              </w:rPr>
              <w:t>I</w:t>
            </w:r>
            <w:r>
              <w:t>D</w:t>
            </w:r>
          </w:p>
        </w:tc>
        <w:tc>
          <w:tcPr>
            <w:tcW w:w="2218" w:type="dxa"/>
          </w:tcPr>
          <w:p w14:paraId="687C7FA5" w14:textId="77777777" w:rsidR="009E452E" w:rsidRDefault="00D67AD0" w:rsidP="00A76ABC">
            <w:pPr>
              <w:spacing w:line="240" w:lineRule="atLeast"/>
              <w:jc w:val="left"/>
            </w:pPr>
            <w:r>
              <w:rPr>
                <w:rFonts w:hint="eastAsia"/>
              </w:rPr>
              <w:t>F_</w:t>
            </w:r>
            <w:r>
              <w:t>ID</w:t>
            </w:r>
          </w:p>
        </w:tc>
        <w:tc>
          <w:tcPr>
            <w:tcW w:w="2218" w:type="dxa"/>
          </w:tcPr>
          <w:p w14:paraId="0B39C6D2" w14:textId="77777777" w:rsidR="009E452E" w:rsidRDefault="009E452E" w:rsidP="00A76ABC">
            <w:pPr>
              <w:spacing w:line="240" w:lineRule="atLeast"/>
              <w:jc w:val="left"/>
            </w:pPr>
          </w:p>
        </w:tc>
        <w:tc>
          <w:tcPr>
            <w:tcW w:w="1177" w:type="dxa"/>
          </w:tcPr>
          <w:p w14:paraId="428D0CA7" w14:textId="77777777" w:rsidR="009E452E" w:rsidRDefault="009E452E" w:rsidP="00A76ABC">
            <w:pPr>
              <w:spacing w:line="240" w:lineRule="atLeast"/>
              <w:jc w:val="left"/>
            </w:pPr>
          </w:p>
        </w:tc>
        <w:tc>
          <w:tcPr>
            <w:tcW w:w="3781" w:type="dxa"/>
          </w:tcPr>
          <w:p w14:paraId="382B3C82" w14:textId="77777777" w:rsidR="009E452E" w:rsidRDefault="009E452E" w:rsidP="00A76ABC">
            <w:pPr>
              <w:spacing w:line="240" w:lineRule="atLeast"/>
              <w:jc w:val="left"/>
            </w:pPr>
          </w:p>
        </w:tc>
      </w:tr>
      <w:tr w:rsidR="009E452E" w14:paraId="66C91970" w14:textId="77777777">
        <w:trPr>
          <w:trHeight w:val="267"/>
        </w:trPr>
        <w:tc>
          <w:tcPr>
            <w:tcW w:w="1324" w:type="dxa"/>
          </w:tcPr>
          <w:p w14:paraId="0A7108F3" w14:textId="77777777" w:rsidR="009E452E" w:rsidRDefault="00D67AD0" w:rsidP="00A76ABC">
            <w:pPr>
              <w:spacing w:line="240" w:lineRule="atLeast"/>
              <w:jc w:val="left"/>
              <w:rPr>
                <w:highlight w:val="red"/>
              </w:rPr>
            </w:pPr>
            <w:r>
              <w:rPr>
                <w:rFonts w:hint="eastAsia"/>
                <w:highlight w:val="red"/>
              </w:rPr>
              <w:t>大类</w:t>
            </w:r>
          </w:p>
        </w:tc>
        <w:tc>
          <w:tcPr>
            <w:tcW w:w="2218" w:type="dxa"/>
          </w:tcPr>
          <w:p w14:paraId="2D70FA37" w14:textId="77777777" w:rsidR="009E452E" w:rsidRDefault="00D67AD0" w:rsidP="00A76ABC">
            <w:pPr>
              <w:spacing w:line="240" w:lineRule="atLeast"/>
              <w:jc w:val="left"/>
              <w:rPr>
                <w:highlight w:val="red"/>
              </w:rPr>
            </w:pPr>
            <w:r>
              <w:rPr>
                <w:rFonts w:hint="eastAsia"/>
                <w:highlight w:val="red"/>
              </w:rPr>
              <w:t>F</w:t>
            </w:r>
            <w:r>
              <w:rPr>
                <w:highlight w:val="red"/>
              </w:rPr>
              <w:t>_P</w:t>
            </w:r>
            <w:r>
              <w:rPr>
                <w:rFonts w:hint="eastAsia"/>
                <w:highlight w:val="red"/>
              </w:rPr>
              <w:t>ar</w:t>
            </w:r>
            <w:r>
              <w:rPr>
                <w:highlight w:val="red"/>
              </w:rPr>
              <w:t>entID</w:t>
            </w:r>
          </w:p>
        </w:tc>
        <w:tc>
          <w:tcPr>
            <w:tcW w:w="2218" w:type="dxa"/>
          </w:tcPr>
          <w:p w14:paraId="623BE2B3" w14:textId="77777777" w:rsidR="009E452E" w:rsidRDefault="00D67AD0" w:rsidP="00A76ABC">
            <w:pPr>
              <w:spacing w:line="240" w:lineRule="atLeast"/>
              <w:jc w:val="left"/>
              <w:rPr>
                <w:highlight w:val="red"/>
              </w:rPr>
            </w:pPr>
            <w:r>
              <w:rPr>
                <w:highlight w:val="red"/>
              </w:rPr>
              <w:t>Int not NULL</w:t>
            </w:r>
          </w:p>
        </w:tc>
        <w:tc>
          <w:tcPr>
            <w:tcW w:w="1177" w:type="dxa"/>
          </w:tcPr>
          <w:p w14:paraId="2E74DB40" w14:textId="77777777" w:rsidR="009E452E" w:rsidRDefault="009E452E" w:rsidP="00A76ABC">
            <w:pPr>
              <w:spacing w:line="240" w:lineRule="atLeast"/>
              <w:jc w:val="left"/>
              <w:rPr>
                <w:highlight w:val="red"/>
              </w:rPr>
            </w:pPr>
          </w:p>
        </w:tc>
        <w:tc>
          <w:tcPr>
            <w:tcW w:w="3781" w:type="dxa"/>
          </w:tcPr>
          <w:p w14:paraId="540BE125" w14:textId="77777777" w:rsidR="009E452E" w:rsidRDefault="00D67AD0" w:rsidP="00A76ABC">
            <w:pPr>
              <w:spacing w:line="240" w:lineRule="atLeast"/>
              <w:jc w:val="left"/>
              <w:rPr>
                <w:highlight w:val="red"/>
              </w:rPr>
            </w:pPr>
            <w:r>
              <w:rPr>
                <w:rFonts w:hint="eastAsia"/>
                <w:highlight w:val="red"/>
              </w:rPr>
              <w:t>外键。对应</w:t>
            </w:r>
            <w:r>
              <w:rPr>
                <w:rFonts w:hint="eastAsia"/>
                <w:highlight w:val="red"/>
              </w:rPr>
              <w:t>T</w:t>
            </w:r>
            <w:r>
              <w:rPr>
                <w:highlight w:val="red"/>
              </w:rPr>
              <w:t>_CategoryP</w:t>
            </w:r>
            <w:r>
              <w:rPr>
                <w:rFonts w:hint="eastAsia"/>
                <w:highlight w:val="red"/>
              </w:rPr>
              <w:t>ar</w:t>
            </w:r>
            <w:r>
              <w:rPr>
                <w:highlight w:val="red"/>
              </w:rPr>
              <w:t>ent</w:t>
            </w:r>
            <w:r>
              <w:rPr>
                <w:rFonts w:hint="eastAsia"/>
                <w:highlight w:val="red"/>
              </w:rPr>
              <w:t>的</w:t>
            </w:r>
            <w:r>
              <w:rPr>
                <w:rFonts w:hint="eastAsia"/>
                <w:highlight w:val="red"/>
              </w:rPr>
              <w:t>F</w:t>
            </w:r>
            <w:r>
              <w:rPr>
                <w:highlight w:val="red"/>
              </w:rPr>
              <w:t>_ID</w:t>
            </w:r>
          </w:p>
        </w:tc>
      </w:tr>
      <w:tr w:rsidR="009E452E" w14:paraId="15294F0E" w14:textId="77777777">
        <w:trPr>
          <w:trHeight w:val="255"/>
        </w:trPr>
        <w:tc>
          <w:tcPr>
            <w:tcW w:w="1324" w:type="dxa"/>
          </w:tcPr>
          <w:p w14:paraId="4BE1C517" w14:textId="77777777" w:rsidR="009E452E" w:rsidRDefault="00D67AD0" w:rsidP="00A76ABC">
            <w:pPr>
              <w:spacing w:line="240" w:lineRule="atLeast"/>
              <w:jc w:val="left"/>
            </w:pPr>
            <w:r>
              <w:rPr>
                <w:rFonts w:hint="eastAsia"/>
              </w:rPr>
              <w:t>类别名称</w:t>
            </w:r>
          </w:p>
        </w:tc>
        <w:tc>
          <w:tcPr>
            <w:tcW w:w="2218" w:type="dxa"/>
          </w:tcPr>
          <w:p w14:paraId="2F52D04F" w14:textId="77777777" w:rsidR="009E452E" w:rsidRDefault="00D67AD0" w:rsidP="00A76ABC">
            <w:pPr>
              <w:spacing w:line="240" w:lineRule="atLeast"/>
              <w:jc w:val="left"/>
            </w:pPr>
            <w:r>
              <w:rPr>
                <w:rFonts w:hint="eastAsia"/>
              </w:rPr>
              <w:t>F_</w:t>
            </w:r>
            <w:r>
              <w:t>Name</w:t>
            </w:r>
          </w:p>
        </w:tc>
        <w:tc>
          <w:tcPr>
            <w:tcW w:w="2218" w:type="dxa"/>
          </w:tcPr>
          <w:p w14:paraId="170E2F15" w14:textId="77777777" w:rsidR="009E452E" w:rsidRDefault="00D67AD0" w:rsidP="00A76ABC">
            <w:pPr>
              <w:spacing w:line="240" w:lineRule="atLeast"/>
              <w:jc w:val="left"/>
            </w:pPr>
            <w:r>
              <w:t>(0, 10]</w:t>
            </w:r>
            <w:r>
              <w:rPr>
                <w:rFonts w:hint="eastAsia"/>
              </w:rPr>
              <w:t>个中英文、数字，无空格</w:t>
            </w:r>
          </w:p>
        </w:tc>
        <w:tc>
          <w:tcPr>
            <w:tcW w:w="1177" w:type="dxa"/>
          </w:tcPr>
          <w:p w14:paraId="1630FDF1" w14:textId="77777777" w:rsidR="009E452E" w:rsidRDefault="009E452E" w:rsidP="00A76ABC">
            <w:pPr>
              <w:spacing w:line="240" w:lineRule="atLeast"/>
              <w:jc w:val="left"/>
            </w:pPr>
          </w:p>
        </w:tc>
        <w:tc>
          <w:tcPr>
            <w:tcW w:w="3781" w:type="dxa"/>
          </w:tcPr>
          <w:p w14:paraId="708ABAB3" w14:textId="77777777" w:rsidR="009E452E" w:rsidRDefault="009E452E" w:rsidP="00A76ABC">
            <w:pPr>
              <w:spacing w:line="240" w:lineRule="atLeast"/>
              <w:jc w:val="left"/>
            </w:pPr>
          </w:p>
        </w:tc>
      </w:tr>
      <w:tr w:rsidR="009E452E" w14:paraId="79C59099" w14:textId="77777777">
        <w:trPr>
          <w:trHeight w:val="255"/>
        </w:trPr>
        <w:tc>
          <w:tcPr>
            <w:tcW w:w="1324" w:type="dxa"/>
            <w:tcBorders>
              <w:top w:val="single" w:sz="4" w:space="0" w:color="auto"/>
              <w:left w:val="single" w:sz="4" w:space="0" w:color="auto"/>
              <w:bottom w:val="single" w:sz="4" w:space="0" w:color="auto"/>
              <w:right w:val="single" w:sz="4" w:space="0" w:color="auto"/>
            </w:tcBorders>
          </w:tcPr>
          <w:p w14:paraId="6CCA8075" w14:textId="77777777" w:rsidR="009E452E" w:rsidRDefault="009E452E" w:rsidP="00A76ABC">
            <w:pPr>
              <w:spacing w:line="240" w:lineRule="atLeast"/>
              <w:jc w:val="left"/>
              <w:rPr>
                <w:highlight w:val="red"/>
              </w:rPr>
            </w:pPr>
          </w:p>
        </w:tc>
        <w:tc>
          <w:tcPr>
            <w:tcW w:w="2218" w:type="dxa"/>
            <w:tcBorders>
              <w:top w:val="single" w:sz="4" w:space="0" w:color="auto"/>
              <w:left w:val="single" w:sz="4" w:space="0" w:color="auto"/>
              <w:bottom w:val="single" w:sz="4" w:space="0" w:color="auto"/>
              <w:right w:val="single" w:sz="4" w:space="0" w:color="auto"/>
            </w:tcBorders>
          </w:tcPr>
          <w:p w14:paraId="2FAF076F" w14:textId="77777777" w:rsidR="009E452E" w:rsidRDefault="009E452E" w:rsidP="00A76ABC">
            <w:pPr>
              <w:spacing w:line="240" w:lineRule="atLeast"/>
              <w:jc w:val="left"/>
              <w:rPr>
                <w:highlight w:val="red"/>
              </w:rPr>
            </w:pPr>
          </w:p>
        </w:tc>
        <w:tc>
          <w:tcPr>
            <w:tcW w:w="2218" w:type="dxa"/>
            <w:tcBorders>
              <w:top w:val="single" w:sz="4" w:space="0" w:color="auto"/>
              <w:left w:val="single" w:sz="4" w:space="0" w:color="auto"/>
              <w:bottom w:val="single" w:sz="4" w:space="0" w:color="auto"/>
              <w:right w:val="single" w:sz="4" w:space="0" w:color="auto"/>
            </w:tcBorders>
          </w:tcPr>
          <w:p w14:paraId="68BCFBC6" w14:textId="77777777" w:rsidR="009E452E" w:rsidRDefault="009E452E" w:rsidP="00A76ABC">
            <w:pPr>
              <w:spacing w:line="240" w:lineRule="atLeast"/>
              <w:jc w:val="left"/>
              <w:rPr>
                <w:highlight w:val="red"/>
              </w:rPr>
            </w:pPr>
          </w:p>
        </w:tc>
        <w:tc>
          <w:tcPr>
            <w:tcW w:w="1177" w:type="dxa"/>
            <w:tcBorders>
              <w:top w:val="single" w:sz="4" w:space="0" w:color="auto"/>
              <w:left w:val="single" w:sz="4" w:space="0" w:color="auto"/>
              <w:bottom w:val="single" w:sz="4" w:space="0" w:color="auto"/>
              <w:right w:val="single" w:sz="4" w:space="0" w:color="auto"/>
            </w:tcBorders>
          </w:tcPr>
          <w:p w14:paraId="3513BB97" w14:textId="77777777" w:rsidR="009E452E" w:rsidRDefault="009E452E" w:rsidP="00A76ABC">
            <w:pPr>
              <w:spacing w:line="240" w:lineRule="atLeast"/>
              <w:jc w:val="left"/>
              <w:rPr>
                <w:highlight w:val="red"/>
              </w:rPr>
            </w:pPr>
          </w:p>
        </w:tc>
        <w:tc>
          <w:tcPr>
            <w:tcW w:w="3781" w:type="dxa"/>
            <w:tcBorders>
              <w:top w:val="single" w:sz="4" w:space="0" w:color="auto"/>
              <w:left w:val="single" w:sz="4" w:space="0" w:color="auto"/>
              <w:bottom w:val="single" w:sz="4" w:space="0" w:color="auto"/>
              <w:right w:val="single" w:sz="4" w:space="0" w:color="auto"/>
            </w:tcBorders>
          </w:tcPr>
          <w:p w14:paraId="51104F78" w14:textId="77777777" w:rsidR="009E452E" w:rsidRDefault="009E452E" w:rsidP="00A76ABC">
            <w:pPr>
              <w:spacing w:line="240" w:lineRule="atLeast"/>
              <w:jc w:val="left"/>
              <w:rPr>
                <w:highlight w:val="red"/>
              </w:rPr>
            </w:pPr>
          </w:p>
        </w:tc>
      </w:tr>
    </w:tbl>
    <w:p w14:paraId="2B492DE7" w14:textId="77777777" w:rsidR="009E452E" w:rsidRDefault="009E452E" w:rsidP="00A76ABC">
      <w:pPr>
        <w:spacing w:line="240" w:lineRule="atLeast"/>
        <w:jc w:val="left"/>
      </w:pPr>
    </w:p>
    <w:p w14:paraId="3172B52F" w14:textId="77777777" w:rsidR="009E452E" w:rsidRDefault="00D67AD0" w:rsidP="00A76ABC">
      <w:pPr>
        <w:pStyle w:val="4"/>
        <w:spacing w:line="240" w:lineRule="atLeast"/>
        <w:jc w:val="left"/>
      </w:pPr>
      <w:r>
        <w:rPr>
          <w:rFonts w:hint="eastAsia"/>
        </w:rPr>
        <w:t>商品品牌</w:t>
      </w:r>
      <w:r>
        <w:rPr>
          <w:rFonts w:hint="eastAsia"/>
        </w:rPr>
        <w:t>T</w:t>
      </w:r>
      <w:r>
        <w:t>_Brand</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689CD259" w14:textId="77777777">
        <w:trPr>
          <w:trHeight w:val="255"/>
        </w:trPr>
        <w:tc>
          <w:tcPr>
            <w:tcW w:w="1324" w:type="dxa"/>
            <w:shd w:val="clear" w:color="auto" w:fill="FF0000"/>
          </w:tcPr>
          <w:p w14:paraId="189DA3B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729F776D"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6AB594C5"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319334A"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08D1830A"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75CE9C0" w14:textId="77777777">
        <w:trPr>
          <w:trHeight w:val="267"/>
        </w:trPr>
        <w:tc>
          <w:tcPr>
            <w:tcW w:w="1324" w:type="dxa"/>
          </w:tcPr>
          <w:p w14:paraId="633E979E" w14:textId="77777777" w:rsidR="009E452E" w:rsidRDefault="00D67AD0" w:rsidP="00A76ABC">
            <w:pPr>
              <w:spacing w:line="240" w:lineRule="atLeast"/>
              <w:jc w:val="left"/>
            </w:pPr>
            <w:r>
              <w:rPr>
                <w:rFonts w:hint="eastAsia"/>
              </w:rPr>
              <w:t>I</w:t>
            </w:r>
            <w:r>
              <w:t>D</w:t>
            </w:r>
          </w:p>
        </w:tc>
        <w:tc>
          <w:tcPr>
            <w:tcW w:w="2218" w:type="dxa"/>
          </w:tcPr>
          <w:p w14:paraId="734B68D4" w14:textId="77777777" w:rsidR="009E452E" w:rsidRDefault="00D67AD0" w:rsidP="00A76ABC">
            <w:pPr>
              <w:spacing w:line="240" w:lineRule="atLeast"/>
              <w:jc w:val="left"/>
            </w:pPr>
            <w:r>
              <w:rPr>
                <w:rFonts w:hint="eastAsia"/>
              </w:rPr>
              <w:t>F_</w:t>
            </w:r>
            <w:r>
              <w:t>ID</w:t>
            </w:r>
          </w:p>
        </w:tc>
        <w:tc>
          <w:tcPr>
            <w:tcW w:w="2218" w:type="dxa"/>
          </w:tcPr>
          <w:p w14:paraId="2F018474" w14:textId="77777777" w:rsidR="009E452E" w:rsidRDefault="009E452E" w:rsidP="00A76ABC">
            <w:pPr>
              <w:spacing w:line="240" w:lineRule="atLeast"/>
              <w:jc w:val="left"/>
            </w:pPr>
          </w:p>
        </w:tc>
        <w:tc>
          <w:tcPr>
            <w:tcW w:w="1177" w:type="dxa"/>
          </w:tcPr>
          <w:p w14:paraId="68431E4B" w14:textId="77777777" w:rsidR="009E452E" w:rsidRDefault="009E452E" w:rsidP="00A76ABC">
            <w:pPr>
              <w:spacing w:line="240" w:lineRule="atLeast"/>
              <w:jc w:val="left"/>
            </w:pPr>
          </w:p>
        </w:tc>
        <w:tc>
          <w:tcPr>
            <w:tcW w:w="3781" w:type="dxa"/>
          </w:tcPr>
          <w:p w14:paraId="71EE2060" w14:textId="77777777" w:rsidR="009E452E" w:rsidRDefault="009E452E" w:rsidP="00A76ABC">
            <w:pPr>
              <w:spacing w:line="240" w:lineRule="atLeast"/>
              <w:jc w:val="left"/>
            </w:pPr>
          </w:p>
        </w:tc>
      </w:tr>
      <w:tr w:rsidR="009E452E" w14:paraId="16CD23FA" w14:textId="77777777">
        <w:trPr>
          <w:trHeight w:val="255"/>
        </w:trPr>
        <w:tc>
          <w:tcPr>
            <w:tcW w:w="1324" w:type="dxa"/>
          </w:tcPr>
          <w:p w14:paraId="228053BA" w14:textId="77777777" w:rsidR="009E452E" w:rsidRDefault="00D67AD0" w:rsidP="00A76ABC">
            <w:pPr>
              <w:spacing w:line="240" w:lineRule="atLeast"/>
              <w:jc w:val="left"/>
            </w:pPr>
            <w:r>
              <w:rPr>
                <w:rFonts w:hint="eastAsia"/>
              </w:rPr>
              <w:t>品牌名称</w:t>
            </w:r>
          </w:p>
        </w:tc>
        <w:tc>
          <w:tcPr>
            <w:tcW w:w="2218" w:type="dxa"/>
          </w:tcPr>
          <w:p w14:paraId="3018CC68" w14:textId="77777777" w:rsidR="009E452E" w:rsidRDefault="00D67AD0" w:rsidP="00A76ABC">
            <w:pPr>
              <w:spacing w:line="240" w:lineRule="atLeast"/>
              <w:jc w:val="left"/>
            </w:pPr>
            <w:r>
              <w:rPr>
                <w:rFonts w:hint="eastAsia"/>
              </w:rPr>
              <w:t>F_</w:t>
            </w:r>
            <w:r>
              <w:t>Name</w:t>
            </w:r>
          </w:p>
        </w:tc>
        <w:tc>
          <w:tcPr>
            <w:tcW w:w="2218" w:type="dxa"/>
          </w:tcPr>
          <w:p w14:paraId="42667059" w14:textId="77777777" w:rsidR="009E452E" w:rsidRDefault="00D67AD0" w:rsidP="00A76ABC">
            <w:pPr>
              <w:spacing w:line="240" w:lineRule="atLeast"/>
              <w:jc w:val="left"/>
            </w:pPr>
            <w:r>
              <w:t>(0, 20]</w:t>
            </w:r>
            <w:r>
              <w:rPr>
                <w:rFonts w:hint="eastAsia"/>
              </w:rPr>
              <w:t xml:space="preserve"> </w:t>
            </w:r>
            <w:r>
              <w:rPr>
                <w:rFonts w:hint="eastAsia"/>
              </w:rPr>
              <w:t>个中英文、数字，无空格</w:t>
            </w:r>
          </w:p>
        </w:tc>
        <w:tc>
          <w:tcPr>
            <w:tcW w:w="1177" w:type="dxa"/>
          </w:tcPr>
          <w:p w14:paraId="6EF0D381" w14:textId="77777777" w:rsidR="009E452E" w:rsidRDefault="009E452E" w:rsidP="00A76ABC">
            <w:pPr>
              <w:spacing w:line="240" w:lineRule="atLeast"/>
              <w:jc w:val="left"/>
            </w:pPr>
          </w:p>
        </w:tc>
        <w:tc>
          <w:tcPr>
            <w:tcW w:w="3781" w:type="dxa"/>
          </w:tcPr>
          <w:p w14:paraId="27EEFF84" w14:textId="77777777" w:rsidR="009E452E" w:rsidRDefault="009E452E" w:rsidP="00A76ABC">
            <w:pPr>
              <w:spacing w:line="240" w:lineRule="atLeast"/>
              <w:jc w:val="left"/>
            </w:pPr>
          </w:p>
        </w:tc>
      </w:tr>
      <w:tr w:rsidR="009E452E" w14:paraId="19B9EC6C" w14:textId="77777777">
        <w:trPr>
          <w:trHeight w:val="255"/>
        </w:trPr>
        <w:tc>
          <w:tcPr>
            <w:tcW w:w="1324" w:type="dxa"/>
          </w:tcPr>
          <w:p w14:paraId="56E9EA10" w14:textId="77777777" w:rsidR="009E452E" w:rsidRDefault="009E452E" w:rsidP="00A76ABC">
            <w:pPr>
              <w:spacing w:line="240" w:lineRule="atLeast"/>
              <w:jc w:val="left"/>
            </w:pPr>
          </w:p>
        </w:tc>
        <w:tc>
          <w:tcPr>
            <w:tcW w:w="2218" w:type="dxa"/>
          </w:tcPr>
          <w:p w14:paraId="66C54326" w14:textId="77777777" w:rsidR="009E452E" w:rsidRDefault="009E452E" w:rsidP="00A76ABC">
            <w:pPr>
              <w:spacing w:line="240" w:lineRule="atLeast"/>
              <w:jc w:val="left"/>
            </w:pPr>
          </w:p>
        </w:tc>
        <w:tc>
          <w:tcPr>
            <w:tcW w:w="2218" w:type="dxa"/>
          </w:tcPr>
          <w:p w14:paraId="38ADF2C1" w14:textId="77777777" w:rsidR="009E452E" w:rsidRDefault="009E452E" w:rsidP="00A76ABC">
            <w:pPr>
              <w:spacing w:line="240" w:lineRule="atLeast"/>
              <w:jc w:val="left"/>
            </w:pPr>
          </w:p>
        </w:tc>
        <w:tc>
          <w:tcPr>
            <w:tcW w:w="1177" w:type="dxa"/>
          </w:tcPr>
          <w:p w14:paraId="0446A9D0" w14:textId="77777777" w:rsidR="009E452E" w:rsidRDefault="009E452E" w:rsidP="00A76ABC">
            <w:pPr>
              <w:spacing w:line="240" w:lineRule="atLeast"/>
              <w:jc w:val="left"/>
            </w:pPr>
          </w:p>
        </w:tc>
        <w:tc>
          <w:tcPr>
            <w:tcW w:w="3781" w:type="dxa"/>
          </w:tcPr>
          <w:p w14:paraId="25ED3FEB" w14:textId="77777777" w:rsidR="009E452E" w:rsidRDefault="009E452E" w:rsidP="00A76ABC">
            <w:pPr>
              <w:spacing w:line="240" w:lineRule="atLeast"/>
              <w:jc w:val="left"/>
            </w:pPr>
          </w:p>
        </w:tc>
      </w:tr>
    </w:tbl>
    <w:p w14:paraId="0CAF9ABE" w14:textId="77777777" w:rsidR="009E452E" w:rsidRDefault="009E452E" w:rsidP="00A76ABC">
      <w:pPr>
        <w:spacing w:line="240" w:lineRule="atLeast"/>
        <w:jc w:val="left"/>
      </w:pPr>
    </w:p>
    <w:p w14:paraId="47D024A5" w14:textId="77777777" w:rsidR="009E452E" w:rsidRDefault="009E452E" w:rsidP="00A76ABC">
      <w:pPr>
        <w:spacing w:line="240" w:lineRule="atLeast"/>
        <w:jc w:val="left"/>
      </w:pPr>
    </w:p>
    <w:p w14:paraId="171A9B92" w14:textId="77777777" w:rsidR="009E452E" w:rsidRDefault="00D67AD0" w:rsidP="00A76ABC">
      <w:pPr>
        <w:pStyle w:val="4"/>
        <w:spacing w:line="240" w:lineRule="atLeast"/>
        <w:jc w:val="left"/>
      </w:pPr>
      <w:r>
        <w:rPr>
          <w:rFonts w:hint="eastAsia"/>
        </w:rPr>
        <w:t>对供应商询价商品表</w:t>
      </w:r>
      <w:r>
        <w:rPr>
          <w:rFonts w:hint="eastAsia"/>
        </w:rPr>
        <w:t>T_</w:t>
      </w:r>
      <w:r>
        <w:t>PriceSurvey</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490A3201" w14:textId="77777777">
        <w:trPr>
          <w:trHeight w:val="255"/>
        </w:trPr>
        <w:tc>
          <w:tcPr>
            <w:tcW w:w="1324" w:type="dxa"/>
            <w:shd w:val="clear" w:color="auto" w:fill="FF0000"/>
          </w:tcPr>
          <w:p w14:paraId="72CEEA68"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070384B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D07B19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B355F9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69A06331"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52C1391" w14:textId="77777777">
        <w:trPr>
          <w:trHeight w:val="267"/>
        </w:trPr>
        <w:tc>
          <w:tcPr>
            <w:tcW w:w="1324" w:type="dxa"/>
          </w:tcPr>
          <w:p w14:paraId="272D3D16" w14:textId="77777777" w:rsidR="009E452E" w:rsidRDefault="00D67AD0" w:rsidP="00A76ABC">
            <w:pPr>
              <w:spacing w:line="240" w:lineRule="atLeast"/>
              <w:jc w:val="left"/>
            </w:pPr>
            <w:r>
              <w:t>ID</w:t>
            </w:r>
          </w:p>
        </w:tc>
        <w:tc>
          <w:tcPr>
            <w:tcW w:w="2218" w:type="dxa"/>
          </w:tcPr>
          <w:p w14:paraId="0D8D3DFA" w14:textId="77777777" w:rsidR="009E452E" w:rsidRDefault="00D67AD0" w:rsidP="00A76ABC">
            <w:pPr>
              <w:spacing w:line="240" w:lineRule="atLeast"/>
              <w:jc w:val="left"/>
            </w:pPr>
            <w:r>
              <w:rPr>
                <w:rFonts w:hint="eastAsia"/>
              </w:rPr>
              <w:t>F</w:t>
            </w:r>
            <w:r>
              <w:t>_ID</w:t>
            </w:r>
          </w:p>
        </w:tc>
        <w:tc>
          <w:tcPr>
            <w:tcW w:w="2218" w:type="dxa"/>
          </w:tcPr>
          <w:p w14:paraId="7E8F5025" w14:textId="77777777" w:rsidR="009E452E" w:rsidRDefault="009E452E" w:rsidP="00A76ABC">
            <w:pPr>
              <w:spacing w:line="240" w:lineRule="atLeast"/>
              <w:jc w:val="left"/>
            </w:pPr>
          </w:p>
        </w:tc>
        <w:tc>
          <w:tcPr>
            <w:tcW w:w="1177" w:type="dxa"/>
          </w:tcPr>
          <w:p w14:paraId="5B02A1B6" w14:textId="77777777" w:rsidR="009E452E" w:rsidRDefault="009E452E" w:rsidP="00A76ABC">
            <w:pPr>
              <w:spacing w:line="240" w:lineRule="atLeast"/>
              <w:jc w:val="left"/>
            </w:pPr>
          </w:p>
        </w:tc>
        <w:tc>
          <w:tcPr>
            <w:tcW w:w="3781" w:type="dxa"/>
          </w:tcPr>
          <w:p w14:paraId="0F02B024" w14:textId="77777777" w:rsidR="009E452E" w:rsidRDefault="009E452E" w:rsidP="00A76ABC">
            <w:pPr>
              <w:spacing w:line="240" w:lineRule="atLeast"/>
              <w:jc w:val="left"/>
            </w:pPr>
          </w:p>
        </w:tc>
      </w:tr>
      <w:tr w:rsidR="009E452E" w14:paraId="31646C30" w14:textId="77777777">
        <w:trPr>
          <w:trHeight w:val="255"/>
        </w:trPr>
        <w:tc>
          <w:tcPr>
            <w:tcW w:w="1324" w:type="dxa"/>
          </w:tcPr>
          <w:p w14:paraId="36F78E3F"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5218E85E" w14:textId="77777777" w:rsidR="009E452E" w:rsidRDefault="00D67AD0" w:rsidP="00A76ABC">
            <w:pPr>
              <w:spacing w:line="240" w:lineRule="atLeast"/>
              <w:jc w:val="left"/>
            </w:pPr>
            <w:r>
              <w:rPr>
                <w:rFonts w:hint="eastAsia"/>
              </w:rPr>
              <w:t>F</w:t>
            </w:r>
            <w:r>
              <w:t>_CommodityID</w:t>
            </w:r>
          </w:p>
        </w:tc>
        <w:tc>
          <w:tcPr>
            <w:tcW w:w="2218" w:type="dxa"/>
          </w:tcPr>
          <w:p w14:paraId="2097440E" w14:textId="77777777" w:rsidR="009E452E" w:rsidRDefault="009E452E" w:rsidP="00A76ABC">
            <w:pPr>
              <w:spacing w:line="240" w:lineRule="atLeast"/>
              <w:jc w:val="left"/>
            </w:pPr>
          </w:p>
        </w:tc>
        <w:tc>
          <w:tcPr>
            <w:tcW w:w="1177" w:type="dxa"/>
          </w:tcPr>
          <w:p w14:paraId="661A81C2" w14:textId="77777777" w:rsidR="009E452E" w:rsidRDefault="009E452E" w:rsidP="00A76ABC">
            <w:pPr>
              <w:spacing w:line="240" w:lineRule="atLeast"/>
              <w:jc w:val="left"/>
            </w:pPr>
          </w:p>
        </w:tc>
        <w:tc>
          <w:tcPr>
            <w:tcW w:w="3781" w:type="dxa"/>
          </w:tcPr>
          <w:p w14:paraId="21F0E3EB" w14:textId="77777777" w:rsidR="009E452E" w:rsidRDefault="009E452E" w:rsidP="00A76ABC">
            <w:pPr>
              <w:spacing w:line="240" w:lineRule="atLeast"/>
              <w:jc w:val="left"/>
            </w:pPr>
          </w:p>
        </w:tc>
      </w:tr>
      <w:tr w:rsidR="009E452E" w14:paraId="2C59CBF5" w14:textId="77777777">
        <w:trPr>
          <w:trHeight w:val="255"/>
        </w:trPr>
        <w:tc>
          <w:tcPr>
            <w:tcW w:w="1324" w:type="dxa"/>
          </w:tcPr>
          <w:p w14:paraId="749741A7" w14:textId="77777777" w:rsidR="009E452E" w:rsidRDefault="00D67AD0" w:rsidP="00A76ABC">
            <w:pPr>
              <w:spacing w:line="240" w:lineRule="atLeast"/>
              <w:jc w:val="left"/>
            </w:pPr>
            <w:r>
              <w:rPr>
                <w:rFonts w:hint="eastAsia"/>
              </w:rPr>
              <w:t>国际条码</w:t>
            </w:r>
          </w:p>
        </w:tc>
        <w:tc>
          <w:tcPr>
            <w:tcW w:w="2218" w:type="dxa"/>
          </w:tcPr>
          <w:p w14:paraId="69BEAA29" w14:textId="77777777" w:rsidR="009E452E" w:rsidRDefault="00D67AD0" w:rsidP="00A76ABC">
            <w:pPr>
              <w:spacing w:line="240" w:lineRule="atLeast"/>
              <w:jc w:val="left"/>
            </w:pPr>
            <w:r>
              <w:rPr>
                <w:rFonts w:hint="eastAsia"/>
              </w:rPr>
              <w:t>F</w:t>
            </w:r>
            <w:r>
              <w:t>_Barcode</w:t>
            </w:r>
          </w:p>
        </w:tc>
        <w:tc>
          <w:tcPr>
            <w:tcW w:w="2218" w:type="dxa"/>
          </w:tcPr>
          <w:p w14:paraId="5292E8E5" w14:textId="77777777" w:rsidR="009E452E" w:rsidRDefault="009E452E" w:rsidP="00A76ABC">
            <w:pPr>
              <w:spacing w:line="240" w:lineRule="atLeast"/>
              <w:jc w:val="left"/>
            </w:pPr>
          </w:p>
        </w:tc>
        <w:tc>
          <w:tcPr>
            <w:tcW w:w="1177" w:type="dxa"/>
          </w:tcPr>
          <w:p w14:paraId="68FD78A6" w14:textId="77777777" w:rsidR="009E452E" w:rsidRDefault="009E452E" w:rsidP="00A76ABC">
            <w:pPr>
              <w:spacing w:line="240" w:lineRule="atLeast"/>
              <w:jc w:val="left"/>
            </w:pPr>
          </w:p>
        </w:tc>
        <w:tc>
          <w:tcPr>
            <w:tcW w:w="3781" w:type="dxa"/>
          </w:tcPr>
          <w:p w14:paraId="5F0A61E1" w14:textId="77777777" w:rsidR="009E452E" w:rsidRDefault="009E452E" w:rsidP="00A76ABC">
            <w:pPr>
              <w:spacing w:line="240" w:lineRule="atLeast"/>
              <w:jc w:val="left"/>
            </w:pPr>
          </w:p>
        </w:tc>
      </w:tr>
      <w:tr w:rsidR="009E452E" w14:paraId="677E2F4A" w14:textId="77777777">
        <w:trPr>
          <w:trHeight w:val="255"/>
        </w:trPr>
        <w:tc>
          <w:tcPr>
            <w:tcW w:w="1324" w:type="dxa"/>
          </w:tcPr>
          <w:p w14:paraId="0BF239F8" w14:textId="77777777" w:rsidR="009E452E" w:rsidRDefault="00D67AD0" w:rsidP="00A76ABC">
            <w:pPr>
              <w:spacing w:line="240" w:lineRule="atLeast"/>
              <w:jc w:val="left"/>
            </w:pPr>
            <w:r>
              <w:rPr>
                <w:rFonts w:hint="eastAsia"/>
              </w:rPr>
              <w:t>进货价</w:t>
            </w:r>
          </w:p>
        </w:tc>
        <w:tc>
          <w:tcPr>
            <w:tcW w:w="2218" w:type="dxa"/>
          </w:tcPr>
          <w:p w14:paraId="66A688E7" w14:textId="77777777" w:rsidR="009E452E" w:rsidRDefault="00D67AD0" w:rsidP="00A76ABC">
            <w:pPr>
              <w:spacing w:line="240" w:lineRule="atLeast"/>
              <w:jc w:val="left"/>
            </w:pPr>
            <w:r>
              <w:rPr>
                <w:rFonts w:hint="eastAsia"/>
              </w:rPr>
              <w:t>F_</w:t>
            </w:r>
            <w:r>
              <w:t>Price</w:t>
            </w:r>
          </w:p>
        </w:tc>
        <w:tc>
          <w:tcPr>
            <w:tcW w:w="2218" w:type="dxa"/>
          </w:tcPr>
          <w:p w14:paraId="1DDEED65" w14:textId="77777777" w:rsidR="009E452E" w:rsidRDefault="009E452E" w:rsidP="00A76ABC">
            <w:pPr>
              <w:spacing w:line="240" w:lineRule="atLeast"/>
              <w:jc w:val="left"/>
            </w:pPr>
          </w:p>
        </w:tc>
        <w:tc>
          <w:tcPr>
            <w:tcW w:w="1177" w:type="dxa"/>
          </w:tcPr>
          <w:p w14:paraId="0C460F9D" w14:textId="77777777" w:rsidR="009E452E" w:rsidRDefault="009E452E" w:rsidP="00A76ABC">
            <w:pPr>
              <w:spacing w:line="240" w:lineRule="atLeast"/>
              <w:jc w:val="left"/>
            </w:pPr>
          </w:p>
        </w:tc>
        <w:tc>
          <w:tcPr>
            <w:tcW w:w="3781" w:type="dxa"/>
          </w:tcPr>
          <w:p w14:paraId="76D1BE4B" w14:textId="77777777" w:rsidR="009E452E" w:rsidRDefault="009E452E" w:rsidP="00A76ABC">
            <w:pPr>
              <w:spacing w:line="240" w:lineRule="atLeast"/>
              <w:jc w:val="left"/>
            </w:pPr>
          </w:p>
        </w:tc>
      </w:tr>
      <w:tr w:rsidR="009E452E" w14:paraId="51031782" w14:textId="77777777">
        <w:trPr>
          <w:trHeight w:val="267"/>
        </w:trPr>
        <w:tc>
          <w:tcPr>
            <w:tcW w:w="1324" w:type="dxa"/>
          </w:tcPr>
          <w:p w14:paraId="6EE92763" w14:textId="77777777" w:rsidR="009E452E" w:rsidRDefault="00D67AD0" w:rsidP="00A76ABC">
            <w:pPr>
              <w:spacing w:line="240" w:lineRule="atLeast"/>
              <w:jc w:val="left"/>
            </w:pPr>
            <w:r>
              <w:rPr>
                <w:rFonts w:hint="eastAsia"/>
              </w:rPr>
              <w:t>供应商</w:t>
            </w:r>
            <w:r>
              <w:rPr>
                <w:rFonts w:hint="eastAsia"/>
              </w:rPr>
              <w:t>I</w:t>
            </w:r>
            <w:r>
              <w:t>D</w:t>
            </w:r>
          </w:p>
        </w:tc>
        <w:tc>
          <w:tcPr>
            <w:tcW w:w="2218" w:type="dxa"/>
          </w:tcPr>
          <w:p w14:paraId="0198E453" w14:textId="77777777" w:rsidR="009E452E" w:rsidRDefault="00D67AD0" w:rsidP="00A76ABC">
            <w:pPr>
              <w:spacing w:line="240" w:lineRule="atLeast"/>
              <w:jc w:val="left"/>
            </w:pPr>
            <w:r>
              <w:rPr>
                <w:rFonts w:hint="eastAsia"/>
              </w:rPr>
              <w:t>F</w:t>
            </w:r>
            <w:r>
              <w:t>_ProviderID</w:t>
            </w:r>
          </w:p>
        </w:tc>
        <w:tc>
          <w:tcPr>
            <w:tcW w:w="2218" w:type="dxa"/>
          </w:tcPr>
          <w:p w14:paraId="617BF23B" w14:textId="77777777" w:rsidR="009E452E" w:rsidRDefault="009E452E" w:rsidP="00A76ABC">
            <w:pPr>
              <w:spacing w:line="240" w:lineRule="atLeast"/>
              <w:jc w:val="left"/>
            </w:pPr>
          </w:p>
        </w:tc>
        <w:tc>
          <w:tcPr>
            <w:tcW w:w="1177" w:type="dxa"/>
          </w:tcPr>
          <w:p w14:paraId="6B08B678" w14:textId="77777777" w:rsidR="009E452E" w:rsidRDefault="009E452E" w:rsidP="00A76ABC">
            <w:pPr>
              <w:spacing w:line="240" w:lineRule="atLeast"/>
              <w:jc w:val="left"/>
            </w:pPr>
          </w:p>
        </w:tc>
        <w:tc>
          <w:tcPr>
            <w:tcW w:w="3781" w:type="dxa"/>
          </w:tcPr>
          <w:p w14:paraId="484D1A9F" w14:textId="77777777" w:rsidR="009E452E" w:rsidRDefault="009E452E" w:rsidP="00A76ABC">
            <w:pPr>
              <w:spacing w:line="240" w:lineRule="atLeast"/>
              <w:jc w:val="left"/>
            </w:pPr>
          </w:p>
        </w:tc>
      </w:tr>
      <w:tr w:rsidR="009E452E" w14:paraId="585B7DCE" w14:textId="77777777">
        <w:trPr>
          <w:trHeight w:val="255"/>
        </w:trPr>
        <w:tc>
          <w:tcPr>
            <w:tcW w:w="1324" w:type="dxa"/>
          </w:tcPr>
          <w:p w14:paraId="7EA9B695" w14:textId="77777777" w:rsidR="009E452E" w:rsidRDefault="009E452E" w:rsidP="00A76ABC">
            <w:pPr>
              <w:spacing w:line="240" w:lineRule="atLeast"/>
              <w:jc w:val="left"/>
            </w:pPr>
          </w:p>
        </w:tc>
        <w:tc>
          <w:tcPr>
            <w:tcW w:w="2218" w:type="dxa"/>
          </w:tcPr>
          <w:p w14:paraId="4FCE6298" w14:textId="77777777" w:rsidR="009E452E" w:rsidRDefault="009E452E" w:rsidP="00A76ABC">
            <w:pPr>
              <w:spacing w:line="240" w:lineRule="atLeast"/>
              <w:jc w:val="left"/>
            </w:pPr>
          </w:p>
        </w:tc>
        <w:tc>
          <w:tcPr>
            <w:tcW w:w="2218" w:type="dxa"/>
          </w:tcPr>
          <w:p w14:paraId="3BA953C9" w14:textId="77777777" w:rsidR="009E452E" w:rsidRDefault="009E452E" w:rsidP="00A76ABC">
            <w:pPr>
              <w:spacing w:line="240" w:lineRule="atLeast"/>
              <w:jc w:val="left"/>
            </w:pPr>
          </w:p>
        </w:tc>
        <w:tc>
          <w:tcPr>
            <w:tcW w:w="1177" w:type="dxa"/>
          </w:tcPr>
          <w:p w14:paraId="6A001571" w14:textId="77777777" w:rsidR="009E452E" w:rsidRDefault="009E452E" w:rsidP="00A76ABC">
            <w:pPr>
              <w:spacing w:line="240" w:lineRule="atLeast"/>
              <w:jc w:val="left"/>
            </w:pPr>
          </w:p>
        </w:tc>
        <w:tc>
          <w:tcPr>
            <w:tcW w:w="3781" w:type="dxa"/>
          </w:tcPr>
          <w:p w14:paraId="20437E93" w14:textId="77777777" w:rsidR="009E452E" w:rsidRDefault="009E452E" w:rsidP="00A76ABC">
            <w:pPr>
              <w:spacing w:line="240" w:lineRule="atLeast"/>
              <w:jc w:val="left"/>
            </w:pPr>
          </w:p>
        </w:tc>
      </w:tr>
    </w:tbl>
    <w:p w14:paraId="48F62EB6" w14:textId="77777777" w:rsidR="009E452E" w:rsidRDefault="009E452E" w:rsidP="00A76ABC">
      <w:pPr>
        <w:spacing w:line="240" w:lineRule="atLeast"/>
        <w:jc w:val="left"/>
      </w:pPr>
    </w:p>
    <w:p w14:paraId="276AE505" w14:textId="77777777" w:rsidR="009E452E" w:rsidRDefault="00D67AD0" w:rsidP="00A76ABC">
      <w:pPr>
        <w:pStyle w:val="4"/>
        <w:spacing w:line="240" w:lineRule="atLeast"/>
        <w:jc w:val="left"/>
      </w:pPr>
      <w:r>
        <w:rPr>
          <w:rFonts w:hint="eastAsia"/>
        </w:rPr>
        <w:t>进货价调整单</w:t>
      </w:r>
      <w:r>
        <w:rPr>
          <w:rFonts w:hint="eastAsia"/>
        </w:rPr>
        <w:t>T_</w:t>
      </w:r>
      <w:r>
        <w:t>PriceAdjustment</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5AACDC37" w14:textId="77777777">
        <w:trPr>
          <w:trHeight w:val="255"/>
        </w:trPr>
        <w:tc>
          <w:tcPr>
            <w:tcW w:w="1324" w:type="dxa"/>
            <w:shd w:val="clear" w:color="auto" w:fill="FF0000"/>
          </w:tcPr>
          <w:p w14:paraId="4AE0AFA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8C08F43"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7E44CA2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00BA7E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A347D04"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593BB6B" w14:textId="77777777">
        <w:trPr>
          <w:trHeight w:val="267"/>
        </w:trPr>
        <w:tc>
          <w:tcPr>
            <w:tcW w:w="1324" w:type="dxa"/>
          </w:tcPr>
          <w:p w14:paraId="34891B0C" w14:textId="77777777" w:rsidR="009E452E" w:rsidRDefault="00D67AD0" w:rsidP="00A76ABC">
            <w:pPr>
              <w:spacing w:line="240" w:lineRule="atLeast"/>
              <w:jc w:val="left"/>
            </w:pPr>
            <w:r>
              <w:rPr>
                <w:rFonts w:hint="eastAsia"/>
              </w:rPr>
              <w:t>单号</w:t>
            </w:r>
          </w:p>
        </w:tc>
        <w:tc>
          <w:tcPr>
            <w:tcW w:w="2218" w:type="dxa"/>
          </w:tcPr>
          <w:p w14:paraId="0ADF78E0" w14:textId="77777777" w:rsidR="009E452E" w:rsidRDefault="00D67AD0" w:rsidP="00A76ABC">
            <w:pPr>
              <w:spacing w:line="240" w:lineRule="atLeast"/>
              <w:jc w:val="left"/>
            </w:pPr>
            <w:r>
              <w:rPr>
                <w:rFonts w:hint="eastAsia"/>
              </w:rPr>
              <w:t>F_</w:t>
            </w:r>
            <w:r>
              <w:t>ID</w:t>
            </w:r>
          </w:p>
        </w:tc>
        <w:tc>
          <w:tcPr>
            <w:tcW w:w="2218" w:type="dxa"/>
          </w:tcPr>
          <w:p w14:paraId="3A2CD0DD" w14:textId="77777777" w:rsidR="009E452E" w:rsidRDefault="009E452E" w:rsidP="00A76ABC">
            <w:pPr>
              <w:spacing w:line="240" w:lineRule="atLeast"/>
              <w:jc w:val="left"/>
            </w:pPr>
          </w:p>
        </w:tc>
        <w:tc>
          <w:tcPr>
            <w:tcW w:w="1177" w:type="dxa"/>
          </w:tcPr>
          <w:p w14:paraId="64557D8F" w14:textId="77777777" w:rsidR="009E452E" w:rsidRDefault="009E452E" w:rsidP="00A76ABC">
            <w:pPr>
              <w:spacing w:line="240" w:lineRule="atLeast"/>
              <w:jc w:val="left"/>
            </w:pPr>
          </w:p>
        </w:tc>
        <w:tc>
          <w:tcPr>
            <w:tcW w:w="3781" w:type="dxa"/>
          </w:tcPr>
          <w:p w14:paraId="3EBEB788" w14:textId="77777777" w:rsidR="009E452E" w:rsidRDefault="009E452E" w:rsidP="00A76ABC">
            <w:pPr>
              <w:spacing w:line="240" w:lineRule="atLeast"/>
              <w:jc w:val="left"/>
            </w:pPr>
          </w:p>
        </w:tc>
      </w:tr>
      <w:tr w:rsidR="009E452E" w14:paraId="013E6F77" w14:textId="77777777">
        <w:trPr>
          <w:trHeight w:val="255"/>
        </w:trPr>
        <w:tc>
          <w:tcPr>
            <w:tcW w:w="1324" w:type="dxa"/>
          </w:tcPr>
          <w:p w14:paraId="7F89B7A2" w14:textId="77777777" w:rsidR="009E452E" w:rsidRDefault="00D67AD0" w:rsidP="00A76ABC">
            <w:pPr>
              <w:spacing w:line="240" w:lineRule="atLeast"/>
              <w:jc w:val="left"/>
            </w:pPr>
            <w:r>
              <w:rPr>
                <w:rFonts w:hint="eastAsia"/>
              </w:rPr>
              <w:t>开单日期</w:t>
            </w:r>
          </w:p>
        </w:tc>
        <w:tc>
          <w:tcPr>
            <w:tcW w:w="2218" w:type="dxa"/>
          </w:tcPr>
          <w:p w14:paraId="6156B1CB" w14:textId="77777777" w:rsidR="009E452E" w:rsidRDefault="00D67AD0" w:rsidP="00A76ABC">
            <w:pPr>
              <w:spacing w:line="240" w:lineRule="atLeast"/>
              <w:jc w:val="left"/>
            </w:pPr>
            <w:r>
              <w:rPr>
                <w:rFonts w:hint="eastAsia"/>
              </w:rPr>
              <w:t>F</w:t>
            </w:r>
            <w:r>
              <w:t>_DateTime</w:t>
            </w:r>
          </w:p>
        </w:tc>
        <w:tc>
          <w:tcPr>
            <w:tcW w:w="2218" w:type="dxa"/>
          </w:tcPr>
          <w:p w14:paraId="55EFA0F8" w14:textId="77777777" w:rsidR="009E452E" w:rsidRDefault="009E452E" w:rsidP="00A76ABC">
            <w:pPr>
              <w:spacing w:line="240" w:lineRule="atLeast"/>
              <w:jc w:val="left"/>
            </w:pPr>
          </w:p>
        </w:tc>
        <w:tc>
          <w:tcPr>
            <w:tcW w:w="1177" w:type="dxa"/>
          </w:tcPr>
          <w:p w14:paraId="64FF3D55" w14:textId="77777777" w:rsidR="009E452E" w:rsidRDefault="009E452E" w:rsidP="00A76ABC">
            <w:pPr>
              <w:spacing w:line="240" w:lineRule="atLeast"/>
              <w:jc w:val="left"/>
            </w:pPr>
          </w:p>
        </w:tc>
        <w:tc>
          <w:tcPr>
            <w:tcW w:w="3781" w:type="dxa"/>
          </w:tcPr>
          <w:p w14:paraId="2EE0CDA8" w14:textId="77777777" w:rsidR="009E452E" w:rsidRDefault="009E452E" w:rsidP="00A76ABC">
            <w:pPr>
              <w:spacing w:line="240" w:lineRule="atLeast"/>
              <w:jc w:val="left"/>
            </w:pPr>
          </w:p>
        </w:tc>
      </w:tr>
      <w:tr w:rsidR="009E452E" w14:paraId="63894238" w14:textId="77777777">
        <w:trPr>
          <w:trHeight w:val="267"/>
        </w:trPr>
        <w:tc>
          <w:tcPr>
            <w:tcW w:w="1324" w:type="dxa"/>
          </w:tcPr>
          <w:p w14:paraId="5346DC01" w14:textId="77777777" w:rsidR="009E452E" w:rsidRDefault="00D67AD0" w:rsidP="00A76ABC">
            <w:pPr>
              <w:spacing w:line="240" w:lineRule="atLeast"/>
              <w:jc w:val="left"/>
            </w:pPr>
            <w:r>
              <w:rPr>
                <w:rFonts w:hint="eastAsia"/>
              </w:rPr>
              <w:t>创建者</w:t>
            </w:r>
            <w:r>
              <w:rPr>
                <w:rFonts w:hint="eastAsia"/>
              </w:rPr>
              <w:t>I</w:t>
            </w:r>
            <w:r>
              <w:t>D</w:t>
            </w:r>
          </w:p>
        </w:tc>
        <w:tc>
          <w:tcPr>
            <w:tcW w:w="2218" w:type="dxa"/>
          </w:tcPr>
          <w:p w14:paraId="6072FFE8" w14:textId="77777777" w:rsidR="009E452E" w:rsidRDefault="00D67AD0" w:rsidP="00A76ABC">
            <w:pPr>
              <w:spacing w:line="240" w:lineRule="atLeast"/>
              <w:jc w:val="left"/>
            </w:pPr>
            <w:r>
              <w:rPr>
                <w:rFonts w:hint="eastAsia"/>
              </w:rPr>
              <w:t>F</w:t>
            </w:r>
            <w:r>
              <w:t>_StaffID</w:t>
            </w:r>
          </w:p>
        </w:tc>
        <w:tc>
          <w:tcPr>
            <w:tcW w:w="2218" w:type="dxa"/>
          </w:tcPr>
          <w:p w14:paraId="36D06204" w14:textId="77777777" w:rsidR="009E452E" w:rsidRDefault="009E452E" w:rsidP="00A76ABC">
            <w:pPr>
              <w:spacing w:line="240" w:lineRule="atLeast"/>
              <w:jc w:val="left"/>
            </w:pPr>
          </w:p>
        </w:tc>
        <w:tc>
          <w:tcPr>
            <w:tcW w:w="1177" w:type="dxa"/>
          </w:tcPr>
          <w:p w14:paraId="734CFB28" w14:textId="77777777" w:rsidR="009E452E" w:rsidRDefault="009E452E" w:rsidP="00A76ABC">
            <w:pPr>
              <w:spacing w:line="240" w:lineRule="atLeast"/>
              <w:jc w:val="left"/>
            </w:pPr>
          </w:p>
        </w:tc>
        <w:tc>
          <w:tcPr>
            <w:tcW w:w="3781" w:type="dxa"/>
          </w:tcPr>
          <w:p w14:paraId="6B4C2736" w14:textId="77777777" w:rsidR="009E452E" w:rsidRDefault="009E452E" w:rsidP="00A76ABC">
            <w:pPr>
              <w:spacing w:line="240" w:lineRule="atLeast"/>
              <w:jc w:val="left"/>
            </w:pPr>
          </w:p>
        </w:tc>
      </w:tr>
      <w:tr w:rsidR="009E452E" w14:paraId="695F706C" w14:textId="77777777">
        <w:trPr>
          <w:trHeight w:val="255"/>
        </w:trPr>
        <w:tc>
          <w:tcPr>
            <w:tcW w:w="1324" w:type="dxa"/>
          </w:tcPr>
          <w:p w14:paraId="23BE4513" w14:textId="77777777" w:rsidR="009E452E" w:rsidRDefault="009E452E" w:rsidP="00A76ABC">
            <w:pPr>
              <w:spacing w:line="240" w:lineRule="atLeast"/>
              <w:jc w:val="left"/>
            </w:pPr>
          </w:p>
        </w:tc>
        <w:tc>
          <w:tcPr>
            <w:tcW w:w="2218" w:type="dxa"/>
          </w:tcPr>
          <w:p w14:paraId="556C9E80" w14:textId="77777777" w:rsidR="009E452E" w:rsidRDefault="009E452E" w:rsidP="00A76ABC">
            <w:pPr>
              <w:spacing w:line="240" w:lineRule="atLeast"/>
              <w:jc w:val="left"/>
            </w:pPr>
          </w:p>
        </w:tc>
        <w:tc>
          <w:tcPr>
            <w:tcW w:w="2218" w:type="dxa"/>
          </w:tcPr>
          <w:p w14:paraId="430981F8" w14:textId="77777777" w:rsidR="009E452E" w:rsidRDefault="009E452E" w:rsidP="00A76ABC">
            <w:pPr>
              <w:spacing w:line="240" w:lineRule="atLeast"/>
              <w:jc w:val="left"/>
            </w:pPr>
          </w:p>
        </w:tc>
        <w:tc>
          <w:tcPr>
            <w:tcW w:w="1177" w:type="dxa"/>
          </w:tcPr>
          <w:p w14:paraId="5ECBEF64" w14:textId="77777777" w:rsidR="009E452E" w:rsidRDefault="009E452E" w:rsidP="00A76ABC">
            <w:pPr>
              <w:spacing w:line="240" w:lineRule="atLeast"/>
              <w:jc w:val="left"/>
            </w:pPr>
          </w:p>
        </w:tc>
        <w:tc>
          <w:tcPr>
            <w:tcW w:w="3781" w:type="dxa"/>
          </w:tcPr>
          <w:p w14:paraId="50ABC989" w14:textId="77777777" w:rsidR="009E452E" w:rsidRDefault="009E452E" w:rsidP="00A76ABC">
            <w:pPr>
              <w:spacing w:line="240" w:lineRule="atLeast"/>
              <w:jc w:val="left"/>
            </w:pPr>
          </w:p>
        </w:tc>
      </w:tr>
    </w:tbl>
    <w:p w14:paraId="0D68CF68" w14:textId="77777777" w:rsidR="009E452E" w:rsidRDefault="009E452E" w:rsidP="00A76ABC">
      <w:pPr>
        <w:spacing w:line="240" w:lineRule="atLeast"/>
        <w:jc w:val="left"/>
      </w:pPr>
    </w:p>
    <w:p w14:paraId="08E9790A" w14:textId="77777777" w:rsidR="009E452E" w:rsidRDefault="00D67AD0" w:rsidP="00A76ABC">
      <w:pPr>
        <w:pStyle w:val="4"/>
        <w:spacing w:line="240" w:lineRule="atLeast"/>
        <w:jc w:val="left"/>
      </w:pPr>
      <w:r>
        <w:rPr>
          <w:rFonts w:hint="eastAsia"/>
        </w:rPr>
        <w:t>进货价调整单商品表</w:t>
      </w:r>
      <w:r>
        <w:rPr>
          <w:rFonts w:hint="eastAsia"/>
        </w:rPr>
        <w:t>T_</w:t>
      </w:r>
      <w:r>
        <w:t>PriceAdjustmentCommodity</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3FFC2475" w14:textId="77777777">
        <w:trPr>
          <w:trHeight w:val="255"/>
        </w:trPr>
        <w:tc>
          <w:tcPr>
            <w:tcW w:w="1324" w:type="dxa"/>
            <w:shd w:val="clear" w:color="auto" w:fill="FF0000"/>
          </w:tcPr>
          <w:p w14:paraId="7FD5273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F4E0D6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6064C052"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432E17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7F000CE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18EBC8A" w14:textId="77777777">
        <w:trPr>
          <w:trHeight w:val="267"/>
        </w:trPr>
        <w:tc>
          <w:tcPr>
            <w:tcW w:w="1324" w:type="dxa"/>
          </w:tcPr>
          <w:p w14:paraId="470F5FDD" w14:textId="77777777" w:rsidR="009E452E" w:rsidRDefault="00D67AD0" w:rsidP="00A76ABC">
            <w:pPr>
              <w:spacing w:line="240" w:lineRule="atLeast"/>
              <w:jc w:val="left"/>
            </w:pPr>
            <w:r>
              <w:rPr>
                <w:rFonts w:hint="eastAsia"/>
              </w:rPr>
              <w:t>序号</w:t>
            </w:r>
          </w:p>
        </w:tc>
        <w:tc>
          <w:tcPr>
            <w:tcW w:w="2218" w:type="dxa"/>
          </w:tcPr>
          <w:p w14:paraId="33DD8670" w14:textId="77777777" w:rsidR="009E452E" w:rsidRDefault="00D67AD0" w:rsidP="00A76ABC">
            <w:pPr>
              <w:spacing w:line="240" w:lineRule="atLeast"/>
              <w:jc w:val="left"/>
            </w:pPr>
            <w:r>
              <w:rPr>
                <w:rFonts w:hint="eastAsia"/>
              </w:rPr>
              <w:t>F_</w:t>
            </w:r>
            <w:r>
              <w:t>ID</w:t>
            </w:r>
          </w:p>
        </w:tc>
        <w:tc>
          <w:tcPr>
            <w:tcW w:w="2218" w:type="dxa"/>
          </w:tcPr>
          <w:p w14:paraId="547B58C5" w14:textId="77777777" w:rsidR="009E452E" w:rsidRDefault="009E452E" w:rsidP="00A76ABC">
            <w:pPr>
              <w:spacing w:line="240" w:lineRule="atLeast"/>
              <w:jc w:val="left"/>
            </w:pPr>
          </w:p>
        </w:tc>
        <w:tc>
          <w:tcPr>
            <w:tcW w:w="1177" w:type="dxa"/>
          </w:tcPr>
          <w:p w14:paraId="1B094E7E" w14:textId="77777777" w:rsidR="009E452E" w:rsidRDefault="009E452E" w:rsidP="00A76ABC">
            <w:pPr>
              <w:spacing w:line="240" w:lineRule="atLeast"/>
              <w:jc w:val="left"/>
            </w:pPr>
          </w:p>
        </w:tc>
        <w:tc>
          <w:tcPr>
            <w:tcW w:w="3781" w:type="dxa"/>
          </w:tcPr>
          <w:p w14:paraId="4F14F1D8" w14:textId="77777777" w:rsidR="009E452E" w:rsidRDefault="009E452E" w:rsidP="00A76ABC">
            <w:pPr>
              <w:spacing w:line="240" w:lineRule="atLeast"/>
              <w:jc w:val="left"/>
            </w:pPr>
          </w:p>
        </w:tc>
      </w:tr>
      <w:tr w:rsidR="009E452E" w14:paraId="7F448241" w14:textId="77777777">
        <w:trPr>
          <w:trHeight w:val="255"/>
        </w:trPr>
        <w:tc>
          <w:tcPr>
            <w:tcW w:w="1324" w:type="dxa"/>
          </w:tcPr>
          <w:p w14:paraId="0BE3E881" w14:textId="77777777" w:rsidR="009E452E" w:rsidRDefault="00D67AD0" w:rsidP="00A76ABC">
            <w:pPr>
              <w:spacing w:line="240" w:lineRule="atLeast"/>
              <w:jc w:val="left"/>
            </w:pPr>
            <w:r>
              <w:rPr>
                <w:rFonts w:hint="eastAsia"/>
              </w:rPr>
              <w:t>单号</w:t>
            </w:r>
          </w:p>
        </w:tc>
        <w:tc>
          <w:tcPr>
            <w:tcW w:w="2218" w:type="dxa"/>
          </w:tcPr>
          <w:p w14:paraId="415B65C5" w14:textId="77777777" w:rsidR="009E452E" w:rsidRDefault="00D67AD0" w:rsidP="00A76ABC">
            <w:pPr>
              <w:spacing w:line="240" w:lineRule="atLeast"/>
              <w:jc w:val="left"/>
            </w:pPr>
            <w:r>
              <w:rPr>
                <w:rFonts w:hint="eastAsia"/>
              </w:rPr>
              <w:t>F</w:t>
            </w:r>
            <w:r>
              <w:t>_ParentID</w:t>
            </w:r>
          </w:p>
        </w:tc>
        <w:tc>
          <w:tcPr>
            <w:tcW w:w="2218" w:type="dxa"/>
          </w:tcPr>
          <w:p w14:paraId="6A5C064A" w14:textId="77777777" w:rsidR="009E452E" w:rsidRDefault="009E452E" w:rsidP="00A76ABC">
            <w:pPr>
              <w:spacing w:line="240" w:lineRule="atLeast"/>
              <w:jc w:val="left"/>
            </w:pPr>
          </w:p>
        </w:tc>
        <w:tc>
          <w:tcPr>
            <w:tcW w:w="1177" w:type="dxa"/>
          </w:tcPr>
          <w:p w14:paraId="676A28E9" w14:textId="77777777" w:rsidR="009E452E" w:rsidRDefault="009E452E" w:rsidP="00A76ABC">
            <w:pPr>
              <w:spacing w:line="240" w:lineRule="atLeast"/>
              <w:jc w:val="left"/>
            </w:pPr>
          </w:p>
        </w:tc>
        <w:tc>
          <w:tcPr>
            <w:tcW w:w="3781" w:type="dxa"/>
          </w:tcPr>
          <w:p w14:paraId="6EB05F4A" w14:textId="77777777" w:rsidR="009E452E" w:rsidRDefault="009E452E" w:rsidP="00A76ABC">
            <w:pPr>
              <w:spacing w:line="240" w:lineRule="atLeast"/>
              <w:jc w:val="left"/>
            </w:pPr>
          </w:p>
        </w:tc>
      </w:tr>
      <w:tr w:rsidR="009E452E" w14:paraId="15D759FD" w14:textId="77777777">
        <w:trPr>
          <w:trHeight w:val="267"/>
        </w:trPr>
        <w:tc>
          <w:tcPr>
            <w:tcW w:w="1324" w:type="dxa"/>
          </w:tcPr>
          <w:p w14:paraId="0245F8DE"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51691CDC" w14:textId="77777777" w:rsidR="009E452E" w:rsidRDefault="00D67AD0" w:rsidP="00A76ABC">
            <w:pPr>
              <w:spacing w:line="240" w:lineRule="atLeast"/>
              <w:jc w:val="left"/>
            </w:pPr>
            <w:r>
              <w:rPr>
                <w:rFonts w:hint="eastAsia"/>
              </w:rPr>
              <w:t>F</w:t>
            </w:r>
            <w:r>
              <w:t>_CommodityID</w:t>
            </w:r>
          </w:p>
        </w:tc>
        <w:tc>
          <w:tcPr>
            <w:tcW w:w="2218" w:type="dxa"/>
          </w:tcPr>
          <w:p w14:paraId="48851750" w14:textId="77777777" w:rsidR="009E452E" w:rsidRDefault="009E452E" w:rsidP="00A76ABC">
            <w:pPr>
              <w:spacing w:line="240" w:lineRule="atLeast"/>
              <w:jc w:val="left"/>
            </w:pPr>
          </w:p>
        </w:tc>
        <w:tc>
          <w:tcPr>
            <w:tcW w:w="1177" w:type="dxa"/>
          </w:tcPr>
          <w:p w14:paraId="34DC3E6A" w14:textId="77777777" w:rsidR="009E452E" w:rsidRDefault="009E452E" w:rsidP="00A76ABC">
            <w:pPr>
              <w:spacing w:line="240" w:lineRule="atLeast"/>
              <w:jc w:val="left"/>
            </w:pPr>
          </w:p>
        </w:tc>
        <w:tc>
          <w:tcPr>
            <w:tcW w:w="3781" w:type="dxa"/>
          </w:tcPr>
          <w:p w14:paraId="005346FF" w14:textId="77777777" w:rsidR="009E452E" w:rsidRDefault="009E452E" w:rsidP="00A76ABC">
            <w:pPr>
              <w:spacing w:line="240" w:lineRule="atLeast"/>
              <w:jc w:val="left"/>
            </w:pPr>
          </w:p>
        </w:tc>
      </w:tr>
      <w:tr w:rsidR="009E452E" w14:paraId="03BB0E32" w14:textId="77777777">
        <w:trPr>
          <w:trHeight w:val="255"/>
        </w:trPr>
        <w:tc>
          <w:tcPr>
            <w:tcW w:w="1324" w:type="dxa"/>
          </w:tcPr>
          <w:p w14:paraId="01A3FEFB" w14:textId="77777777" w:rsidR="009E452E" w:rsidRDefault="00D67AD0" w:rsidP="00A76ABC">
            <w:pPr>
              <w:spacing w:line="240" w:lineRule="atLeast"/>
              <w:jc w:val="left"/>
            </w:pPr>
            <w:r>
              <w:rPr>
                <w:rFonts w:hint="eastAsia"/>
              </w:rPr>
              <w:t>国际条码</w:t>
            </w:r>
          </w:p>
        </w:tc>
        <w:tc>
          <w:tcPr>
            <w:tcW w:w="2218" w:type="dxa"/>
          </w:tcPr>
          <w:p w14:paraId="0B798A48" w14:textId="77777777" w:rsidR="009E452E" w:rsidRDefault="00D67AD0" w:rsidP="00A76ABC">
            <w:pPr>
              <w:spacing w:line="240" w:lineRule="atLeast"/>
              <w:jc w:val="left"/>
            </w:pPr>
            <w:r>
              <w:rPr>
                <w:rFonts w:hint="eastAsia"/>
              </w:rPr>
              <w:t>F</w:t>
            </w:r>
            <w:r>
              <w:t>_Barcode</w:t>
            </w:r>
          </w:p>
        </w:tc>
        <w:tc>
          <w:tcPr>
            <w:tcW w:w="2218" w:type="dxa"/>
          </w:tcPr>
          <w:p w14:paraId="50BAA070" w14:textId="77777777" w:rsidR="009E452E" w:rsidRDefault="009E452E" w:rsidP="00A76ABC">
            <w:pPr>
              <w:spacing w:line="240" w:lineRule="atLeast"/>
              <w:jc w:val="left"/>
            </w:pPr>
          </w:p>
        </w:tc>
        <w:tc>
          <w:tcPr>
            <w:tcW w:w="1177" w:type="dxa"/>
          </w:tcPr>
          <w:p w14:paraId="22A9CDA3" w14:textId="77777777" w:rsidR="009E452E" w:rsidRDefault="009E452E" w:rsidP="00A76ABC">
            <w:pPr>
              <w:spacing w:line="240" w:lineRule="atLeast"/>
              <w:jc w:val="left"/>
            </w:pPr>
          </w:p>
        </w:tc>
        <w:tc>
          <w:tcPr>
            <w:tcW w:w="3781" w:type="dxa"/>
          </w:tcPr>
          <w:p w14:paraId="6742AB85" w14:textId="77777777" w:rsidR="009E452E" w:rsidRDefault="009E452E" w:rsidP="00A76ABC">
            <w:pPr>
              <w:spacing w:line="240" w:lineRule="atLeast"/>
              <w:jc w:val="left"/>
            </w:pPr>
          </w:p>
        </w:tc>
      </w:tr>
      <w:tr w:rsidR="009E452E" w14:paraId="482D9584" w14:textId="77777777">
        <w:trPr>
          <w:trHeight w:val="255"/>
        </w:trPr>
        <w:tc>
          <w:tcPr>
            <w:tcW w:w="1324" w:type="dxa"/>
          </w:tcPr>
          <w:p w14:paraId="3A1C57D3" w14:textId="77777777" w:rsidR="009E452E" w:rsidRDefault="00D67AD0" w:rsidP="00A76ABC">
            <w:pPr>
              <w:spacing w:line="240" w:lineRule="atLeast"/>
              <w:jc w:val="left"/>
            </w:pPr>
            <w:r>
              <w:rPr>
                <w:rFonts w:hint="eastAsia"/>
              </w:rPr>
              <w:t>进货价</w:t>
            </w:r>
          </w:p>
        </w:tc>
        <w:tc>
          <w:tcPr>
            <w:tcW w:w="2218" w:type="dxa"/>
          </w:tcPr>
          <w:p w14:paraId="6C621450" w14:textId="77777777" w:rsidR="009E452E" w:rsidRDefault="00D67AD0" w:rsidP="00A76ABC">
            <w:pPr>
              <w:spacing w:line="240" w:lineRule="atLeast"/>
              <w:jc w:val="left"/>
            </w:pPr>
            <w:r>
              <w:rPr>
                <w:rFonts w:hint="eastAsia"/>
              </w:rPr>
              <w:t>F_</w:t>
            </w:r>
            <w:r>
              <w:t>PriceOriginal</w:t>
            </w:r>
          </w:p>
        </w:tc>
        <w:tc>
          <w:tcPr>
            <w:tcW w:w="2218" w:type="dxa"/>
          </w:tcPr>
          <w:p w14:paraId="09B23907" w14:textId="77777777" w:rsidR="009E452E" w:rsidRDefault="009E452E" w:rsidP="00A76ABC">
            <w:pPr>
              <w:spacing w:line="240" w:lineRule="atLeast"/>
              <w:jc w:val="left"/>
            </w:pPr>
          </w:p>
        </w:tc>
        <w:tc>
          <w:tcPr>
            <w:tcW w:w="1177" w:type="dxa"/>
          </w:tcPr>
          <w:p w14:paraId="15426DAE" w14:textId="77777777" w:rsidR="009E452E" w:rsidRDefault="009E452E" w:rsidP="00A76ABC">
            <w:pPr>
              <w:spacing w:line="240" w:lineRule="atLeast"/>
              <w:jc w:val="left"/>
            </w:pPr>
          </w:p>
        </w:tc>
        <w:tc>
          <w:tcPr>
            <w:tcW w:w="3781" w:type="dxa"/>
          </w:tcPr>
          <w:p w14:paraId="30765F2A" w14:textId="77777777" w:rsidR="009E452E" w:rsidRDefault="009E452E" w:rsidP="00A76ABC">
            <w:pPr>
              <w:spacing w:line="240" w:lineRule="atLeast"/>
              <w:jc w:val="left"/>
            </w:pPr>
          </w:p>
        </w:tc>
      </w:tr>
      <w:tr w:rsidR="009E452E" w14:paraId="55C27C40" w14:textId="77777777">
        <w:trPr>
          <w:trHeight w:val="255"/>
        </w:trPr>
        <w:tc>
          <w:tcPr>
            <w:tcW w:w="1324" w:type="dxa"/>
          </w:tcPr>
          <w:p w14:paraId="17CDB8D4" w14:textId="77777777" w:rsidR="009E452E" w:rsidRDefault="00D67AD0" w:rsidP="00A76ABC">
            <w:pPr>
              <w:spacing w:line="240" w:lineRule="atLeast"/>
              <w:jc w:val="left"/>
            </w:pPr>
            <w:r>
              <w:rPr>
                <w:rFonts w:hint="eastAsia"/>
              </w:rPr>
              <w:t>调整价</w:t>
            </w:r>
          </w:p>
        </w:tc>
        <w:tc>
          <w:tcPr>
            <w:tcW w:w="2218" w:type="dxa"/>
          </w:tcPr>
          <w:p w14:paraId="4A38689E" w14:textId="77777777" w:rsidR="009E452E" w:rsidRDefault="00D67AD0" w:rsidP="00A76ABC">
            <w:pPr>
              <w:spacing w:line="240" w:lineRule="atLeast"/>
              <w:jc w:val="left"/>
            </w:pPr>
            <w:r>
              <w:rPr>
                <w:rFonts w:hint="eastAsia"/>
              </w:rPr>
              <w:t>F_</w:t>
            </w:r>
            <w:r>
              <w:t>PriceAdjusted</w:t>
            </w:r>
          </w:p>
        </w:tc>
        <w:tc>
          <w:tcPr>
            <w:tcW w:w="2218" w:type="dxa"/>
          </w:tcPr>
          <w:p w14:paraId="711259CD" w14:textId="77777777" w:rsidR="009E452E" w:rsidRDefault="009E452E" w:rsidP="00A76ABC">
            <w:pPr>
              <w:spacing w:line="240" w:lineRule="atLeast"/>
              <w:jc w:val="left"/>
            </w:pPr>
          </w:p>
        </w:tc>
        <w:tc>
          <w:tcPr>
            <w:tcW w:w="1177" w:type="dxa"/>
          </w:tcPr>
          <w:p w14:paraId="680BF698" w14:textId="77777777" w:rsidR="009E452E" w:rsidRDefault="009E452E" w:rsidP="00A76ABC">
            <w:pPr>
              <w:spacing w:line="240" w:lineRule="atLeast"/>
              <w:jc w:val="left"/>
            </w:pPr>
          </w:p>
        </w:tc>
        <w:tc>
          <w:tcPr>
            <w:tcW w:w="3781" w:type="dxa"/>
          </w:tcPr>
          <w:p w14:paraId="2E001F6E" w14:textId="77777777" w:rsidR="009E452E" w:rsidRDefault="009E452E" w:rsidP="00A76ABC">
            <w:pPr>
              <w:spacing w:line="240" w:lineRule="atLeast"/>
              <w:jc w:val="left"/>
            </w:pPr>
          </w:p>
        </w:tc>
      </w:tr>
      <w:tr w:rsidR="009E452E" w14:paraId="3899896B" w14:textId="77777777">
        <w:trPr>
          <w:trHeight w:val="255"/>
        </w:trPr>
        <w:tc>
          <w:tcPr>
            <w:tcW w:w="1324" w:type="dxa"/>
          </w:tcPr>
          <w:p w14:paraId="2125936B" w14:textId="77777777" w:rsidR="009E452E" w:rsidRDefault="009E452E" w:rsidP="00A76ABC">
            <w:pPr>
              <w:spacing w:line="240" w:lineRule="atLeast"/>
              <w:jc w:val="left"/>
            </w:pPr>
          </w:p>
        </w:tc>
        <w:tc>
          <w:tcPr>
            <w:tcW w:w="2218" w:type="dxa"/>
          </w:tcPr>
          <w:p w14:paraId="3995467D" w14:textId="77777777" w:rsidR="009E452E" w:rsidRDefault="009E452E" w:rsidP="00A76ABC">
            <w:pPr>
              <w:spacing w:line="240" w:lineRule="atLeast"/>
              <w:jc w:val="left"/>
            </w:pPr>
          </w:p>
        </w:tc>
        <w:tc>
          <w:tcPr>
            <w:tcW w:w="2218" w:type="dxa"/>
          </w:tcPr>
          <w:p w14:paraId="2EBE025A" w14:textId="77777777" w:rsidR="009E452E" w:rsidRDefault="009E452E" w:rsidP="00A76ABC">
            <w:pPr>
              <w:spacing w:line="240" w:lineRule="atLeast"/>
              <w:jc w:val="left"/>
            </w:pPr>
          </w:p>
        </w:tc>
        <w:tc>
          <w:tcPr>
            <w:tcW w:w="1177" w:type="dxa"/>
          </w:tcPr>
          <w:p w14:paraId="4A6D0179" w14:textId="77777777" w:rsidR="009E452E" w:rsidRDefault="009E452E" w:rsidP="00A76ABC">
            <w:pPr>
              <w:spacing w:line="240" w:lineRule="atLeast"/>
              <w:jc w:val="left"/>
            </w:pPr>
          </w:p>
        </w:tc>
        <w:tc>
          <w:tcPr>
            <w:tcW w:w="3781" w:type="dxa"/>
          </w:tcPr>
          <w:p w14:paraId="52DE636F" w14:textId="77777777" w:rsidR="009E452E" w:rsidRDefault="009E452E" w:rsidP="00A76ABC">
            <w:pPr>
              <w:spacing w:line="240" w:lineRule="atLeast"/>
              <w:jc w:val="left"/>
            </w:pPr>
          </w:p>
        </w:tc>
      </w:tr>
    </w:tbl>
    <w:p w14:paraId="75399D84" w14:textId="77777777" w:rsidR="009E452E" w:rsidRDefault="009E452E" w:rsidP="00A76ABC">
      <w:pPr>
        <w:spacing w:line="240" w:lineRule="atLeast"/>
        <w:jc w:val="left"/>
      </w:pPr>
    </w:p>
    <w:p w14:paraId="3E5CD461" w14:textId="77777777" w:rsidR="009E452E" w:rsidRDefault="00D67AD0" w:rsidP="00A76ABC">
      <w:pPr>
        <w:pStyle w:val="4"/>
        <w:spacing w:line="240" w:lineRule="atLeast"/>
        <w:jc w:val="left"/>
      </w:pPr>
      <w:r>
        <w:rPr>
          <w:rFonts w:hint="eastAsia"/>
        </w:rPr>
        <w:t>（初版不做）促销计划进货价格单商品表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73E4C1AE" w14:textId="77777777">
        <w:trPr>
          <w:trHeight w:val="255"/>
        </w:trPr>
        <w:tc>
          <w:tcPr>
            <w:tcW w:w="1324" w:type="dxa"/>
            <w:shd w:val="clear" w:color="auto" w:fill="FF0000"/>
          </w:tcPr>
          <w:p w14:paraId="0A4C57CC"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DD0D65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FBADDE2"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7EDEF59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A81E2C0"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D69976A" w14:textId="77777777">
        <w:trPr>
          <w:trHeight w:val="267"/>
        </w:trPr>
        <w:tc>
          <w:tcPr>
            <w:tcW w:w="1324" w:type="dxa"/>
          </w:tcPr>
          <w:p w14:paraId="29E71990" w14:textId="77777777" w:rsidR="009E452E" w:rsidRDefault="009E452E" w:rsidP="00A76ABC">
            <w:pPr>
              <w:spacing w:line="240" w:lineRule="atLeast"/>
              <w:jc w:val="left"/>
            </w:pPr>
          </w:p>
        </w:tc>
        <w:tc>
          <w:tcPr>
            <w:tcW w:w="2218" w:type="dxa"/>
          </w:tcPr>
          <w:p w14:paraId="21CC6BC7" w14:textId="77777777" w:rsidR="009E452E" w:rsidRDefault="00D67AD0" w:rsidP="00A76ABC">
            <w:pPr>
              <w:spacing w:line="240" w:lineRule="atLeast"/>
              <w:jc w:val="left"/>
            </w:pPr>
            <w:r>
              <w:rPr>
                <w:rFonts w:hint="eastAsia"/>
              </w:rPr>
              <w:t>F_</w:t>
            </w:r>
            <w:r>
              <w:t>ID</w:t>
            </w:r>
          </w:p>
        </w:tc>
        <w:tc>
          <w:tcPr>
            <w:tcW w:w="2218" w:type="dxa"/>
          </w:tcPr>
          <w:p w14:paraId="3A4F6931" w14:textId="77777777" w:rsidR="009E452E" w:rsidRDefault="009E452E" w:rsidP="00A76ABC">
            <w:pPr>
              <w:spacing w:line="240" w:lineRule="atLeast"/>
              <w:jc w:val="left"/>
            </w:pPr>
          </w:p>
        </w:tc>
        <w:tc>
          <w:tcPr>
            <w:tcW w:w="1177" w:type="dxa"/>
          </w:tcPr>
          <w:p w14:paraId="1383439C" w14:textId="77777777" w:rsidR="009E452E" w:rsidRDefault="009E452E" w:rsidP="00A76ABC">
            <w:pPr>
              <w:spacing w:line="240" w:lineRule="atLeast"/>
              <w:jc w:val="left"/>
            </w:pPr>
          </w:p>
        </w:tc>
        <w:tc>
          <w:tcPr>
            <w:tcW w:w="3781" w:type="dxa"/>
          </w:tcPr>
          <w:p w14:paraId="2DC5841A" w14:textId="77777777" w:rsidR="009E452E" w:rsidRDefault="009E452E" w:rsidP="00A76ABC">
            <w:pPr>
              <w:spacing w:line="240" w:lineRule="atLeast"/>
              <w:jc w:val="left"/>
            </w:pPr>
          </w:p>
        </w:tc>
      </w:tr>
      <w:tr w:rsidR="009E452E" w14:paraId="5396A0EA" w14:textId="77777777">
        <w:trPr>
          <w:trHeight w:val="255"/>
        </w:trPr>
        <w:tc>
          <w:tcPr>
            <w:tcW w:w="1324" w:type="dxa"/>
          </w:tcPr>
          <w:p w14:paraId="26E2794D" w14:textId="77777777" w:rsidR="009E452E" w:rsidRDefault="009E452E" w:rsidP="00A76ABC">
            <w:pPr>
              <w:spacing w:line="240" w:lineRule="atLeast"/>
              <w:jc w:val="left"/>
            </w:pPr>
          </w:p>
        </w:tc>
        <w:tc>
          <w:tcPr>
            <w:tcW w:w="2218" w:type="dxa"/>
          </w:tcPr>
          <w:p w14:paraId="595456DD" w14:textId="77777777" w:rsidR="009E452E" w:rsidRDefault="009E452E" w:rsidP="00A76ABC">
            <w:pPr>
              <w:spacing w:line="240" w:lineRule="atLeast"/>
              <w:jc w:val="left"/>
            </w:pPr>
          </w:p>
        </w:tc>
        <w:tc>
          <w:tcPr>
            <w:tcW w:w="2218" w:type="dxa"/>
          </w:tcPr>
          <w:p w14:paraId="1395389A" w14:textId="77777777" w:rsidR="009E452E" w:rsidRDefault="009E452E" w:rsidP="00A76ABC">
            <w:pPr>
              <w:spacing w:line="240" w:lineRule="atLeast"/>
              <w:jc w:val="left"/>
            </w:pPr>
          </w:p>
        </w:tc>
        <w:tc>
          <w:tcPr>
            <w:tcW w:w="1177" w:type="dxa"/>
          </w:tcPr>
          <w:p w14:paraId="5EA91707" w14:textId="77777777" w:rsidR="009E452E" w:rsidRDefault="009E452E" w:rsidP="00A76ABC">
            <w:pPr>
              <w:spacing w:line="240" w:lineRule="atLeast"/>
              <w:jc w:val="left"/>
            </w:pPr>
          </w:p>
        </w:tc>
        <w:tc>
          <w:tcPr>
            <w:tcW w:w="3781" w:type="dxa"/>
          </w:tcPr>
          <w:p w14:paraId="17E55265" w14:textId="77777777" w:rsidR="009E452E" w:rsidRDefault="009E452E" w:rsidP="00A76ABC">
            <w:pPr>
              <w:spacing w:line="240" w:lineRule="atLeast"/>
              <w:jc w:val="left"/>
            </w:pPr>
          </w:p>
        </w:tc>
      </w:tr>
      <w:tr w:rsidR="009E452E" w14:paraId="00D21DFE" w14:textId="77777777">
        <w:trPr>
          <w:trHeight w:val="267"/>
        </w:trPr>
        <w:tc>
          <w:tcPr>
            <w:tcW w:w="1324" w:type="dxa"/>
          </w:tcPr>
          <w:p w14:paraId="54A82200" w14:textId="77777777" w:rsidR="009E452E" w:rsidRDefault="009E452E" w:rsidP="00A76ABC">
            <w:pPr>
              <w:spacing w:line="240" w:lineRule="atLeast"/>
              <w:jc w:val="left"/>
            </w:pPr>
          </w:p>
        </w:tc>
        <w:tc>
          <w:tcPr>
            <w:tcW w:w="2218" w:type="dxa"/>
          </w:tcPr>
          <w:p w14:paraId="512D308B" w14:textId="77777777" w:rsidR="009E452E" w:rsidRDefault="009E452E" w:rsidP="00A76ABC">
            <w:pPr>
              <w:spacing w:line="240" w:lineRule="atLeast"/>
              <w:jc w:val="left"/>
            </w:pPr>
          </w:p>
        </w:tc>
        <w:tc>
          <w:tcPr>
            <w:tcW w:w="2218" w:type="dxa"/>
          </w:tcPr>
          <w:p w14:paraId="4DAC1678" w14:textId="77777777" w:rsidR="009E452E" w:rsidRDefault="009E452E" w:rsidP="00A76ABC">
            <w:pPr>
              <w:spacing w:line="240" w:lineRule="atLeast"/>
              <w:jc w:val="left"/>
            </w:pPr>
          </w:p>
        </w:tc>
        <w:tc>
          <w:tcPr>
            <w:tcW w:w="1177" w:type="dxa"/>
          </w:tcPr>
          <w:p w14:paraId="5DE6C87E" w14:textId="77777777" w:rsidR="009E452E" w:rsidRDefault="009E452E" w:rsidP="00A76ABC">
            <w:pPr>
              <w:spacing w:line="240" w:lineRule="atLeast"/>
              <w:jc w:val="left"/>
            </w:pPr>
          </w:p>
        </w:tc>
        <w:tc>
          <w:tcPr>
            <w:tcW w:w="3781" w:type="dxa"/>
          </w:tcPr>
          <w:p w14:paraId="79A66DE0" w14:textId="77777777" w:rsidR="009E452E" w:rsidRDefault="009E452E" w:rsidP="00A76ABC">
            <w:pPr>
              <w:spacing w:line="240" w:lineRule="atLeast"/>
              <w:jc w:val="left"/>
            </w:pPr>
          </w:p>
        </w:tc>
      </w:tr>
      <w:tr w:rsidR="009E452E" w14:paraId="74494F9E" w14:textId="77777777">
        <w:trPr>
          <w:trHeight w:val="255"/>
        </w:trPr>
        <w:tc>
          <w:tcPr>
            <w:tcW w:w="1324" w:type="dxa"/>
          </w:tcPr>
          <w:p w14:paraId="17D5573E" w14:textId="77777777" w:rsidR="009E452E" w:rsidRDefault="009E452E" w:rsidP="00A76ABC">
            <w:pPr>
              <w:spacing w:line="240" w:lineRule="atLeast"/>
              <w:jc w:val="left"/>
            </w:pPr>
          </w:p>
        </w:tc>
        <w:tc>
          <w:tcPr>
            <w:tcW w:w="2218" w:type="dxa"/>
          </w:tcPr>
          <w:p w14:paraId="6E80A151" w14:textId="77777777" w:rsidR="009E452E" w:rsidRDefault="009E452E" w:rsidP="00A76ABC">
            <w:pPr>
              <w:spacing w:line="240" w:lineRule="atLeast"/>
              <w:jc w:val="left"/>
            </w:pPr>
          </w:p>
        </w:tc>
        <w:tc>
          <w:tcPr>
            <w:tcW w:w="2218" w:type="dxa"/>
          </w:tcPr>
          <w:p w14:paraId="57B983D1" w14:textId="77777777" w:rsidR="009E452E" w:rsidRDefault="009E452E" w:rsidP="00A76ABC">
            <w:pPr>
              <w:spacing w:line="240" w:lineRule="atLeast"/>
              <w:jc w:val="left"/>
            </w:pPr>
          </w:p>
        </w:tc>
        <w:tc>
          <w:tcPr>
            <w:tcW w:w="1177" w:type="dxa"/>
          </w:tcPr>
          <w:p w14:paraId="0302D401" w14:textId="77777777" w:rsidR="009E452E" w:rsidRDefault="009E452E" w:rsidP="00A76ABC">
            <w:pPr>
              <w:spacing w:line="240" w:lineRule="atLeast"/>
              <w:jc w:val="left"/>
            </w:pPr>
          </w:p>
        </w:tc>
        <w:tc>
          <w:tcPr>
            <w:tcW w:w="3781" w:type="dxa"/>
          </w:tcPr>
          <w:p w14:paraId="1E8BCD22" w14:textId="77777777" w:rsidR="009E452E" w:rsidRDefault="009E452E" w:rsidP="00A76ABC">
            <w:pPr>
              <w:spacing w:line="240" w:lineRule="atLeast"/>
              <w:jc w:val="left"/>
            </w:pPr>
          </w:p>
        </w:tc>
      </w:tr>
    </w:tbl>
    <w:p w14:paraId="3B804F11" w14:textId="77777777" w:rsidR="009E452E" w:rsidRDefault="009E452E" w:rsidP="00A76ABC">
      <w:pPr>
        <w:spacing w:line="240" w:lineRule="atLeast"/>
        <w:jc w:val="left"/>
      </w:pPr>
    </w:p>
    <w:p w14:paraId="446623F4" w14:textId="77777777" w:rsidR="009E452E" w:rsidRDefault="00D67AD0" w:rsidP="00A76ABC">
      <w:pPr>
        <w:pStyle w:val="4"/>
        <w:spacing w:line="240" w:lineRule="atLeast"/>
        <w:jc w:val="left"/>
      </w:pPr>
      <w:r>
        <w:rPr>
          <w:rFonts w:hint="eastAsia"/>
        </w:rPr>
        <w:t>组合型商品表</w:t>
      </w:r>
      <w:r>
        <w:rPr>
          <w:rFonts w:hint="eastAsia"/>
        </w:rPr>
        <w:t>T</w:t>
      </w:r>
      <w:r>
        <w:t>_S</w:t>
      </w:r>
      <w:r>
        <w:rPr>
          <w:rFonts w:hint="eastAsia"/>
        </w:rPr>
        <w:t>ub</w:t>
      </w:r>
      <w:r>
        <w:t>Commodity</w:t>
      </w:r>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1840"/>
        <w:gridCol w:w="850"/>
        <w:gridCol w:w="9269"/>
      </w:tblGrid>
      <w:tr w:rsidR="009E452E" w14:paraId="2F085030" w14:textId="77777777" w:rsidTr="00762B87">
        <w:trPr>
          <w:trHeight w:val="255"/>
        </w:trPr>
        <w:tc>
          <w:tcPr>
            <w:tcW w:w="1324" w:type="dxa"/>
            <w:shd w:val="clear" w:color="auto" w:fill="FF0000"/>
          </w:tcPr>
          <w:p w14:paraId="1D7E2D3F"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0C9A890E"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840" w:type="dxa"/>
            <w:shd w:val="clear" w:color="auto" w:fill="FF0000"/>
          </w:tcPr>
          <w:p w14:paraId="1F88964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0" w:type="dxa"/>
            <w:shd w:val="clear" w:color="auto" w:fill="FF0000"/>
          </w:tcPr>
          <w:p w14:paraId="55FA2AD6"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9269" w:type="dxa"/>
            <w:shd w:val="clear" w:color="auto" w:fill="FF0000"/>
          </w:tcPr>
          <w:p w14:paraId="794A360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9811D40" w14:textId="77777777" w:rsidTr="00762B87">
        <w:trPr>
          <w:trHeight w:val="267"/>
        </w:trPr>
        <w:tc>
          <w:tcPr>
            <w:tcW w:w="1324" w:type="dxa"/>
          </w:tcPr>
          <w:p w14:paraId="6CF91594" w14:textId="77777777" w:rsidR="009E452E" w:rsidRDefault="009E452E" w:rsidP="00A76ABC">
            <w:pPr>
              <w:spacing w:line="240" w:lineRule="atLeast"/>
              <w:jc w:val="left"/>
            </w:pPr>
          </w:p>
        </w:tc>
        <w:tc>
          <w:tcPr>
            <w:tcW w:w="2218" w:type="dxa"/>
          </w:tcPr>
          <w:p w14:paraId="2ABDCE4C" w14:textId="77777777" w:rsidR="009E452E" w:rsidRDefault="00D67AD0" w:rsidP="00A76ABC">
            <w:pPr>
              <w:spacing w:line="240" w:lineRule="atLeast"/>
              <w:jc w:val="left"/>
            </w:pPr>
            <w:r>
              <w:rPr>
                <w:rFonts w:hint="eastAsia"/>
              </w:rPr>
              <w:t>F_</w:t>
            </w:r>
            <w:r>
              <w:t>ID</w:t>
            </w:r>
          </w:p>
        </w:tc>
        <w:tc>
          <w:tcPr>
            <w:tcW w:w="1840" w:type="dxa"/>
          </w:tcPr>
          <w:p w14:paraId="4E9FF314" w14:textId="77777777" w:rsidR="009E452E" w:rsidRDefault="009E452E" w:rsidP="00A76ABC">
            <w:pPr>
              <w:spacing w:line="240" w:lineRule="atLeast"/>
              <w:jc w:val="left"/>
            </w:pPr>
          </w:p>
        </w:tc>
        <w:tc>
          <w:tcPr>
            <w:tcW w:w="850" w:type="dxa"/>
          </w:tcPr>
          <w:p w14:paraId="693D2C51" w14:textId="77777777" w:rsidR="009E452E" w:rsidRDefault="009E452E" w:rsidP="00A76ABC">
            <w:pPr>
              <w:spacing w:line="240" w:lineRule="atLeast"/>
              <w:jc w:val="left"/>
            </w:pPr>
          </w:p>
        </w:tc>
        <w:tc>
          <w:tcPr>
            <w:tcW w:w="9269" w:type="dxa"/>
          </w:tcPr>
          <w:p w14:paraId="6ADA0866" w14:textId="77777777" w:rsidR="009E452E" w:rsidRDefault="009E452E" w:rsidP="00A76ABC">
            <w:pPr>
              <w:spacing w:line="240" w:lineRule="atLeast"/>
              <w:jc w:val="left"/>
            </w:pPr>
          </w:p>
        </w:tc>
      </w:tr>
      <w:tr w:rsidR="009E452E" w14:paraId="16FDF89F" w14:textId="77777777" w:rsidTr="00762B87">
        <w:trPr>
          <w:trHeight w:val="255"/>
        </w:trPr>
        <w:tc>
          <w:tcPr>
            <w:tcW w:w="1324" w:type="dxa"/>
          </w:tcPr>
          <w:p w14:paraId="794C052D" w14:textId="77777777" w:rsidR="009E452E" w:rsidRDefault="009E452E" w:rsidP="00A76ABC">
            <w:pPr>
              <w:spacing w:line="240" w:lineRule="atLeast"/>
              <w:jc w:val="left"/>
            </w:pPr>
          </w:p>
        </w:tc>
        <w:tc>
          <w:tcPr>
            <w:tcW w:w="2218" w:type="dxa"/>
          </w:tcPr>
          <w:p w14:paraId="746F82E2" w14:textId="77777777" w:rsidR="009E452E" w:rsidRDefault="00D67AD0" w:rsidP="00A76ABC">
            <w:pPr>
              <w:spacing w:line="240" w:lineRule="atLeast"/>
              <w:jc w:val="left"/>
            </w:pPr>
            <w:r>
              <w:rPr>
                <w:rFonts w:hint="eastAsia"/>
              </w:rPr>
              <w:t>F</w:t>
            </w:r>
            <w:r>
              <w:t>_C</w:t>
            </w:r>
            <w:r>
              <w:rPr>
                <w:rFonts w:hint="eastAsia"/>
              </w:rPr>
              <w:t>omm</w:t>
            </w:r>
            <w:r>
              <w:t>odityID</w:t>
            </w:r>
          </w:p>
        </w:tc>
        <w:tc>
          <w:tcPr>
            <w:tcW w:w="1840" w:type="dxa"/>
          </w:tcPr>
          <w:p w14:paraId="74FD1BE6" w14:textId="77777777" w:rsidR="009E452E" w:rsidRDefault="009E452E" w:rsidP="00A76ABC">
            <w:pPr>
              <w:spacing w:line="240" w:lineRule="atLeast"/>
              <w:jc w:val="left"/>
            </w:pPr>
          </w:p>
        </w:tc>
        <w:tc>
          <w:tcPr>
            <w:tcW w:w="850" w:type="dxa"/>
          </w:tcPr>
          <w:p w14:paraId="2D2433E0" w14:textId="77777777" w:rsidR="009E452E" w:rsidRDefault="009E452E" w:rsidP="00A76ABC">
            <w:pPr>
              <w:spacing w:line="240" w:lineRule="atLeast"/>
              <w:jc w:val="left"/>
            </w:pPr>
          </w:p>
        </w:tc>
        <w:tc>
          <w:tcPr>
            <w:tcW w:w="9269" w:type="dxa"/>
          </w:tcPr>
          <w:p w14:paraId="60E6F2D0" w14:textId="77777777" w:rsidR="009E452E" w:rsidRDefault="00D67AD0" w:rsidP="00A76ABC">
            <w:pPr>
              <w:spacing w:line="240" w:lineRule="atLeast"/>
              <w:jc w:val="left"/>
            </w:pPr>
            <w:r>
              <w:rPr>
                <w:rFonts w:hint="eastAsia"/>
              </w:rPr>
              <w:t>组合型商品的</w:t>
            </w:r>
            <w:r>
              <w:rPr>
                <w:rFonts w:hint="eastAsia"/>
              </w:rPr>
              <w:t>I</w:t>
            </w:r>
            <w:r>
              <w:t>D</w:t>
            </w:r>
            <w:r w:rsidR="009A4C0C">
              <w:rPr>
                <w:rFonts w:hint="eastAsia"/>
              </w:rPr>
              <w:t>。</w:t>
            </w:r>
            <w:r w:rsidR="009A4C0C" w:rsidRPr="009A4C0C">
              <w:rPr>
                <w:rFonts w:hint="eastAsia"/>
                <w:shd w:val="clear" w:color="auto" w:fill="FFFF00"/>
              </w:rPr>
              <w:t>外键</w:t>
            </w:r>
          </w:p>
        </w:tc>
      </w:tr>
      <w:tr w:rsidR="009E452E" w14:paraId="14CF7CB5" w14:textId="77777777" w:rsidTr="00762B87">
        <w:trPr>
          <w:trHeight w:val="267"/>
        </w:trPr>
        <w:tc>
          <w:tcPr>
            <w:tcW w:w="1324" w:type="dxa"/>
            <w:shd w:val="clear" w:color="auto" w:fill="FFFF00"/>
          </w:tcPr>
          <w:p w14:paraId="2837A42F" w14:textId="77777777" w:rsidR="009E452E" w:rsidRDefault="0004760D" w:rsidP="00A76ABC">
            <w:pPr>
              <w:spacing w:line="240" w:lineRule="atLeast"/>
              <w:jc w:val="left"/>
            </w:pPr>
            <w:r>
              <w:rPr>
                <w:rFonts w:hint="eastAsia"/>
              </w:rPr>
              <w:t>子商品</w:t>
            </w:r>
            <w:r>
              <w:rPr>
                <w:rFonts w:hint="eastAsia"/>
              </w:rPr>
              <w:t>I</w:t>
            </w:r>
            <w:r>
              <w:t>D</w:t>
            </w:r>
          </w:p>
        </w:tc>
        <w:tc>
          <w:tcPr>
            <w:tcW w:w="2218" w:type="dxa"/>
          </w:tcPr>
          <w:p w14:paraId="79A2704B" w14:textId="77777777" w:rsidR="009E452E" w:rsidRDefault="00D67AD0" w:rsidP="00A76ABC">
            <w:pPr>
              <w:spacing w:line="240" w:lineRule="atLeast"/>
              <w:jc w:val="left"/>
            </w:pPr>
            <w:r>
              <w:t>F_S</w:t>
            </w:r>
            <w:r>
              <w:rPr>
                <w:rFonts w:hint="eastAsia"/>
              </w:rPr>
              <w:t>ub</w:t>
            </w:r>
            <w:r>
              <w:t>CommodityID</w:t>
            </w:r>
          </w:p>
        </w:tc>
        <w:tc>
          <w:tcPr>
            <w:tcW w:w="1840" w:type="dxa"/>
          </w:tcPr>
          <w:p w14:paraId="67BAE98D" w14:textId="77777777" w:rsidR="009E452E" w:rsidRDefault="009E452E" w:rsidP="00A76ABC">
            <w:pPr>
              <w:spacing w:line="240" w:lineRule="atLeast"/>
              <w:jc w:val="left"/>
            </w:pPr>
          </w:p>
        </w:tc>
        <w:tc>
          <w:tcPr>
            <w:tcW w:w="850" w:type="dxa"/>
          </w:tcPr>
          <w:p w14:paraId="089EAD41" w14:textId="77777777" w:rsidR="009E452E" w:rsidRDefault="009E452E" w:rsidP="00A76ABC">
            <w:pPr>
              <w:spacing w:line="240" w:lineRule="atLeast"/>
              <w:jc w:val="left"/>
            </w:pPr>
          </w:p>
        </w:tc>
        <w:tc>
          <w:tcPr>
            <w:tcW w:w="9269" w:type="dxa"/>
          </w:tcPr>
          <w:p w14:paraId="4A6940B9" w14:textId="77777777" w:rsidR="009A4C0C" w:rsidRDefault="00D67AD0" w:rsidP="00A76ABC">
            <w:pPr>
              <w:spacing w:line="240" w:lineRule="atLeast"/>
              <w:jc w:val="left"/>
            </w:pPr>
            <w:r>
              <w:rPr>
                <w:rFonts w:hint="eastAsia"/>
              </w:rPr>
              <w:t>被组合的商品的</w:t>
            </w:r>
            <w:r>
              <w:rPr>
                <w:rFonts w:hint="eastAsia"/>
              </w:rPr>
              <w:t>I</w:t>
            </w:r>
            <w:r>
              <w:t>D</w:t>
            </w:r>
            <w:r w:rsidR="009A4C0C">
              <w:rPr>
                <w:rFonts w:hint="eastAsia"/>
              </w:rPr>
              <w:t>。</w:t>
            </w:r>
          </w:p>
          <w:p w14:paraId="42E4D631" w14:textId="77777777" w:rsidR="009E452E" w:rsidRDefault="009A4C0C" w:rsidP="00A76ABC">
            <w:pPr>
              <w:spacing w:line="240" w:lineRule="atLeast"/>
              <w:jc w:val="left"/>
              <w:rPr>
                <w:shd w:val="clear" w:color="auto" w:fill="FFFF00"/>
              </w:rPr>
            </w:pPr>
            <w:r w:rsidRPr="009A4C0C">
              <w:rPr>
                <w:rFonts w:hint="eastAsia"/>
                <w:shd w:val="clear" w:color="auto" w:fill="FFFF00"/>
              </w:rPr>
              <w:t>外键，</w:t>
            </w:r>
            <w:r w:rsidR="0004760D" w:rsidRPr="009A4C0C">
              <w:rPr>
                <w:rFonts w:hint="eastAsia"/>
                <w:shd w:val="clear" w:color="auto" w:fill="FFFF00"/>
              </w:rPr>
              <w:t>对应商品表的</w:t>
            </w:r>
            <w:r w:rsidR="0004760D" w:rsidRPr="009A4C0C">
              <w:rPr>
                <w:rFonts w:hint="eastAsia"/>
                <w:shd w:val="clear" w:color="auto" w:fill="FFFF00"/>
              </w:rPr>
              <w:t>F</w:t>
            </w:r>
            <w:r w:rsidR="0004760D" w:rsidRPr="009A4C0C">
              <w:rPr>
                <w:shd w:val="clear" w:color="auto" w:fill="FFFF00"/>
              </w:rPr>
              <w:t>_</w:t>
            </w:r>
            <w:r w:rsidR="0004760D" w:rsidRPr="009A4C0C">
              <w:rPr>
                <w:rFonts w:hint="eastAsia"/>
                <w:shd w:val="clear" w:color="auto" w:fill="FFFF00"/>
              </w:rPr>
              <w:t>I</w:t>
            </w:r>
            <w:r w:rsidR="0004760D" w:rsidRPr="009A4C0C">
              <w:rPr>
                <w:shd w:val="clear" w:color="auto" w:fill="FFFF00"/>
              </w:rPr>
              <w:t>D</w:t>
            </w:r>
            <w:r w:rsidR="00301271" w:rsidRPr="009A4C0C">
              <w:rPr>
                <w:rFonts w:hint="eastAsia"/>
                <w:shd w:val="clear" w:color="auto" w:fill="FFFF00"/>
              </w:rPr>
              <w:t>。</w:t>
            </w:r>
            <w:r w:rsidR="00301271" w:rsidRPr="00301271">
              <w:rPr>
                <w:rFonts w:hint="eastAsia"/>
                <w:shd w:val="clear" w:color="auto" w:fill="FFFF00"/>
              </w:rPr>
              <w:t>与</w:t>
            </w:r>
            <w:r w:rsidR="00301271" w:rsidRPr="00301271">
              <w:rPr>
                <w:rFonts w:hint="eastAsia"/>
                <w:shd w:val="clear" w:color="auto" w:fill="FFFF00"/>
              </w:rPr>
              <w:t>F</w:t>
            </w:r>
            <w:r w:rsidR="00301271" w:rsidRPr="00301271">
              <w:rPr>
                <w:shd w:val="clear" w:color="auto" w:fill="FFFF00"/>
              </w:rPr>
              <w:t>_C</w:t>
            </w:r>
            <w:r w:rsidR="00301271" w:rsidRPr="00301271">
              <w:rPr>
                <w:rFonts w:hint="eastAsia"/>
                <w:shd w:val="clear" w:color="auto" w:fill="FFFF00"/>
              </w:rPr>
              <w:t>omm</w:t>
            </w:r>
            <w:r w:rsidR="00301271" w:rsidRPr="00301271">
              <w:rPr>
                <w:shd w:val="clear" w:color="auto" w:fill="FFFF00"/>
              </w:rPr>
              <w:t>odityID</w:t>
            </w:r>
            <w:r w:rsidR="00301271" w:rsidRPr="00301271">
              <w:rPr>
                <w:rFonts w:hint="eastAsia"/>
                <w:shd w:val="clear" w:color="auto" w:fill="FFFF00"/>
              </w:rPr>
              <w:t>合成惟一键</w:t>
            </w:r>
            <w:r>
              <w:rPr>
                <w:rFonts w:hint="eastAsia"/>
                <w:shd w:val="clear" w:color="auto" w:fill="FFFF00"/>
              </w:rPr>
              <w:t>。</w:t>
            </w:r>
          </w:p>
          <w:p w14:paraId="5FF9FF99" w14:textId="77777777" w:rsidR="009A4C0C" w:rsidRDefault="009A4C0C" w:rsidP="00A76ABC">
            <w:pPr>
              <w:spacing w:line="240" w:lineRule="atLeast"/>
              <w:jc w:val="left"/>
            </w:pPr>
            <w:r w:rsidRPr="009A4C0C">
              <w:rPr>
                <w:rFonts w:hint="eastAsia"/>
                <w:shd w:val="clear" w:color="auto" w:fill="FFFF00"/>
              </w:rPr>
              <w:t>被组合的商品</w:t>
            </w:r>
            <w:r w:rsidR="009D3203">
              <w:rPr>
                <w:rFonts w:hint="eastAsia"/>
                <w:shd w:val="clear" w:color="auto" w:fill="FFFF00"/>
              </w:rPr>
              <w:t>只能是单品，不能是服务型商品、多包装商品和组合商品</w:t>
            </w:r>
            <w:r w:rsidRPr="009A4C0C">
              <w:rPr>
                <w:rFonts w:hint="eastAsia"/>
                <w:shd w:val="clear" w:color="auto" w:fill="FFFF00"/>
              </w:rPr>
              <w:t>。</w:t>
            </w:r>
          </w:p>
        </w:tc>
      </w:tr>
      <w:tr w:rsidR="00301271" w14:paraId="56020C93" w14:textId="77777777" w:rsidTr="00762B87">
        <w:trPr>
          <w:trHeight w:val="255"/>
        </w:trPr>
        <w:tc>
          <w:tcPr>
            <w:tcW w:w="1324" w:type="dxa"/>
            <w:shd w:val="clear" w:color="auto" w:fill="FFFF00"/>
          </w:tcPr>
          <w:p w14:paraId="76EFE359" w14:textId="77777777" w:rsidR="00301271" w:rsidRDefault="0004760D" w:rsidP="00A76ABC">
            <w:pPr>
              <w:spacing w:line="240" w:lineRule="atLeast"/>
              <w:jc w:val="left"/>
            </w:pPr>
            <w:r>
              <w:rPr>
                <w:rFonts w:hint="eastAsia"/>
              </w:rPr>
              <w:t>子商品数量</w:t>
            </w:r>
          </w:p>
        </w:tc>
        <w:tc>
          <w:tcPr>
            <w:tcW w:w="2218" w:type="dxa"/>
            <w:shd w:val="clear" w:color="auto" w:fill="FFFF00"/>
          </w:tcPr>
          <w:p w14:paraId="6BF1C4FD" w14:textId="77777777" w:rsidR="00301271" w:rsidRDefault="00301271" w:rsidP="00A76ABC">
            <w:pPr>
              <w:spacing w:line="240" w:lineRule="atLeast"/>
              <w:jc w:val="left"/>
            </w:pPr>
            <w:r>
              <w:rPr>
                <w:rFonts w:hint="eastAsia"/>
              </w:rPr>
              <w:t>F</w:t>
            </w:r>
            <w:r>
              <w:t>_S</w:t>
            </w:r>
            <w:r>
              <w:rPr>
                <w:rFonts w:hint="eastAsia"/>
              </w:rPr>
              <w:t>ub</w:t>
            </w:r>
            <w:r>
              <w:t>CommodityNO</w:t>
            </w:r>
          </w:p>
        </w:tc>
        <w:tc>
          <w:tcPr>
            <w:tcW w:w="1840" w:type="dxa"/>
            <w:shd w:val="clear" w:color="auto" w:fill="FFFF00"/>
          </w:tcPr>
          <w:p w14:paraId="351F2143" w14:textId="77777777" w:rsidR="00301271" w:rsidRDefault="00301271" w:rsidP="00A76ABC">
            <w:pPr>
              <w:spacing w:line="240" w:lineRule="atLeast"/>
              <w:jc w:val="left"/>
            </w:pPr>
            <w:r>
              <w:t>Int not null</w:t>
            </w:r>
            <w:r w:rsidR="00814FD6">
              <w:rPr>
                <w:rFonts w:hint="eastAsia"/>
              </w:rPr>
              <w:t>，</w:t>
            </w:r>
            <w:r w:rsidR="00814FD6">
              <w:t>&gt;0</w:t>
            </w:r>
          </w:p>
        </w:tc>
        <w:tc>
          <w:tcPr>
            <w:tcW w:w="850" w:type="dxa"/>
            <w:shd w:val="clear" w:color="auto" w:fill="FFFF00"/>
          </w:tcPr>
          <w:p w14:paraId="064BCADB" w14:textId="77777777" w:rsidR="00301271" w:rsidRDefault="00301271" w:rsidP="00A76ABC">
            <w:pPr>
              <w:spacing w:line="240" w:lineRule="atLeast"/>
              <w:jc w:val="left"/>
            </w:pPr>
          </w:p>
        </w:tc>
        <w:tc>
          <w:tcPr>
            <w:tcW w:w="9269" w:type="dxa"/>
            <w:shd w:val="clear" w:color="auto" w:fill="FFFF00"/>
          </w:tcPr>
          <w:p w14:paraId="24B1D9ED" w14:textId="77777777" w:rsidR="00301271" w:rsidRDefault="00301271" w:rsidP="00A76ABC">
            <w:pPr>
              <w:spacing w:line="240" w:lineRule="atLeast"/>
              <w:jc w:val="left"/>
            </w:pPr>
            <w:r>
              <w:rPr>
                <w:rFonts w:hint="eastAsia"/>
              </w:rPr>
              <w:t>被组合的商品的数量</w:t>
            </w:r>
          </w:p>
        </w:tc>
      </w:tr>
      <w:tr w:rsidR="009D3203" w14:paraId="5E7C9277" w14:textId="77777777" w:rsidTr="00762B87">
        <w:trPr>
          <w:trHeight w:val="255"/>
        </w:trPr>
        <w:tc>
          <w:tcPr>
            <w:tcW w:w="1324" w:type="dxa"/>
            <w:shd w:val="clear" w:color="auto" w:fill="FFFF00"/>
          </w:tcPr>
          <w:p w14:paraId="27A93513" w14:textId="77777777" w:rsidR="009D3203" w:rsidRDefault="00762B87" w:rsidP="00A76ABC">
            <w:pPr>
              <w:spacing w:line="240" w:lineRule="atLeast"/>
              <w:jc w:val="left"/>
            </w:pPr>
            <w:r>
              <w:rPr>
                <w:rFonts w:hint="eastAsia"/>
              </w:rPr>
              <w:t>子商品的价格</w:t>
            </w:r>
          </w:p>
        </w:tc>
        <w:tc>
          <w:tcPr>
            <w:tcW w:w="2218" w:type="dxa"/>
            <w:shd w:val="clear" w:color="auto" w:fill="FFFF00"/>
          </w:tcPr>
          <w:p w14:paraId="2165F34B" w14:textId="77777777" w:rsidR="009D3203" w:rsidRDefault="009D3203" w:rsidP="00A76ABC">
            <w:pPr>
              <w:spacing w:line="240" w:lineRule="atLeast"/>
              <w:jc w:val="left"/>
            </w:pPr>
            <w:r>
              <w:rPr>
                <w:rFonts w:hint="eastAsia"/>
              </w:rPr>
              <w:t>F</w:t>
            </w:r>
            <w:r>
              <w:t>_Price</w:t>
            </w:r>
          </w:p>
        </w:tc>
        <w:tc>
          <w:tcPr>
            <w:tcW w:w="1840" w:type="dxa"/>
            <w:shd w:val="clear" w:color="auto" w:fill="FFFF00"/>
          </w:tcPr>
          <w:p w14:paraId="5F335278" w14:textId="77777777" w:rsidR="009D3203" w:rsidRDefault="009D3203" w:rsidP="00A76ABC">
            <w:pPr>
              <w:spacing w:line="240" w:lineRule="atLeast"/>
              <w:jc w:val="left"/>
            </w:pPr>
            <w:r w:rsidRPr="009D3203">
              <w:t>DECIMAL (20,6) NOT NULL</w:t>
            </w:r>
            <w:r w:rsidR="00814FD6">
              <w:rPr>
                <w:rFonts w:hint="eastAsia"/>
              </w:rPr>
              <w:t>，</w:t>
            </w:r>
            <w:r w:rsidR="00814FD6">
              <w:rPr>
                <w:rFonts w:hint="eastAsia"/>
              </w:rPr>
              <w:t>&gt;</w:t>
            </w:r>
            <w:r w:rsidR="00814FD6">
              <w:t>0.000000d</w:t>
            </w:r>
          </w:p>
        </w:tc>
        <w:tc>
          <w:tcPr>
            <w:tcW w:w="850" w:type="dxa"/>
            <w:shd w:val="clear" w:color="auto" w:fill="FFFF00"/>
          </w:tcPr>
          <w:p w14:paraId="4EEFB7B5" w14:textId="77777777" w:rsidR="009D3203" w:rsidRDefault="009D3203" w:rsidP="00A76ABC">
            <w:pPr>
              <w:spacing w:line="240" w:lineRule="atLeast"/>
              <w:jc w:val="left"/>
            </w:pPr>
          </w:p>
        </w:tc>
        <w:tc>
          <w:tcPr>
            <w:tcW w:w="9269" w:type="dxa"/>
            <w:shd w:val="clear" w:color="auto" w:fill="FFFF00"/>
          </w:tcPr>
          <w:p w14:paraId="5D678D18" w14:textId="77777777" w:rsidR="003D7F63" w:rsidRDefault="00814FD6" w:rsidP="00814FD6">
            <w:pPr>
              <w:spacing w:line="240" w:lineRule="atLeast"/>
              <w:jc w:val="left"/>
            </w:pPr>
            <w:r>
              <w:rPr>
                <w:rFonts w:hint="eastAsia"/>
              </w:rPr>
              <w:t>用户填写的价格。通常会低于这个商品的原价</w:t>
            </w:r>
            <w:r w:rsidR="003D7F63">
              <w:rPr>
                <w:rFonts w:hint="eastAsia"/>
              </w:rPr>
              <w:t>。</w:t>
            </w:r>
          </w:p>
          <w:p w14:paraId="689CB299" w14:textId="77777777" w:rsidR="003D7F63" w:rsidRPr="00C33779" w:rsidRDefault="003D7F63" w:rsidP="00814FD6">
            <w:pPr>
              <w:spacing w:line="240" w:lineRule="atLeast"/>
              <w:jc w:val="left"/>
            </w:pPr>
            <w:r>
              <w:rPr>
                <w:rFonts w:hint="eastAsia"/>
              </w:rPr>
              <w:t>组合商品的零售价</w:t>
            </w:r>
            <w:r>
              <w:rPr>
                <w:rFonts w:hint="eastAsia"/>
              </w:rPr>
              <w:t>=</w:t>
            </w:r>
            <w:r>
              <w:rPr>
                <w:rFonts w:hint="eastAsia"/>
              </w:rPr>
              <w:t>各子商品乘以本价格之和</w:t>
            </w:r>
          </w:p>
        </w:tc>
      </w:tr>
      <w:tr w:rsidR="009D3203" w14:paraId="0C958051" w14:textId="77777777" w:rsidTr="00762B87">
        <w:trPr>
          <w:trHeight w:val="255"/>
        </w:trPr>
        <w:tc>
          <w:tcPr>
            <w:tcW w:w="1324" w:type="dxa"/>
            <w:tcBorders>
              <w:top w:val="single" w:sz="4" w:space="0" w:color="auto"/>
              <w:left w:val="single" w:sz="4" w:space="0" w:color="auto"/>
              <w:bottom w:val="single" w:sz="4" w:space="0" w:color="auto"/>
              <w:right w:val="single" w:sz="4" w:space="0" w:color="auto"/>
            </w:tcBorders>
            <w:shd w:val="clear" w:color="auto" w:fill="FFFF00"/>
          </w:tcPr>
          <w:p w14:paraId="6C0BB4DF" w14:textId="77777777" w:rsidR="009D3203" w:rsidRDefault="009D3203" w:rsidP="00371AB9">
            <w:pPr>
              <w:spacing w:line="240" w:lineRule="atLeast"/>
              <w:jc w:val="left"/>
            </w:pPr>
            <w:r>
              <w:rPr>
                <w:rFonts w:hint="eastAsia"/>
              </w:rPr>
              <w:t>创建日期时间</w:t>
            </w:r>
          </w:p>
        </w:tc>
        <w:tc>
          <w:tcPr>
            <w:tcW w:w="2218" w:type="dxa"/>
            <w:tcBorders>
              <w:top w:val="single" w:sz="4" w:space="0" w:color="auto"/>
              <w:left w:val="single" w:sz="4" w:space="0" w:color="auto"/>
              <w:bottom w:val="single" w:sz="4" w:space="0" w:color="auto"/>
              <w:right w:val="single" w:sz="4" w:space="0" w:color="auto"/>
            </w:tcBorders>
            <w:shd w:val="clear" w:color="auto" w:fill="FFFF00"/>
          </w:tcPr>
          <w:p w14:paraId="1826C075" w14:textId="77777777" w:rsidR="009D3203" w:rsidRDefault="009D3203" w:rsidP="00371AB9">
            <w:pPr>
              <w:spacing w:line="240" w:lineRule="atLeast"/>
              <w:jc w:val="left"/>
            </w:pPr>
            <w:r>
              <w:rPr>
                <w:rFonts w:hint="eastAsia"/>
              </w:rPr>
              <w:t>F</w:t>
            </w:r>
            <w:r>
              <w:t>_CreateDatetime</w:t>
            </w:r>
          </w:p>
        </w:tc>
        <w:tc>
          <w:tcPr>
            <w:tcW w:w="1840" w:type="dxa"/>
            <w:tcBorders>
              <w:top w:val="single" w:sz="4" w:space="0" w:color="auto"/>
              <w:left w:val="single" w:sz="4" w:space="0" w:color="auto"/>
              <w:bottom w:val="single" w:sz="4" w:space="0" w:color="auto"/>
              <w:right w:val="single" w:sz="4" w:space="0" w:color="auto"/>
            </w:tcBorders>
            <w:shd w:val="clear" w:color="auto" w:fill="FFFF00"/>
          </w:tcPr>
          <w:p w14:paraId="21B1FC48" w14:textId="77777777" w:rsidR="009D3203" w:rsidRDefault="009D3203" w:rsidP="00371AB9">
            <w:pPr>
              <w:spacing w:line="240" w:lineRule="atLeast"/>
              <w:jc w:val="left"/>
            </w:pPr>
            <w:r>
              <w:t>Not null</w:t>
            </w:r>
          </w:p>
        </w:tc>
        <w:tc>
          <w:tcPr>
            <w:tcW w:w="850" w:type="dxa"/>
            <w:tcBorders>
              <w:top w:val="single" w:sz="4" w:space="0" w:color="auto"/>
              <w:left w:val="single" w:sz="4" w:space="0" w:color="auto"/>
              <w:bottom w:val="single" w:sz="4" w:space="0" w:color="auto"/>
              <w:right w:val="single" w:sz="4" w:space="0" w:color="auto"/>
            </w:tcBorders>
            <w:shd w:val="clear" w:color="auto" w:fill="FFFF00"/>
          </w:tcPr>
          <w:p w14:paraId="44281D57" w14:textId="77777777" w:rsidR="009D3203" w:rsidRDefault="009D3203" w:rsidP="00371AB9">
            <w:pPr>
              <w:spacing w:line="240" w:lineRule="atLeast"/>
              <w:jc w:val="left"/>
            </w:pPr>
            <w:r>
              <w:t>Now()</w:t>
            </w:r>
          </w:p>
        </w:tc>
        <w:tc>
          <w:tcPr>
            <w:tcW w:w="9269" w:type="dxa"/>
            <w:tcBorders>
              <w:top w:val="single" w:sz="4" w:space="0" w:color="auto"/>
              <w:left w:val="single" w:sz="4" w:space="0" w:color="auto"/>
              <w:bottom w:val="single" w:sz="4" w:space="0" w:color="auto"/>
              <w:right w:val="single" w:sz="4" w:space="0" w:color="auto"/>
            </w:tcBorders>
            <w:shd w:val="clear" w:color="auto" w:fill="FFFF00"/>
          </w:tcPr>
          <w:p w14:paraId="51FA5B83" w14:textId="77777777" w:rsidR="009D3203" w:rsidRDefault="009D3203" w:rsidP="00371AB9">
            <w:pPr>
              <w:spacing w:line="240" w:lineRule="atLeast"/>
              <w:jc w:val="left"/>
            </w:pPr>
          </w:p>
        </w:tc>
      </w:tr>
      <w:tr w:rsidR="009D3203" w14:paraId="121B9824" w14:textId="77777777" w:rsidTr="00762B87">
        <w:trPr>
          <w:trHeight w:val="255"/>
        </w:trPr>
        <w:tc>
          <w:tcPr>
            <w:tcW w:w="1324" w:type="dxa"/>
            <w:tcBorders>
              <w:top w:val="single" w:sz="4" w:space="0" w:color="auto"/>
              <w:left w:val="single" w:sz="4" w:space="0" w:color="auto"/>
              <w:bottom w:val="single" w:sz="4" w:space="0" w:color="auto"/>
              <w:right w:val="single" w:sz="4" w:space="0" w:color="auto"/>
            </w:tcBorders>
            <w:shd w:val="clear" w:color="auto" w:fill="FFFF00"/>
          </w:tcPr>
          <w:p w14:paraId="5E686117" w14:textId="77777777" w:rsidR="009D3203" w:rsidRDefault="009D3203" w:rsidP="00371AB9">
            <w:pPr>
              <w:spacing w:line="240" w:lineRule="atLeast"/>
              <w:jc w:val="left"/>
            </w:pPr>
          </w:p>
        </w:tc>
        <w:tc>
          <w:tcPr>
            <w:tcW w:w="2218" w:type="dxa"/>
            <w:tcBorders>
              <w:top w:val="single" w:sz="4" w:space="0" w:color="auto"/>
              <w:left w:val="single" w:sz="4" w:space="0" w:color="auto"/>
              <w:bottom w:val="single" w:sz="4" w:space="0" w:color="auto"/>
              <w:right w:val="single" w:sz="4" w:space="0" w:color="auto"/>
            </w:tcBorders>
            <w:shd w:val="clear" w:color="auto" w:fill="FFFF00"/>
          </w:tcPr>
          <w:p w14:paraId="65619C00" w14:textId="77777777" w:rsidR="009D3203" w:rsidRDefault="009D3203" w:rsidP="00371AB9">
            <w:pPr>
              <w:spacing w:line="240" w:lineRule="atLeast"/>
              <w:jc w:val="left"/>
            </w:pPr>
            <w:r>
              <w:rPr>
                <w:rFonts w:hint="eastAsia"/>
              </w:rPr>
              <w:t>F_</w:t>
            </w:r>
            <w:r>
              <w:t>UpdateDatetime</w:t>
            </w:r>
          </w:p>
        </w:tc>
        <w:tc>
          <w:tcPr>
            <w:tcW w:w="1840" w:type="dxa"/>
            <w:tcBorders>
              <w:top w:val="single" w:sz="4" w:space="0" w:color="auto"/>
              <w:left w:val="single" w:sz="4" w:space="0" w:color="auto"/>
              <w:bottom w:val="single" w:sz="4" w:space="0" w:color="auto"/>
              <w:right w:val="single" w:sz="4" w:space="0" w:color="auto"/>
            </w:tcBorders>
            <w:shd w:val="clear" w:color="auto" w:fill="FFFF00"/>
          </w:tcPr>
          <w:p w14:paraId="6CAA945F" w14:textId="77777777" w:rsidR="009D3203" w:rsidRDefault="009D3203" w:rsidP="00371AB9">
            <w:pPr>
              <w:spacing w:line="240" w:lineRule="atLeast"/>
              <w:jc w:val="left"/>
            </w:pPr>
            <w:r>
              <w:t>Not null</w:t>
            </w:r>
          </w:p>
        </w:tc>
        <w:tc>
          <w:tcPr>
            <w:tcW w:w="850" w:type="dxa"/>
            <w:tcBorders>
              <w:top w:val="single" w:sz="4" w:space="0" w:color="auto"/>
              <w:left w:val="single" w:sz="4" w:space="0" w:color="auto"/>
              <w:bottom w:val="single" w:sz="4" w:space="0" w:color="auto"/>
              <w:right w:val="single" w:sz="4" w:space="0" w:color="auto"/>
            </w:tcBorders>
            <w:shd w:val="clear" w:color="auto" w:fill="FFFF00"/>
          </w:tcPr>
          <w:p w14:paraId="670B01B0" w14:textId="77777777" w:rsidR="009D3203" w:rsidRDefault="009D3203" w:rsidP="00371AB9">
            <w:pPr>
              <w:spacing w:line="240" w:lineRule="atLeast"/>
              <w:jc w:val="left"/>
            </w:pPr>
            <w:r>
              <w:t>Now()</w:t>
            </w:r>
          </w:p>
        </w:tc>
        <w:tc>
          <w:tcPr>
            <w:tcW w:w="9269" w:type="dxa"/>
            <w:tcBorders>
              <w:top w:val="single" w:sz="4" w:space="0" w:color="auto"/>
              <w:left w:val="single" w:sz="4" w:space="0" w:color="auto"/>
              <w:bottom w:val="single" w:sz="4" w:space="0" w:color="auto"/>
              <w:right w:val="single" w:sz="4" w:space="0" w:color="auto"/>
            </w:tcBorders>
            <w:shd w:val="clear" w:color="auto" w:fill="FFFF00"/>
          </w:tcPr>
          <w:p w14:paraId="2C4C9C79" w14:textId="77777777" w:rsidR="009D3203" w:rsidRDefault="009D3203" w:rsidP="00371AB9">
            <w:pPr>
              <w:spacing w:line="240" w:lineRule="atLeast"/>
              <w:jc w:val="left"/>
            </w:pPr>
          </w:p>
        </w:tc>
      </w:tr>
    </w:tbl>
    <w:p w14:paraId="47A849CF" w14:textId="77777777" w:rsidR="009E452E" w:rsidRDefault="009E452E" w:rsidP="00A76ABC">
      <w:pPr>
        <w:spacing w:line="240" w:lineRule="atLeast"/>
        <w:jc w:val="left"/>
      </w:pPr>
    </w:p>
    <w:p w14:paraId="1E2474E6" w14:textId="77777777" w:rsidR="009E452E" w:rsidRPr="00A0700D" w:rsidRDefault="00D67AD0" w:rsidP="00A76ABC">
      <w:pPr>
        <w:spacing w:line="240" w:lineRule="atLeast"/>
        <w:jc w:val="left"/>
        <w:rPr>
          <w:strike/>
        </w:rPr>
      </w:pPr>
      <w:r>
        <w:rPr>
          <w:rFonts w:hint="eastAsia"/>
        </w:rPr>
        <w:t>商品</w:t>
      </w:r>
      <w:r w:rsidRPr="00A0700D">
        <w:rPr>
          <w:rFonts w:hint="eastAsia"/>
          <w:strike/>
        </w:rPr>
        <w:t>零售价调价历史表</w:t>
      </w:r>
      <w:r w:rsidRPr="00A0700D">
        <w:rPr>
          <w:rFonts w:hint="eastAsia"/>
          <w:strike/>
        </w:rPr>
        <w:t>T_</w:t>
      </w:r>
      <w:r w:rsidRPr="00A0700D">
        <w:rPr>
          <w:strike/>
        </w:rPr>
        <w:t>RetailPriceHistory</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rsidRPr="00A0700D" w14:paraId="53B07061" w14:textId="77777777">
        <w:trPr>
          <w:trHeight w:val="255"/>
        </w:trPr>
        <w:tc>
          <w:tcPr>
            <w:tcW w:w="1324" w:type="dxa"/>
            <w:shd w:val="clear" w:color="auto" w:fill="FF0000"/>
          </w:tcPr>
          <w:p w14:paraId="77A56834"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数据项</w:t>
            </w:r>
          </w:p>
        </w:tc>
        <w:tc>
          <w:tcPr>
            <w:tcW w:w="2218" w:type="dxa"/>
            <w:shd w:val="clear" w:color="auto" w:fill="FF0000"/>
          </w:tcPr>
          <w:p w14:paraId="1F9B8C20"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SQL</w:t>
            </w:r>
            <w:r w:rsidRPr="00A0700D">
              <w:rPr>
                <w:strike/>
                <w:color w:val="FFFFFF" w:themeColor="background1"/>
              </w:rPr>
              <w:t xml:space="preserve"> field</w:t>
            </w:r>
          </w:p>
        </w:tc>
        <w:tc>
          <w:tcPr>
            <w:tcW w:w="2218" w:type="dxa"/>
            <w:shd w:val="clear" w:color="auto" w:fill="FF0000"/>
          </w:tcPr>
          <w:p w14:paraId="2D5B7D92"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Type</w:t>
            </w:r>
          </w:p>
        </w:tc>
        <w:tc>
          <w:tcPr>
            <w:tcW w:w="1177" w:type="dxa"/>
            <w:shd w:val="clear" w:color="auto" w:fill="FF0000"/>
          </w:tcPr>
          <w:p w14:paraId="29ED0AA1"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默认值</w:t>
            </w:r>
          </w:p>
        </w:tc>
        <w:tc>
          <w:tcPr>
            <w:tcW w:w="3781" w:type="dxa"/>
            <w:shd w:val="clear" w:color="auto" w:fill="FF0000"/>
          </w:tcPr>
          <w:p w14:paraId="05BD8BFF" w14:textId="77777777" w:rsidR="009E452E" w:rsidRPr="00A0700D" w:rsidRDefault="00D67AD0" w:rsidP="00A76ABC">
            <w:pPr>
              <w:spacing w:line="240" w:lineRule="atLeast"/>
              <w:jc w:val="left"/>
              <w:rPr>
                <w:strike/>
                <w:color w:val="FFFFFF" w:themeColor="background1"/>
              </w:rPr>
            </w:pPr>
            <w:r w:rsidRPr="00A0700D">
              <w:rPr>
                <w:rFonts w:hint="eastAsia"/>
                <w:strike/>
                <w:color w:val="FFFFFF" w:themeColor="background1"/>
              </w:rPr>
              <w:t>说明</w:t>
            </w:r>
            <w:r w:rsidRPr="00A0700D">
              <w:rPr>
                <w:rFonts w:hint="eastAsia"/>
                <w:strike/>
                <w:color w:val="FFFFFF" w:themeColor="background1"/>
              </w:rPr>
              <w:t>/</w:t>
            </w:r>
            <w:r w:rsidRPr="00A0700D">
              <w:rPr>
                <w:rFonts w:hint="eastAsia"/>
                <w:strike/>
                <w:color w:val="FFFFFF" w:themeColor="background1"/>
              </w:rPr>
              <w:t>限制</w:t>
            </w:r>
            <w:r w:rsidRPr="00A0700D">
              <w:rPr>
                <w:rFonts w:hint="eastAsia"/>
                <w:strike/>
                <w:color w:val="FFFFFF" w:themeColor="background1"/>
              </w:rPr>
              <w:t>/</w:t>
            </w:r>
            <w:r w:rsidRPr="00A0700D">
              <w:rPr>
                <w:rFonts w:hint="eastAsia"/>
                <w:strike/>
                <w:color w:val="FFFFFF" w:themeColor="background1"/>
              </w:rPr>
              <w:t>规则</w:t>
            </w:r>
          </w:p>
        </w:tc>
      </w:tr>
      <w:tr w:rsidR="009E452E" w:rsidRPr="00A0700D" w14:paraId="0862AB10" w14:textId="77777777">
        <w:trPr>
          <w:trHeight w:val="267"/>
        </w:trPr>
        <w:tc>
          <w:tcPr>
            <w:tcW w:w="1324" w:type="dxa"/>
          </w:tcPr>
          <w:p w14:paraId="32D422AA" w14:textId="77777777" w:rsidR="009E452E" w:rsidRPr="00A0700D" w:rsidRDefault="009E452E" w:rsidP="00A76ABC">
            <w:pPr>
              <w:spacing w:line="240" w:lineRule="atLeast"/>
              <w:jc w:val="left"/>
              <w:rPr>
                <w:strike/>
              </w:rPr>
            </w:pPr>
          </w:p>
        </w:tc>
        <w:tc>
          <w:tcPr>
            <w:tcW w:w="2218" w:type="dxa"/>
          </w:tcPr>
          <w:p w14:paraId="0F429D0A" w14:textId="77777777" w:rsidR="009E452E" w:rsidRPr="00A0700D" w:rsidRDefault="00D67AD0" w:rsidP="00A76ABC">
            <w:pPr>
              <w:spacing w:line="240" w:lineRule="atLeast"/>
              <w:jc w:val="left"/>
              <w:rPr>
                <w:strike/>
              </w:rPr>
            </w:pPr>
            <w:r w:rsidRPr="00A0700D">
              <w:rPr>
                <w:rFonts w:hint="eastAsia"/>
                <w:strike/>
              </w:rPr>
              <w:t>F_</w:t>
            </w:r>
            <w:r w:rsidRPr="00A0700D">
              <w:rPr>
                <w:strike/>
              </w:rPr>
              <w:t>ID</w:t>
            </w:r>
          </w:p>
        </w:tc>
        <w:tc>
          <w:tcPr>
            <w:tcW w:w="2218" w:type="dxa"/>
          </w:tcPr>
          <w:p w14:paraId="098F54D7" w14:textId="77777777" w:rsidR="009E452E" w:rsidRPr="00A0700D" w:rsidRDefault="009E452E" w:rsidP="00A76ABC">
            <w:pPr>
              <w:spacing w:line="240" w:lineRule="atLeast"/>
              <w:jc w:val="left"/>
              <w:rPr>
                <w:strike/>
              </w:rPr>
            </w:pPr>
          </w:p>
        </w:tc>
        <w:tc>
          <w:tcPr>
            <w:tcW w:w="1177" w:type="dxa"/>
          </w:tcPr>
          <w:p w14:paraId="5AB6652A" w14:textId="77777777" w:rsidR="009E452E" w:rsidRPr="00A0700D" w:rsidRDefault="009E452E" w:rsidP="00A76ABC">
            <w:pPr>
              <w:spacing w:line="240" w:lineRule="atLeast"/>
              <w:jc w:val="left"/>
              <w:rPr>
                <w:strike/>
              </w:rPr>
            </w:pPr>
          </w:p>
        </w:tc>
        <w:tc>
          <w:tcPr>
            <w:tcW w:w="3781" w:type="dxa"/>
          </w:tcPr>
          <w:p w14:paraId="2253EAC7" w14:textId="77777777" w:rsidR="009E452E" w:rsidRPr="00A0700D" w:rsidRDefault="009E452E" w:rsidP="00A76ABC">
            <w:pPr>
              <w:spacing w:line="240" w:lineRule="atLeast"/>
              <w:jc w:val="left"/>
              <w:rPr>
                <w:strike/>
              </w:rPr>
            </w:pPr>
          </w:p>
        </w:tc>
      </w:tr>
      <w:tr w:rsidR="009E452E" w:rsidRPr="00A0700D" w14:paraId="0448E33D" w14:textId="77777777">
        <w:trPr>
          <w:trHeight w:val="255"/>
        </w:trPr>
        <w:tc>
          <w:tcPr>
            <w:tcW w:w="1324" w:type="dxa"/>
          </w:tcPr>
          <w:p w14:paraId="4C494553" w14:textId="77777777" w:rsidR="009E452E" w:rsidRPr="00A0700D" w:rsidRDefault="009E452E" w:rsidP="00A76ABC">
            <w:pPr>
              <w:spacing w:line="240" w:lineRule="atLeast"/>
              <w:jc w:val="left"/>
              <w:rPr>
                <w:strike/>
              </w:rPr>
            </w:pPr>
          </w:p>
        </w:tc>
        <w:tc>
          <w:tcPr>
            <w:tcW w:w="2218" w:type="dxa"/>
          </w:tcPr>
          <w:p w14:paraId="31F56A0E" w14:textId="77777777" w:rsidR="009E452E" w:rsidRPr="00A0700D" w:rsidRDefault="00D67AD0" w:rsidP="00A76ABC">
            <w:pPr>
              <w:spacing w:line="240" w:lineRule="atLeast"/>
              <w:jc w:val="left"/>
              <w:rPr>
                <w:strike/>
              </w:rPr>
            </w:pPr>
            <w:r w:rsidRPr="00A0700D">
              <w:rPr>
                <w:rFonts w:hint="eastAsia"/>
                <w:strike/>
              </w:rPr>
              <w:t>F</w:t>
            </w:r>
            <w:r w:rsidRPr="00A0700D">
              <w:rPr>
                <w:strike/>
              </w:rPr>
              <w:t>_C</w:t>
            </w:r>
            <w:r w:rsidRPr="00A0700D">
              <w:rPr>
                <w:rFonts w:hint="eastAsia"/>
                <w:strike/>
              </w:rPr>
              <w:t>omm</w:t>
            </w:r>
            <w:r w:rsidRPr="00A0700D">
              <w:rPr>
                <w:strike/>
              </w:rPr>
              <w:t>odityID</w:t>
            </w:r>
          </w:p>
        </w:tc>
        <w:tc>
          <w:tcPr>
            <w:tcW w:w="2218" w:type="dxa"/>
          </w:tcPr>
          <w:p w14:paraId="2EF259F4" w14:textId="77777777" w:rsidR="009E452E" w:rsidRPr="00A0700D" w:rsidRDefault="009E452E" w:rsidP="00A76ABC">
            <w:pPr>
              <w:spacing w:line="240" w:lineRule="atLeast"/>
              <w:jc w:val="left"/>
              <w:rPr>
                <w:strike/>
              </w:rPr>
            </w:pPr>
          </w:p>
        </w:tc>
        <w:tc>
          <w:tcPr>
            <w:tcW w:w="1177" w:type="dxa"/>
          </w:tcPr>
          <w:p w14:paraId="2271A854" w14:textId="77777777" w:rsidR="009E452E" w:rsidRPr="00A0700D" w:rsidRDefault="009E452E" w:rsidP="00A76ABC">
            <w:pPr>
              <w:spacing w:line="240" w:lineRule="atLeast"/>
              <w:jc w:val="left"/>
              <w:rPr>
                <w:strike/>
              </w:rPr>
            </w:pPr>
          </w:p>
        </w:tc>
        <w:tc>
          <w:tcPr>
            <w:tcW w:w="3781" w:type="dxa"/>
          </w:tcPr>
          <w:p w14:paraId="7D536B50" w14:textId="77777777" w:rsidR="009E452E" w:rsidRPr="00A0700D" w:rsidRDefault="009E452E" w:rsidP="00A76ABC">
            <w:pPr>
              <w:spacing w:line="240" w:lineRule="atLeast"/>
              <w:jc w:val="left"/>
              <w:rPr>
                <w:strike/>
              </w:rPr>
            </w:pPr>
          </w:p>
        </w:tc>
      </w:tr>
      <w:tr w:rsidR="009E452E" w:rsidRPr="00A0700D" w14:paraId="265E39A8" w14:textId="77777777">
        <w:trPr>
          <w:trHeight w:val="267"/>
        </w:trPr>
        <w:tc>
          <w:tcPr>
            <w:tcW w:w="1324" w:type="dxa"/>
          </w:tcPr>
          <w:p w14:paraId="7B424258" w14:textId="77777777" w:rsidR="009E452E" w:rsidRPr="00A0700D" w:rsidRDefault="009E452E" w:rsidP="00A76ABC">
            <w:pPr>
              <w:spacing w:line="240" w:lineRule="atLeast"/>
              <w:jc w:val="left"/>
              <w:rPr>
                <w:strike/>
              </w:rPr>
            </w:pPr>
          </w:p>
        </w:tc>
        <w:tc>
          <w:tcPr>
            <w:tcW w:w="2218" w:type="dxa"/>
          </w:tcPr>
          <w:p w14:paraId="37F82A19" w14:textId="77777777" w:rsidR="009E452E" w:rsidRPr="00A0700D" w:rsidRDefault="00D67AD0" w:rsidP="00A76ABC">
            <w:pPr>
              <w:spacing w:line="240" w:lineRule="atLeast"/>
              <w:jc w:val="left"/>
              <w:rPr>
                <w:strike/>
              </w:rPr>
            </w:pPr>
            <w:r w:rsidRPr="00A0700D">
              <w:rPr>
                <w:strike/>
              </w:rPr>
              <w:t>F_PriceOld</w:t>
            </w:r>
          </w:p>
        </w:tc>
        <w:tc>
          <w:tcPr>
            <w:tcW w:w="2218" w:type="dxa"/>
          </w:tcPr>
          <w:p w14:paraId="4673CBEF" w14:textId="77777777" w:rsidR="009E452E" w:rsidRPr="00A0700D" w:rsidRDefault="00D67AD0" w:rsidP="00A76ABC">
            <w:pPr>
              <w:spacing w:line="240" w:lineRule="atLeast"/>
              <w:jc w:val="left"/>
              <w:rPr>
                <w:strike/>
              </w:rPr>
            </w:pPr>
            <w:r w:rsidRPr="00A0700D">
              <w:rPr>
                <w:strike/>
              </w:rPr>
              <w:t>Float</w:t>
            </w:r>
          </w:p>
        </w:tc>
        <w:tc>
          <w:tcPr>
            <w:tcW w:w="1177" w:type="dxa"/>
          </w:tcPr>
          <w:p w14:paraId="63637B45" w14:textId="77777777" w:rsidR="009E452E" w:rsidRPr="00A0700D" w:rsidRDefault="009E452E" w:rsidP="00A76ABC">
            <w:pPr>
              <w:spacing w:line="240" w:lineRule="atLeast"/>
              <w:jc w:val="left"/>
              <w:rPr>
                <w:strike/>
              </w:rPr>
            </w:pPr>
          </w:p>
        </w:tc>
        <w:tc>
          <w:tcPr>
            <w:tcW w:w="3781" w:type="dxa"/>
          </w:tcPr>
          <w:p w14:paraId="7A7CF209" w14:textId="77777777" w:rsidR="009E452E" w:rsidRPr="00A0700D" w:rsidRDefault="00D67AD0" w:rsidP="00A76ABC">
            <w:pPr>
              <w:spacing w:line="240" w:lineRule="atLeast"/>
              <w:jc w:val="left"/>
              <w:rPr>
                <w:strike/>
              </w:rPr>
            </w:pPr>
            <w:r w:rsidRPr="00A0700D">
              <w:rPr>
                <w:rFonts w:hint="eastAsia"/>
                <w:strike/>
              </w:rPr>
              <w:t>旧零售价</w:t>
            </w:r>
          </w:p>
        </w:tc>
      </w:tr>
      <w:tr w:rsidR="009E452E" w:rsidRPr="00A0700D" w14:paraId="00189AE8" w14:textId="77777777">
        <w:trPr>
          <w:trHeight w:val="255"/>
        </w:trPr>
        <w:tc>
          <w:tcPr>
            <w:tcW w:w="1324" w:type="dxa"/>
          </w:tcPr>
          <w:p w14:paraId="07D6BB93" w14:textId="77777777" w:rsidR="009E452E" w:rsidRPr="00A0700D" w:rsidRDefault="009E452E" w:rsidP="00A76ABC">
            <w:pPr>
              <w:spacing w:line="240" w:lineRule="atLeast"/>
              <w:jc w:val="left"/>
              <w:rPr>
                <w:strike/>
              </w:rPr>
            </w:pPr>
          </w:p>
        </w:tc>
        <w:tc>
          <w:tcPr>
            <w:tcW w:w="2218" w:type="dxa"/>
          </w:tcPr>
          <w:p w14:paraId="53E6AC33" w14:textId="77777777" w:rsidR="009E452E" w:rsidRPr="00A0700D" w:rsidRDefault="00D67AD0" w:rsidP="00A76ABC">
            <w:pPr>
              <w:spacing w:line="240" w:lineRule="atLeast"/>
              <w:jc w:val="left"/>
              <w:rPr>
                <w:strike/>
              </w:rPr>
            </w:pPr>
            <w:r w:rsidRPr="00A0700D">
              <w:rPr>
                <w:rFonts w:hint="eastAsia"/>
                <w:strike/>
              </w:rPr>
              <w:t>F_</w:t>
            </w:r>
            <w:r w:rsidRPr="00A0700D">
              <w:rPr>
                <w:strike/>
              </w:rPr>
              <w:t>P</w:t>
            </w:r>
            <w:r w:rsidRPr="00A0700D">
              <w:rPr>
                <w:rFonts w:hint="eastAsia"/>
                <w:strike/>
              </w:rPr>
              <w:t>rice</w:t>
            </w:r>
            <w:r w:rsidRPr="00A0700D">
              <w:rPr>
                <w:strike/>
              </w:rPr>
              <w:t>New</w:t>
            </w:r>
          </w:p>
        </w:tc>
        <w:tc>
          <w:tcPr>
            <w:tcW w:w="2218" w:type="dxa"/>
          </w:tcPr>
          <w:p w14:paraId="53690A66" w14:textId="77777777" w:rsidR="009E452E" w:rsidRPr="00A0700D" w:rsidRDefault="00D67AD0" w:rsidP="00A76ABC">
            <w:pPr>
              <w:spacing w:line="240" w:lineRule="atLeast"/>
              <w:jc w:val="left"/>
              <w:rPr>
                <w:strike/>
              </w:rPr>
            </w:pPr>
            <w:r w:rsidRPr="00A0700D">
              <w:rPr>
                <w:strike/>
              </w:rPr>
              <w:t>Float</w:t>
            </w:r>
          </w:p>
        </w:tc>
        <w:tc>
          <w:tcPr>
            <w:tcW w:w="1177" w:type="dxa"/>
          </w:tcPr>
          <w:p w14:paraId="7FC0DE24" w14:textId="77777777" w:rsidR="009E452E" w:rsidRPr="00A0700D" w:rsidRDefault="009E452E" w:rsidP="00A76ABC">
            <w:pPr>
              <w:spacing w:line="240" w:lineRule="atLeast"/>
              <w:jc w:val="left"/>
              <w:rPr>
                <w:strike/>
              </w:rPr>
            </w:pPr>
          </w:p>
        </w:tc>
        <w:tc>
          <w:tcPr>
            <w:tcW w:w="3781" w:type="dxa"/>
          </w:tcPr>
          <w:p w14:paraId="25170B48" w14:textId="77777777" w:rsidR="009E452E" w:rsidRPr="00A0700D" w:rsidRDefault="00D67AD0" w:rsidP="00A76ABC">
            <w:pPr>
              <w:spacing w:line="240" w:lineRule="atLeast"/>
              <w:jc w:val="left"/>
              <w:rPr>
                <w:strike/>
              </w:rPr>
            </w:pPr>
            <w:r w:rsidRPr="00A0700D">
              <w:rPr>
                <w:rFonts w:hint="eastAsia"/>
                <w:strike/>
              </w:rPr>
              <w:t>新零售价</w:t>
            </w:r>
          </w:p>
        </w:tc>
      </w:tr>
      <w:tr w:rsidR="009E452E" w:rsidRPr="00A0700D" w14:paraId="00A7F73F" w14:textId="77777777">
        <w:trPr>
          <w:trHeight w:val="255"/>
        </w:trPr>
        <w:tc>
          <w:tcPr>
            <w:tcW w:w="1324" w:type="dxa"/>
          </w:tcPr>
          <w:p w14:paraId="4AFB7047" w14:textId="77777777" w:rsidR="009E452E" w:rsidRPr="00A0700D" w:rsidRDefault="009E452E" w:rsidP="00A76ABC">
            <w:pPr>
              <w:spacing w:line="240" w:lineRule="atLeast"/>
              <w:jc w:val="left"/>
              <w:rPr>
                <w:strike/>
              </w:rPr>
            </w:pPr>
          </w:p>
        </w:tc>
        <w:tc>
          <w:tcPr>
            <w:tcW w:w="2218" w:type="dxa"/>
          </w:tcPr>
          <w:p w14:paraId="2B0F1DE6" w14:textId="77777777" w:rsidR="009E452E" w:rsidRPr="00A0700D" w:rsidRDefault="00D67AD0" w:rsidP="00A76ABC">
            <w:pPr>
              <w:spacing w:line="240" w:lineRule="atLeast"/>
              <w:jc w:val="left"/>
              <w:rPr>
                <w:strike/>
              </w:rPr>
            </w:pPr>
            <w:r w:rsidRPr="00A0700D">
              <w:rPr>
                <w:rFonts w:hint="eastAsia"/>
                <w:strike/>
              </w:rPr>
              <w:t>F_</w:t>
            </w:r>
            <w:r w:rsidRPr="00A0700D">
              <w:rPr>
                <w:strike/>
              </w:rPr>
              <w:t>CreateD</w:t>
            </w:r>
            <w:r w:rsidRPr="00A0700D">
              <w:rPr>
                <w:rFonts w:hint="eastAsia"/>
                <w:strike/>
              </w:rPr>
              <w:t>ate</w:t>
            </w:r>
          </w:p>
        </w:tc>
        <w:tc>
          <w:tcPr>
            <w:tcW w:w="2218" w:type="dxa"/>
          </w:tcPr>
          <w:p w14:paraId="7DFADA51" w14:textId="77777777" w:rsidR="009E452E" w:rsidRPr="00A0700D" w:rsidRDefault="009E452E" w:rsidP="00A76ABC">
            <w:pPr>
              <w:spacing w:line="240" w:lineRule="atLeast"/>
              <w:jc w:val="left"/>
              <w:rPr>
                <w:strike/>
              </w:rPr>
            </w:pPr>
          </w:p>
        </w:tc>
        <w:tc>
          <w:tcPr>
            <w:tcW w:w="1177" w:type="dxa"/>
          </w:tcPr>
          <w:p w14:paraId="1B96467F" w14:textId="77777777" w:rsidR="009E452E" w:rsidRPr="00A0700D" w:rsidRDefault="009E452E" w:rsidP="00A76ABC">
            <w:pPr>
              <w:spacing w:line="240" w:lineRule="atLeast"/>
              <w:jc w:val="left"/>
              <w:rPr>
                <w:strike/>
              </w:rPr>
            </w:pPr>
          </w:p>
        </w:tc>
        <w:tc>
          <w:tcPr>
            <w:tcW w:w="3781" w:type="dxa"/>
          </w:tcPr>
          <w:p w14:paraId="6F1B2D5B" w14:textId="77777777" w:rsidR="009E452E" w:rsidRPr="00A0700D" w:rsidRDefault="00D67AD0" w:rsidP="00A76ABC">
            <w:pPr>
              <w:spacing w:line="240" w:lineRule="atLeast"/>
              <w:jc w:val="left"/>
              <w:rPr>
                <w:strike/>
              </w:rPr>
            </w:pPr>
            <w:r w:rsidRPr="00A0700D">
              <w:rPr>
                <w:rFonts w:hint="eastAsia"/>
                <w:strike/>
              </w:rPr>
              <w:t>修改零售价的日期时间</w:t>
            </w:r>
          </w:p>
        </w:tc>
      </w:tr>
    </w:tbl>
    <w:p w14:paraId="46C4D0AD" w14:textId="77777777" w:rsidR="009E452E" w:rsidRDefault="009E452E" w:rsidP="00A76ABC">
      <w:pPr>
        <w:spacing w:line="240" w:lineRule="atLeast"/>
        <w:jc w:val="left"/>
      </w:pPr>
    </w:p>
    <w:p w14:paraId="07865DCF" w14:textId="77777777" w:rsidR="009E452E" w:rsidRDefault="00D67AD0" w:rsidP="00A76ABC">
      <w:pPr>
        <w:pStyle w:val="3"/>
        <w:spacing w:line="240" w:lineRule="atLeast"/>
        <w:jc w:val="left"/>
      </w:pPr>
      <w:bookmarkStart w:id="179" w:name="_Toc50496766"/>
      <w:r>
        <w:rPr>
          <w:rFonts w:hint="eastAsia"/>
        </w:rPr>
        <w:t>入库次表</w:t>
      </w:r>
      <w:bookmarkEnd w:id="179"/>
    </w:p>
    <w:p w14:paraId="48C98ECA" w14:textId="77777777" w:rsidR="009E452E" w:rsidRDefault="00D67AD0" w:rsidP="00A76ABC">
      <w:pPr>
        <w:spacing w:line="240" w:lineRule="atLeast"/>
        <w:jc w:val="left"/>
      </w:pPr>
      <w:r>
        <w:rPr>
          <w:rFonts w:hint="eastAsia"/>
        </w:rPr>
        <w:t>一个采购订单可多次入库，每次入库插一行数据进入库次表</w:t>
      </w:r>
      <w:r>
        <w:rPr>
          <w:rFonts w:hint="eastAsia"/>
        </w:rPr>
        <w:t>T_</w:t>
      </w:r>
      <w:r>
        <w:t>Warehousing</w:t>
      </w:r>
      <w:r>
        <w:rPr>
          <w:rFonts w:hint="eastAsia"/>
        </w:rPr>
        <w:t>，同时插相关商品进入库次表商品表</w:t>
      </w:r>
      <w:r>
        <w:rPr>
          <w:rFonts w:hint="eastAsia"/>
        </w:rPr>
        <w:t>T_</w:t>
      </w:r>
      <w:r>
        <w:t>WarehousingCommodity</w:t>
      </w:r>
      <w:r>
        <w:rPr>
          <w:rFonts w:hint="eastAsia"/>
        </w:rPr>
        <w:t>。</w:t>
      </w:r>
    </w:p>
    <w:p w14:paraId="7777A4E2" w14:textId="77777777" w:rsidR="009E452E" w:rsidRDefault="00365DC5" w:rsidP="00A76ABC">
      <w:pPr>
        <w:spacing w:line="240" w:lineRule="atLeast"/>
        <w:jc w:val="left"/>
      </w:pPr>
      <w:bookmarkStart w:id="180" w:name="OLE_LINK49"/>
      <w:bookmarkStart w:id="181" w:name="OLE_LINK50"/>
      <w:r>
        <w:rPr>
          <w:rFonts w:hint="eastAsia"/>
        </w:rPr>
        <w:t>入库的商品，不一定是在采购订单中的商品</w:t>
      </w:r>
      <w:bookmarkEnd w:id="180"/>
      <w:bookmarkEnd w:id="181"/>
      <w:r>
        <w:rPr>
          <w:rFonts w:hint="eastAsia"/>
        </w:rPr>
        <w:t>，原因是用户看到批发商正好有自己另外想要的商品，会进行</w:t>
      </w:r>
      <w:r w:rsidRPr="00365DC5">
        <w:rPr>
          <w:rFonts w:hint="eastAsia"/>
          <w:b/>
        </w:rPr>
        <w:t>计划外采购</w:t>
      </w:r>
      <w:r>
        <w:rPr>
          <w:rFonts w:hint="eastAsia"/>
        </w:rPr>
        <w:t>。</w:t>
      </w:r>
    </w:p>
    <w:p w14:paraId="43FD7992" w14:textId="77777777" w:rsidR="009E452E" w:rsidRDefault="00D67AD0" w:rsidP="00A76ABC">
      <w:pPr>
        <w:pStyle w:val="4"/>
        <w:spacing w:line="240" w:lineRule="atLeast"/>
        <w:jc w:val="left"/>
      </w:pPr>
      <w:r>
        <w:rPr>
          <w:rFonts w:hint="eastAsia"/>
        </w:rPr>
        <w:t>入库次表</w:t>
      </w:r>
      <w:r>
        <w:rPr>
          <w:rFonts w:hint="eastAsia"/>
        </w:rPr>
        <w:t>T_</w:t>
      </w:r>
      <w:r>
        <w:t>Warehousing</w:t>
      </w:r>
    </w:p>
    <w:tbl>
      <w:tblPr>
        <w:tblW w:w="14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2"/>
        <w:gridCol w:w="2297"/>
        <w:gridCol w:w="1987"/>
        <w:gridCol w:w="1177"/>
        <w:gridCol w:w="6734"/>
      </w:tblGrid>
      <w:tr w:rsidR="009E452E" w14:paraId="5EB46B24" w14:textId="77777777">
        <w:trPr>
          <w:trHeight w:val="255"/>
        </w:trPr>
        <w:tc>
          <w:tcPr>
            <w:tcW w:w="2102" w:type="dxa"/>
            <w:shd w:val="clear" w:color="auto" w:fill="FF0000"/>
          </w:tcPr>
          <w:p w14:paraId="6E2DBF7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97" w:type="dxa"/>
            <w:shd w:val="clear" w:color="auto" w:fill="FF0000"/>
          </w:tcPr>
          <w:p w14:paraId="6C17018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987" w:type="dxa"/>
            <w:shd w:val="clear" w:color="auto" w:fill="FF0000"/>
          </w:tcPr>
          <w:p w14:paraId="49A1CAF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EF35CF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734" w:type="dxa"/>
            <w:shd w:val="clear" w:color="auto" w:fill="FF0000"/>
          </w:tcPr>
          <w:p w14:paraId="39431CCB"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9B1729D" w14:textId="77777777">
        <w:trPr>
          <w:trHeight w:val="267"/>
        </w:trPr>
        <w:tc>
          <w:tcPr>
            <w:tcW w:w="2102" w:type="dxa"/>
          </w:tcPr>
          <w:p w14:paraId="4A7F2449" w14:textId="77777777" w:rsidR="009E452E" w:rsidRDefault="009E452E" w:rsidP="00A76ABC">
            <w:pPr>
              <w:spacing w:line="240" w:lineRule="atLeast"/>
              <w:jc w:val="left"/>
            </w:pPr>
          </w:p>
        </w:tc>
        <w:tc>
          <w:tcPr>
            <w:tcW w:w="2297" w:type="dxa"/>
          </w:tcPr>
          <w:p w14:paraId="0A9FE70E" w14:textId="77777777" w:rsidR="009E452E" w:rsidRDefault="00D67AD0" w:rsidP="00A76ABC">
            <w:pPr>
              <w:spacing w:line="240" w:lineRule="atLeast"/>
              <w:jc w:val="left"/>
            </w:pPr>
            <w:r>
              <w:rPr>
                <w:rFonts w:hint="eastAsia"/>
              </w:rPr>
              <w:t>F_</w:t>
            </w:r>
            <w:r>
              <w:t>ID</w:t>
            </w:r>
          </w:p>
        </w:tc>
        <w:tc>
          <w:tcPr>
            <w:tcW w:w="1987" w:type="dxa"/>
          </w:tcPr>
          <w:p w14:paraId="336FB218" w14:textId="77777777" w:rsidR="009E452E" w:rsidRDefault="009E452E" w:rsidP="00A76ABC">
            <w:pPr>
              <w:spacing w:line="240" w:lineRule="atLeast"/>
              <w:jc w:val="left"/>
            </w:pPr>
          </w:p>
        </w:tc>
        <w:tc>
          <w:tcPr>
            <w:tcW w:w="1177" w:type="dxa"/>
          </w:tcPr>
          <w:p w14:paraId="5F100A6C" w14:textId="77777777" w:rsidR="009E452E" w:rsidRDefault="009E452E" w:rsidP="00A76ABC">
            <w:pPr>
              <w:spacing w:line="240" w:lineRule="atLeast"/>
              <w:jc w:val="left"/>
            </w:pPr>
          </w:p>
        </w:tc>
        <w:tc>
          <w:tcPr>
            <w:tcW w:w="6734" w:type="dxa"/>
          </w:tcPr>
          <w:p w14:paraId="056CCAEC" w14:textId="77777777" w:rsidR="009E452E" w:rsidRDefault="009E452E" w:rsidP="00A76ABC">
            <w:pPr>
              <w:spacing w:line="240" w:lineRule="atLeast"/>
              <w:jc w:val="left"/>
            </w:pPr>
          </w:p>
        </w:tc>
      </w:tr>
      <w:tr w:rsidR="00824A2A" w14:paraId="062E073C" w14:textId="77777777">
        <w:trPr>
          <w:trHeight w:val="267"/>
        </w:trPr>
        <w:tc>
          <w:tcPr>
            <w:tcW w:w="2102" w:type="dxa"/>
          </w:tcPr>
          <w:p w14:paraId="6786B152" w14:textId="77777777" w:rsidR="00824A2A" w:rsidRDefault="00824A2A" w:rsidP="00A76ABC">
            <w:pPr>
              <w:spacing w:line="240" w:lineRule="atLeast"/>
              <w:jc w:val="left"/>
            </w:pPr>
            <w:r>
              <w:rPr>
                <w:rFonts w:hint="eastAsia"/>
              </w:rPr>
              <w:t>编号</w:t>
            </w:r>
          </w:p>
        </w:tc>
        <w:tc>
          <w:tcPr>
            <w:tcW w:w="2297" w:type="dxa"/>
          </w:tcPr>
          <w:p w14:paraId="354D9126" w14:textId="77777777" w:rsidR="00824A2A" w:rsidRDefault="00824A2A" w:rsidP="00A76ABC">
            <w:pPr>
              <w:spacing w:line="240" w:lineRule="atLeast"/>
              <w:jc w:val="left"/>
            </w:pPr>
            <w:r>
              <w:rPr>
                <w:rFonts w:hint="eastAsia"/>
              </w:rPr>
              <w:t>F_</w:t>
            </w:r>
            <w:r>
              <w:t>SN</w:t>
            </w:r>
          </w:p>
        </w:tc>
        <w:tc>
          <w:tcPr>
            <w:tcW w:w="1987" w:type="dxa"/>
          </w:tcPr>
          <w:p w14:paraId="7BC62A08" w14:textId="77777777" w:rsidR="00824A2A" w:rsidRDefault="00824A2A" w:rsidP="00A76ABC">
            <w:pPr>
              <w:spacing w:line="240" w:lineRule="atLeast"/>
              <w:jc w:val="left"/>
            </w:pPr>
            <w:r w:rsidRPr="003E38C9">
              <w:t>VARCHAR(20) NOT NULL</w:t>
            </w:r>
          </w:p>
        </w:tc>
        <w:tc>
          <w:tcPr>
            <w:tcW w:w="1177" w:type="dxa"/>
          </w:tcPr>
          <w:p w14:paraId="7C475CD4" w14:textId="77777777" w:rsidR="00824A2A" w:rsidRDefault="00824A2A" w:rsidP="00A76ABC">
            <w:pPr>
              <w:spacing w:line="240" w:lineRule="atLeast"/>
              <w:jc w:val="left"/>
            </w:pPr>
          </w:p>
        </w:tc>
        <w:tc>
          <w:tcPr>
            <w:tcW w:w="6734" w:type="dxa"/>
          </w:tcPr>
          <w:p w14:paraId="58C12ED2" w14:textId="77777777" w:rsidR="00824A2A" w:rsidRDefault="001A2142" w:rsidP="00A76ABC">
            <w:pPr>
              <w:spacing w:line="240" w:lineRule="atLeast"/>
              <w:jc w:val="left"/>
            </w:pPr>
            <w:r w:rsidRPr="001A2142">
              <w:t>RK+XXXXXXXX(</w:t>
            </w:r>
            <w:r w:rsidRPr="001A2142">
              <w:t>年月日</w:t>
            </w:r>
            <w:r w:rsidRPr="001A2142">
              <w:t>)+0000(</w:t>
            </w:r>
            <w:r w:rsidRPr="001A2142">
              <w:t>自增长的流水号</w:t>
            </w:r>
            <w:r w:rsidRPr="001A2142">
              <w:t xml:space="preserve">) </w:t>
            </w:r>
            <w:r w:rsidRPr="001A2142">
              <w:t>例：</w:t>
            </w:r>
            <w:r w:rsidRPr="001A2142">
              <w:t>RK201906100001</w:t>
            </w:r>
            <w:r>
              <w:t>s</w:t>
            </w:r>
          </w:p>
        </w:tc>
      </w:tr>
      <w:tr w:rsidR="00824A2A" w14:paraId="6D18B89E" w14:textId="77777777">
        <w:trPr>
          <w:trHeight w:val="267"/>
        </w:trPr>
        <w:tc>
          <w:tcPr>
            <w:tcW w:w="2102" w:type="dxa"/>
          </w:tcPr>
          <w:p w14:paraId="2ED82D37" w14:textId="77777777" w:rsidR="00824A2A" w:rsidRPr="007C50D2" w:rsidRDefault="00824A2A" w:rsidP="00A76ABC">
            <w:pPr>
              <w:spacing w:line="240" w:lineRule="atLeast"/>
              <w:jc w:val="left"/>
              <w:rPr>
                <w:highlight w:val="yellow"/>
              </w:rPr>
            </w:pPr>
            <w:r w:rsidRPr="007C50D2">
              <w:rPr>
                <w:rFonts w:hint="eastAsia"/>
                <w:highlight w:val="yellow"/>
              </w:rPr>
              <w:t>供应商</w:t>
            </w:r>
            <w:r w:rsidRPr="007C50D2">
              <w:rPr>
                <w:rFonts w:hint="eastAsia"/>
                <w:highlight w:val="yellow"/>
              </w:rPr>
              <w:t>ID</w:t>
            </w:r>
          </w:p>
        </w:tc>
        <w:tc>
          <w:tcPr>
            <w:tcW w:w="2297" w:type="dxa"/>
          </w:tcPr>
          <w:p w14:paraId="364B5519" w14:textId="77777777" w:rsidR="00824A2A" w:rsidRPr="007C50D2" w:rsidRDefault="00824A2A" w:rsidP="00A76ABC">
            <w:pPr>
              <w:spacing w:line="240" w:lineRule="atLeast"/>
              <w:jc w:val="left"/>
              <w:rPr>
                <w:highlight w:val="yellow"/>
              </w:rPr>
            </w:pPr>
            <w:r w:rsidRPr="007C50D2">
              <w:rPr>
                <w:rFonts w:hint="eastAsia"/>
                <w:highlight w:val="yellow"/>
              </w:rPr>
              <w:t>F</w:t>
            </w:r>
            <w:r w:rsidRPr="007C50D2">
              <w:rPr>
                <w:highlight w:val="yellow"/>
              </w:rPr>
              <w:t>_ProviderID</w:t>
            </w:r>
          </w:p>
        </w:tc>
        <w:tc>
          <w:tcPr>
            <w:tcW w:w="1987" w:type="dxa"/>
          </w:tcPr>
          <w:p w14:paraId="030C69D1" w14:textId="77777777" w:rsidR="00824A2A" w:rsidRPr="007C50D2" w:rsidRDefault="00824A2A" w:rsidP="00A76ABC">
            <w:pPr>
              <w:spacing w:line="240" w:lineRule="atLeast"/>
              <w:jc w:val="left"/>
              <w:rPr>
                <w:highlight w:val="yellow"/>
              </w:rPr>
            </w:pPr>
            <w:r w:rsidRPr="007C50D2">
              <w:rPr>
                <w:highlight w:val="yellow"/>
              </w:rPr>
              <w:t>Int not null</w:t>
            </w:r>
          </w:p>
        </w:tc>
        <w:tc>
          <w:tcPr>
            <w:tcW w:w="1177" w:type="dxa"/>
          </w:tcPr>
          <w:p w14:paraId="0E442037" w14:textId="77777777" w:rsidR="00824A2A" w:rsidRPr="007C50D2" w:rsidRDefault="00824A2A" w:rsidP="00A76ABC">
            <w:pPr>
              <w:spacing w:line="240" w:lineRule="atLeast"/>
              <w:jc w:val="left"/>
              <w:rPr>
                <w:highlight w:val="yellow"/>
              </w:rPr>
            </w:pPr>
          </w:p>
        </w:tc>
        <w:tc>
          <w:tcPr>
            <w:tcW w:w="6734" w:type="dxa"/>
          </w:tcPr>
          <w:p w14:paraId="669494AE" w14:textId="77777777" w:rsidR="00824A2A" w:rsidRDefault="00824A2A" w:rsidP="00A76ABC">
            <w:pPr>
              <w:spacing w:line="240" w:lineRule="atLeast"/>
              <w:jc w:val="left"/>
            </w:pPr>
            <w:r w:rsidRPr="007C50D2">
              <w:rPr>
                <w:rFonts w:hint="eastAsia"/>
                <w:highlight w:val="yellow"/>
              </w:rPr>
              <w:t>外键。前端显示供应商名称时，拿最新的名称显示即可</w:t>
            </w:r>
          </w:p>
        </w:tc>
      </w:tr>
      <w:tr w:rsidR="00824A2A" w14:paraId="50A8897C" w14:textId="77777777">
        <w:trPr>
          <w:trHeight w:val="267"/>
        </w:trPr>
        <w:tc>
          <w:tcPr>
            <w:tcW w:w="2102" w:type="dxa"/>
          </w:tcPr>
          <w:p w14:paraId="686F6455" w14:textId="77777777" w:rsidR="00824A2A" w:rsidRDefault="00824A2A" w:rsidP="00A76ABC">
            <w:pPr>
              <w:spacing w:line="240" w:lineRule="atLeast"/>
              <w:jc w:val="left"/>
            </w:pPr>
            <w:r>
              <w:rPr>
                <w:rFonts w:hint="eastAsia"/>
              </w:rPr>
              <w:t>收货仓库</w:t>
            </w:r>
          </w:p>
        </w:tc>
        <w:tc>
          <w:tcPr>
            <w:tcW w:w="2297" w:type="dxa"/>
          </w:tcPr>
          <w:p w14:paraId="1468F01E" w14:textId="77777777" w:rsidR="00824A2A" w:rsidRDefault="00824A2A" w:rsidP="00A76ABC">
            <w:pPr>
              <w:spacing w:line="240" w:lineRule="atLeast"/>
              <w:jc w:val="left"/>
            </w:pPr>
            <w:r>
              <w:rPr>
                <w:rFonts w:hint="eastAsia"/>
              </w:rPr>
              <w:t>F</w:t>
            </w:r>
            <w:r>
              <w:t>_WarehouseID</w:t>
            </w:r>
          </w:p>
        </w:tc>
        <w:tc>
          <w:tcPr>
            <w:tcW w:w="1987" w:type="dxa"/>
          </w:tcPr>
          <w:p w14:paraId="18D05D35" w14:textId="77777777" w:rsidR="00824A2A" w:rsidRDefault="00824A2A" w:rsidP="00A76ABC">
            <w:pPr>
              <w:spacing w:line="240" w:lineRule="atLeast"/>
              <w:jc w:val="left"/>
            </w:pPr>
          </w:p>
        </w:tc>
        <w:tc>
          <w:tcPr>
            <w:tcW w:w="1177" w:type="dxa"/>
          </w:tcPr>
          <w:p w14:paraId="0C947779" w14:textId="77777777" w:rsidR="00824A2A" w:rsidRDefault="00824A2A" w:rsidP="00A76ABC">
            <w:pPr>
              <w:spacing w:line="240" w:lineRule="atLeast"/>
              <w:jc w:val="left"/>
            </w:pPr>
          </w:p>
        </w:tc>
        <w:tc>
          <w:tcPr>
            <w:tcW w:w="6734" w:type="dxa"/>
          </w:tcPr>
          <w:p w14:paraId="36B81FCB" w14:textId="77777777" w:rsidR="00824A2A" w:rsidRDefault="00824A2A" w:rsidP="00A76ABC">
            <w:pPr>
              <w:spacing w:line="240" w:lineRule="atLeast"/>
              <w:jc w:val="left"/>
            </w:pPr>
          </w:p>
        </w:tc>
      </w:tr>
      <w:tr w:rsidR="00824A2A" w14:paraId="417590F3" w14:textId="77777777">
        <w:trPr>
          <w:trHeight w:val="267"/>
        </w:trPr>
        <w:tc>
          <w:tcPr>
            <w:tcW w:w="2102" w:type="dxa"/>
          </w:tcPr>
          <w:p w14:paraId="6CAF329C" w14:textId="77777777" w:rsidR="00824A2A" w:rsidRDefault="00824A2A" w:rsidP="00A76ABC">
            <w:pPr>
              <w:spacing w:line="240" w:lineRule="atLeast"/>
              <w:jc w:val="left"/>
            </w:pPr>
            <w:r>
              <w:rPr>
                <w:rFonts w:hint="eastAsia"/>
              </w:rPr>
              <w:t>业务员</w:t>
            </w:r>
          </w:p>
        </w:tc>
        <w:tc>
          <w:tcPr>
            <w:tcW w:w="2297" w:type="dxa"/>
          </w:tcPr>
          <w:p w14:paraId="18357F57" w14:textId="77777777" w:rsidR="00824A2A" w:rsidRDefault="00824A2A" w:rsidP="00A76ABC">
            <w:pPr>
              <w:spacing w:line="240" w:lineRule="atLeast"/>
              <w:jc w:val="left"/>
            </w:pPr>
            <w:r>
              <w:rPr>
                <w:rFonts w:hint="eastAsia"/>
              </w:rPr>
              <w:t>F</w:t>
            </w:r>
            <w:r>
              <w:t>_StaffID</w:t>
            </w:r>
          </w:p>
        </w:tc>
        <w:tc>
          <w:tcPr>
            <w:tcW w:w="1987" w:type="dxa"/>
          </w:tcPr>
          <w:p w14:paraId="5762D909" w14:textId="77777777" w:rsidR="00824A2A" w:rsidRDefault="00824A2A" w:rsidP="00A76ABC">
            <w:pPr>
              <w:spacing w:line="240" w:lineRule="atLeast"/>
              <w:jc w:val="left"/>
            </w:pPr>
          </w:p>
        </w:tc>
        <w:tc>
          <w:tcPr>
            <w:tcW w:w="1177" w:type="dxa"/>
          </w:tcPr>
          <w:p w14:paraId="062D2376" w14:textId="77777777" w:rsidR="00824A2A" w:rsidRDefault="00824A2A" w:rsidP="00A76ABC">
            <w:pPr>
              <w:spacing w:line="240" w:lineRule="atLeast"/>
              <w:jc w:val="left"/>
            </w:pPr>
          </w:p>
        </w:tc>
        <w:tc>
          <w:tcPr>
            <w:tcW w:w="6734" w:type="dxa"/>
          </w:tcPr>
          <w:p w14:paraId="0CB61CA5" w14:textId="77777777" w:rsidR="00824A2A" w:rsidRDefault="00824A2A" w:rsidP="00A76ABC">
            <w:pPr>
              <w:spacing w:line="240" w:lineRule="atLeast"/>
              <w:jc w:val="left"/>
            </w:pPr>
          </w:p>
        </w:tc>
      </w:tr>
      <w:tr w:rsidR="00824A2A" w14:paraId="2FAD6C01" w14:textId="77777777">
        <w:trPr>
          <w:trHeight w:val="255"/>
        </w:trPr>
        <w:tc>
          <w:tcPr>
            <w:tcW w:w="2102" w:type="dxa"/>
          </w:tcPr>
          <w:p w14:paraId="56469E28" w14:textId="77777777" w:rsidR="00824A2A" w:rsidRDefault="00824A2A" w:rsidP="00A76ABC">
            <w:pPr>
              <w:spacing w:line="240" w:lineRule="atLeast"/>
              <w:jc w:val="left"/>
            </w:pPr>
            <w:r>
              <w:rPr>
                <w:rFonts w:hint="eastAsia"/>
              </w:rPr>
              <w:t>入库日期</w:t>
            </w:r>
          </w:p>
        </w:tc>
        <w:tc>
          <w:tcPr>
            <w:tcW w:w="2297" w:type="dxa"/>
          </w:tcPr>
          <w:p w14:paraId="6E2E433D" w14:textId="77777777" w:rsidR="00824A2A" w:rsidRDefault="00824A2A" w:rsidP="00A76ABC">
            <w:pPr>
              <w:spacing w:line="240" w:lineRule="atLeast"/>
              <w:jc w:val="left"/>
            </w:pPr>
            <w:r>
              <w:rPr>
                <w:rFonts w:hint="eastAsia"/>
              </w:rPr>
              <w:t>F</w:t>
            </w:r>
            <w:r>
              <w:t>_CreateDate</w:t>
            </w:r>
            <w:r>
              <w:rPr>
                <w:rFonts w:hint="eastAsia"/>
              </w:rPr>
              <w:t>t</w:t>
            </w:r>
            <w:r>
              <w:t>ime</w:t>
            </w:r>
          </w:p>
        </w:tc>
        <w:tc>
          <w:tcPr>
            <w:tcW w:w="1987" w:type="dxa"/>
          </w:tcPr>
          <w:p w14:paraId="7FD66BC6" w14:textId="77777777" w:rsidR="00824A2A" w:rsidRDefault="00824A2A" w:rsidP="00A76ABC">
            <w:pPr>
              <w:spacing w:line="240" w:lineRule="atLeast"/>
              <w:jc w:val="left"/>
            </w:pPr>
          </w:p>
        </w:tc>
        <w:tc>
          <w:tcPr>
            <w:tcW w:w="1177" w:type="dxa"/>
          </w:tcPr>
          <w:p w14:paraId="5FF18B6E" w14:textId="77777777" w:rsidR="00824A2A" w:rsidRDefault="00824A2A" w:rsidP="00A76ABC">
            <w:pPr>
              <w:spacing w:line="240" w:lineRule="atLeast"/>
              <w:jc w:val="left"/>
            </w:pPr>
          </w:p>
        </w:tc>
        <w:tc>
          <w:tcPr>
            <w:tcW w:w="6734" w:type="dxa"/>
          </w:tcPr>
          <w:p w14:paraId="507EE895" w14:textId="77777777" w:rsidR="00824A2A" w:rsidRDefault="00824A2A" w:rsidP="00A76ABC">
            <w:pPr>
              <w:spacing w:line="240" w:lineRule="atLeast"/>
              <w:jc w:val="left"/>
            </w:pPr>
            <w:r>
              <w:rPr>
                <w:rFonts w:hint="eastAsia"/>
              </w:rPr>
              <w:t>可根据此字段确定是哪次入库</w:t>
            </w:r>
          </w:p>
        </w:tc>
      </w:tr>
      <w:tr w:rsidR="00824A2A" w14:paraId="3BB2F8AA" w14:textId="77777777">
        <w:trPr>
          <w:trHeight w:val="255"/>
        </w:trPr>
        <w:tc>
          <w:tcPr>
            <w:tcW w:w="2102" w:type="dxa"/>
          </w:tcPr>
          <w:p w14:paraId="2B152DF8" w14:textId="77777777" w:rsidR="00824A2A" w:rsidRDefault="00824A2A" w:rsidP="00A76ABC">
            <w:pPr>
              <w:spacing w:line="240" w:lineRule="atLeast"/>
              <w:jc w:val="left"/>
            </w:pPr>
            <w:r>
              <w:rPr>
                <w:rFonts w:hint="eastAsia"/>
              </w:rPr>
              <w:t>对应的采购订单</w:t>
            </w:r>
            <w:r>
              <w:rPr>
                <w:rFonts w:hint="eastAsia"/>
              </w:rPr>
              <w:t>I</w:t>
            </w:r>
            <w:r>
              <w:t>D</w:t>
            </w:r>
          </w:p>
        </w:tc>
        <w:tc>
          <w:tcPr>
            <w:tcW w:w="2297" w:type="dxa"/>
          </w:tcPr>
          <w:p w14:paraId="66914122" w14:textId="77777777" w:rsidR="00824A2A" w:rsidRDefault="00824A2A" w:rsidP="00A76ABC">
            <w:pPr>
              <w:spacing w:line="240" w:lineRule="atLeast"/>
              <w:jc w:val="left"/>
            </w:pPr>
            <w:r>
              <w:rPr>
                <w:rFonts w:hint="eastAsia"/>
              </w:rPr>
              <w:t>F</w:t>
            </w:r>
            <w:r>
              <w:t>_PurchasingOrderID</w:t>
            </w:r>
          </w:p>
        </w:tc>
        <w:tc>
          <w:tcPr>
            <w:tcW w:w="1987" w:type="dxa"/>
          </w:tcPr>
          <w:p w14:paraId="6D7C9E79" w14:textId="77777777" w:rsidR="00824A2A" w:rsidRDefault="00824A2A" w:rsidP="00A76ABC">
            <w:pPr>
              <w:spacing w:line="240" w:lineRule="atLeast"/>
              <w:jc w:val="left"/>
            </w:pPr>
            <w:r>
              <w:t>Int null</w:t>
            </w:r>
          </w:p>
        </w:tc>
        <w:tc>
          <w:tcPr>
            <w:tcW w:w="1177" w:type="dxa"/>
          </w:tcPr>
          <w:p w14:paraId="60D88217" w14:textId="77777777" w:rsidR="00824A2A" w:rsidRDefault="00824A2A" w:rsidP="00A76ABC">
            <w:pPr>
              <w:spacing w:line="240" w:lineRule="atLeast"/>
              <w:jc w:val="left"/>
            </w:pPr>
          </w:p>
        </w:tc>
        <w:tc>
          <w:tcPr>
            <w:tcW w:w="6734" w:type="dxa"/>
          </w:tcPr>
          <w:p w14:paraId="6D038930" w14:textId="77777777" w:rsidR="00824A2A" w:rsidRDefault="00824A2A" w:rsidP="00A76ABC">
            <w:pPr>
              <w:spacing w:line="240" w:lineRule="atLeast"/>
              <w:jc w:val="left"/>
            </w:pPr>
            <w:r>
              <w:rPr>
                <w:rFonts w:hint="eastAsia"/>
              </w:rPr>
              <w:t>外键。可能不存在。如果存在，则对应的供应商、业务员、付款日期等相关信息全部可知</w:t>
            </w:r>
          </w:p>
        </w:tc>
      </w:tr>
      <w:tr w:rsidR="00824A2A" w14:paraId="47E336A1" w14:textId="77777777" w:rsidTr="002C18AE">
        <w:trPr>
          <w:trHeight w:val="495"/>
        </w:trPr>
        <w:tc>
          <w:tcPr>
            <w:tcW w:w="2102" w:type="dxa"/>
            <w:shd w:val="clear" w:color="auto" w:fill="FF0000"/>
          </w:tcPr>
          <w:p w14:paraId="5BFA5FE8" w14:textId="77777777" w:rsidR="00824A2A" w:rsidRDefault="00824A2A" w:rsidP="00A76ABC">
            <w:pPr>
              <w:spacing w:line="240" w:lineRule="atLeast"/>
              <w:jc w:val="left"/>
            </w:pPr>
            <w:r>
              <w:rPr>
                <w:rFonts w:hint="eastAsia"/>
              </w:rPr>
              <w:t>状态</w:t>
            </w:r>
          </w:p>
        </w:tc>
        <w:tc>
          <w:tcPr>
            <w:tcW w:w="2297" w:type="dxa"/>
            <w:shd w:val="clear" w:color="auto" w:fill="FF0000"/>
          </w:tcPr>
          <w:p w14:paraId="2F3E326E" w14:textId="77777777" w:rsidR="00824A2A" w:rsidRDefault="00824A2A" w:rsidP="00A76ABC">
            <w:pPr>
              <w:spacing w:line="240" w:lineRule="atLeast"/>
              <w:jc w:val="left"/>
            </w:pPr>
            <w:r w:rsidRPr="00455D74">
              <w:t>F_Status</w:t>
            </w:r>
          </w:p>
        </w:tc>
        <w:tc>
          <w:tcPr>
            <w:tcW w:w="1987" w:type="dxa"/>
            <w:shd w:val="clear" w:color="auto" w:fill="FF0000"/>
          </w:tcPr>
          <w:p w14:paraId="00217610" w14:textId="77777777" w:rsidR="00824A2A" w:rsidRDefault="00824A2A" w:rsidP="00A76ABC">
            <w:pPr>
              <w:spacing w:line="240" w:lineRule="atLeast"/>
              <w:jc w:val="left"/>
            </w:pPr>
            <w:r w:rsidRPr="00455D74">
              <w:t>INT NOT NULL</w:t>
            </w:r>
          </w:p>
        </w:tc>
        <w:tc>
          <w:tcPr>
            <w:tcW w:w="1177" w:type="dxa"/>
            <w:shd w:val="clear" w:color="auto" w:fill="FF0000"/>
          </w:tcPr>
          <w:p w14:paraId="1EBAFDF6" w14:textId="77777777" w:rsidR="00824A2A" w:rsidRDefault="00824A2A" w:rsidP="00A76ABC">
            <w:pPr>
              <w:spacing w:line="240" w:lineRule="atLeast"/>
              <w:jc w:val="left"/>
            </w:pPr>
          </w:p>
        </w:tc>
        <w:tc>
          <w:tcPr>
            <w:tcW w:w="6734" w:type="dxa"/>
            <w:shd w:val="clear" w:color="auto" w:fill="FF0000"/>
          </w:tcPr>
          <w:p w14:paraId="06AD780D" w14:textId="77777777" w:rsidR="00824A2A" w:rsidRDefault="00824A2A" w:rsidP="00A76ABC">
            <w:pPr>
              <w:spacing w:line="240" w:lineRule="atLeast"/>
              <w:jc w:val="left"/>
            </w:pPr>
            <w:r w:rsidRPr="00455D74">
              <w:t>-- 0:</w:t>
            </w:r>
            <w:r w:rsidRPr="00455D74">
              <w:t>未审核</w:t>
            </w:r>
            <w:r w:rsidRPr="00455D74">
              <w:t>,1,</w:t>
            </w:r>
            <w:r>
              <w:rPr>
                <w:rFonts w:hint="eastAsia"/>
              </w:rPr>
              <w:t>已</w:t>
            </w:r>
            <w:r w:rsidRPr="00455D74">
              <w:t>审核</w:t>
            </w:r>
          </w:p>
        </w:tc>
      </w:tr>
    </w:tbl>
    <w:p w14:paraId="72B3A942" w14:textId="77777777" w:rsidR="009E452E" w:rsidRDefault="009E452E" w:rsidP="00A76ABC">
      <w:pPr>
        <w:spacing w:line="240" w:lineRule="atLeast"/>
        <w:jc w:val="left"/>
      </w:pPr>
    </w:p>
    <w:p w14:paraId="717142F5" w14:textId="77777777" w:rsidR="009E452E" w:rsidRDefault="00D67AD0" w:rsidP="00A76ABC">
      <w:pPr>
        <w:pStyle w:val="4"/>
        <w:spacing w:line="240" w:lineRule="atLeast"/>
        <w:jc w:val="left"/>
      </w:pPr>
      <w:bookmarkStart w:id="182" w:name="OLE_LINK53"/>
      <w:r>
        <w:rPr>
          <w:rFonts w:hint="eastAsia"/>
        </w:rPr>
        <w:t>入库次表商品表</w:t>
      </w:r>
      <w:bookmarkStart w:id="183" w:name="OLE_LINK124"/>
      <w:r>
        <w:rPr>
          <w:rFonts w:hint="eastAsia"/>
        </w:rPr>
        <w:t>T_</w:t>
      </w:r>
      <w:r>
        <w:t>WarehousingCommodity</w:t>
      </w:r>
      <w:bookmarkEnd w:id="183"/>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708"/>
        <w:gridCol w:w="808"/>
        <w:gridCol w:w="1026"/>
        <w:gridCol w:w="9093"/>
      </w:tblGrid>
      <w:tr w:rsidR="009E452E" w14:paraId="1727F829" w14:textId="77777777" w:rsidTr="0074497E">
        <w:trPr>
          <w:trHeight w:val="255"/>
        </w:trPr>
        <w:tc>
          <w:tcPr>
            <w:tcW w:w="1866" w:type="dxa"/>
            <w:shd w:val="clear" w:color="auto" w:fill="FF0000"/>
          </w:tcPr>
          <w:p w14:paraId="2122A61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708" w:type="dxa"/>
            <w:shd w:val="clear" w:color="auto" w:fill="FF0000"/>
          </w:tcPr>
          <w:p w14:paraId="494BA324"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808" w:type="dxa"/>
            <w:shd w:val="clear" w:color="auto" w:fill="FF0000"/>
          </w:tcPr>
          <w:p w14:paraId="75BE788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026" w:type="dxa"/>
            <w:shd w:val="clear" w:color="auto" w:fill="FF0000"/>
          </w:tcPr>
          <w:p w14:paraId="2723258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9093" w:type="dxa"/>
            <w:shd w:val="clear" w:color="auto" w:fill="FF0000"/>
          </w:tcPr>
          <w:p w14:paraId="0A631BA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D761C6E" w14:textId="77777777" w:rsidTr="0074497E">
        <w:trPr>
          <w:trHeight w:val="267"/>
        </w:trPr>
        <w:tc>
          <w:tcPr>
            <w:tcW w:w="1866" w:type="dxa"/>
          </w:tcPr>
          <w:p w14:paraId="7367FC5B" w14:textId="77777777" w:rsidR="009E452E" w:rsidRDefault="009E452E" w:rsidP="00A76ABC">
            <w:pPr>
              <w:spacing w:line="240" w:lineRule="atLeast"/>
              <w:jc w:val="left"/>
            </w:pPr>
          </w:p>
        </w:tc>
        <w:tc>
          <w:tcPr>
            <w:tcW w:w="2708" w:type="dxa"/>
          </w:tcPr>
          <w:p w14:paraId="7749297D" w14:textId="77777777" w:rsidR="009E452E" w:rsidRDefault="00D67AD0" w:rsidP="00A76ABC">
            <w:pPr>
              <w:spacing w:line="240" w:lineRule="atLeast"/>
              <w:jc w:val="left"/>
            </w:pPr>
            <w:r>
              <w:rPr>
                <w:rFonts w:hint="eastAsia"/>
              </w:rPr>
              <w:t>F_</w:t>
            </w:r>
            <w:r>
              <w:t>ID</w:t>
            </w:r>
          </w:p>
        </w:tc>
        <w:tc>
          <w:tcPr>
            <w:tcW w:w="808" w:type="dxa"/>
          </w:tcPr>
          <w:p w14:paraId="4CC9991F" w14:textId="77777777" w:rsidR="009E452E" w:rsidRDefault="009E452E" w:rsidP="00A76ABC">
            <w:pPr>
              <w:spacing w:line="240" w:lineRule="atLeast"/>
              <w:jc w:val="left"/>
            </w:pPr>
          </w:p>
        </w:tc>
        <w:tc>
          <w:tcPr>
            <w:tcW w:w="1026" w:type="dxa"/>
          </w:tcPr>
          <w:p w14:paraId="6D0405B6" w14:textId="77777777" w:rsidR="009E452E" w:rsidRDefault="009E452E" w:rsidP="00A76ABC">
            <w:pPr>
              <w:spacing w:line="240" w:lineRule="atLeast"/>
              <w:jc w:val="left"/>
            </w:pPr>
          </w:p>
        </w:tc>
        <w:tc>
          <w:tcPr>
            <w:tcW w:w="9093" w:type="dxa"/>
          </w:tcPr>
          <w:p w14:paraId="4E5C13F2" w14:textId="77777777" w:rsidR="009E452E" w:rsidRDefault="009E452E" w:rsidP="00A76ABC">
            <w:pPr>
              <w:spacing w:line="240" w:lineRule="atLeast"/>
              <w:jc w:val="left"/>
            </w:pPr>
          </w:p>
        </w:tc>
      </w:tr>
      <w:tr w:rsidR="009E452E" w14:paraId="4564D01B" w14:textId="77777777" w:rsidTr="0074497E">
        <w:trPr>
          <w:trHeight w:val="267"/>
        </w:trPr>
        <w:tc>
          <w:tcPr>
            <w:tcW w:w="1866" w:type="dxa"/>
          </w:tcPr>
          <w:p w14:paraId="772D88EA" w14:textId="77777777" w:rsidR="009E452E" w:rsidRDefault="00D67AD0" w:rsidP="00A76ABC">
            <w:pPr>
              <w:spacing w:line="240" w:lineRule="atLeast"/>
              <w:jc w:val="left"/>
            </w:pPr>
            <w:r>
              <w:rPr>
                <w:rFonts w:hint="eastAsia"/>
              </w:rPr>
              <w:t>入库次表</w:t>
            </w:r>
            <w:r>
              <w:t>ID</w:t>
            </w:r>
          </w:p>
        </w:tc>
        <w:tc>
          <w:tcPr>
            <w:tcW w:w="2708" w:type="dxa"/>
          </w:tcPr>
          <w:p w14:paraId="28EA7ADC" w14:textId="77777777" w:rsidR="009E452E" w:rsidRDefault="00D67AD0" w:rsidP="00A76ABC">
            <w:pPr>
              <w:spacing w:line="240" w:lineRule="atLeast"/>
              <w:jc w:val="left"/>
            </w:pPr>
            <w:r>
              <w:rPr>
                <w:rFonts w:hint="eastAsia"/>
              </w:rPr>
              <w:t>F</w:t>
            </w:r>
            <w:r>
              <w:t>_WarehousingID</w:t>
            </w:r>
          </w:p>
        </w:tc>
        <w:tc>
          <w:tcPr>
            <w:tcW w:w="808" w:type="dxa"/>
          </w:tcPr>
          <w:p w14:paraId="46781B85" w14:textId="77777777" w:rsidR="009E452E" w:rsidRDefault="009E452E" w:rsidP="00A76ABC">
            <w:pPr>
              <w:spacing w:line="240" w:lineRule="atLeast"/>
              <w:jc w:val="left"/>
            </w:pPr>
          </w:p>
        </w:tc>
        <w:tc>
          <w:tcPr>
            <w:tcW w:w="1026" w:type="dxa"/>
          </w:tcPr>
          <w:p w14:paraId="08C48FBE" w14:textId="77777777" w:rsidR="009E452E" w:rsidRDefault="009E452E" w:rsidP="00A76ABC">
            <w:pPr>
              <w:spacing w:line="240" w:lineRule="atLeast"/>
              <w:jc w:val="left"/>
            </w:pPr>
          </w:p>
        </w:tc>
        <w:tc>
          <w:tcPr>
            <w:tcW w:w="9093" w:type="dxa"/>
          </w:tcPr>
          <w:p w14:paraId="77CB1801" w14:textId="77777777" w:rsidR="009E452E" w:rsidRDefault="009E452E" w:rsidP="00A76ABC">
            <w:pPr>
              <w:spacing w:line="240" w:lineRule="atLeast"/>
              <w:jc w:val="left"/>
            </w:pPr>
          </w:p>
        </w:tc>
      </w:tr>
      <w:tr w:rsidR="009E452E" w14:paraId="5AFF3C68" w14:textId="77777777" w:rsidTr="0074497E">
        <w:trPr>
          <w:trHeight w:val="267"/>
        </w:trPr>
        <w:tc>
          <w:tcPr>
            <w:tcW w:w="1866" w:type="dxa"/>
            <w:shd w:val="clear" w:color="auto" w:fill="FF0000"/>
          </w:tcPr>
          <w:p w14:paraId="47906B75" w14:textId="77777777" w:rsidR="009E452E" w:rsidRDefault="00D67AD0" w:rsidP="00A76ABC">
            <w:pPr>
              <w:spacing w:line="240" w:lineRule="atLeast"/>
              <w:jc w:val="left"/>
            </w:pPr>
            <w:r>
              <w:rPr>
                <w:rFonts w:hint="eastAsia"/>
              </w:rPr>
              <w:t>商品</w:t>
            </w:r>
            <w:r>
              <w:rPr>
                <w:rFonts w:hint="eastAsia"/>
              </w:rPr>
              <w:t>I</w:t>
            </w:r>
            <w:r>
              <w:t>D</w:t>
            </w:r>
          </w:p>
        </w:tc>
        <w:tc>
          <w:tcPr>
            <w:tcW w:w="2708" w:type="dxa"/>
            <w:shd w:val="clear" w:color="auto" w:fill="FF0000"/>
          </w:tcPr>
          <w:p w14:paraId="0A774492" w14:textId="77777777" w:rsidR="009E452E" w:rsidRDefault="00D67AD0" w:rsidP="00A76ABC">
            <w:pPr>
              <w:spacing w:line="240" w:lineRule="atLeast"/>
              <w:jc w:val="left"/>
            </w:pPr>
            <w:r>
              <w:rPr>
                <w:rFonts w:hint="eastAsia"/>
              </w:rPr>
              <w:t>F</w:t>
            </w:r>
            <w:r>
              <w:t>_CommodityID</w:t>
            </w:r>
          </w:p>
        </w:tc>
        <w:tc>
          <w:tcPr>
            <w:tcW w:w="808" w:type="dxa"/>
            <w:shd w:val="clear" w:color="auto" w:fill="FF0000"/>
          </w:tcPr>
          <w:p w14:paraId="1C8E3915" w14:textId="77777777" w:rsidR="009E452E" w:rsidRDefault="009E452E" w:rsidP="00A76ABC">
            <w:pPr>
              <w:spacing w:line="240" w:lineRule="atLeast"/>
              <w:jc w:val="left"/>
            </w:pPr>
          </w:p>
        </w:tc>
        <w:tc>
          <w:tcPr>
            <w:tcW w:w="1026" w:type="dxa"/>
            <w:shd w:val="clear" w:color="auto" w:fill="FF0000"/>
          </w:tcPr>
          <w:p w14:paraId="17309C45" w14:textId="77777777" w:rsidR="009E452E" w:rsidRDefault="009E452E" w:rsidP="00A76ABC">
            <w:pPr>
              <w:spacing w:line="240" w:lineRule="atLeast"/>
              <w:jc w:val="left"/>
            </w:pPr>
          </w:p>
        </w:tc>
        <w:tc>
          <w:tcPr>
            <w:tcW w:w="9093" w:type="dxa"/>
            <w:shd w:val="clear" w:color="auto" w:fill="FF0000"/>
          </w:tcPr>
          <w:p w14:paraId="3EE7BB0A" w14:textId="77777777" w:rsidR="009E452E" w:rsidRDefault="00C535D7" w:rsidP="00A76ABC">
            <w:pPr>
              <w:spacing w:line="240" w:lineRule="atLeast"/>
              <w:jc w:val="left"/>
            </w:pPr>
            <w:r>
              <w:rPr>
                <w:rFonts w:hint="eastAsia"/>
              </w:rPr>
              <w:t>外键</w:t>
            </w:r>
            <w:r w:rsidR="001427F2">
              <w:rPr>
                <w:rFonts w:hint="eastAsia"/>
              </w:rPr>
              <w:t>。入库的商品，不一定是在采购订单中的商品</w:t>
            </w:r>
          </w:p>
        </w:tc>
      </w:tr>
      <w:tr w:rsidR="00187ACF" w14:paraId="24739332" w14:textId="77777777" w:rsidTr="0074497E">
        <w:trPr>
          <w:trHeight w:val="267"/>
        </w:trPr>
        <w:tc>
          <w:tcPr>
            <w:tcW w:w="1866" w:type="dxa"/>
            <w:shd w:val="clear" w:color="auto" w:fill="FF0000"/>
          </w:tcPr>
          <w:p w14:paraId="0CBD5074" w14:textId="77777777" w:rsidR="00187ACF" w:rsidRDefault="00187ACF" w:rsidP="00A76ABC">
            <w:pPr>
              <w:spacing w:line="240" w:lineRule="atLeast"/>
              <w:jc w:val="left"/>
            </w:pPr>
            <w:r>
              <w:rPr>
                <w:rFonts w:hint="eastAsia"/>
              </w:rPr>
              <w:t>商品名称</w:t>
            </w:r>
          </w:p>
        </w:tc>
        <w:tc>
          <w:tcPr>
            <w:tcW w:w="2708" w:type="dxa"/>
            <w:shd w:val="clear" w:color="auto" w:fill="FF0000"/>
          </w:tcPr>
          <w:p w14:paraId="55C4307B" w14:textId="77777777" w:rsidR="00187ACF" w:rsidRDefault="00C535D7" w:rsidP="00A76ABC">
            <w:pPr>
              <w:spacing w:line="240" w:lineRule="atLeast"/>
              <w:jc w:val="left"/>
            </w:pPr>
            <w:r>
              <w:rPr>
                <w:rFonts w:hint="eastAsia"/>
              </w:rPr>
              <w:t>F</w:t>
            </w:r>
            <w:r>
              <w:t>_CommodityName</w:t>
            </w:r>
          </w:p>
        </w:tc>
        <w:tc>
          <w:tcPr>
            <w:tcW w:w="808" w:type="dxa"/>
            <w:shd w:val="clear" w:color="auto" w:fill="FF0000"/>
          </w:tcPr>
          <w:p w14:paraId="6284BD51" w14:textId="77777777" w:rsidR="00187ACF" w:rsidRDefault="00187ACF" w:rsidP="00A76ABC">
            <w:pPr>
              <w:spacing w:line="240" w:lineRule="atLeast"/>
              <w:jc w:val="left"/>
            </w:pPr>
          </w:p>
        </w:tc>
        <w:tc>
          <w:tcPr>
            <w:tcW w:w="1026" w:type="dxa"/>
            <w:shd w:val="clear" w:color="auto" w:fill="FF0000"/>
          </w:tcPr>
          <w:p w14:paraId="195FB614" w14:textId="77777777" w:rsidR="00187ACF" w:rsidRDefault="00187ACF" w:rsidP="00A76ABC">
            <w:pPr>
              <w:spacing w:line="240" w:lineRule="atLeast"/>
              <w:jc w:val="left"/>
            </w:pPr>
          </w:p>
        </w:tc>
        <w:tc>
          <w:tcPr>
            <w:tcW w:w="9093" w:type="dxa"/>
            <w:shd w:val="clear" w:color="auto" w:fill="FF0000"/>
          </w:tcPr>
          <w:p w14:paraId="07D8D517" w14:textId="77777777" w:rsidR="00187ACF" w:rsidRDefault="00187ACF" w:rsidP="00A76ABC">
            <w:pPr>
              <w:spacing w:line="240" w:lineRule="atLeast"/>
              <w:jc w:val="left"/>
            </w:pPr>
            <w:r>
              <w:rPr>
                <w:rFonts w:hint="eastAsia"/>
              </w:rPr>
              <w:t>根据“保持历史原貌”的设计原则，这个名称保存的是当时的商品名称。此</w:t>
            </w:r>
            <w:r>
              <w:rPr>
                <w:rFonts w:hint="eastAsia"/>
              </w:rPr>
              <w:t>F</w:t>
            </w:r>
            <w:r>
              <w:t>_CommodityID</w:t>
            </w:r>
            <w:r w:rsidR="00C535D7">
              <w:rPr>
                <w:rFonts w:hint="eastAsia"/>
              </w:rPr>
              <w:t>对应</w:t>
            </w:r>
            <w:r>
              <w:rPr>
                <w:rFonts w:hint="eastAsia"/>
              </w:rPr>
              <w:t>的商品的名称可能在将来被修改</w:t>
            </w:r>
          </w:p>
        </w:tc>
      </w:tr>
      <w:tr w:rsidR="00187ACF" w14:paraId="54E99AC9" w14:textId="77777777" w:rsidTr="0074497E">
        <w:trPr>
          <w:trHeight w:val="267"/>
        </w:trPr>
        <w:tc>
          <w:tcPr>
            <w:tcW w:w="1866" w:type="dxa"/>
            <w:shd w:val="clear" w:color="auto" w:fill="FF0000"/>
          </w:tcPr>
          <w:p w14:paraId="00E2B5B7" w14:textId="77777777" w:rsidR="00187ACF" w:rsidRDefault="00187ACF" w:rsidP="00A76ABC">
            <w:pPr>
              <w:spacing w:line="240" w:lineRule="atLeast"/>
              <w:jc w:val="left"/>
            </w:pPr>
            <w:r>
              <w:rPr>
                <w:rFonts w:hint="eastAsia"/>
              </w:rPr>
              <w:t>条形码</w:t>
            </w:r>
            <w:r>
              <w:rPr>
                <w:rFonts w:hint="eastAsia"/>
              </w:rPr>
              <w:t>I</w:t>
            </w:r>
            <w:r>
              <w:t>D</w:t>
            </w:r>
          </w:p>
        </w:tc>
        <w:tc>
          <w:tcPr>
            <w:tcW w:w="2708" w:type="dxa"/>
            <w:shd w:val="clear" w:color="auto" w:fill="FF0000"/>
          </w:tcPr>
          <w:p w14:paraId="1461EB13" w14:textId="77777777" w:rsidR="00187ACF" w:rsidRDefault="00C535D7" w:rsidP="00A76ABC">
            <w:pPr>
              <w:spacing w:line="240" w:lineRule="atLeast"/>
              <w:jc w:val="left"/>
            </w:pPr>
            <w:r>
              <w:rPr>
                <w:rFonts w:hint="eastAsia"/>
              </w:rPr>
              <w:t>F</w:t>
            </w:r>
            <w:r>
              <w:t>_BarcodesID</w:t>
            </w:r>
          </w:p>
        </w:tc>
        <w:tc>
          <w:tcPr>
            <w:tcW w:w="808" w:type="dxa"/>
            <w:shd w:val="clear" w:color="auto" w:fill="FF0000"/>
          </w:tcPr>
          <w:p w14:paraId="0B83F739" w14:textId="77777777" w:rsidR="00187ACF" w:rsidRDefault="00187ACF" w:rsidP="00A76ABC">
            <w:pPr>
              <w:spacing w:line="240" w:lineRule="atLeast"/>
              <w:jc w:val="left"/>
            </w:pPr>
          </w:p>
        </w:tc>
        <w:tc>
          <w:tcPr>
            <w:tcW w:w="1026" w:type="dxa"/>
            <w:shd w:val="clear" w:color="auto" w:fill="FF0000"/>
          </w:tcPr>
          <w:p w14:paraId="60AFF0FA" w14:textId="77777777" w:rsidR="00187ACF" w:rsidRDefault="00187ACF" w:rsidP="00A76ABC">
            <w:pPr>
              <w:spacing w:line="240" w:lineRule="atLeast"/>
              <w:jc w:val="left"/>
            </w:pPr>
          </w:p>
        </w:tc>
        <w:tc>
          <w:tcPr>
            <w:tcW w:w="9093" w:type="dxa"/>
            <w:shd w:val="clear" w:color="auto" w:fill="FF0000"/>
          </w:tcPr>
          <w:p w14:paraId="58BC8FE8" w14:textId="77777777" w:rsidR="00187ACF" w:rsidRDefault="00C535D7" w:rsidP="00A76ABC">
            <w:pPr>
              <w:spacing w:line="240" w:lineRule="atLeast"/>
              <w:jc w:val="left"/>
            </w:pPr>
            <w:r>
              <w:rPr>
                <w:rFonts w:hint="eastAsia"/>
              </w:rPr>
              <w:t>外键</w:t>
            </w:r>
          </w:p>
        </w:tc>
      </w:tr>
      <w:tr w:rsidR="00187ACF" w14:paraId="5B1B3832" w14:textId="77777777" w:rsidTr="0074497E">
        <w:trPr>
          <w:trHeight w:val="267"/>
        </w:trPr>
        <w:tc>
          <w:tcPr>
            <w:tcW w:w="1866" w:type="dxa"/>
            <w:shd w:val="clear" w:color="auto" w:fill="FF0000"/>
          </w:tcPr>
          <w:p w14:paraId="20E3F341" w14:textId="77777777" w:rsidR="00187ACF" w:rsidRDefault="00187ACF" w:rsidP="00A76ABC">
            <w:pPr>
              <w:spacing w:line="240" w:lineRule="atLeast"/>
              <w:jc w:val="left"/>
            </w:pPr>
            <w:r>
              <w:rPr>
                <w:rFonts w:hint="eastAsia"/>
              </w:rPr>
              <w:t>包装单位</w:t>
            </w:r>
            <w:r>
              <w:rPr>
                <w:rFonts w:hint="eastAsia"/>
              </w:rPr>
              <w:t>I</w:t>
            </w:r>
            <w:r>
              <w:t>D</w:t>
            </w:r>
          </w:p>
        </w:tc>
        <w:tc>
          <w:tcPr>
            <w:tcW w:w="2708" w:type="dxa"/>
            <w:shd w:val="clear" w:color="auto" w:fill="FF0000"/>
          </w:tcPr>
          <w:p w14:paraId="63F7BD1B" w14:textId="77777777" w:rsidR="00187ACF" w:rsidRDefault="00C535D7" w:rsidP="00A76ABC">
            <w:pPr>
              <w:spacing w:line="240" w:lineRule="atLeast"/>
              <w:jc w:val="left"/>
            </w:pPr>
            <w:r>
              <w:rPr>
                <w:rFonts w:hint="eastAsia"/>
              </w:rPr>
              <w:t>F</w:t>
            </w:r>
            <w:r>
              <w:t>_PackageUnitID</w:t>
            </w:r>
          </w:p>
        </w:tc>
        <w:tc>
          <w:tcPr>
            <w:tcW w:w="808" w:type="dxa"/>
            <w:shd w:val="clear" w:color="auto" w:fill="FF0000"/>
          </w:tcPr>
          <w:p w14:paraId="321EB35D" w14:textId="77777777" w:rsidR="00187ACF" w:rsidRDefault="00187ACF" w:rsidP="00A76ABC">
            <w:pPr>
              <w:spacing w:line="240" w:lineRule="atLeast"/>
              <w:jc w:val="left"/>
            </w:pPr>
          </w:p>
        </w:tc>
        <w:tc>
          <w:tcPr>
            <w:tcW w:w="1026" w:type="dxa"/>
            <w:shd w:val="clear" w:color="auto" w:fill="FF0000"/>
          </w:tcPr>
          <w:p w14:paraId="5ED3C89B" w14:textId="77777777" w:rsidR="00187ACF" w:rsidRDefault="00187ACF" w:rsidP="00A76ABC">
            <w:pPr>
              <w:spacing w:line="240" w:lineRule="atLeast"/>
              <w:jc w:val="left"/>
            </w:pPr>
          </w:p>
        </w:tc>
        <w:tc>
          <w:tcPr>
            <w:tcW w:w="9093" w:type="dxa"/>
            <w:shd w:val="clear" w:color="auto" w:fill="FF0000"/>
          </w:tcPr>
          <w:p w14:paraId="7DC3C9A2" w14:textId="77777777" w:rsidR="00187ACF" w:rsidRDefault="00C535D7" w:rsidP="00A76ABC">
            <w:pPr>
              <w:spacing w:line="240" w:lineRule="atLeast"/>
              <w:jc w:val="left"/>
            </w:pPr>
            <w:r>
              <w:rPr>
                <w:rFonts w:hint="eastAsia"/>
              </w:rPr>
              <w:t>外键</w:t>
            </w:r>
          </w:p>
        </w:tc>
      </w:tr>
      <w:tr w:rsidR="009E452E" w14:paraId="12E07280" w14:textId="77777777" w:rsidTr="0074497E">
        <w:trPr>
          <w:trHeight w:val="267"/>
        </w:trPr>
        <w:tc>
          <w:tcPr>
            <w:tcW w:w="1866" w:type="dxa"/>
          </w:tcPr>
          <w:p w14:paraId="3E47C92E" w14:textId="77777777" w:rsidR="009E452E" w:rsidRDefault="00D67AD0" w:rsidP="00A76ABC">
            <w:pPr>
              <w:spacing w:line="240" w:lineRule="atLeast"/>
              <w:jc w:val="left"/>
            </w:pPr>
            <w:r>
              <w:rPr>
                <w:rFonts w:hint="eastAsia"/>
                <w:b/>
              </w:rPr>
              <w:t>本次</w:t>
            </w:r>
            <w:r>
              <w:rPr>
                <w:rFonts w:hint="eastAsia"/>
              </w:rPr>
              <w:t>收货数量</w:t>
            </w:r>
          </w:p>
        </w:tc>
        <w:tc>
          <w:tcPr>
            <w:tcW w:w="2708" w:type="dxa"/>
          </w:tcPr>
          <w:p w14:paraId="62FDBC94" w14:textId="77777777" w:rsidR="009E452E" w:rsidRDefault="00D67AD0" w:rsidP="00A76ABC">
            <w:pPr>
              <w:spacing w:line="240" w:lineRule="atLeast"/>
              <w:jc w:val="left"/>
            </w:pPr>
            <w:r>
              <w:rPr>
                <w:rFonts w:hint="eastAsia"/>
              </w:rPr>
              <w:t>F</w:t>
            </w:r>
            <w:r>
              <w:t>_NO</w:t>
            </w:r>
          </w:p>
        </w:tc>
        <w:tc>
          <w:tcPr>
            <w:tcW w:w="808" w:type="dxa"/>
          </w:tcPr>
          <w:p w14:paraId="3B3875EC" w14:textId="77777777" w:rsidR="009E452E" w:rsidRDefault="009E452E" w:rsidP="00A76ABC">
            <w:pPr>
              <w:spacing w:line="240" w:lineRule="atLeast"/>
              <w:jc w:val="left"/>
            </w:pPr>
          </w:p>
        </w:tc>
        <w:tc>
          <w:tcPr>
            <w:tcW w:w="1026" w:type="dxa"/>
          </w:tcPr>
          <w:p w14:paraId="0010B7C1" w14:textId="77777777" w:rsidR="009E452E" w:rsidRDefault="009E452E" w:rsidP="00A76ABC">
            <w:pPr>
              <w:spacing w:line="240" w:lineRule="atLeast"/>
              <w:jc w:val="left"/>
            </w:pPr>
          </w:p>
        </w:tc>
        <w:tc>
          <w:tcPr>
            <w:tcW w:w="9093" w:type="dxa"/>
          </w:tcPr>
          <w:p w14:paraId="1C661280" w14:textId="77777777" w:rsidR="009E452E" w:rsidRDefault="009E452E" w:rsidP="00A76ABC">
            <w:pPr>
              <w:spacing w:line="240" w:lineRule="atLeast"/>
              <w:jc w:val="left"/>
            </w:pPr>
          </w:p>
        </w:tc>
      </w:tr>
      <w:tr w:rsidR="009E452E" w14:paraId="791B9211" w14:textId="77777777" w:rsidTr="0074497E">
        <w:trPr>
          <w:trHeight w:val="267"/>
        </w:trPr>
        <w:tc>
          <w:tcPr>
            <w:tcW w:w="1866" w:type="dxa"/>
          </w:tcPr>
          <w:p w14:paraId="479549E1" w14:textId="77777777" w:rsidR="009E452E" w:rsidRDefault="00D67AD0" w:rsidP="00A76ABC">
            <w:pPr>
              <w:spacing w:line="240" w:lineRule="atLeast"/>
              <w:jc w:val="left"/>
            </w:pPr>
            <w:r>
              <w:rPr>
                <w:rFonts w:hint="eastAsia"/>
              </w:rPr>
              <w:t>采购规格</w:t>
            </w:r>
          </w:p>
        </w:tc>
        <w:tc>
          <w:tcPr>
            <w:tcW w:w="2708" w:type="dxa"/>
          </w:tcPr>
          <w:p w14:paraId="45400B1D" w14:textId="77777777" w:rsidR="009E452E" w:rsidRDefault="00D67AD0" w:rsidP="00A76ABC">
            <w:pPr>
              <w:spacing w:line="240" w:lineRule="atLeast"/>
              <w:jc w:val="left"/>
            </w:pPr>
            <w:r>
              <w:rPr>
                <w:rFonts w:hint="eastAsia"/>
              </w:rPr>
              <w:t>F</w:t>
            </w:r>
            <w:r>
              <w:t>_PurchasingSpecification</w:t>
            </w:r>
          </w:p>
        </w:tc>
        <w:tc>
          <w:tcPr>
            <w:tcW w:w="808" w:type="dxa"/>
          </w:tcPr>
          <w:p w14:paraId="44F73139" w14:textId="77777777" w:rsidR="009E452E" w:rsidRDefault="009E452E" w:rsidP="00A76ABC">
            <w:pPr>
              <w:spacing w:line="240" w:lineRule="atLeast"/>
              <w:jc w:val="left"/>
            </w:pPr>
          </w:p>
        </w:tc>
        <w:tc>
          <w:tcPr>
            <w:tcW w:w="1026" w:type="dxa"/>
          </w:tcPr>
          <w:p w14:paraId="5A2841CE" w14:textId="77777777" w:rsidR="009E452E" w:rsidRDefault="009E452E" w:rsidP="00A76ABC">
            <w:pPr>
              <w:spacing w:line="240" w:lineRule="atLeast"/>
              <w:jc w:val="left"/>
            </w:pPr>
          </w:p>
        </w:tc>
        <w:tc>
          <w:tcPr>
            <w:tcW w:w="9093" w:type="dxa"/>
          </w:tcPr>
          <w:p w14:paraId="55715D77" w14:textId="77777777" w:rsidR="009E452E" w:rsidRDefault="00D67AD0" w:rsidP="00A76ABC">
            <w:pPr>
              <w:spacing w:line="240" w:lineRule="atLeast"/>
              <w:jc w:val="left"/>
            </w:pPr>
            <w:r>
              <w:rPr>
                <w:rFonts w:hint="eastAsia"/>
              </w:rPr>
              <w:t>和商品本身的规格有何区别？一箱与一瓶的区别？</w:t>
            </w:r>
          </w:p>
        </w:tc>
      </w:tr>
      <w:tr w:rsidR="009E452E" w14:paraId="662E8ED6" w14:textId="77777777" w:rsidTr="0074497E">
        <w:trPr>
          <w:trHeight w:val="267"/>
        </w:trPr>
        <w:tc>
          <w:tcPr>
            <w:tcW w:w="1866" w:type="dxa"/>
          </w:tcPr>
          <w:p w14:paraId="31BF8F56" w14:textId="77777777" w:rsidR="009E452E" w:rsidRDefault="00D67AD0" w:rsidP="00A76ABC">
            <w:pPr>
              <w:spacing w:line="240" w:lineRule="atLeast"/>
              <w:jc w:val="left"/>
            </w:pPr>
            <w:r>
              <w:rPr>
                <w:rFonts w:hint="eastAsia"/>
                <w:b/>
              </w:rPr>
              <w:t>进货</w:t>
            </w:r>
            <w:r>
              <w:rPr>
                <w:rFonts w:hint="eastAsia"/>
              </w:rPr>
              <w:t>价</w:t>
            </w:r>
          </w:p>
        </w:tc>
        <w:tc>
          <w:tcPr>
            <w:tcW w:w="2708" w:type="dxa"/>
          </w:tcPr>
          <w:p w14:paraId="1CEAA525" w14:textId="77777777" w:rsidR="009E452E" w:rsidRDefault="00D67AD0" w:rsidP="00A76ABC">
            <w:pPr>
              <w:spacing w:line="240" w:lineRule="atLeast"/>
              <w:jc w:val="left"/>
            </w:pPr>
            <w:r>
              <w:rPr>
                <w:rFonts w:hint="eastAsia"/>
              </w:rPr>
              <w:t>F</w:t>
            </w:r>
            <w:r>
              <w:t>_Price</w:t>
            </w:r>
          </w:p>
        </w:tc>
        <w:tc>
          <w:tcPr>
            <w:tcW w:w="808" w:type="dxa"/>
          </w:tcPr>
          <w:p w14:paraId="70CE3A2E" w14:textId="77777777" w:rsidR="009E452E" w:rsidRDefault="009E452E" w:rsidP="00A76ABC">
            <w:pPr>
              <w:spacing w:line="240" w:lineRule="atLeast"/>
              <w:jc w:val="left"/>
            </w:pPr>
          </w:p>
        </w:tc>
        <w:tc>
          <w:tcPr>
            <w:tcW w:w="1026" w:type="dxa"/>
          </w:tcPr>
          <w:p w14:paraId="329AEA54" w14:textId="77777777" w:rsidR="009E452E" w:rsidRDefault="009E452E" w:rsidP="00A76ABC">
            <w:pPr>
              <w:spacing w:line="240" w:lineRule="atLeast"/>
              <w:jc w:val="left"/>
            </w:pPr>
          </w:p>
        </w:tc>
        <w:tc>
          <w:tcPr>
            <w:tcW w:w="9093" w:type="dxa"/>
          </w:tcPr>
          <w:p w14:paraId="7C1C567A" w14:textId="77777777" w:rsidR="009E452E" w:rsidRDefault="009E452E" w:rsidP="00A76ABC">
            <w:pPr>
              <w:spacing w:line="240" w:lineRule="atLeast"/>
              <w:jc w:val="left"/>
            </w:pPr>
          </w:p>
        </w:tc>
      </w:tr>
      <w:bookmarkEnd w:id="182"/>
      <w:tr w:rsidR="009E452E" w14:paraId="0E14E24B" w14:textId="77777777" w:rsidTr="0074497E">
        <w:trPr>
          <w:trHeight w:val="267"/>
        </w:trPr>
        <w:tc>
          <w:tcPr>
            <w:tcW w:w="1866" w:type="dxa"/>
            <w:shd w:val="clear" w:color="auto" w:fill="FF0000"/>
          </w:tcPr>
          <w:p w14:paraId="232AA626" w14:textId="77777777" w:rsidR="009E452E" w:rsidRDefault="00D67AD0" w:rsidP="00A76ABC">
            <w:pPr>
              <w:spacing w:line="240" w:lineRule="atLeast"/>
              <w:jc w:val="left"/>
            </w:pPr>
            <w:r>
              <w:rPr>
                <w:rFonts w:hint="eastAsia"/>
              </w:rPr>
              <w:t>金额</w:t>
            </w:r>
          </w:p>
        </w:tc>
        <w:tc>
          <w:tcPr>
            <w:tcW w:w="2708" w:type="dxa"/>
            <w:shd w:val="clear" w:color="auto" w:fill="FF0000"/>
          </w:tcPr>
          <w:p w14:paraId="3634C3B1" w14:textId="77777777" w:rsidR="009E452E" w:rsidRDefault="00D67AD0" w:rsidP="00A76ABC">
            <w:pPr>
              <w:spacing w:line="240" w:lineRule="atLeast"/>
              <w:jc w:val="left"/>
            </w:pPr>
            <w:r>
              <w:rPr>
                <w:rFonts w:hint="eastAsia"/>
              </w:rPr>
              <w:t>F</w:t>
            </w:r>
            <w:r>
              <w:t>_Amount</w:t>
            </w:r>
          </w:p>
        </w:tc>
        <w:tc>
          <w:tcPr>
            <w:tcW w:w="808" w:type="dxa"/>
            <w:shd w:val="clear" w:color="auto" w:fill="FF0000"/>
          </w:tcPr>
          <w:p w14:paraId="21442682" w14:textId="77777777" w:rsidR="009E452E" w:rsidRDefault="009E452E" w:rsidP="00A76ABC">
            <w:pPr>
              <w:spacing w:line="240" w:lineRule="atLeast"/>
              <w:jc w:val="left"/>
            </w:pPr>
          </w:p>
        </w:tc>
        <w:tc>
          <w:tcPr>
            <w:tcW w:w="1026" w:type="dxa"/>
            <w:shd w:val="clear" w:color="auto" w:fill="FF0000"/>
          </w:tcPr>
          <w:p w14:paraId="4E860E76" w14:textId="77777777" w:rsidR="009E452E" w:rsidRDefault="009E452E" w:rsidP="00A76ABC">
            <w:pPr>
              <w:spacing w:line="240" w:lineRule="atLeast"/>
              <w:jc w:val="left"/>
            </w:pPr>
          </w:p>
        </w:tc>
        <w:tc>
          <w:tcPr>
            <w:tcW w:w="9093" w:type="dxa"/>
            <w:shd w:val="clear" w:color="auto" w:fill="FF0000"/>
          </w:tcPr>
          <w:p w14:paraId="07E5986A" w14:textId="77777777" w:rsidR="009E452E" w:rsidRDefault="00961A9E" w:rsidP="00A76ABC">
            <w:pPr>
              <w:spacing w:line="240" w:lineRule="atLeast"/>
              <w:jc w:val="left"/>
            </w:pPr>
            <w:r>
              <w:rPr>
                <w:rFonts w:hint="eastAsia"/>
              </w:rPr>
              <w:t>进货时收的钱，不一定</w:t>
            </w:r>
            <w:r w:rsidR="00427B8D">
              <w:rPr>
                <w:rFonts w:hint="eastAsia"/>
              </w:rPr>
              <w:t>精确地</w:t>
            </w:r>
            <w:r w:rsidR="00427B8D">
              <w:rPr>
                <w:rFonts w:hint="eastAsia"/>
              </w:rPr>
              <w:t>= F</w:t>
            </w:r>
            <w:r w:rsidR="00427B8D">
              <w:t xml:space="preserve">_NO </w:t>
            </w:r>
            <w:r w:rsidR="00427B8D">
              <w:rPr>
                <w:rFonts w:hint="eastAsia"/>
              </w:rPr>
              <w:t>*</w:t>
            </w:r>
            <w:r w:rsidR="00427B8D">
              <w:t xml:space="preserve"> </w:t>
            </w:r>
            <w:r w:rsidR="00427B8D">
              <w:rPr>
                <w:rFonts w:hint="eastAsia"/>
              </w:rPr>
              <w:t>F</w:t>
            </w:r>
            <w:r w:rsidR="00427B8D">
              <w:t>_Price</w:t>
            </w:r>
            <w:r w:rsidR="00427B8D">
              <w:rPr>
                <w:rFonts w:hint="eastAsia"/>
              </w:rPr>
              <w:t>，所以需要此字段存储门店老板支付给批发商的真正金额</w:t>
            </w:r>
          </w:p>
        </w:tc>
      </w:tr>
      <w:tr w:rsidR="009E452E" w14:paraId="12210F75" w14:textId="77777777" w:rsidTr="0074497E">
        <w:trPr>
          <w:trHeight w:val="267"/>
        </w:trPr>
        <w:tc>
          <w:tcPr>
            <w:tcW w:w="1866" w:type="dxa"/>
          </w:tcPr>
          <w:p w14:paraId="523A0B2C" w14:textId="77777777" w:rsidR="009E452E" w:rsidRDefault="00D67AD0" w:rsidP="00A76ABC">
            <w:pPr>
              <w:spacing w:line="240" w:lineRule="atLeast"/>
              <w:jc w:val="left"/>
            </w:pPr>
            <w:r>
              <w:rPr>
                <w:rFonts w:hint="eastAsia"/>
              </w:rPr>
              <w:t>生产日期</w:t>
            </w:r>
          </w:p>
        </w:tc>
        <w:tc>
          <w:tcPr>
            <w:tcW w:w="2708" w:type="dxa"/>
          </w:tcPr>
          <w:p w14:paraId="17CB6C1B" w14:textId="77777777" w:rsidR="009E452E" w:rsidRDefault="00D67AD0" w:rsidP="00A76ABC">
            <w:pPr>
              <w:spacing w:line="240" w:lineRule="atLeast"/>
              <w:jc w:val="left"/>
            </w:pPr>
            <w:r>
              <w:rPr>
                <w:rFonts w:hint="eastAsia"/>
              </w:rPr>
              <w:t>F</w:t>
            </w:r>
            <w:r>
              <w:t>_ProductionDatetime</w:t>
            </w:r>
          </w:p>
        </w:tc>
        <w:tc>
          <w:tcPr>
            <w:tcW w:w="808" w:type="dxa"/>
          </w:tcPr>
          <w:p w14:paraId="71FF0878" w14:textId="77777777" w:rsidR="009E452E" w:rsidRDefault="009E452E" w:rsidP="00A76ABC">
            <w:pPr>
              <w:spacing w:line="240" w:lineRule="atLeast"/>
              <w:jc w:val="left"/>
            </w:pPr>
          </w:p>
        </w:tc>
        <w:tc>
          <w:tcPr>
            <w:tcW w:w="1026" w:type="dxa"/>
          </w:tcPr>
          <w:p w14:paraId="5FF4DA6E" w14:textId="77777777" w:rsidR="009E452E" w:rsidRDefault="009E452E" w:rsidP="00A76ABC">
            <w:pPr>
              <w:spacing w:line="240" w:lineRule="atLeast"/>
              <w:jc w:val="left"/>
            </w:pPr>
          </w:p>
        </w:tc>
        <w:tc>
          <w:tcPr>
            <w:tcW w:w="9093" w:type="dxa"/>
          </w:tcPr>
          <w:p w14:paraId="4F6C8B19" w14:textId="77777777" w:rsidR="009E452E" w:rsidRDefault="009E452E" w:rsidP="00A76ABC">
            <w:pPr>
              <w:spacing w:line="240" w:lineRule="atLeast"/>
              <w:jc w:val="left"/>
            </w:pPr>
          </w:p>
        </w:tc>
      </w:tr>
      <w:tr w:rsidR="009E452E" w14:paraId="7DF14CD6" w14:textId="77777777" w:rsidTr="0074497E">
        <w:trPr>
          <w:trHeight w:val="267"/>
        </w:trPr>
        <w:tc>
          <w:tcPr>
            <w:tcW w:w="1866" w:type="dxa"/>
          </w:tcPr>
          <w:p w14:paraId="195AB906" w14:textId="77777777" w:rsidR="009E452E" w:rsidRDefault="00D67AD0" w:rsidP="00A76ABC">
            <w:pPr>
              <w:spacing w:line="240" w:lineRule="atLeast"/>
              <w:jc w:val="left"/>
            </w:pPr>
            <w:r>
              <w:rPr>
                <w:rFonts w:hint="eastAsia"/>
              </w:rPr>
              <w:t>保质期</w:t>
            </w:r>
          </w:p>
        </w:tc>
        <w:tc>
          <w:tcPr>
            <w:tcW w:w="2708" w:type="dxa"/>
          </w:tcPr>
          <w:p w14:paraId="4878D387" w14:textId="77777777" w:rsidR="009E452E" w:rsidRDefault="00D67AD0" w:rsidP="00A76ABC">
            <w:pPr>
              <w:spacing w:line="240" w:lineRule="atLeast"/>
              <w:jc w:val="left"/>
            </w:pPr>
            <w:r>
              <w:rPr>
                <w:rFonts w:hint="eastAsia"/>
              </w:rPr>
              <w:t>F</w:t>
            </w:r>
            <w:r>
              <w:t>_ShelfLife</w:t>
            </w:r>
          </w:p>
        </w:tc>
        <w:tc>
          <w:tcPr>
            <w:tcW w:w="808" w:type="dxa"/>
          </w:tcPr>
          <w:p w14:paraId="5E57AC4C" w14:textId="77777777" w:rsidR="009E452E" w:rsidRDefault="009E452E" w:rsidP="00A76ABC">
            <w:pPr>
              <w:spacing w:line="240" w:lineRule="atLeast"/>
              <w:jc w:val="left"/>
            </w:pPr>
          </w:p>
        </w:tc>
        <w:tc>
          <w:tcPr>
            <w:tcW w:w="1026" w:type="dxa"/>
          </w:tcPr>
          <w:p w14:paraId="6479B9AC" w14:textId="77777777" w:rsidR="009E452E" w:rsidRDefault="009E452E" w:rsidP="00A76ABC">
            <w:pPr>
              <w:spacing w:line="240" w:lineRule="atLeast"/>
              <w:jc w:val="left"/>
            </w:pPr>
          </w:p>
        </w:tc>
        <w:tc>
          <w:tcPr>
            <w:tcW w:w="9093" w:type="dxa"/>
          </w:tcPr>
          <w:p w14:paraId="2CD4E210" w14:textId="77777777" w:rsidR="009E452E" w:rsidRDefault="009E452E" w:rsidP="00A76ABC">
            <w:pPr>
              <w:spacing w:line="240" w:lineRule="atLeast"/>
              <w:jc w:val="left"/>
            </w:pPr>
          </w:p>
        </w:tc>
      </w:tr>
      <w:tr w:rsidR="009E452E" w14:paraId="08C3F684" w14:textId="77777777" w:rsidTr="0074497E">
        <w:trPr>
          <w:trHeight w:val="267"/>
        </w:trPr>
        <w:tc>
          <w:tcPr>
            <w:tcW w:w="1866" w:type="dxa"/>
          </w:tcPr>
          <w:p w14:paraId="2D1DA375" w14:textId="77777777" w:rsidR="009E452E" w:rsidRDefault="00D67AD0" w:rsidP="00A76ABC">
            <w:pPr>
              <w:spacing w:line="240" w:lineRule="atLeast"/>
              <w:jc w:val="left"/>
            </w:pPr>
            <w:r>
              <w:rPr>
                <w:rFonts w:hint="eastAsia"/>
              </w:rPr>
              <w:t>失效期</w:t>
            </w:r>
          </w:p>
        </w:tc>
        <w:tc>
          <w:tcPr>
            <w:tcW w:w="2708" w:type="dxa"/>
          </w:tcPr>
          <w:p w14:paraId="651480C4" w14:textId="77777777" w:rsidR="009E452E" w:rsidRDefault="00D67AD0" w:rsidP="00A76ABC">
            <w:pPr>
              <w:spacing w:line="240" w:lineRule="atLeast"/>
              <w:jc w:val="left"/>
            </w:pPr>
            <w:r>
              <w:rPr>
                <w:rFonts w:hint="eastAsia"/>
              </w:rPr>
              <w:t>F</w:t>
            </w:r>
            <w:r>
              <w:t>_ExpireDatetime</w:t>
            </w:r>
          </w:p>
        </w:tc>
        <w:tc>
          <w:tcPr>
            <w:tcW w:w="808" w:type="dxa"/>
          </w:tcPr>
          <w:p w14:paraId="5E9CC10F" w14:textId="77777777" w:rsidR="009E452E" w:rsidRDefault="009E452E" w:rsidP="00A76ABC">
            <w:pPr>
              <w:spacing w:line="240" w:lineRule="atLeast"/>
              <w:jc w:val="left"/>
            </w:pPr>
          </w:p>
        </w:tc>
        <w:tc>
          <w:tcPr>
            <w:tcW w:w="1026" w:type="dxa"/>
          </w:tcPr>
          <w:p w14:paraId="3EA73ED5" w14:textId="77777777" w:rsidR="009E452E" w:rsidRDefault="009E452E" w:rsidP="00A76ABC">
            <w:pPr>
              <w:spacing w:line="240" w:lineRule="atLeast"/>
              <w:jc w:val="left"/>
            </w:pPr>
          </w:p>
        </w:tc>
        <w:tc>
          <w:tcPr>
            <w:tcW w:w="9093" w:type="dxa"/>
          </w:tcPr>
          <w:p w14:paraId="312237D0" w14:textId="77777777" w:rsidR="009E452E" w:rsidRDefault="00D67AD0" w:rsidP="00A76ABC">
            <w:pPr>
              <w:spacing w:line="240" w:lineRule="atLeast"/>
              <w:jc w:val="left"/>
            </w:pPr>
            <w:r>
              <w:rPr>
                <w:rFonts w:hint="eastAsia"/>
              </w:rPr>
              <w:t>失效期＝生产日期＋保质期</w:t>
            </w:r>
          </w:p>
        </w:tc>
      </w:tr>
      <w:tr w:rsidR="005C123A" w14:paraId="19674038" w14:textId="77777777" w:rsidTr="0074497E">
        <w:trPr>
          <w:trHeight w:val="267"/>
        </w:trPr>
        <w:tc>
          <w:tcPr>
            <w:tcW w:w="186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0D4D229" w14:textId="77777777" w:rsidR="005C123A" w:rsidRDefault="005C123A" w:rsidP="00A76ABC">
            <w:pPr>
              <w:spacing w:line="240" w:lineRule="atLeast"/>
              <w:jc w:val="left"/>
            </w:pPr>
            <w:bookmarkStart w:id="184" w:name="_Hlk535398418"/>
            <w:r>
              <w:rPr>
                <w:rFonts w:hint="eastAsia"/>
              </w:rPr>
              <w:t>可售数量</w:t>
            </w:r>
          </w:p>
        </w:tc>
        <w:tc>
          <w:tcPr>
            <w:tcW w:w="2708"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F8F4F2D" w14:textId="77777777" w:rsidR="005C123A" w:rsidRPr="00021720" w:rsidRDefault="005C123A" w:rsidP="00A76ABC">
            <w:pPr>
              <w:spacing w:line="240" w:lineRule="atLeast"/>
              <w:jc w:val="left"/>
            </w:pPr>
            <w:r>
              <w:rPr>
                <w:rFonts w:hint="eastAsia"/>
              </w:rPr>
              <w:t>F</w:t>
            </w:r>
            <w:r>
              <w:t>_NO</w:t>
            </w:r>
            <w:r w:rsidR="00396E96">
              <w:t>Salable</w:t>
            </w:r>
          </w:p>
        </w:tc>
        <w:tc>
          <w:tcPr>
            <w:tcW w:w="808"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7DD5AD9" w14:textId="77777777" w:rsidR="005C123A" w:rsidRDefault="005C123A" w:rsidP="00A76ABC">
            <w:pPr>
              <w:spacing w:line="240" w:lineRule="atLeast"/>
              <w:jc w:val="left"/>
            </w:pPr>
            <w:r>
              <w:t>I</w:t>
            </w:r>
            <w:r>
              <w:rPr>
                <w:rFonts w:hint="eastAsia"/>
              </w:rPr>
              <w:t>nt</w:t>
            </w:r>
            <w:r w:rsidR="00CD12FE">
              <w:t xml:space="preserve"> </w:t>
            </w:r>
            <w:r w:rsidR="00CD12FE">
              <w:rPr>
                <w:rFonts w:hint="eastAsia"/>
              </w:rPr>
              <w:t>not</w:t>
            </w:r>
            <w:r>
              <w:t xml:space="preserve"> NULL</w:t>
            </w:r>
          </w:p>
        </w:tc>
        <w:tc>
          <w:tcPr>
            <w:tcW w:w="1026"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1F30715" w14:textId="77777777" w:rsidR="005C123A" w:rsidRDefault="005C123A" w:rsidP="00A76ABC">
            <w:pPr>
              <w:spacing w:line="240" w:lineRule="atLeast"/>
              <w:jc w:val="left"/>
            </w:pPr>
          </w:p>
        </w:tc>
        <w:tc>
          <w:tcPr>
            <w:tcW w:w="909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6378B7" w14:textId="77777777" w:rsidR="005C123A" w:rsidRDefault="005C123A" w:rsidP="00A76ABC">
            <w:pPr>
              <w:spacing w:line="240" w:lineRule="atLeast"/>
              <w:jc w:val="left"/>
            </w:pPr>
            <w:r>
              <w:rPr>
                <w:rFonts w:hint="eastAsia"/>
              </w:rPr>
              <w:t>1</w:t>
            </w:r>
            <w:r>
              <w:rPr>
                <w:rFonts w:hint="eastAsia"/>
              </w:rPr>
              <w:t>、最初入库时，可售数量为</w:t>
            </w:r>
            <w:r>
              <w:rPr>
                <w:rFonts w:hint="eastAsia"/>
              </w:rPr>
              <w:t>F</w:t>
            </w:r>
            <w:r>
              <w:t>_NO</w:t>
            </w:r>
            <w:r>
              <w:rPr>
                <w:rFonts w:hint="eastAsia"/>
              </w:rPr>
              <w:t>。随着销售的进行，这个数量会不断减少，直至</w:t>
            </w:r>
            <w:r>
              <w:rPr>
                <w:rFonts w:hint="eastAsia"/>
              </w:rPr>
              <w:t>0</w:t>
            </w:r>
            <w:r>
              <w:rPr>
                <w:rFonts w:hint="eastAsia"/>
              </w:rPr>
              <w:t>。</w:t>
            </w:r>
            <w:r w:rsidR="00396E96">
              <w:rPr>
                <w:rFonts w:hint="eastAsia"/>
              </w:rPr>
              <w:t>到达</w:t>
            </w:r>
            <w:r w:rsidR="00396E96">
              <w:rPr>
                <w:rFonts w:hint="eastAsia"/>
              </w:rPr>
              <w:t>0</w:t>
            </w:r>
            <w:r w:rsidR="00396E96">
              <w:rPr>
                <w:rFonts w:hint="eastAsia"/>
              </w:rPr>
              <w:t>的话，商品</w:t>
            </w:r>
            <w:r w:rsidR="00862E36">
              <w:rPr>
                <w:rFonts w:hint="eastAsia"/>
              </w:rPr>
              <w:t>表</w:t>
            </w:r>
            <w:r w:rsidR="00396E96">
              <w:rPr>
                <w:rFonts w:hint="eastAsia"/>
              </w:rPr>
              <w:t>的</w:t>
            </w:r>
            <w:r w:rsidR="00396E96">
              <w:rPr>
                <w:rFonts w:hint="eastAsia"/>
              </w:rPr>
              <w:t>F</w:t>
            </w:r>
            <w:r w:rsidR="00396E96">
              <w:t>_CurrentWarehousingID</w:t>
            </w:r>
            <w:r w:rsidR="00396E96">
              <w:rPr>
                <w:rFonts w:hint="eastAsia"/>
              </w:rPr>
              <w:t>将变成下一入库批次。</w:t>
            </w:r>
          </w:p>
          <w:p w14:paraId="1A1AADEB" w14:textId="77777777" w:rsidR="005C123A" w:rsidRDefault="005C123A" w:rsidP="00A76ABC">
            <w:pPr>
              <w:spacing w:line="240" w:lineRule="atLeast"/>
              <w:jc w:val="left"/>
            </w:pPr>
            <w:r>
              <w:t>2</w:t>
            </w:r>
            <w:r>
              <w:rPr>
                <w:rFonts w:hint="eastAsia"/>
              </w:rPr>
              <w:t>、当发生</w:t>
            </w:r>
            <w:r w:rsidR="0074497E">
              <w:rPr>
                <w:rFonts w:hint="eastAsia"/>
              </w:rPr>
              <w:t>仓管</w:t>
            </w:r>
            <w:r>
              <w:rPr>
                <w:rFonts w:hint="eastAsia"/>
              </w:rPr>
              <w:t>退货时，更新商品表的</w:t>
            </w:r>
            <w:r w:rsidR="0074497E">
              <w:rPr>
                <w:rFonts w:hint="eastAsia"/>
              </w:rPr>
              <w:t>当值入库</w:t>
            </w:r>
            <w:r w:rsidR="0074497E">
              <w:rPr>
                <w:rFonts w:hint="eastAsia"/>
              </w:rPr>
              <w:t>ID</w:t>
            </w:r>
            <w:r w:rsidR="0074497E">
              <w:rPr>
                <w:rFonts w:hint="eastAsia"/>
              </w:rPr>
              <w:t>（</w:t>
            </w:r>
            <w:r>
              <w:rPr>
                <w:rFonts w:hint="eastAsia"/>
              </w:rPr>
              <w:t>F</w:t>
            </w:r>
            <w:r>
              <w:t>_CurrentWarehousingID</w:t>
            </w:r>
            <w:r w:rsidR="0074497E">
              <w:rPr>
                <w:rFonts w:hint="eastAsia"/>
              </w:rPr>
              <w:t>）</w:t>
            </w:r>
            <w:r>
              <w:rPr>
                <w:rFonts w:hint="eastAsia"/>
              </w:rPr>
              <w:t>为本次入库的</w:t>
            </w:r>
            <w:r>
              <w:rPr>
                <w:rFonts w:hint="eastAsia"/>
              </w:rPr>
              <w:t>I</w:t>
            </w:r>
            <w:r>
              <w:t>D</w:t>
            </w:r>
            <w:r>
              <w:rPr>
                <w:rFonts w:hint="eastAsia"/>
              </w:rPr>
              <w:t>，同时本字段</w:t>
            </w:r>
            <w:r w:rsidR="0074497E">
              <w:rPr>
                <w:rFonts w:hint="eastAsia"/>
              </w:rPr>
              <w:t>的值要变</w:t>
            </w:r>
            <w:r>
              <w:rPr>
                <w:rFonts w:hint="eastAsia"/>
              </w:rPr>
              <w:t>。下次销售的是本</w:t>
            </w:r>
            <w:r w:rsidR="00396E96">
              <w:rPr>
                <w:rFonts w:hint="eastAsia"/>
              </w:rPr>
              <w:t>次</w:t>
            </w:r>
            <w:r>
              <w:rPr>
                <w:rFonts w:hint="eastAsia"/>
              </w:rPr>
              <w:t>入库的商品</w:t>
            </w:r>
            <w:r w:rsidR="0074497E">
              <w:rPr>
                <w:rFonts w:hint="eastAsia"/>
              </w:rPr>
              <w:t>。本字段的值如何变化要看原先</w:t>
            </w:r>
            <w:r w:rsidR="001E1872">
              <w:rPr>
                <w:rFonts w:hint="eastAsia"/>
              </w:rPr>
              <w:t>的</w:t>
            </w:r>
            <w:r w:rsidR="0074497E">
              <w:rPr>
                <w:rFonts w:hint="eastAsia"/>
              </w:rPr>
              <w:t>当值入库</w:t>
            </w:r>
            <w:r w:rsidR="0074497E">
              <w:rPr>
                <w:rFonts w:hint="eastAsia"/>
              </w:rPr>
              <w:t>ID</w:t>
            </w:r>
            <w:r w:rsidR="0074497E">
              <w:rPr>
                <w:rFonts w:hint="eastAsia"/>
              </w:rPr>
              <w:t>是不是本次入库</w:t>
            </w:r>
            <w:r w:rsidR="0074497E">
              <w:rPr>
                <w:rFonts w:hint="eastAsia"/>
              </w:rPr>
              <w:t>ID</w:t>
            </w:r>
            <w:r w:rsidR="0074497E">
              <w:rPr>
                <w:rFonts w:hint="eastAsia"/>
              </w:rPr>
              <w:t>：</w:t>
            </w:r>
          </w:p>
          <w:p w14:paraId="0C8ED502" w14:textId="77777777" w:rsidR="0074497E" w:rsidRDefault="0074497E" w:rsidP="00A76ABC">
            <w:pPr>
              <w:spacing w:line="240" w:lineRule="atLeast"/>
              <w:jc w:val="left"/>
            </w:pPr>
            <w:r>
              <w:rPr>
                <w:rFonts w:hint="eastAsia"/>
              </w:rPr>
              <w:t>1</w:t>
            </w:r>
            <w:r>
              <w:rPr>
                <w:rFonts w:hint="eastAsia"/>
              </w:rPr>
              <w:t>、</w:t>
            </w:r>
            <w:r w:rsidR="001E1872">
              <w:rPr>
                <w:rFonts w:hint="eastAsia"/>
              </w:rPr>
              <w:t>如果是，则可售数量</w:t>
            </w:r>
            <w:r w:rsidR="001E1872">
              <w:rPr>
                <w:rFonts w:hint="eastAsia"/>
              </w:rPr>
              <w:t>=</w:t>
            </w:r>
            <w:r w:rsidR="001E1872">
              <w:rPr>
                <w:rFonts w:hint="eastAsia"/>
              </w:rPr>
              <w:t>仓管退货数量</w:t>
            </w:r>
            <w:r w:rsidR="001E1872">
              <w:rPr>
                <w:rFonts w:hint="eastAsia"/>
              </w:rPr>
              <w:t>+</w:t>
            </w:r>
            <w:r w:rsidR="001E1872">
              <w:rPr>
                <w:rFonts w:hint="eastAsia"/>
              </w:rPr>
              <w:t>原先的可售数量</w:t>
            </w:r>
          </w:p>
          <w:p w14:paraId="5E8E6FE3" w14:textId="77777777" w:rsidR="001E1872" w:rsidRDefault="001E1872" w:rsidP="00A76ABC">
            <w:pPr>
              <w:spacing w:line="240" w:lineRule="atLeast"/>
              <w:jc w:val="left"/>
            </w:pPr>
            <w:r>
              <w:rPr>
                <w:rFonts w:hint="eastAsia"/>
              </w:rPr>
              <w:t>2</w:t>
            </w:r>
            <w:r>
              <w:rPr>
                <w:rFonts w:hint="eastAsia"/>
              </w:rPr>
              <w:t>、如果不是，则可售数量</w:t>
            </w:r>
            <w:r>
              <w:rPr>
                <w:rFonts w:hint="eastAsia"/>
              </w:rPr>
              <w:t>=</w:t>
            </w:r>
            <w:r>
              <w:rPr>
                <w:rFonts w:hint="eastAsia"/>
              </w:rPr>
              <w:t>仓管退货数量</w:t>
            </w:r>
          </w:p>
        </w:tc>
      </w:tr>
      <w:bookmarkEnd w:id="184"/>
    </w:tbl>
    <w:p w14:paraId="29175546" w14:textId="77777777" w:rsidR="009E452E" w:rsidRPr="005C123A" w:rsidRDefault="009E452E" w:rsidP="00A76ABC">
      <w:pPr>
        <w:spacing w:line="240" w:lineRule="atLeast"/>
        <w:jc w:val="left"/>
      </w:pPr>
    </w:p>
    <w:p w14:paraId="7F2F295B" w14:textId="77777777" w:rsidR="009E452E" w:rsidRDefault="00D67AD0" w:rsidP="00A76ABC">
      <w:pPr>
        <w:pStyle w:val="3"/>
        <w:spacing w:line="240" w:lineRule="atLeast"/>
        <w:jc w:val="left"/>
      </w:pPr>
      <w:bookmarkStart w:id="185" w:name="_Toc50496767"/>
      <w:r>
        <w:rPr>
          <w:rFonts w:hint="eastAsia"/>
        </w:rPr>
        <w:t>采购订单</w:t>
      </w:r>
      <w:bookmarkEnd w:id="185"/>
    </w:p>
    <w:p w14:paraId="4F527A79" w14:textId="77777777" w:rsidR="009E452E" w:rsidRDefault="00D67AD0" w:rsidP="00A76ABC">
      <w:pPr>
        <w:pStyle w:val="4"/>
        <w:spacing w:line="240" w:lineRule="atLeast"/>
        <w:jc w:val="left"/>
      </w:pPr>
      <w:r>
        <w:rPr>
          <w:rFonts w:hint="eastAsia"/>
        </w:rPr>
        <w:t>采购计划表表</w:t>
      </w:r>
      <w:r>
        <w:rPr>
          <w:rFonts w:hint="eastAsia"/>
        </w:rPr>
        <w:t>T</w:t>
      </w:r>
      <w:r>
        <w:t>_PurchasingPlanTable</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178"/>
        <w:gridCol w:w="1846"/>
        <w:gridCol w:w="1177"/>
        <w:gridCol w:w="7164"/>
      </w:tblGrid>
      <w:tr w:rsidR="009E452E" w14:paraId="79E3ED46" w14:textId="77777777">
        <w:trPr>
          <w:trHeight w:val="255"/>
        </w:trPr>
        <w:tc>
          <w:tcPr>
            <w:tcW w:w="1696" w:type="dxa"/>
            <w:shd w:val="clear" w:color="auto" w:fill="FF0000"/>
          </w:tcPr>
          <w:p w14:paraId="2A315BE2"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178" w:type="dxa"/>
            <w:shd w:val="clear" w:color="auto" w:fill="FF0000"/>
          </w:tcPr>
          <w:p w14:paraId="429EC47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846" w:type="dxa"/>
            <w:shd w:val="clear" w:color="auto" w:fill="FF0000"/>
          </w:tcPr>
          <w:p w14:paraId="5FE4017D"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91A06B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7164" w:type="dxa"/>
            <w:shd w:val="clear" w:color="auto" w:fill="FF0000"/>
          </w:tcPr>
          <w:p w14:paraId="06800F9F"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5B40500" w14:textId="77777777">
        <w:trPr>
          <w:trHeight w:val="267"/>
        </w:trPr>
        <w:tc>
          <w:tcPr>
            <w:tcW w:w="1696" w:type="dxa"/>
          </w:tcPr>
          <w:p w14:paraId="38127E35" w14:textId="77777777" w:rsidR="009E452E" w:rsidRPr="00ED0677" w:rsidRDefault="00D67AD0" w:rsidP="00A76ABC">
            <w:pPr>
              <w:spacing w:line="240" w:lineRule="atLeast"/>
              <w:jc w:val="left"/>
              <w:rPr>
                <w:strike/>
              </w:rPr>
            </w:pPr>
            <w:r w:rsidRPr="00ED0677">
              <w:rPr>
                <w:rFonts w:hint="eastAsia"/>
                <w:strike/>
              </w:rPr>
              <w:t>ID</w:t>
            </w:r>
          </w:p>
        </w:tc>
        <w:tc>
          <w:tcPr>
            <w:tcW w:w="2178" w:type="dxa"/>
          </w:tcPr>
          <w:p w14:paraId="388080C2" w14:textId="77777777" w:rsidR="009E452E" w:rsidRPr="00ED0677" w:rsidRDefault="00D67AD0" w:rsidP="00A76ABC">
            <w:pPr>
              <w:spacing w:line="240" w:lineRule="atLeast"/>
              <w:jc w:val="left"/>
              <w:rPr>
                <w:strike/>
              </w:rPr>
            </w:pPr>
            <w:r w:rsidRPr="00ED0677">
              <w:rPr>
                <w:rFonts w:hint="eastAsia"/>
                <w:strike/>
              </w:rPr>
              <w:t>F_</w:t>
            </w:r>
            <w:r w:rsidRPr="00ED0677">
              <w:rPr>
                <w:strike/>
              </w:rPr>
              <w:t>ID</w:t>
            </w:r>
          </w:p>
        </w:tc>
        <w:tc>
          <w:tcPr>
            <w:tcW w:w="1846" w:type="dxa"/>
          </w:tcPr>
          <w:p w14:paraId="34D87396" w14:textId="77777777" w:rsidR="009E452E" w:rsidRPr="00ED0677" w:rsidRDefault="009E452E" w:rsidP="00A76ABC">
            <w:pPr>
              <w:spacing w:line="240" w:lineRule="atLeast"/>
              <w:jc w:val="left"/>
              <w:rPr>
                <w:strike/>
              </w:rPr>
            </w:pPr>
          </w:p>
        </w:tc>
        <w:tc>
          <w:tcPr>
            <w:tcW w:w="1177" w:type="dxa"/>
          </w:tcPr>
          <w:p w14:paraId="6ED7048D" w14:textId="77777777" w:rsidR="009E452E" w:rsidRPr="00ED0677" w:rsidRDefault="009E452E" w:rsidP="00A76ABC">
            <w:pPr>
              <w:spacing w:line="240" w:lineRule="atLeast"/>
              <w:jc w:val="left"/>
              <w:rPr>
                <w:strike/>
              </w:rPr>
            </w:pPr>
          </w:p>
        </w:tc>
        <w:tc>
          <w:tcPr>
            <w:tcW w:w="7164" w:type="dxa"/>
          </w:tcPr>
          <w:p w14:paraId="49D684DE" w14:textId="77777777" w:rsidR="009E452E" w:rsidRPr="00ED0677" w:rsidRDefault="009E452E" w:rsidP="00A76ABC">
            <w:pPr>
              <w:spacing w:line="240" w:lineRule="atLeast"/>
              <w:jc w:val="left"/>
              <w:rPr>
                <w:strike/>
              </w:rPr>
            </w:pPr>
          </w:p>
        </w:tc>
      </w:tr>
      <w:tr w:rsidR="009E452E" w14:paraId="75C84AA6" w14:textId="77777777">
        <w:trPr>
          <w:trHeight w:val="255"/>
        </w:trPr>
        <w:tc>
          <w:tcPr>
            <w:tcW w:w="1696" w:type="dxa"/>
          </w:tcPr>
          <w:p w14:paraId="2630AE5D" w14:textId="77777777" w:rsidR="009E452E" w:rsidRPr="00ED0677" w:rsidRDefault="00D67AD0" w:rsidP="00A76ABC">
            <w:pPr>
              <w:spacing w:line="240" w:lineRule="atLeast"/>
              <w:jc w:val="left"/>
              <w:rPr>
                <w:strike/>
              </w:rPr>
            </w:pPr>
            <w:r w:rsidRPr="00ED0677">
              <w:rPr>
                <w:rFonts w:hint="eastAsia"/>
                <w:strike/>
              </w:rPr>
              <w:t>创建日期时间</w:t>
            </w:r>
          </w:p>
        </w:tc>
        <w:tc>
          <w:tcPr>
            <w:tcW w:w="2178" w:type="dxa"/>
          </w:tcPr>
          <w:p w14:paraId="349DE5B3" w14:textId="77777777" w:rsidR="009E452E" w:rsidRPr="00ED0677" w:rsidRDefault="00D67AD0" w:rsidP="00A76ABC">
            <w:pPr>
              <w:spacing w:line="240" w:lineRule="atLeast"/>
              <w:jc w:val="left"/>
              <w:rPr>
                <w:strike/>
              </w:rPr>
            </w:pPr>
            <w:r w:rsidRPr="00ED0677">
              <w:rPr>
                <w:rFonts w:hint="eastAsia"/>
                <w:strike/>
              </w:rPr>
              <w:t>F</w:t>
            </w:r>
            <w:r w:rsidRPr="00ED0677">
              <w:rPr>
                <w:strike/>
              </w:rPr>
              <w:t>_CreateDatetime</w:t>
            </w:r>
          </w:p>
        </w:tc>
        <w:tc>
          <w:tcPr>
            <w:tcW w:w="1846" w:type="dxa"/>
          </w:tcPr>
          <w:p w14:paraId="2881DB8C" w14:textId="77777777" w:rsidR="009E452E" w:rsidRPr="00ED0677" w:rsidRDefault="009E452E" w:rsidP="00A76ABC">
            <w:pPr>
              <w:spacing w:line="240" w:lineRule="atLeast"/>
              <w:jc w:val="left"/>
              <w:rPr>
                <w:strike/>
              </w:rPr>
            </w:pPr>
          </w:p>
        </w:tc>
        <w:tc>
          <w:tcPr>
            <w:tcW w:w="1177" w:type="dxa"/>
          </w:tcPr>
          <w:p w14:paraId="18D04355" w14:textId="77777777" w:rsidR="009E452E" w:rsidRPr="00ED0677" w:rsidRDefault="009E452E" w:rsidP="00A76ABC">
            <w:pPr>
              <w:spacing w:line="240" w:lineRule="atLeast"/>
              <w:jc w:val="left"/>
              <w:rPr>
                <w:strike/>
              </w:rPr>
            </w:pPr>
          </w:p>
        </w:tc>
        <w:tc>
          <w:tcPr>
            <w:tcW w:w="7164" w:type="dxa"/>
          </w:tcPr>
          <w:p w14:paraId="08B3D392" w14:textId="77777777" w:rsidR="009E452E" w:rsidRPr="00ED0677" w:rsidRDefault="009E452E" w:rsidP="00A76ABC">
            <w:pPr>
              <w:spacing w:line="240" w:lineRule="atLeast"/>
              <w:jc w:val="left"/>
              <w:rPr>
                <w:strike/>
              </w:rPr>
            </w:pPr>
          </w:p>
        </w:tc>
      </w:tr>
      <w:tr w:rsidR="009E452E" w14:paraId="16AFB757" w14:textId="77777777">
        <w:trPr>
          <w:trHeight w:val="255"/>
        </w:trPr>
        <w:tc>
          <w:tcPr>
            <w:tcW w:w="1696" w:type="dxa"/>
          </w:tcPr>
          <w:p w14:paraId="1FE4AE81" w14:textId="77777777" w:rsidR="009E452E" w:rsidRPr="00ED0677" w:rsidRDefault="00D67AD0" w:rsidP="00A76ABC">
            <w:pPr>
              <w:spacing w:line="240" w:lineRule="atLeast"/>
              <w:jc w:val="left"/>
              <w:rPr>
                <w:strike/>
              </w:rPr>
            </w:pPr>
            <w:r w:rsidRPr="00ED0677">
              <w:rPr>
                <w:rFonts w:hint="eastAsia"/>
                <w:strike/>
              </w:rPr>
              <w:t>审核日期时间</w:t>
            </w:r>
          </w:p>
        </w:tc>
        <w:tc>
          <w:tcPr>
            <w:tcW w:w="2178" w:type="dxa"/>
          </w:tcPr>
          <w:p w14:paraId="2307496E" w14:textId="77777777" w:rsidR="009E452E" w:rsidRPr="00ED0677" w:rsidRDefault="00D67AD0" w:rsidP="00A76ABC">
            <w:pPr>
              <w:spacing w:line="240" w:lineRule="atLeast"/>
              <w:jc w:val="left"/>
              <w:rPr>
                <w:strike/>
              </w:rPr>
            </w:pPr>
            <w:r w:rsidRPr="00ED0677">
              <w:rPr>
                <w:rFonts w:hint="eastAsia"/>
                <w:strike/>
              </w:rPr>
              <w:t>F</w:t>
            </w:r>
            <w:r w:rsidRPr="00ED0677">
              <w:rPr>
                <w:strike/>
              </w:rPr>
              <w:t>_ApproveDatetime</w:t>
            </w:r>
          </w:p>
        </w:tc>
        <w:tc>
          <w:tcPr>
            <w:tcW w:w="1846" w:type="dxa"/>
          </w:tcPr>
          <w:p w14:paraId="6998CE23" w14:textId="77777777" w:rsidR="009E452E" w:rsidRPr="00ED0677" w:rsidRDefault="009E452E" w:rsidP="00A76ABC">
            <w:pPr>
              <w:spacing w:line="240" w:lineRule="atLeast"/>
              <w:jc w:val="left"/>
              <w:rPr>
                <w:strike/>
              </w:rPr>
            </w:pPr>
          </w:p>
        </w:tc>
        <w:tc>
          <w:tcPr>
            <w:tcW w:w="1177" w:type="dxa"/>
          </w:tcPr>
          <w:p w14:paraId="2628F201" w14:textId="77777777" w:rsidR="009E452E" w:rsidRPr="00ED0677" w:rsidRDefault="009E452E" w:rsidP="00A76ABC">
            <w:pPr>
              <w:spacing w:line="240" w:lineRule="atLeast"/>
              <w:jc w:val="left"/>
              <w:rPr>
                <w:strike/>
              </w:rPr>
            </w:pPr>
          </w:p>
        </w:tc>
        <w:tc>
          <w:tcPr>
            <w:tcW w:w="7164" w:type="dxa"/>
          </w:tcPr>
          <w:p w14:paraId="0BD8C950" w14:textId="77777777" w:rsidR="009E452E" w:rsidRPr="00ED0677" w:rsidRDefault="009E452E" w:rsidP="00A76ABC">
            <w:pPr>
              <w:spacing w:line="240" w:lineRule="atLeast"/>
              <w:jc w:val="left"/>
              <w:rPr>
                <w:strike/>
              </w:rPr>
            </w:pPr>
          </w:p>
        </w:tc>
      </w:tr>
      <w:tr w:rsidR="009E452E" w14:paraId="7C6C36A1" w14:textId="77777777">
        <w:trPr>
          <w:trHeight w:val="255"/>
        </w:trPr>
        <w:tc>
          <w:tcPr>
            <w:tcW w:w="1696" w:type="dxa"/>
          </w:tcPr>
          <w:p w14:paraId="6E193DB3" w14:textId="77777777" w:rsidR="009E452E" w:rsidRPr="00ED0677" w:rsidRDefault="00D67AD0" w:rsidP="00A76ABC">
            <w:pPr>
              <w:spacing w:line="240" w:lineRule="atLeast"/>
              <w:jc w:val="left"/>
              <w:rPr>
                <w:strike/>
              </w:rPr>
            </w:pPr>
            <w:r w:rsidRPr="00ED0677">
              <w:rPr>
                <w:rFonts w:hint="eastAsia"/>
                <w:strike/>
              </w:rPr>
              <w:t>类型</w:t>
            </w:r>
          </w:p>
        </w:tc>
        <w:tc>
          <w:tcPr>
            <w:tcW w:w="2178" w:type="dxa"/>
          </w:tcPr>
          <w:p w14:paraId="5960E59A" w14:textId="77777777" w:rsidR="009E452E" w:rsidRPr="00ED0677" w:rsidRDefault="00D67AD0" w:rsidP="00A76ABC">
            <w:pPr>
              <w:spacing w:line="240" w:lineRule="atLeast"/>
              <w:jc w:val="left"/>
              <w:rPr>
                <w:strike/>
              </w:rPr>
            </w:pPr>
            <w:r w:rsidRPr="00ED0677">
              <w:rPr>
                <w:strike/>
              </w:rPr>
              <w:t>F_Type</w:t>
            </w:r>
          </w:p>
        </w:tc>
        <w:tc>
          <w:tcPr>
            <w:tcW w:w="1846" w:type="dxa"/>
          </w:tcPr>
          <w:p w14:paraId="75551C3C" w14:textId="77777777" w:rsidR="009E452E" w:rsidRPr="00ED0677" w:rsidRDefault="009E452E" w:rsidP="00A76ABC">
            <w:pPr>
              <w:spacing w:line="240" w:lineRule="atLeast"/>
              <w:jc w:val="left"/>
              <w:rPr>
                <w:strike/>
              </w:rPr>
            </w:pPr>
          </w:p>
        </w:tc>
        <w:tc>
          <w:tcPr>
            <w:tcW w:w="1177" w:type="dxa"/>
          </w:tcPr>
          <w:p w14:paraId="5D291B16" w14:textId="77777777" w:rsidR="009E452E" w:rsidRPr="00ED0677" w:rsidRDefault="00D67AD0" w:rsidP="00A76ABC">
            <w:pPr>
              <w:spacing w:line="240" w:lineRule="atLeast"/>
              <w:jc w:val="left"/>
              <w:rPr>
                <w:strike/>
              </w:rPr>
            </w:pPr>
            <w:r w:rsidRPr="00ED0677">
              <w:rPr>
                <w:rFonts w:hint="eastAsia"/>
                <w:strike/>
              </w:rPr>
              <w:t>0</w:t>
            </w:r>
          </w:p>
        </w:tc>
        <w:tc>
          <w:tcPr>
            <w:tcW w:w="7164" w:type="dxa"/>
          </w:tcPr>
          <w:p w14:paraId="0D010D69" w14:textId="77777777" w:rsidR="009E452E" w:rsidRPr="00ED0677" w:rsidRDefault="00D67AD0" w:rsidP="00A76ABC">
            <w:pPr>
              <w:spacing w:line="240" w:lineRule="atLeast"/>
              <w:jc w:val="left"/>
              <w:rPr>
                <w:strike/>
              </w:rPr>
            </w:pPr>
            <w:r w:rsidRPr="00ED0677">
              <w:rPr>
                <w:rFonts w:hint="eastAsia"/>
                <w:strike/>
              </w:rPr>
              <w:t>1</w:t>
            </w:r>
            <w:r w:rsidRPr="00ED0677">
              <w:rPr>
                <w:rFonts w:hint="eastAsia"/>
                <w:strike/>
              </w:rPr>
              <w:t>：紧急型、</w:t>
            </w:r>
            <w:r w:rsidRPr="00ED0677">
              <w:rPr>
                <w:rFonts w:hint="eastAsia"/>
                <w:strike/>
              </w:rPr>
              <w:t>0</w:t>
            </w:r>
            <w:r w:rsidRPr="00ED0677">
              <w:rPr>
                <w:rFonts w:hint="eastAsia"/>
                <w:strike/>
              </w:rPr>
              <w:t>：非紧急型</w:t>
            </w:r>
          </w:p>
        </w:tc>
      </w:tr>
      <w:tr w:rsidR="009E452E" w14:paraId="206248F7" w14:textId="77777777">
        <w:trPr>
          <w:trHeight w:val="255"/>
        </w:trPr>
        <w:tc>
          <w:tcPr>
            <w:tcW w:w="1696" w:type="dxa"/>
          </w:tcPr>
          <w:p w14:paraId="5E78B540" w14:textId="77777777" w:rsidR="009E452E" w:rsidRPr="00ED0677" w:rsidRDefault="00D67AD0" w:rsidP="00A76ABC">
            <w:pPr>
              <w:spacing w:line="240" w:lineRule="atLeast"/>
              <w:jc w:val="left"/>
              <w:rPr>
                <w:strike/>
              </w:rPr>
            </w:pPr>
            <w:r w:rsidRPr="00ED0677">
              <w:rPr>
                <w:rFonts w:hint="eastAsia"/>
                <w:strike/>
              </w:rPr>
              <w:t>提醒日期时间</w:t>
            </w:r>
          </w:p>
        </w:tc>
        <w:tc>
          <w:tcPr>
            <w:tcW w:w="2178" w:type="dxa"/>
          </w:tcPr>
          <w:p w14:paraId="57CE2E57" w14:textId="77777777" w:rsidR="009E452E" w:rsidRPr="00ED0677" w:rsidRDefault="00D67AD0" w:rsidP="00A76ABC">
            <w:pPr>
              <w:spacing w:line="240" w:lineRule="atLeast"/>
              <w:jc w:val="left"/>
              <w:rPr>
                <w:strike/>
              </w:rPr>
            </w:pPr>
            <w:r w:rsidRPr="00ED0677">
              <w:rPr>
                <w:rFonts w:hint="eastAsia"/>
                <w:strike/>
              </w:rPr>
              <w:t>F</w:t>
            </w:r>
            <w:r w:rsidRPr="00ED0677">
              <w:rPr>
                <w:strike/>
              </w:rPr>
              <w:t>_ReminderDatetime</w:t>
            </w:r>
          </w:p>
        </w:tc>
        <w:tc>
          <w:tcPr>
            <w:tcW w:w="1846" w:type="dxa"/>
          </w:tcPr>
          <w:p w14:paraId="1BD4B47F" w14:textId="77777777" w:rsidR="009E452E" w:rsidRPr="00ED0677" w:rsidRDefault="009E452E" w:rsidP="00A76ABC">
            <w:pPr>
              <w:spacing w:line="240" w:lineRule="atLeast"/>
              <w:jc w:val="left"/>
              <w:rPr>
                <w:strike/>
              </w:rPr>
            </w:pPr>
          </w:p>
        </w:tc>
        <w:tc>
          <w:tcPr>
            <w:tcW w:w="1177" w:type="dxa"/>
          </w:tcPr>
          <w:p w14:paraId="4A1D2D66" w14:textId="77777777" w:rsidR="009E452E" w:rsidRPr="00ED0677" w:rsidRDefault="009E452E" w:rsidP="00A76ABC">
            <w:pPr>
              <w:spacing w:line="240" w:lineRule="atLeast"/>
              <w:jc w:val="left"/>
              <w:rPr>
                <w:strike/>
              </w:rPr>
            </w:pPr>
          </w:p>
        </w:tc>
        <w:tc>
          <w:tcPr>
            <w:tcW w:w="7164" w:type="dxa"/>
          </w:tcPr>
          <w:p w14:paraId="5C6383E9" w14:textId="77777777" w:rsidR="009E452E" w:rsidRPr="00ED0677" w:rsidRDefault="00D67AD0" w:rsidP="00A76ABC">
            <w:pPr>
              <w:spacing w:line="240" w:lineRule="atLeast"/>
              <w:jc w:val="left"/>
              <w:rPr>
                <w:strike/>
              </w:rPr>
            </w:pPr>
            <w:r w:rsidRPr="00ED0677">
              <w:rPr>
                <w:rFonts w:hint="eastAsia"/>
                <w:strike/>
              </w:rPr>
              <w:t>界面选项（待</w:t>
            </w:r>
            <w:r w:rsidRPr="00ED0677">
              <w:rPr>
                <w:rFonts w:hint="eastAsia"/>
                <w:strike/>
              </w:rPr>
              <w:t>B</w:t>
            </w:r>
            <w:r w:rsidRPr="00ED0677">
              <w:rPr>
                <w:strike/>
              </w:rPr>
              <w:t>A</w:t>
            </w:r>
            <w:r w:rsidRPr="00ED0677">
              <w:rPr>
                <w:rFonts w:hint="eastAsia"/>
                <w:strike/>
              </w:rPr>
              <w:t>确认）：</w:t>
            </w:r>
          </w:p>
          <w:p w14:paraId="70C86406" w14:textId="77777777" w:rsidR="009E452E" w:rsidRPr="00ED0677" w:rsidRDefault="00D67AD0" w:rsidP="00A76ABC">
            <w:pPr>
              <w:spacing w:line="240" w:lineRule="atLeast"/>
              <w:jc w:val="left"/>
              <w:rPr>
                <w:strike/>
              </w:rPr>
            </w:pPr>
            <w:r w:rsidRPr="00ED0677">
              <w:rPr>
                <w:rFonts w:hint="eastAsia"/>
                <w:strike/>
              </w:rPr>
              <w:t>不再提醒</w:t>
            </w:r>
          </w:p>
          <w:p w14:paraId="52B226FA" w14:textId="77777777" w:rsidR="009E452E" w:rsidRPr="00ED0677" w:rsidRDefault="00D67AD0" w:rsidP="00A76ABC">
            <w:pPr>
              <w:spacing w:line="240" w:lineRule="atLeast"/>
              <w:jc w:val="left"/>
              <w:rPr>
                <w:strike/>
              </w:rPr>
            </w:pPr>
            <w:r w:rsidRPr="00ED0677">
              <w:rPr>
                <w:rFonts w:hint="eastAsia"/>
                <w:strike/>
              </w:rPr>
              <w:t>1</w:t>
            </w:r>
            <w:r w:rsidRPr="00ED0677">
              <w:rPr>
                <w:strike/>
              </w:rPr>
              <w:t>0</w:t>
            </w:r>
            <w:r w:rsidRPr="00ED0677">
              <w:rPr>
                <w:rFonts w:hint="eastAsia"/>
                <w:strike/>
              </w:rPr>
              <w:t>分钟后再提醒</w:t>
            </w:r>
          </w:p>
          <w:p w14:paraId="178E14C6" w14:textId="77777777" w:rsidR="009E452E" w:rsidRPr="00ED0677" w:rsidRDefault="00D67AD0" w:rsidP="00A76ABC">
            <w:pPr>
              <w:spacing w:line="240" w:lineRule="atLeast"/>
              <w:jc w:val="left"/>
              <w:rPr>
                <w:strike/>
              </w:rPr>
            </w:pPr>
            <w:r w:rsidRPr="00ED0677">
              <w:rPr>
                <w:rFonts w:hint="eastAsia"/>
                <w:strike/>
              </w:rPr>
              <w:t>1</w:t>
            </w:r>
            <w:r w:rsidRPr="00ED0677">
              <w:rPr>
                <w:rFonts w:hint="eastAsia"/>
                <w:strike/>
              </w:rPr>
              <w:t>天后再提醒</w:t>
            </w:r>
          </w:p>
          <w:p w14:paraId="40BF9C23" w14:textId="77777777" w:rsidR="009E452E" w:rsidRPr="00ED0677" w:rsidRDefault="00D67AD0" w:rsidP="00A76ABC">
            <w:pPr>
              <w:spacing w:line="240" w:lineRule="atLeast"/>
              <w:jc w:val="left"/>
              <w:rPr>
                <w:strike/>
              </w:rPr>
            </w:pPr>
            <w:r w:rsidRPr="00ED0677">
              <w:rPr>
                <w:rFonts w:hint="eastAsia"/>
                <w:strike/>
              </w:rPr>
              <w:t>2</w:t>
            </w:r>
            <w:r w:rsidRPr="00ED0677">
              <w:rPr>
                <w:rFonts w:hint="eastAsia"/>
                <w:strike/>
              </w:rPr>
              <w:t>天后再提醒</w:t>
            </w:r>
          </w:p>
          <w:p w14:paraId="11D5CB00" w14:textId="77777777" w:rsidR="009E452E" w:rsidRPr="00ED0677" w:rsidRDefault="009E452E" w:rsidP="00A76ABC">
            <w:pPr>
              <w:spacing w:line="240" w:lineRule="atLeast"/>
              <w:jc w:val="left"/>
              <w:rPr>
                <w:strike/>
              </w:rPr>
            </w:pPr>
          </w:p>
          <w:p w14:paraId="51D98223" w14:textId="77777777" w:rsidR="009E452E" w:rsidRPr="00ED0677" w:rsidRDefault="00D67AD0" w:rsidP="00A76ABC">
            <w:pPr>
              <w:spacing w:line="240" w:lineRule="atLeast"/>
              <w:jc w:val="left"/>
              <w:rPr>
                <w:strike/>
              </w:rPr>
            </w:pPr>
            <w:r w:rsidRPr="00ED0677">
              <w:rPr>
                <w:rFonts w:hint="eastAsia"/>
                <w:strike/>
              </w:rPr>
              <w:t>如果设置为不再提醒则此值为</w:t>
            </w:r>
            <w:r w:rsidRPr="00ED0677">
              <w:rPr>
                <w:strike/>
              </w:rPr>
              <w:t>1900-1-1-1 00:00:00</w:t>
            </w:r>
            <w:r w:rsidRPr="00ED0677">
              <w:rPr>
                <w:rFonts w:hint="eastAsia"/>
                <w:strike/>
              </w:rPr>
              <w:t>。否则按照提醒时间设置</w:t>
            </w:r>
          </w:p>
        </w:tc>
      </w:tr>
      <w:tr w:rsidR="009E452E" w14:paraId="3D32B48C" w14:textId="77777777">
        <w:trPr>
          <w:trHeight w:val="255"/>
        </w:trPr>
        <w:tc>
          <w:tcPr>
            <w:tcW w:w="1696" w:type="dxa"/>
          </w:tcPr>
          <w:p w14:paraId="7595F3CF" w14:textId="77777777" w:rsidR="009E452E" w:rsidRDefault="009E452E" w:rsidP="00A76ABC">
            <w:pPr>
              <w:spacing w:line="240" w:lineRule="atLeast"/>
              <w:jc w:val="left"/>
            </w:pPr>
          </w:p>
        </w:tc>
        <w:tc>
          <w:tcPr>
            <w:tcW w:w="2178" w:type="dxa"/>
          </w:tcPr>
          <w:p w14:paraId="14B7425D" w14:textId="77777777" w:rsidR="009E452E" w:rsidRDefault="009E452E" w:rsidP="00A76ABC">
            <w:pPr>
              <w:spacing w:line="240" w:lineRule="atLeast"/>
              <w:jc w:val="left"/>
            </w:pPr>
          </w:p>
        </w:tc>
        <w:tc>
          <w:tcPr>
            <w:tcW w:w="1846" w:type="dxa"/>
          </w:tcPr>
          <w:p w14:paraId="5579AE7E" w14:textId="77777777" w:rsidR="009E452E" w:rsidRDefault="009E452E" w:rsidP="00A76ABC">
            <w:pPr>
              <w:spacing w:line="240" w:lineRule="atLeast"/>
              <w:jc w:val="left"/>
            </w:pPr>
          </w:p>
        </w:tc>
        <w:tc>
          <w:tcPr>
            <w:tcW w:w="1177" w:type="dxa"/>
          </w:tcPr>
          <w:p w14:paraId="38280744" w14:textId="77777777" w:rsidR="009E452E" w:rsidRDefault="009E452E" w:rsidP="00A76ABC">
            <w:pPr>
              <w:spacing w:line="240" w:lineRule="atLeast"/>
              <w:jc w:val="left"/>
            </w:pPr>
          </w:p>
        </w:tc>
        <w:tc>
          <w:tcPr>
            <w:tcW w:w="7164" w:type="dxa"/>
          </w:tcPr>
          <w:p w14:paraId="72ABA054" w14:textId="77777777" w:rsidR="009E452E" w:rsidRDefault="009E452E" w:rsidP="00A76ABC">
            <w:pPr>
              <w:spacing w:line="240" w:lineRule="atLeast"/>
              <w:jc w:val="left"/>
            </w:pPr>
          </w:p>
        </w:tc>
      </w:tr>
    </w:tbl>
    <w:p w14:paraId="5D45266A" w14:textId="77777777" w:rsidR="009E452E" w:rsidRDefault="009E452E" w:rsidP="00A76ABC">
      <w:pPr>
        <w:spacing w:line="240" w:lineRule="atLeast"/>
        <w:jc w:val="left"/>
      </w:pPr>
    </w:p>
    <w:p w14:paraId="40DF9C41" w14:textId="77777777" w:rsidR="009E452E" w:rsidRDefault="00D67AD0" w:rsidP="00A76ABC">
      <w:pPr>
        <w:pStyle w:val="4"/>
        <w:spacing w:line="240" w:lineRule="atLeast"/>
        <w:jc w:val="left"/>
      </w:pPr>
      <w:r>
        <w:rPr>
          <w:rFonts w:hint="eastAsia"/>
        </w:rPr>
        <w:t>采购计划表商品表</w:t>
      </w:r>
      <w:r>
        <w:rPr>
          <w:rFonts w:hint="eastAsia"/>
        </w:rPr>
        <w:t>T</w:t>
      </w:r>
      <w:r>
        <w:t>_PurchasingPlanTableCommodity</w:t>
      </w:r>
    </w:p>
    <w:tbl>
      <w:tblPr>
        <w:tblW w:w="13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697"/>
        <w:gridCol w:w="1363"/>
        <w:gridCol w:w="1177"/>
        <w:gridCol w:w="6645"/>
      </w:tblGrid>
      <w:tr w:rsidR="009E452E" w14:paraId="56AC3FDA" w14:textId="77777777">
        <w:trPr>
          <w:trHeight w:val="255"/>
        </w:trPr>
        <w:tc>
          <w:tcPr>
            <w:tcW w:w="1696" w:type="dxa"/>
            <w:shd w:val="clear" w:color="auto" w:fill="FF0000"/>
          </w:tcPr>
          <w:p w14:paraId="5D7A4B18"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697" w:type="dxa"/>
            <w:shd w:val="clear" w:color="auto" w:fill="FF0000"/>
          </w:tcPr>
          <w:p w14:paraId="379FBD9F"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363" w:type="dxa"/>
            <w:shd w:val="clear" w:color="auto" w:fill="FF0000"/>
          </w:tcPr>
          <w:p w14:paraId="063A57C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747218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45" w:type="dxa"/>
            <w:shd w:val="clear" w:color="auto" w:fill="FF0000"/>
          </w:tcPr>
          <w:p w14:paraId="4EDEDC0A"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E273F5D" w14:textId="77777777">
        <w:trPr>
          <w:trHeight w:val="267"/>
        </w:trPr>
        <w:tc>
          <w:tcPr>
            <w:tcW w:w="1696" w:type="dxa"/>
          </w:tcPr>
          <w:p w14:paraId="291A6E54" w14:textId="77777777" w:rsidR="009E452E" w:rsidRPr="00ED0677" w:rsidRDefault="00D67AD0" w:rsidP="00A76ABC">
            <w:pPr>
              <w:spacing w:line="240" w:lineRule="atLeast"/>
              <w:jc w:val="left"/>
              <w:rPr>
                <w:strike/>
              </w:rPr>
            </w:pPr>
            <w:r w:rsidRPr="00ED0677">
              <w:rPr>
                <w:rFonts w:hint="eastAsia"/>
                <w:strike/>
              </w:rPr>
              <w:t>ID</w:t>
            </w:r>
          </w:p>
        </w:tc>
        <w:tc>
          <w:tcPr>
            <w:tcW w:w="2697" w:type="dxa"/>
          </w:tcPr>
          <w:p w14:paraId="76076813" w14:textId="77777777" w:rsidR="009E452E" w:rsidRPr="00ED0677" w:rsidRDefault="00D67AD0" w:rsidP="00A76ABC">
            <w:pPr>
              <w:spacing w:line="240" w:lineRule="atLeast"/>
              <w:jc w:val="left"/>
              <w:rPr>
                <w:strike/>
              </w:rPr>
            </w:pPr>
            <w:r w:rsidRPr="00ED0677">
              <w:rPr>
                <w:rFonts w:hint="eastAsia"/>
                <w:strike/>
              </w:rPr>
              <w:t>F_</w:t>
            </w:r>
            <w:r w:rsidRPr="00ED0677">
              <w:rPr>
                <w:strike/>
              </w:rPr>
              <w:t>ID</w:t>
            </w:r>
          </w:p>
        </w:tc>
        <w:tc>
          <w:tcPr>
            <w:tcW w:w="1363" w:type="dxa"/>
          </w:tcPr>
          <w:p w14:paraId="15309FC2" w14:textId="77777777" w:rsidR="009E452E" w:rsidRPr="00ED0677" w:rsidRDefault="009E452E" w:rsidP="00A76ABC">
            <w:pPr>
              <w:spacing w:line="240" w:lineRule="atLeast"/>
              <w:jc w:val="left"/>
              <w:rPr>
                <w:strike/>
              </w:rPr>
            </w:pPr>
          </w:p>
        </w:tc>
        <w:tc>
          <w:tcPr>
            <w:tcW w:w="1177" w:type="dxa"/>
          </w:tcPr>
          <w:p w14:paraId="056D9CE3" w14:textId="77777777" w:rsidR="009E452E" w:rsidRPr="00ED0677" w:rsidRDefault="009E452E" w:rsidP="00A76ABC">
            <w:pPr>
              <w:spacing w:line="240" w:lineRule="atLeast"/>
              <w:jc w:val="left"/>
              <w:rPr>
                <w:strike/>
              </w:rPr>
            </w:pPr>
          </w:p>
        </w:tc>
        <w:tc>
          <w:tcPr>
            <w:tcW w:w="6645" w:type="dxa"/>
          </w:tcPr>
          <w:p w14:paraId="592867E9" w14:textId="77777777" w:rsidR="009E452E" w:rsidRPr="00ED0677" w:rsidRDefault="009E452E" w:rsidP="00A76ABC">
            <w:pPr>
              <w:spacing w:line="240" w:lineRule="atLeast"/>
              <w:jc w:val="left"/>
              <w:rPr>
                <w:strike/>
              </w:rPr>
            </w:pPr>
          </w:p>
        </w:tc>
      </w:tr>
      <w:tr w:rsidR="009E452E" w14:paraId="26A50E9F" w14:textId="77777777" w:rsidTr="008478AB">
        <w:trPr>
          <w:trHeight w:val="267"/>
        </w:trPr>
        <w:tc>
          <w:tcPr>
            <w:tcW w:w="1696" w:type="dxa"/>
          </w:tcPr>
          <w:p w14:paraId="42B6DE4D" w14:textId="77777777" w:rsidR="009E452E" w:rsidRPr="00ED0677" w:rsidRDefault="00D67AD0" w:rsidP="00A76ABC">
            <w:pPr>
              <w:spacing w:line="240" w:lineRule="atLeast"/>
              <w:jc w:val="left"/>
              <w:rPr>
                <w:strike/>
              </w:rPr>
            </w:pPr>
            <w:r w:rsidRPr="00ED0677">
              <w:rPr>
                <w:rFonts w:hint="eastAsia"/>
                <w:strike/>
              </w:rPr>
              <w:t>采购计划表</w:t>
            </w:r>
          </w:p>
        </w:tc>
        <w:tc>
          <w:tcPr>
            <w:tcW w:w="2697" w:type="dxa"/>
          </w:tcPr>
          <w:p w14:paraId="7C7B1233" w14:textId="77777777" w:rsidR="009E452E" w:rsidRPr="00ED0677" w:rsidRDefault="00D67AD0" w:rsidP="00A76ABC">
            <w:pPr>
              <w:spacing w:line="240" w:lineRule="atLeast"/>
              <w:jc w:val="left"/>
              <w:rPr>
                <w:strike/>
              </w:rPr>
            </w:pPr>
            <w:r w:rsidRPr="00ED0677">
              <w:rPr>
                <w:rFonts w:hint="eastAsia"/>
                <w:strike/>
              </w:rPr>
              <w:t>F</w:t>
            </w:r>
            <w:r w:rsidRPr="00ED0677">
              <w:rPr>
                <w:strike/>
              </w:rPr>
              <w:t>_PurchasingPlanTableID</w:t>
            </w:r>
          </w:p>
        </w:tc>
        <w:tc>
          <w:tcPr>
            <w:tcW w:w="1363" w:type="dxa"/>
            <w:shd w:val="clear" w:color="auto" w:fill="FFFF00"/>
          </w:tcPr>
          <w:p w14:paraId="187633C1" w14:textId="77777777" w:rsidR="009E452E" w:rsidRPr="00ED0677" w:rsidRDefault="008478AB" w:rsidP="00A76ABC">
            <w:pPr>
              <w:spacing w:line="240" w:lineRule="atLeast"/>
              <w:jc w:val="left"/>
              <w:rPr>
                <w:strike/>
              </w:rPr>
            </w:pPr>
            <w:r w:rsidRPr="00ED0677">
              <w:rPr>
                <w:rFonts w:hint="eastAsia"/>
                <w:strike/>
              </w:rPr>
              <w:t>N</w:t>
            </w:r>
            <w:r w:rsidRPr="00ED0677">
              <w:rPr>
                <w:strike/>
              </w:rPr>
              <w:t>ULL</w:t>
            </w:r>
          </w:p>
        </w:tc>
        <w:tc>
          <w:tcPr>
            <w:tcW w:w="1177" w:type="dxa"/>
          </w:tcPr>
          <w:p w14:paraId="09AC2518" w14:textId="77777777" w:rsidR="009E452E" w:rsidRPr="00ED0677" w:rsidRDefault="009E452E" w:rsidP="00A76ABC">
            <w:pPr>
              <w:spacing w:line="240" w:lineRule="atLeast"/>
              <w:jc w:val="left"/>
              <w:rPr>
                <w:strike/>
              </w:rPr>
            </w:pPr>
          </w:p>
        </w:tc>
        <w:tc>
          <w:tcPr>
            <w:tcW w:w="6645" w:type="dxa"/>
          </w:tcPr>
          <w:p w14:paraId="2C17C31E" w14:textId="77777777" w:rsidR="009E452E" w:rsidRPr="00ED0677" w:rsidRDefault="00D67AD0" w:rsidP="00A76ABC">
            <w:pPr>
              <w:spacing w:line="240" w:lineRule="atLeast"/>
              <w:jc w:val="left"/>
              <w:rPr>
                <w:strike/>
              </w:rPr>
            </w:pPr>
            <w:r w:rsidRPr="00ED0677">
              <w:rPr>
                <w:rFonts w:hint="eastAsia"/>
                <w:strike/>
              </w:rPr>
              <w:t>外键</w:t>
            </w:r>
          </w:p>
        </w:tc>
      </w:tr>
      <w:tr w:rsidR="009E452E" w14:paraId="277ED1D5" w14:textId="77777777">
        <w:trPr>
          <w:trHeight w:val="255"/>
        </w:trPr>
        <w:tc>
          <w:tcPr>
            <w:tcW w:w="1696" w:type="dxa"/>
          </w:tcPr>
          <w:p w14:paraId="252EB07F" w14:textId="77777777" w:rsidR="009E452E" w:rsidRPr="00ED0677" w:rsidRDefault="00D67AD0" w:rsidP="00A76ABC">
            <w:pPr>
              <w:spacing w:line="240" w:lineRule="atLeast"/>
              <w:jc w:val="left"/>
              <w:rPr>
                <w:strike/>
              </w:rPr>
            </w:pPr>
            <w:r w:rsidRPr="00ED0677">
              <w:rPr>
                <w:rFonts w:hint="eastAsia"/>
                <w:strike/>
              </w:rPr>
              <w:t>商品</w:t>
            </w:r>
            <w:r w:rsidRPr="00ED0677">
              <w:rPr>
                <w:rFonts w:hint="eastAsia"/>
                <w:strike/>
              </w:rPr>
              <w:t>I</w:t>
            </w:r>
            <w:r w:rsidRPr="00ED0677">
              <w:rPr>
                <w:strike/>
              </w:rPr>
              <w:t>D</w:t>
            </w:r>
          </w:p>
        </w:tc>
        <w:tc>
          <w:tcPr>
            <w:tcW w:w="2697" w:type="dxa"/>
          </w:tcPr>
          <w:p w14:paraId="0B35BD99" w14:textId="77777777" w:rsidR="009E452E" w:rsidRPr="00ED0677" w:rsidRDefault="00D67AD0" w:rsidP="00A76ABC">
            <w:pPr>
              <w:spacing w:line="240" w:lineRule="atLeast"/>
              <w:jc w:val="left"/>
              <w:rPr>
                <w:strike/>
              </w:rPr>
            </w:pPr>
            <w:r w:rsidRPr="00ED0677">
              <w:rPr>
                <w:rFonts w:hint="eastAsia"/>
                <w:strike/>
              </w:rPr>
              <w:t>F</w:t>
            </w:r>
            <w:r w:rsidRPr="00ED0677">
              <w:rPr>
                <w:strike/>
              </w:rPr>
              <w:t>_CommodityID</w:t>
            </w:r>
          </w:p>
        </w:tc>
        <w:tc>
          <w:tcPr>
            <w:tcW w:w="1363" w:type="dxa"/>
          </w:tcPr>
          <w:p w14:paraId="27B758AC" w14:textId="77777777" w:rsidR="009E452E" w:rsidRPr="00ED0677" w:rsidRDefault="009E452E" w:rsidP="00A76ABC">
            <w:pPr>
              <w:spacing w:line="240" w:lineRule="atLeast"/>
              <w:jc w:val="left"/>
              <w:rPr>
                <w:strike/>
              </w:rPr>
            </w:pPr>
          </w:p>
        </w:tc>
        <w:tc>
          <w:tcPr>
            <w:tcW w:w="1177" w:type="dxa"/>
          </w:tcPr>
          <w:p w14:paraId="3FD179E7" w14:textId="77777777" w:rsidR="009E452E" w:rsidRPr="00ED0677" w:rsidRDefault="009E452E" w:rsidP="00A76ABC">
            <w:pPr>
              <w:spacing w:line="240" w:lineRule="atLeast"/>
              <w:jc w:val="left"/>
              <w:rPr>
                <w:strike/>
              </w:rPr>
            </w:pPr>
          </w:p>
        </w:tc>
        <w:tc>
          <w:tcPr>
            <w:tcW w:w="6645" w:type="dxa"/>
          </w:tcPr>
          <w:p w14:paraId="623E6E54" w14:textId="77777777" w:rsidR="009E452E" w:rsidRPr="00ED0677" w:rsidRDefault="00D67AD0" w:rsidP="00A76ABC">
            <w:pPr>
              <w:spacing w:line="240" w:lineRule="atLeast"/>
              <w:jc w:val="left"/>
              <w:rPr>
                <w:strike/>
              </w:rPr>
            </w:pPr>
            <w:r w:rsidRPr="00ED0677">
              <w:rPr>
                <w:rFonts w:hint="eastAsia"/>
                <w:strike/>
              </w:rPr>
              <w:t>以下情况的提醒：</w:t>
            </w:r>
          </w:p>
          <w:p w14:paraId="101B7D70" w14:textId="77777777" w:rsidR="009E452E" w:rsidRPr="00ED0677" w:rsidRDefault="00D67AD0" w:rsidP="00787588">
            <w:pPr>
              <w:pStyle w:val="12"/>
              <w:numPr>
                <w:ilvl w:val="0"/>
                <w:numId w:val="20"/>
              </w:numPr>
              <w:spacing w:line="240" w:lineRule="atLeast"/>
              <w:ind w:firstLineChars="0"/>
              <w:jc w:val="left"/>
              <w:rPr>
                <w:strike/>
              </w:rPr>
            </w:pPr>
            <w:r w:rsidRPr="00ED0677">
              <w:rPr>
                <w:rFonts w:hint="eastAsia"/>
                <w:strike/>
              </w:rPr>
              <w:t>预淘汰的商品（不要提醒）</w:t>
            </w:r>
          </w:p>
          <w:p w14:paraId="09A7DAE7" w14:textId="77777777" w:rsidR="009E452E" w:rsidRPr="00ED0677" w:rsidRDefault="00D67AD0" w:rsidP="00787588">
            <w:pPr>
              <w:pStyle w:val="12"/>
              <w:numPr>
                <w:ilvl w:val="0"/>
                <w:numId w:val="20"/>
              </w:numPr>
              <w:spacing w:line="240" w:lineRule="atLeast"/>
              <w:ind w:firstLineChars="0"/>
              <w:jc w:val="left"/>
              <w:rPr>
                <w:strike/>
              </w:rPr>
            </w:pPr>
            <w:r w:rsidRPr="00ED0677">
              <w:rPr>
                <w:rFonts w:hint="eastAsia"/>
                <w:strike/>
              </w:rPr>
              <w:t>和本表最近一条记录的商品列表完全相同。证明是重复，不再生成新的提醒。但是用户可以设置之前的旧提醒在多少时间消逝后再次提醒</w:t>
            </w:r>
          </w:p>
          <w:p w14:paraId="07857FA7" w14:textId="77777777" w:rsidR="009E452E" w:rsidRPr="00ED0677" w:rsidRDefault="00D67AD0" w:rsidP="00787588">
            <w:pPr>
              <w:pStyle w:val="12"/>
              <w:numPr>
                <w:ilvl w:val="0"/>
                <w:numId w:val="20"/>
              </w:numPr>
              <w:spacing w:line="240" w:lineRule="atLeast"/>
              <w:ind w:firstLineChars="0"/>
              <w:jc w:val="left"/>
              <w:rPr>
                <w:strike/>
              </w:rPr>
            </w:pPr>
            <w:r w:rsidRPr="00ED0677">
              <w:rPr>
                <w:rFonts w:hint="eastAsia"/>
                <w:strike/>
              </w:rPr>
              <w:t>已经在采购订单中的商品而该采购订单未全部入库</w:t>
            </w:r>
          </w:p>
        </w:tc>
      </w:tr>
      <w:tr w:rsidR="009E452E" w14:paraId="61E05989" w14:textId="77777777">
        <w:trPr>
          <w:trHeight w:val="255"/>
        </w:trPr>
        <w:tc>
          <w:tcPr>
            <w:tcW w:w="1696" w:type="dxa"/>
          </w:tcPr>
          <w:p w14:paraId="474499A4" w14:textId="77777777" w:rsidR="009E452E" w:rsidRPr="00ED0677" w:rsidRDefault="00D67AD0" w:rsidP="00A76ABC">
            <w:pPr>
              <w:spacing w:line="240" w:lineRule="atLeast"/>
              <w:jc w:val="left"/>
              <w:rPr>
                <w:strike/>
              </w:rPr>
            </w:pPr>
            <w:r w:rsidRPr="00ED0677">
              <w:rPr>
                <w:rFonts w:hint="eastAsia"/>
                <w:strike/>
              </w:rPr>
              <w:t>商品数量</w:t>
            </w:r>
          </w:p>
        </w:tc>
        <w:tc>
          <w:tcPr>
            <w:tcW w:w="2697" w:type="dxa"/>
          </w:tcPr>
          <w:p w14:paraId="2DC70A70" w14:textId="77777777" w:rsidR="009E452E" w:rsidRPr="00ED0677" w:rsidRDefault="00D67AD0" w:rsidP="00A76ABC">
            <w:pPr>
              <w:spacing w:line="240" w:lineRule="atLeast"/>
              <w:jc w:val="left"/>
              <w:rPr>
                <w:strike/>
              </w:rPr>
            </w:pPr>
            <w:r w:rsidRPr="00ED0677">
              <w:rPr>
                <w:rFonts w:hint="eastAsia"/>
                <w:strike/>
              </w:rPr>
              <w:t>F</w:t>
            </w:r>
            <w:r w:rsidRPr="00ED0677">
              <w:rPr>
                <w:strike/>
              </w:rPr>
              <w:t>_CommodityNO</w:t>
            </w:r>
          </w:p>
        </w:tc>
        <w:tc>
          <w:tcPr>
            <w:tcW w:w="1363" w:type="dxa"/>
          </w:tcPr>
          <w:p w14:paraId="47E826B4" w14:textId="77777777" w:rsidR="009E452E" w:rsidRPr="00ED0677" w:rsidRDefault="009E452E" w:rsidP="00A76ABC">
            <w:pPr>
              <w:spacing w:line="240" w:lineRule="atLeast"/>
              <w:jc w:val="left"/>
              <w:rPr>
                <w:strike/>
              </w:rPr>
            </w:pPr>
          </w:p>
        </w:tc>
        <w:tc>
          <w:tcPr>
            <w:tcW w:w="1177" w:type="dxa"/>
          </w:tcPr>
          <w:p w14:paraId="3021B430" w14:textId="77777777" w:rsidR="009E452E" w:rsidRPr="00ED0677" w:rsidRDefault="00D67AD0" w:rsidP="00A76ABC">
            <w:pPr>
              <w:spacing w:line="240" w:lineRule="atLeast"/>
              <w:jc w:val="left"/>
              <w:rPr>
                <w:strike/>
              </w:rPr>
            </w:pPr>
            <w:r w:rsidRPr="00ED0677">
              <w:rPr>
                <w:rFonts w:hint="eastAsia"/>
                <w:strike/>
              </w:rPr>
              <w:t>最近一星期的交易量</w:t>
            </w:r>
          </w:p>
        </w:tc>
        <w:tc>
          <w:tcPr>
            <w:tcW w:w="6645" w:type="dxa"/>
          </w:tcPr>
          <w:p w14:paraId="180A6564" w14:textId="77777777" w:rsidR="009E452E" w:rsidRPr="00ED0677" w:rsidRDefault="00D67AD0" w:rsidP="00A76ABC">
            <w:pPr>
              <w:spacing w:line="240" w:lineRule="atLeast"/>
              <w:jc w:val="left"/>
              <w:rPr>
                <w:strike/>
              </w:rPr>
            </w:pPr>
            <w:r w:rsidRPr="00ED0677">
              <w:rPr>
                <w:rFonts w:hint="eastAsia"/>
                <w:strike/>
              </w:rPr>
              <w:t>如果最近一星期无交易，则再退一星期，直至有交易为止。用户可以设置此数值为＞</w:t>
            </w:r>
            <w:r w:rsidRPr="00ED0677">
              <w:rPr>
                <w:rFonts w:hint="eastAsia"/>
                <w:strike/>
              </w:rPr>
              <w:t>0</w:t>
            </w:r>
            <w:r w:rsidRPr="00ED0677">
              <w:rPr>
                <w:rFonts w:hint="eastAsia"/>
                <w:strike/>
              </w:rPr>
              <w:t>的任意自然数</w:t>
            </w:r>
          </w:p>
        </w:tc>
      </w:tr>
    </w:tbl>
    <w:p w14:paraId="76D7BD0D" w14:textId="77777777" w:rsidR="009E452E" w:rsidRDefault="009E452E" w:rsidP="00A76ABC">
      <w:pPr>
        <w:spacing w:line="240" w:lineRule="atLeast"/>
        <w:jc w:val="left"/>
      </w:pPr>
    </w:p>
    <w:p w14:paraId="4D7C8539" w14:textId="77777777" w:rsidR="009E452E" w:rsidRDefault="009E452E" w:rsidP="00A76ABC">
      <w:pPr>
        <w:spacing w:line="240" w:lineRule="atLeast"/>
        <w:jc w:val="left"/>
      </w:pPr>
    </w:p>
    <w:p w14:paraId="3D0FABF5" w14:textId="77777777" w:rsidR="009E452E" w:rsidRDefault="00D67AD0" w:rsidP="00A76ABC">
      <w:pPr>
        <w:pStyle w:val="4"/>
        <w:spacing w:line="240" w:lineRule="atLeast"/>
        <w:jc w:val="left"/>
      </w:pPr>
      <w:r>
        <w:rPr>
          <w:rFonts w:hint="eastAsia"/>
        </w:rPr>
        <w:t>采购订单表</w:t>
      </w:r>
      <w:r>
        <w:rPr>
          <w:rFonts w:hint="eastAsia"/>
        </w:rPr>
        <w:t>T</w:t>
      </w:r>
      <w:r>
        <w:t>_PurchasingOrder</w:t>
      </w:r>
    </w:p>
    <w:tbl>
      <w:tblPr>
        <w:tblW w:w="15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594"/>
        <w:gridCol w:w="3118"/>
        <w:gridCol w:w="1276"/>
        <w:gridCol w:w="6511"/>
      </w:tblGrid>
      <w:tr w:rsidR="009E452E" w14:paraId="3D396F26" w14:textId="77777777" w:rsidTr="00ED5DDB">
        <w:trPr>
          <w:trHeight w:val="255"/>
        </w:trPr>
        <w:tc>
          <w:tcPr>
            <w:tcW w:w="1796" w:type="dxa"/>
            <w:shd w:val="clear" w:color="auto" w:fill="FF0000"/>
          </w:tcPr>
          <w:p w14:paraId="1D449E1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594" w:type="dxa"/>
            <w:shd w:val="clear" w:color="auto" w:fill="FF0000"/>
          </w:tcPr>
          <w:p w14:paraId="6C7181CA"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8" w:type="dxa"/>
            <w:shd w:val="clear" w:color="auto" w:fill="FF0000"/>
          </w:tcPr>
          <w:p w14:paraId="598D0D6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76" w:type="dxa"/>
            <w:shd w:val="clear" w:color="auto" w:fill="FF0000"/>
          </w:tcPr>
          <w:p w14:paraId="13472AC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511" w:type="dxa"/>
            <w:shd w:val="clear" w:color="auto" w:fill="FF0000"/>
          </w:tcPr>
          <w:p w14:paraId="2C40639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0151129" w14:textId="77777777" w:rsidTr="00ED5DDB">
        <w:trPr>
          <w:trHeight w:val="267"/>
        </w:trPr>
        <w:tc>
          <w:tcPr>
            <w:tcW w:w="1796" w:type="dxa"/>
          </w:tcPr>
          <w:p w14:paraId="5F69CFBB" w14:textId="77777777" w:rsidR="009E452E" w:rsidRDefault="00D67AD0" w:rsidP="00A76ABC">
            <w:pPr>
              <w:spacing w:line="240" w:lineRule="atLeast"/>
              <w:jc w:val="left"/>
            </w:pPr>
            <w:r>
              <w:rPr>
                <w:rFonts w:hint="eastAsia"/>
              </w:rPr>
              <w:t>I</w:t>
            </w:r>
            <w:r>
              <w:t>D</w:t>
            </w:r>
          </w:p>
        </w:tc>
        <w:tc>
          <w:tcPr>
            <w:tcW w:w="2594" w:type="dxa"/>
          </w:tcPr>
          <w:p w14:paraId="79532B59" w14:textId="77777777" w:rsidR="009E452E" w:rsidRDefault="00D67AD0" w:rsidP="00A76ABC">
            <w:pPr>
              <w:spacing w:line="240" w:lineRule="atLeast"/>
              <w:jc w:val="left"/>
            </w:pPr>
            <w:r>
              <w:rPr>
                <w:rFonts w:hint="eastAsia"/>
              </w:rPr>
              <w:t>F_</w:t>
            </w:r>
            <w:r>
              <w:t>ID</w:t>
            </w:r>
          </w:p>
        </w:tc>
        <w:tc>
          <w:tcPr>
            <w:tcW w:w="3118" w:type="dxa"/>
          </w:tcPr>
          <w:p w14:paraId="06B2DD30" w14:textId="77777777" w:rsidR="009E452E" w:rsidRDefault="009E452E" w:rsidP="00A76ABC">
            <w:pPr>
              <w:spacing w:line="240" w:lineRule="atLeast"/>
              <w:jc w:val="left"/>
            </w:pPr>
          </w:p>
        </w:tc>
        <w:tc>
          <w:tcPr>
            <w:tcW w:w="1276" w:type="dxa"/>
          </w:tcPr>
          <w:p w14:paraId="16DC24A0" w14:textId="77777777" w:rsidR="009E452E" w:rsidRDefault="009E452E" w:rsidP="00A76ABC">
            <w:pPr>
              <w:spacing w:line="240" w:lineRule="atLeast"/>
              <w:jc w:val="left"/>
            </w:pPr>
          </w:p>
        </w:tc>
        <w:tc>
          <w:tcPr>
            <w:tcW w:w="6511" w:type="dxa"/>
          </w:tcPr>
          <w:p w14:paraId="1675CBB8" w14:textId="77777777" w:rsidR="009E452E" w:rsidRDefault="009E452E" w:rsidP="00A76ABC">
            <w:pPr>
              <w:spacing w:line="240" w:lineRule="atLeast"/>
              <w:jc w:val="left"/>
            </w:pPr>
          </w:p>
        </w:tc>
      </w:tr>
      <w:tr w:rsidR="003E38C9" w14:paraId="530CC217" w14:textId="77777777" w:rsidTr="00ED5DDB">
        <w:trPr>
          <w:trHeight w:val="267"/>
        </w:trPr>
        <w:tc>
          <w:tcPr>
            <w:tcW w:w="1796" w:type="dxa"/>
          </w:tcPr>
          <w:p w14:paraId="03401808" w14:textId="77777777" w:rsidR="003E38C9" w:rsidRDefault="003E38C9" w:rsidP="00A76ABC">
            <w:pPr>
              <w:spacing w:line="240" w:lineRule="atLeast"/>
              <w:jc w:val="left"/>
            </w:pPr>
            <w:r>
              <w:rPr>
                <w:rFonts w:hint="eastAsia"/>
              </w:rPr>
              <w:t>编号</w:t>
            </w:r>
          </w:p>
        </w:tc>
        <w:tc>
          <w:tcPr>
            <w:tcW w:w="2594" w:type="dxa"/>
          </w:tcPr>
          <w:p w14:paraId="4CE69EFB" w14:textId="77777777" w:rsidR="003E38C9" w:rsidRDefault="003E38C9" w:rsidP="00A76ABC">
            <w:pPr>
              <w:spacing w:line="240" w:lineRule="atLeast"/>
              <w:jc w:val="left"/>
            </w:pPr>
            <w:r>
              <w:rPr>
                <w:rFonts w:hint="eastAsia"/>
              </w:rPr>
              <w:t>F_</w:t>
            </w:r>
            <w:r>
              <w:t>SN</w:t>
            </w:r>
          </w:p>
        </w:tc>
        <w:tc>
          <w:tcPr>
            <w:tcW w:w="3118" w:type="dxa"/>
          </w:tcPr>
          <w:p w14:paraId="466DE63E" w14:textId="77777777" w:rsidR="003E38C9" w:rsidRDefault="003E38C9" w:rsidP="00A76ABC">
            <w:pPr>
              <w:spacing w:line="240" w:lineRule="atLeast"/>
              <w:jc w:val="left"/>
            </w:pPr>
            <w:r w:rsidRPr="003E38C9">
              <w:t>VARCHAR(20) NOT NULL</w:t>
            </w:r>
          </w:p>
        </w:tc>
        <w:tc>
          <w:tcPr>
            <w:tcW w:w="1276" w:type="dxa"/>
          </w:tcPr>
          <w:p w14:paraId="0126A7F4" w14:textId="77777777" w:rsidR="003E38C9" w:rsidRDefault="003E38C9" w:rsidP="00A76ABC">
            <w:pPr>
              <w:spacing w:line="240" w:lineRule="atLeast"/>
              <w:jc w:val="left"/>
            </w:pPr>
          </w:p>
        </w:tc>
        <w:tc>
          <w:tcPr>
            <w:tcW w:w="6511" w:type="dxa"/>
          </w:tcPr>
          <w:p w14:paraId="4305DD6F" w14:textId="77777777" w:rsidR="003E38C9" w:rsidRDefault="003E38C9" w:rsidP="00A76ABC">
            <w:pPr>
              <w:spacing w:line="240" w:lineRule="atLeast"/>
              <w:jc w:val="left"/>
            </w:pPr>
            <w:r w:rsidRPr="003E38C9">
              <w:t>CG+XXXXXXXX(</w:t>
            </w:r>
            <w:r w:rsidRPr="003E38C9">
              <w:t>年月日</w:t>
            </w:r>
            <w:r w:rsidRPr="003E38C9">
              <w:t>)+0000(</w:t>
            </w:r>
            <w:r w:rsidRPr="003E38C9">
              <w:t>自增长的流水号</w:t>
            </w:r>
            <w:r w:rsidRPr="003E38C9">
              <w:t xml:space="preserve">) </w:t>
            </w:r>
            <w:r w:rsidRPr="003E38C9">
              <w:t>例：</w:t>
            </w:r>
            <w:r w:rsidRPr="003E38C9">
              <w:t>CG201906100001</w:t>
            </w:r>
          </w:p>
        </w:tc>
      </w:tr>
      <w:tr w:rsidR="00CE38D1" w14:paraId="1DE19FB4" w14:textId="77777777" w:rsidTr="00ED5DDB">
        <w:trPr>
          <w:trHeight w:val="267"/>
        </w:trPr>
        <w:tc>
          <w:tcPr>
            <w:tcW w:w="1796" w:type="dxa"/>
            <w:shd w:val="clear" w:color="auto" w:fill="FFFF00"/>
          </w:tcPr>
          <w:p w14:paraId="2B7EDEB3" w14:textId="77777777" w:rsidR="00CE38D1" w:rsidRDefault="00CE38D1" w:rsidP="00A76ABC">
            <w:pPr>
              <w:spacing w:line="240" w:lineRule="atLeast"/>
              <w:jc w:val="left"/>
            </w:pPr>
            <w:r>
              <w:rPr>
                <w:rFonts w:hint="eastAsia"/>
              </w:rPr>
              <w:t>操作者</w:t>
            </w:r>
            <w:r>
              <w:rPr>
                <w:rFonts w:hint="eastAsia"/>
              </w:rPr>
              <w:t>I</w:t>
            </w:r>
            <w:r>
              <w:t>D</w:t>
            </w:r>
          </w:p>
        </w:tc>
        <w:tc>
          <w:tcPr>
            <w:tcW w:w="2594" w:type="dxa"/>
            <w:shd w:val="clear" w:color="auto" w:fill="FFFF00"/>
          </w:tcPr>
          <w:p w14:paraId="3D32338C" w14:textId="77777777" w:rsidR="00CE38D1" w:rsidRDefault="00CE38D1" w:rsidP="00A76ABC">
            <w:pPr>
              <w:spacing w:line="240" w:lineRule="atLeast"/>
              <w:jc w:val="left"/>
            </w:pPr>
            <w:r>
              <w:rPr>
                <w:rFonts w:hint="eastAsia"/>
              </w:rPr>
              <w:t>F</w:t>
            </w:r>
            <w:r>
              <w:t>_Staff</w:t>
            </w:r>
            <w:r w:rsidR="00470A17">
              <w:t>ID</w:t>
            </w:r>
          </w:p>
        </w:tc>
        <w:tc>
          <w:tcPr>
            <w:tcW w:w="3118" w:type="dxa"/>
            <w:shd w:val="clear" w:color="auto" w:fill="FFFF00"/>
          </w:tcPr>
          <w:p w14:paraId="49F05661" w14:textId="77777777" w:rsidR="00CE38D1" w:rsidRDefault="006724D3" w:rsidP="00A76ABC">
            <w:pPr>
              <w:spacing w:line="240" w:lineRule="atLeast"/>
              <w:jc w:val="left"/>
            </w:pPr>
            <w:r>
              <w:t>Int not null</w:t>
            </w:r>
          </w:p>
        </w:tc>
        <w:tc>
          <w:tcPr>
            <w:tcW w:w="1276" w:type="dxa"/>
            <w:shd w:val="clear" w:color="auto" w:fill="FFFF00"/>
          </w:tcPr>
          <w:p w14:paraId="242E9CE2" w14:textId="77777777" w:rsidR="00CE38D1" w:rsidRDefault="00CE38D1" w:rsidP="00A76ABC">
            <w:pPr>
              <w:spacing w:line="240" w:lineRule="atLeast"/>
              <w:jc w:val="left"/>
            </w:pPr>
          </w:p>
        </w:tc>
        <w:tc>
          <w:tcPr>
            <w:tcW w:w="6511" w:type="dxa"/>
            <w:shd w:val="clear" w:color="auto" w:fill="FFFF00"/>
          </w:tcPr>
          <w:p w14:paraId="2B45552E" w14:textId="77777777" w:rsidR="00CE38D1" w:rsidRDefault="00CE38D1" w:rsidP="00A76ABC">
            <w:pPr>
              <w:spacing w:line="240" w:lineRule="atLeast"/>
              <w:jc w:val="left"/>
            </w:pPr>
            <w:r>
              <w:rPr>
                <w:rFonts w:hint="eastAsia"/>
              </w:rPr>
              <w:t>外键</w:t>
            </w:r>
          </w:p>
        </w:tc>
      </w:tr>
      <w:tr w:rsidR="009E452E" w14:paraId="2234FD87" w14:textId="77777777" w:rsidTr="00ED5DDB">
        <w:trPr>
          <w:trHeight w:val="267"/>
        </w:trPr>
        <w:tc>
          <w:tcPr>
            <w:tcW w:w="1796" w:type="dxa"/>
          </w:tcPr>
          <w:p w14:paraId="73B875A2" w14:textId="77777777" w:rsidR="009E452E" w:rsidRDefault="00D67AD0" w:rsidP="00A76ABC">
            <w:pPr>
              <w:spacing w:line="240" w:lineRule="atLeast"/>
              <w:jc w:val="left"/>
            </w:pPr>
            <w:r>
              <w:rPr>
                <w:rFonts w:hint="eastAsia"/>
              </w:rPr>
              <w:t>状态</w:t>
            </w:r>
          </w:p>
        </w:tc>
        <w:tc>
          <w:tcPr>
            <w:tcW w:w="2594" w:type="dxa"/>
          </w:tcPr>
          <w:p w14:paraId="0685BF5E" w14:textId="77777777" w:rsidR="009E452E" w:rsidRDefault="00D67AD0" w:rsidP="00A76ABC">
            <w:pPr>
              <w:spacing w:line="240" w:lineRule="atLeast"/>
              <w:jc w:val="left"/>
            </w:pPr>
            <w:r>
              <w:rPr>
                <w:rFonts w:hint="eastAsia"/>
              </w:rPr>
              <w:t>F</w:t>
            </w:r>
            <w:r>
              <w:t>_Status</w:t>
            </w:r>
          </w:p>
        </w:tc>
        <w:tc>
          <w:tcPr>
            <w:tcW w:w="3118" w:type="dxa"/>
          </w:tcPr>
          <w:p w14:paraId="540B21D5" w14:textId="77777777" w:rsidR="009E452E" w:rsidRDefault="009E452E" w:rsidP="00A76ABC">
            <w:pPr>
              <w:spacing w:line="240" w:lineRule="atLeast"/>
              <w:jc w:val="left"/>
            </w:pPr>
          </w:p>
        </w:tc>
        <w:tc>
          <w:tcPr>
            <w:tcW w:w="1276" w:type="dxa"/>
          </w:tcPr>
          <w:p w14:paraId="4A1DDA6B" w14:textId="77777777" w:rsidR="009E452E" w:rsidRDefault="00D67AD0" w:rsidP="00A76ABC">
            <w:pPr>
              <w:spacing w:line="240" w:lineRule="atLeast"/>
              <w:jc w:val="left"/>
            </w:pPr>
            <w:r>
              <w:rPr>
                <w:rFonts w:hint="eastAsia"/>
              </w:rPr>
              <w:t>0</w:t>
            </w:r>
          </w:p>
        </w:tc>
        <w:tc>
          <w:tcPr>
            <w:tcW w:w="6511" w:type="dxa"/>
          </w:tcPr>
          <w:p w14:paraId="7651263E" w14:textId="77777777" w:rsidR="009E452E" w:rsidRDefault="00D67AD0" w:rsidP="00A76ABC">
            <w:pPr>
              <w:spacing w:line="240" w:lineRule="atLeast"/>
              <w:jc w:val="left"/>
            </w:pPr>
            <w:r>
              <w:t>0</w:t>
            </w:r>
            <w:r>
              <w:rPr>
                <w:rFonts w:hint="eastAsia"/>
              </w:rPr>
              <w:t>：未审核、</w:t>
            </w:r>
            <w:r>
              <w:t>1</w:t>
            </w:r>
            <w:r>
              <w:rPr>
                <w:rFonts w:hint="eastAsia"/>
              </w:rPr>
              <w:t>：已审核、</w:t>
            </w:r>
            <w:r>
              <w:t>2</w:t>
            </w:r>
            <w:r>
              <w:rPr>
                <w:rFonts w:hint="eastAsia"/>
              </w:rPr>
              <w:t>：部分入库、</w:t>
            </w:r>
            <w:r>
              <w:t>3</w:t>
            </w:r>
            <w:r>
              <w:rPr>
                <w:rFonts w:hint="eastAsia"/>
              </w:rPr>
              <w:t>：全部入库、</w:t>
            </w:r>
            <w:r>
              <w:t>4</w:t>
            </w:r>
            <w:r>
              <w:rPr>
                <w:rFonts w:hint="eastAsia"/>
              </w:rPr>
              <w:t>：已删除</w:t>
            </w:r>
          </w:p>
        </w:tc>
      </w:tr>
      <w:tr w:rsidR="002F4669" w14:paraId="314F1A58" w14:textId="77777777" w:rsidTr="00ED5DDB">
        <w:trPr>
          <w:trHeight w:val="267"/>
        </w:trPr>
        <w:tc>
          <w:tcPr>
            <w:tcW w:w="1796" w:type="dxa"/>
            <w:shd w:val="clear" w:color="auto" w:fill="FF0000"/>
          </w:tcPr>
          <w:p w14:paraId="65EEF82F" w14:textId="77777777" w:rsidR="002F4669" w:rsidRDefault="002F4669" w:rsidP="00A76ABC">
            <w:pPr>
              <w:spacing w:line="240" w:lineRule="atLeast"/>
              <w:jc w:val="left"/>
            </w:pPr>
            <w:r>
              <w:rPr>
                <w:rFonts w:hint="eastAsia"/>
              </w:rPr>
              <w:t>供应商</w:t>
            </w:r>
            <w:r>
              <w:rPr>
                <w:rFonts w:hint="eastAsia"/>
              </w:rPr>
              <w:t>ID</w:t>
            </w:r>
          </w:p>
        </w:tc>
        <w:tc>
          <w:tcPr>
            <w:tcW w:w="2594" w:type="dxa"/>
            <w:shd w:val="clear" w:color="auto" w:fill="FF0000"/>
          </w:tcPr>
          <w:p w14:paraId="1BB4229B" w14:textId="77777777" w:rsidR="002F4669" w:rsidRDefault="002F4669" w:rsidP="00A76ABC">
            <w:pPr>
              <w:spacing w:line="240" w:lineRule="atLeast"/>
              <w:jc w:val="left"/>
            </w:pPr>
            <w:r>
              <w:rPr>
                <w:rFonts w:hint="eastAsia"/>
              </w:rPr>
              <w:t>F</w:t>
            </w:r>
            <w:r>
              <w:t>_ProviderID</w:t>
            </w:r>
          </w:p>
        </w:tc>
        <w:tc>
          <w:tcPr>
            <w:tcW w:w="3118" w:type="dxa"/>
            <w:shd w:val="clear" w:color="auto" w:fill="FF0000"/>
          </w:tcPr>
          <w:p w14:paraId="68A04DA0" w14:textId="77777777" w:rsidR="002F4669" w:rsidRDefault="002F4669" w:rsidP="00A76ABC">
            <w:pPr>
              <w:spacing w:line="240" w:lineRule="atLeast"/>
              <w:jc w:val="left"/>
            </w:pPr>
            <w:r>
              <w:t>I</w:t>
            </w:r>
            <w:r>
              <w:rPr>
                <w:rFonts w:hint="eastAsia"/>
              </w:rPr>
              <w:t>n</w:t>
            </w:r>
            <w:r>
              <w:t>t null</w:t>
            </w:r>
          </w:p>
        </w:tc>
        <w:tc>
          <w:tcPr>
            <w:tcW w:w="1276" w:type="dxa"/>
            <w:shd w:val="clear" w:color="auto" w:fill="FF0000"/>
          </w:tcPr>
          <w:p w14:paraId="68CEF19A" w14:textId="77777777" w:rsidR="002F4669" w:rsidRDefault="002F4669" w:rsidP="00A76ABC">
            <w:pPr>
              <w:spacing w:line="240" w:lineRule="atLeast"/>
              <w:jc w:val="left"/>
            </w:pPr>
          </w:p>
        </w:tc>
        <w:tc>
          <w:tcPr>
            <w:tcW w:w="6511" w:type="dxa"/>
            <w:shd w:val="clear" w:color="auto" w:fill="FF0000"/>
          </w:tcPr>
          <w:p w14:paraId="66179229" w14:textId="77777777" w:rsidR="002F4669" w:rsidRDefault="008E2DB5" w:rsidP="00A76ABC">
            <w:pPr>
              <w:spacing w:line="240" w:lineRule="atLeast"/>
              <w:jc w:val="left"/>
            </w:pPr>
            <w:r>
              <w:rPr>
                <w:rFonts w:hint="eastAsia"/>
              </w:rPr>
              <w:t>删除采购订单时才设为</w:t>
            </w:r>
            <w:r>
              <w:rPr>
                <w:rFonts w:hint="eastAsia"/>
              </w:rPr>
              <w:t>NULL</w:t>
            </w:r>
          </w:p>
        </w:tc>
      </w:tr>
      <w:tr w:rsidR="002F4669" w14:paraId="095C06E8" w14:textId="77777777" w:rsidTr="00ED5DDB">
        <w:trPr>
          <w:trHeight w:val="267"/>
        </w:trPr>
        <w:tc>
          <w:tcPr>
            <w:tcW w:w="1796" w:type="dxa"/>
            <w:shd w:val="clear" w:color="auto" w:fill="FF0000"/>
          </w:tcPr>
          <w:p w14:paraId="42B26794" w14:textId="77777777" w:rsidR="002F4669" w:rsidRDefault="002F4669" w:rsidP="00A76ABC">
            <w:pPr>
              <w:spacing w:line="240" w:lineRule="atLeast"/>
              <w:jc w:val="left"/>
            </w:pPr>
            <w:r>
              <w:rPr>
                <w:rFonts w:hint="eastAsia"/>
              </w:rPr>
              <w:t>供应商名称</w:t>
            </w:r>
          </w:p>
        </w:tc>
        <w:tc>
          <w:tcPr>
            <w:tcW w:w="2594" w:type="dxa"/>
            <w:shd w:val="clear" w:color="auto" w:fill="FF0000"/>
          </w:tcPr>
          <w:p w14:paraId="513C68CA" w14:textId="77777777" w:rsidR="002F4669" w:rsidRDefault="002F4669" w:rsidP="00A76ABC">
            <w:pPr>
              <w:spacing w:line="240" w:lineRule="atLeast"/>
              <w:jc w:val="left"/>
            </w:pPr>
            <w:r>
              <w:rPr>
                <w:rFonts w:hint="eastAsia"/>
              </w:rPr>
              <w:t>F</w:t>
            </w:r>
            <w:r>
              <w:t>_ProviderName</w:t>
            </w:r>
          </w:p>
        </w:tc>
        <w:tc>
          <w:tcPr>
            <w:tcW w:w="3118" w:type="dxa"/>
            <w:shd w:val="clear" w:color="auto" w:fill="FF0000"/>
          </w:tcPr>
          <w:p w14:paraId="158CE6ED" w14:textId="77777777" w:rsidR="002F4669" w:rsidRDefault="002F4669" w:rsidP="00A76ABC">
            <w:pPr>
              <w:spacing w:line="240" w:lineRule="atLeast"/>
              <w:jc w:val="left"/>
            </w:pPr>
            <w:r>
              <w:rPr>
                <w:rFonts w:hint="eastAsia"/>
              </w:rPr>
              <w:t>参考供应商表名称字段</w:t>
            </w:r>
            <w:r w:rsidR="008E2DB5">
              <w:rPr>
                <w:rFonts w:hint="eastAsia"/>
              </w:rPr>
              <w:t>,</w:t>
            </w:r>
            <w:r w:rsidR="008E2DB5">
              <w:t xml:space="preserve"> NULL</w:t>
            </w:r>
          </w:p>
        </w:tc>
        <w:tc>
          <w:tcPr>
            <w:tcW w:w="1276" w:type="dxa"/>
            <w:shd w:val="clear" w:color="auto" w:fill="FF0000"/>
          </w:tcPr>
          <w:p w14:paraId="5983C7E5" w14:textId="77777777" w:rsidR="002F4669" w:rsidRDefault="002F4669" w:rsidP="00A76ABC">
            <w:pPr>
              <w:spacing w:line="240" w:lineRule="atLeast"/>
              <w:jc w:val="left"/>
            </w:pPr>
          </w:p>
        </w:tc>
        <w:tc>
          <w:tcPr>
            <w:tcW w:w="6511" w:type="dxa"/>
            <w:shd w:val="clear" w:color="auto" w:fill="FF0000"/>
          </w:tcPr>
          <w:p w14:paraId="2F988611" w14:textId="77777777" w:rsidR="002F4669" w:rsidRDefault="008E2DB5" w:rsidP="00A76ABC">
            <w:pPr>
              <w:spacing w:line="240" w:lineRule="atLeast"/>
              <w:jc w:val="left"/>
            </w:pPr>
            <w:r>
              <w:rPr>
                <w:rFonts w:hint="eastAsia"/>
              </w:rPr>
              <w:t>删除采购订单时才设为</w:t>
            </w:r>
            <w:r>
              <w:rPr>
                <w:rFonts w:hint="eastAsia"/>
              </w:rPr>
              <w:t>NULL</w:t>
            </w:r>
          </w:p>
        </w:tc>
      </w:tr>
      <w:tr w:rsidR="009E452E" w14:paraId="58F8E19B" w14:textId="77777777" w:rsidTr="00ED5DDB">
        <w:trPr>
          <w:trHeight w:val="255"/>
        </w:trPr>
        <w:tc>
          <w:tcPr>
            <w:tcW w:w="1796" w:type="dxa"/>
          </w:tcPr>
          <w:p w14:paraId="2A81A5C2" w14:textId="77777777" w:rsidR="009E452E" w:rsidRDefault="00D67AD0" w:rsidP="00A76ABC">
            <w:pPr>
              <w:spacing w:line="240" w:lineRule="atLeast"/>
              <w:jc w:val="left"/>
            </w:pPr>
            <w:r>
              <w:rPr>
                <w:rFonts w:hint="eastAsia"/>
              </w:rPr>
              <w:t>创建日期时间</w:t>
            </w:r>
          </w:p>
        </w:tc>
        <w:tc>
          <w:tcPr>
            <w:tcW w:w="2594" w:type="dxa"/>
          </w:tcPr>
          <w:p w14:paraId="4AC0D526" w14:textId="77777777" w:rsidR="009E452E" w:rsidRDefault="00D67AD0" w:rsidP="00A76ABC">
            <w:pPr>
              <w:spacing w:line="240" w:lineRule="atLeast"/>
              <w:jc w:val="left"/>
            </w:pPr>
            <w:r>
              <w:rPr>
                <w:rFonts w:hint="eastAsia"/>
              </w:rPr>
              <w:t>F</w:t>
            </w:r>
            <w:r>
              <w:t>_CreateDatetime</w:t>
            </w:r>
          </w:p>
        </w:tc>
        <w:tc>
          <w:tcPr>
            <w:tcW w:w="3118" w:type="dxa"/>
          </w:tcPr>
          <w:p w14:paraId="62BDEC31" w14:textId="77777777" w:rsidR="009E452E" w:rsidRDefault="008E2DB5" w:rsidP="00A76ABC">
            <w:pPr>
              <w:spacing w:line="240" w:lineRule="atLeast"/>
              <w:jc w:val="left"/>
            </w:pPr>
            <w:r>
              <w:t>Not null</w:t>
            </w:r>
          </w:p>
        </w:tc>
        <w:tc>
          <w:tcPr>
            <w:tcW w:w="1276" w:type="dxa"/>
          </w:tcPr>
          <w:p w14:paraId="2B1B0864" w14:textId="77777777" w:rsidR="009E452E" w:rsidRDefault="00ED5DDB" w:rsidP="00A76ABC">
            <w:pPr>
              <w:spacing w:line="240" w:lineRule="atLeast"/>
              <w:jc w:val="left"/>
            </w:pPr>
            <w:r>
              <w:t>Now()</w:t>
            </w:r>
          </w:p>
        </w:tc>
        <w:tc>
          <w:tcPr>
            <w:tcW w:w="6511" w:type="dxa"/>
          </w:tcPr>
          <w:p w14:paraId="471DB015" w14:textId="77777777" w:rsidR="009E452E" w:rsidRDefault="009E452E" w:rsidP="00A76ABC">
            <w:pPr>
              <w:spacing w:line="240" w:lineRule="atLeast"/>
              <w:jc w:val="left"/>
            </w:pPr>
          </w:p>
        </w:tc>
      </w:tr>
      <w:tr w:rsidR="00827BC1" w14:paraId="360D0E64" w14:textId="77777777" w:rsidTr="00ED5DDB">
        <w:trPr>
          <w:trHeight w:val="255"/>
        </w:trPr>
        <w:tc>
          <w:tcPr>
            <w:tcW w:w="1796" w:type="dxa"/>
          </w:tcPr>
          <w:p w14:paraId="5EF3D830" w14:textId="77777777" w:rsidR="00827BC1" w:rsidRDefault="00827BC1" w:rsidP="00A76ABC">
            <w:pPr>
              <w:spacing w:line="240" w:lineRule="atLeast"/>
              <w:jc w:val="left"/>
            </w:pPr>
          </w:p>
        </w:tc>
        <w:tc>
          <w:tcPr>
            <w:tcW w:w="2594" w:type="dxa"/>
          </w:tcPr>
          <w:p w14:paraId="4BB9A452" w14:textId="77777777" w:rsidR="00827BC1" w:rsidRDefault="00827BC1" w:rsidP="00A76ABC">
            <w:pPr>
              <w:spacing w:line="240" w:lineRule="atLeast"/>
              <w:jc w:val="left"/>
            </w:pPr>
            <w:r>
              <w:rPr>
                <w:rFonts w:hint="eastAsia"/>
              </w:rPr>
              <w:t>F_</w:t>
            </w:r>
            <w:r>
              <w:t>UpdateDatetime</w:t>
            </w:r>
          </w:p>
        </w:tc>
        <w:tc>
          <w:tcPr>
            <w:tcW w:w="3118" w:type="dxa"/>
          </w:tcPr>
          <w:p w14:paraId="2BE1B36F" w14:textId="77777777" w:rsidR="00827BC1" w:rsidRDefault="008E2DB5" w:rsidP="00A76ABC">
            <w:pPr>
              <w:spacing w:line="240" w:lineRule="atLeast"/>
              <w:jc w:val="left"/>
            </w:pPr>
            <w:r>
              <w:t>Not null</w:t>
            </w:r>
          </w:p>
        </w:tc>
        <w:tc>
          <w:tcPr>
            <w:tcW w:w="1276" w:type="dxa"/>
          </w:tcPr>
          <w:p w14:paraId="0CAD7468" w14:textId="77777777" w:rsidR="00827BC1" w:rsidRDefault="00ED5DDB" w:rsidP="00A76ABC">
            <w:pPr>
              <w:spacing w:line="240" w:lineRule="atLeast"/>
              <w:jc w:val="left"/>
            </w:pPr>
            <w:r>
              <w:t>Now()</w:t>
            </w:r>
          </w:p>
        </w:tc>
        <w:tc>
          <w:tcPr>
            <w:tcW w:w="6511" w:type="dxa"/>
          </w:tcPr>
          <w:p w14:paraId="75576D67" w14:textId="77777777" w:rsidR="00827BC1" w:rsidRDefault="00827BC1" w:rsidP="00A76ABC">
            <w:pPr>
              <w:spacing w:line="240" w:lineRule="atLeast"/>
              <w:jc w:val="left"/>
            </w:pPr>
          </w:p>
        </w:tc>
      </w:tr>
      <w:tr w:rsidR="00A05C51" w14:paraId="3DF2DBAB" w14:textId="77777777" w:rsidTr="00ED5DDB">
        <w:trPr>
          <w:trHeight w:val="255"/>
        </w:trPr>
        <w:tc>
          <w:tcPr>
            <w:tcW w:w="1796" w:type="dxa"/>
          </w:tcPr>
          <w:p w14:paraId="2DEDE37A" w14:textId="77777777" w:rsidR="00A05C51" w:rsidRDefault="00A05C51" w:rsidP="00A76ABC">
            <w:pPr>
              <w:spacing w:line="240" w:lineRule="atLeast"/>
              <w:jc w:val="left"/>
            </w:pPr>
            <w:r>
              <w:rPr>
                <w:rFonts w:hint="eastAsia"/>
              </w:rPr>
              <w:t>审核人</w:t>
            </w:r>
            <w:r>
              <w:rPr>
                <w:rFonts w:hint="eastAsia"/>
              </w:rPr>
              <w:t>ID</w:t>
            </w:r>
          </w:p>
        </w:tc>
        <w:tc>
          <w:tcPr>
            <w:tcW w:w="2594" w:type="dxa"/>
          </w:tcPr>
          <w:p w14:paraId="1A3C8E4C" w14:textId="77777777" w:rsidR="00A05C51" w:rsidRDefault="00A05C51" w:rsidP="00A76ABC">
            <w:pPr>
              <w:spacing w:line="240" w:lineRule="atLeast"/>
              <w:jc w:val="left"/>
            </w:pPr>
            <w:r>
              <w:rPr>
                <w:rFonts w:hint="eastAsia"/>
              </w:rPr>
              <w:t>F</w:t>
            </w:r>
            <w:r>
              <w:t>_ApproverID</w:t>
            </w:r>
          </w:p>
        </w:tc>
        <w:tc>
          <w:tcPr>
            <w:tcW w:w="3118" w:type="dxa"/>
          </w:tcPr>
          <w:p w14:paraId="202BBE52" w14:textId="77777777" w:rsidR="00A05C51" w:rsidRDefault="008E2DB5" w:rsidP="00A76ABC">
            <w:pPr>
              <w:spacing w:line="240" w:lineRule="atLeast"/>
              <w:jc w:val="left"/>
            </w:pPr>
            <w:r>
              <w:rPr>
                <w:rFonts w:hint="eastAsia"/>
              </w:rPr>
              <w:t>N</w:t>
            </w:r>
            <w:r>
              <w:t>ULL</w:t>
            </w:r>
          </w:p>
        </w:tc>
        <w:tc>
          <w:tcPr>
            <w:tcW w:w="1276" w:type="dxa"/>
          </w:tcPr>
          <w:p w14:paraId="493118EB" w14:textId="77777777" w:rsidR="00A05C51" w:rsidRDefault="00A05C51" w:rsidP="00A76ABC">
            <w:pPr>
              <w:spacing w:line="240" w:lineRule="atLeast"/>
              <w:jc w:val="left"/>
            </w:pPr>
          </w:p>
        </w:tc>
        <w:tc>
          <w:tcPr>
            <w:tcW w:w="6511" w:type="dxa"/>
          </w:tcPr>
          <w:p w14:paraId="7B95D3FF" w14:textId="77777777" w:rsidR="00A05C51" w:rsidRDefault="008E2DB5" w:rsidP="00A76ABC">
            <w:pPr>
              <w:spacing w:line="240" w:lineRule="atLeast"/>
              <w:jc w:val="left"/>
            </w:pPr>
            <w:r>
              <w:rPr>
                <w:rFonts w:hint="eastAsia"/>
              </w:rPr>
              <w:t>外键</w:t>
            </w:r>
          </w:p>
        </w:tc>
      </w:tr>
      <w:tr w:rsidR="009E452E" w14:paraId="2F358D78" w14:textId="77777777" w:rsidTr="00ED5DDB">
        <w:trPr>
          <w:trHeight w:val="255"/>
        </w:trPr>
        <w:tc>
          <w:tcPr>
            <w:tcW w:w="1796" w:type="dxa"/>
          </w:tcPr>
          <w:p w14:paraId="28E1F6AE" w14:textId="77777777" w:rsidR="009E452E" w:rsidRDefault="00D67AD0" w:rsidP="00A76ABC">
            <w:pPr>
              <w:spacing w:line="240" w:lineRule="atLeast"/>
              <w:jc w:val="left"/>
            </w:pPr>
            <w:r>
              <w:rPr>
                <w:rFonts w:hint="eastAsia"/>
              </w:rPr>
              <w:t>审核日期时间</w:t>
            </w:r>
          </w:p>
        </w:tc>
        <w:tc>
          <w:tcPr>
            <w:tcW w:w="2594" w:type="dxa"/>
          </w:tcPr>
          <w:p w14:paraId="7FC13697" w14:textId="77777777" w:rsidR="009E452E" w:rsidRDefault="00D67AD0" w:rsidP="00A76ABC">
            <w:pPr>
              <w:spacing w:line="240" w:lineRule="atLeast"/>
              <w:jc w:val="left"/>
            </w:pPr>
            <w:r>
              <w:rPr>
                <w:rFonts w:hint="eastAsia"/>
              </w:rPr>
              <w:t>F</w:t>
            </w:r>
            <w:r>
              <w:t>_ApproveDatetime</w:t>
            </w:r>
          </w:p>
        </w:tc>
        <w:tc>
          <w:tcPr>
            <w:tcW w:w="3118" w:type="dxa"/>
          </w:tcPr>
          <w:p w14:paraId="325846B4" w14:textId="77777777" w:rsidR="009E452E" w:rsidRDefault="008E2DB5" w:rsidP="00A76ABC">
            <w:pPr>
              <w:spacing w:line="240" w:lineRule="atLeast"/>
              <w:jc w:val="left"/>
            </w:pPr>
            <w:r>
              <w:rPr>
                <w:rFonts w:hint="eastAsia"/>
              </w:rPr>
              <w:t>N</w:t>
            </w:r>
            <w:r>
              <w:t>ULL</w:t>
            </w:r>
          </w:p>
        </w:tc>
        <w:tc>
          <w:tcPr>
            <w:tcW w:w="1276" w:type="dxa"/>
          </w:tcPr>
          <w:p w14:paraId="7F9D2700" w14:textId="77777777" w:rsidR="009E452E" w:rsidRDefault="009E452E" w:rsidP="00A76ABC">
            <w:pPr>
              <w:spacing w:line="240" w:lineRule="atLeast"/>
              <w:jc w:val="left"/>
            </w:pPr>
          </w:p>
        </w:tc>
        <w:tc>
          <w:tcPr>
            <w:tcW w:w="6511" w:type="dxa"/>
          </w:tcPr>
          <w:p w14:paraId="4AEE335F" w14:textId="77777777" w:rsidR="009E452E" w:rsidRDefault="009E452E" w:rsidP="00A76ABC">
            <w:pPr>
              <w:spacing w:line="240" w:lineRule="atLeast"/>
              <w:jc w:val="left"/>
            </w:pPr>
          </w:p>
        </w:tc>
      </w:tr>
      <w:tr w:rsidR="009E452E" w14:paraId="627B654A" w14:textId="77777777" w:rsidTr="00ED5DDB">
        <w:trPr>
          <w:trHeight w:val="255"/>
        </w:trPr>
        <w:tc>
          <w:tcPr>
            <w:tcW w:w="1796" w:type="dxa"/>
          </w:tcPr>
          <w:p w14:paraId="3480F2C9" w14:textId="77777777" w:rsidR="009E452E" w:rsidRDefault="00D67AD0" w:rsidP="00A76ABC">
            <w:pPr>
              <w:spacing w:line="240" w:lineRule="atLeast"/>
              <w:jc w:val="left"/>
            </w:pPr>
            <w:r>
              <w:rPr>
                <w:rFonts w:hint="eastAsia"/>
              </w:rPr>
              <w:t>终止日期时间</w:t>
            </w:r>
          </w:p>
        </w:tc>
        <w:tc>
          <w:tcPr>
            <w:tcW w:w="2594" w:type="dxa"/>
          </w:tcPr>
          <w:p w14:paraId="51EED9B7" w14:textId="77777777" w:rsidR="009E452E" w:rsidRDefault="00D67AD0" w:rsidP="00A76ABC">
            <w:pPr>
              <w:spacing w:line="240" w:lineRule="atLeast"/>
              <w:jc w:val="left"/>
            </w:pPr>
            <w:r>
              <w:rPr>
                <w:rFonts w:hint="eastAsia"/>
              </w:rPr>
              <w:t>F</w:t>
            </w:r>
            <w:r>
              <w:t>_EndDatetime</w:t>
            </w:r>
          </w:p>
        </w:tc>
        <w:tc>
          <w:tcPr>
            <w:tcW w:w="3118" w:type="dxa"/>
          </w:tcPr>
          <w:p w14:paraId="5323335F" w14:textId="77777777" w:rsidR="009E452E" w:rsidRDefault="008E2DB5" w:rsidP="00A76ABC">
            <w:pPr>
              <w:spacing w:line="240" w:lineRule="atLeast"/>
              <w:jc w:val="left"/>
            </w:pPr>
            <w:r>
              <w:rPr>
                <w:rFonts w:hint="eastAsia"/>
              </w:rPr>
              <w:t>N</w:t>
            </w:r>
            <w:r>
              <w:t>ULL</w:t>
            </w:r>
          </w:p>
        </w:tc>
        <w:tc>
          <w:tcPr>
            <w:tcW w:w="1276" w:type="dxa"/>
          </w:tcPr>
          <w:p w14:paraId="0876A0F3" w14:textId="77777777" w:rsidR="009E452E" w:rsidRDefault="009E452E" w:rsidP="00A76ABC">
            <w:pPr>
              <w:spacing w:line="240" w:lineRule="atLeast"/>
              <w:jc w:val="left"/>
            </w:pPr>
          </w:p>
        </w:tc>
        <w:tc>
          <w:tcPr>
            <w:tcW w:w="6511" w:type="dxa"/>
          </w:tcPr>
          <w:p w14:paraId="4A095129" w14:textId="77777777" w:rsidR="009E452E" w:rsidRDefault="009E452E" w:rsidP="00A76ABC">
            <w:pPr>
              <w:spacing w:line="240" w:lineRule="atLeast"/>
              <w:jc w:val="left"/>
            </w:pPr>
          </w:p>
        </w:tc>
      </w:tr>
      <w:tr w:rsidR="009E452E" w14:paraId="011CC053" w14:textId="77777777" w:rsidTr="00ED5DDB">
        <w:trPr>
          <w:trHeight w:val="255"/>
        </w:trPr>
        <w:tc>
          <w:tcPr>
            <w:tcW w:w="1796" w:type="dxa"/>
          </w:tcPr>
          <w:p w14:paraId="32E9A818" w14:textId="77777777" w:rsidR="009E452E" w:rsidRDefault="00827BC1" w:rsidP="00A76ABC">
            <w:pPr>
              <w:spacing w:line="240" w:lineRule="atLeast"/>
              <w:jc w:val="left"/>
            </w:pPr>
            <w:r>
              <w:rPr>
                <w:rFonts w:hint="eastAsia"/>
              </w:rPr>
              <w:t>采购总结</w:t>
            </w:r>
          </w:p>
        </w:tc>
        <w:tc>
          <w:tcPr>
            <w:tcW w:w="2594" w:type="dxa"/>
          </w:tcPr>
          <w:p w14:paraId="48E25CE3" w14:textId="77777777" w:rsidR="009E452E" w:rsidRDefault="00827BC1" w:rsidP="00A76ABC">
            <w:pPr>
              <w:spacing w:line="240" w:lineRule="atLeast"/>
              <w:jc w:val="left"/>
            </w:pPr>
            <w:r>
              <w:rPr>
                <w:rFonts w:hint="eastAsia"/>
              </w:rPr>
              <w:t>F</w:t>
            </w:r>
            <w:r>
              <w:t xml:space="preserve">_Remark </w:t>
            </w:r>
          </w:p>
        </w:tc>
        <w:tc>
          <w:tcPr>
            <w:tcW w:w="3118" w:type="dxa"/>
          </w:tcPr>
          <w:p w14:paraId="2F1244D6" w14:textId="77777777" w:rsidR="009E452E" w:rsidRDefault="00827BC1" w:rsidP="00A76ABC">
            <w:pPr>
              <w:spacing w:line="240" w:lineRule="atLeast"/>
              <w:jc w:val="left"/>
            </w:pPr>
            <w:r w:rsidRPr="00827BC1">
              <w:t>VARCHAR (128) NOT NULL</w:t>
            </w:r>
          </w:p>
        </w:tc>
        <w:tc>
          <w:tcPr>
            <w:tcW w:w="1276" w:type="dxa"/>
          </w:tcPr>
          <w:p w14:paraId="6AE78D72" w14:textId="77777777" w:rsidR="009E452E" w:rsidRDefault="009E452E" w:rsidP="00A76ABC">
            <w:pPr>
              <w:spacing w:line="240" w:lineRule="atLeast"/>
              <w:jc w:val="left"/>
            </w:pPr>
          </w:p>
        </w:tc>
        <w:tc>
          <w:tcPr>
            <w:tcW w:w="6511" w:type="dxa"/>
          </w:tcPr>
          <w:p w14:paraId="502A4819" w14:textId="77777777" w:rsidR="009E452E" w:rsidRDefault="009E452E" w:rsidP="00A76ABC">
            <w:pPr>
              <w:spacing w:line="240" w:lineRule="atLeast"/>
              <w:jc w:val="left"/>
            </w:pPr>
          </w:p>
        </w:tc>
      </w:tr>
    </w:tbl>
    <w:p w14:paraId="470AF071" w14:textId="77777777" w:rsidR="009E452E" w:rsidRDefault="009E452E" w:rsidP="00A76ABC">
      <w:pPr>
        <w:spacing w:line="240" w:lineRule="atLeast"/>
        <w:jc w:val="left"/>
      </w:pPr>
    </w:p>
    <w:p w14:paraId="09B6F30D" w14:textId="77777777" w:rsidR="009E452E" w:rsidRDefault="00D67AD0" w:rsidP="00A76ABC">
      <w:pPr>
        <w:pStyle w:val="4"/>
        <w:spacing w:line="240" w:lineRule="atLeast"/>
        <w:jc w:val="left"/>
      </w:pPr>
      <w:r>
        <w:rPr>
          <w:rFonts w:hint="eastAsia"/>
        </w:rPr>
        <w:t>采购订单表商品表</w:t>
      </w:r>
      <w:r>
        <w:rPr>
          <w:rFonts w:hint="eastAsia"/>
        </w:rPr>
        <w:t>T</w:t>
      </w:r>
      <w:r>
        <w:t>_PurchasingOrderCommodity</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2218"/>
        <w:gridCol w:w="2218"/>
        <w:gridCol w:w="1177"/>
        <w:gridCol w:w="6652"/>
      </w:tblGrid>
      <w:tr w:rsidR="009E452E" w14:paraId="0C2A0727" w14:textId="77777777">
        <w:trPr>
          <w:trHeight w:val="255"/>
        </w:trPr>
        <w:tc>
          <w:tcPr>
            <w:tcW w:w="1796" w:type="dxa"/>
            <w:shd w:val="clear" w:color="auto" w:fill="FF0000"/>
          </w:tcPr>
          <w:p w14:paraId="4A96EA0D"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A9DD4A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3F3118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EF38D1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52" w:type="dxa"/>
            <w:shd w:val="clear" w:color="auto" w:fill="FF0000"/>
          </w:tcPr>
          <w:p w14:paraId="307824D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D754749" w14:textId="77777777">
        <w:trPr>
          <w:trHeight w:val="267"/>
        </w:trPr>
        <w:tc>
          <w:tcPr>
            <w:tcW w:w="1796" w:type="dxa"/>
          </w:tcPr>
          <w:p w14:paraId="43611BBD" w14:textId="77777777" w:rsidR="009E452E" w:rsidRDefault="00D67AD0" w:rsidP="00A76ABC">
            <w:pPr>
              <w:spacing w:line="240" w:lineRule="atLeast"/>
              <w:jc w:val="left"/>
            </w:pPr>
            <w:r>
              <w:rPr>
                <w:rFonts w:hint="eastAsia"/>
              </w:rPr>
              <w:t>I</w:t>
            </w:r>
            <w:r>
              <w:t>D</w:t>
            </w:r>
          </w:p>
        </w:tc>
        <w:tc>
          <w:tcPr>
            <w:tcW w:w="2218" w:type="dxa"/>
          </w:tcPr>
          <w:p w14:paraId="7F7200D1" w14:textId="77777777" w:rsidR="009E452E" w:rsidRDefault="00D67AD0" w:rsidP="00A76ABC">
            <w:pPr>
              <w:spacing w:line="240" w:lineRule="atLeast"/>
              <w:jc w:val="left"/>
            </w:pPr>
            <w:r>
              <w:rPr>
                <w:rFonts w:hint="eastAsia"/>
              </w:rPr>
              <w:t>F_</w:t>
            </w:r>
            <w:r>
              <w:t>ID</w:t>
            </w:r>
          </w:p>
        </w:tc>
        <w:tc>
          <w:tcPr>
            <w:tcW w:w="2218" w:type="dxa"/>
          </w:tcPr>
          <w:p w14:paraId="539645FD" w14:textId="77777777" w:rsidR="009E452E" w:rsidRDefault="009E452E" w:rsidP="00A76ABC">
            <w:pPr>
              <w:spacing w:line="240" w:lineRule="atLeast"/>
              <w:jc w:val="left"/>
            </w:pPr>
          </w:p>
        </w:tc>
        <w:tc>
          <w:tcPr>
            <w:tcW w:w="1177" w:type="dxa"/>
          </w:tcPr>
          <w:p w14:paraId="4707E2B0" w14:textId="77777777" w:rsidR="009E452E" w:rsidRDefault="009E452E" w:rsidP="00A76ABC">
            <w:pPr>
              <w:spacing w:line="240" w:lineRule="atLeast"/>
              <w:jc w:val="left"/>
            </w:pPr>
          </w:p>
        </w:tc>
        <w:tc>
          <w:tcPr>
            <w:tcW w:w="6652" w:type="dxa"/>
          </w:tcPr>
          <w:p w14:paraId="1490435F" w14:textId="77777777" w:rsidR="009E452E" w:rsidRDefault="009E452E" w:rsidP="00A76ABC">
            <w:pPr>
              <w:spacing w:line="240" w:lineRule="atLeast"/>
              <w:jc w:val="left"/>
            </w:pPr>
          </w:p>
        </w:tc>
      </w:tr>
      <w:tr w:rsidR="009E452E" w14:paraId="2CFA364F" w14:textId="77777777">
        <w:trPr>
          <w:trHeight w:val="267"/>
        </w:trPr>
        <w:tc>
          <w:tcPr>
            <w:tcW w:w="1796" w:type="dxa"/>
          </w:tcPr>
          <w:p w14:paraId="173CA911" w14:textId="77777777" w:rsidR="009E452E" w:rsidRDefault="00D67AD0" w:rsidP="00A76ABC">
            <w:pPr>
              <w:spacing w:line="240" w:lineRule="atLeast"/>
              <w:jc w:val="left"/>
            </w:pPr>
            <w:r>
              <w:rPr>
                <w:rFonts w:hint="eastAsia"/>
              </w:rPr>
              <w:t>采购订单表</w:t>
            </w:r>
            <w:r>
              <w:rPr>
                <w:rFonts w:hint="eastAsia"/>
              </w:rPr>
              <w:t>I</w:t>
            </w:r>
            <w:r>
              <w:t>D</w:t>
            </w:r>
          </w:p>
        </w:tc>
        <w:tc>
          <w:tcPr>
            <w:tcW w:w="2218" w:type="dxa"/>
          </w:tcPr>
          <w:p w14:paraId="0D2EBA3C" w14:textId="77777777" w:rsidR="009E452E" w:rsidRDefault="00D67AD0" w:rsidP="00A76ABC">
            <w:pPr>
              <w:spacing w:line="240" w:lineRule="atLeast"/>
              <w:jc w:val="left"/>
            </w:pPr>
            <w:r>
              <w:rPr>
                <w:rFonts w:hint="eastAsia"/>
              </w:rPr>
              <w:t>F</w:t>
            </w:r>
            <w:r>
              <w:t>_PurchasingOrderID</w:t>
            </w:r>
          </w:p>
        </w:tc>
        <w:tc>
          <w:tcPr>
            <w:tcW w:w="2218" w:type="dxa"/>
          </w:tcPr>
          <w:p w14:paraId="54AB4718" w14:textId="77777777" w:rsidR="009E452E" w:rsidRDefault="009E452E" w:rsidP="00A76ABC">
            <w:pPr>
              <w:spacing w:line="240" w:lineRule="atLeast"/>
              <w:jc w:val="left"/>
            </w:pPr>
          </w:p>
        </w:tc>
        <w:tc>
          <w:tcPr>
            <w:tcW w:w="1177" w:type="dxa"/>
          </w:tcPr>
          <w:p w14:paraId="49D33F81" w14:textId="77777777" w:rsidR="009E452E" w:rsidRDefault="009E452E" w:rsidP="00A76ABC">
            <w:pPr>
              <w:spacing w:line="240" w:lineRule="atLeast"/>
              <w:jc w:val="left"/>
            </w:pPr>
          </w:p>
        </w:tc>
        <w:tc>
          <w:tcPr>
            <w:tcW w:w="6652" w:type="dxa"/>
          </w:tcPr>
          <w:p w14:paraId="48382542" w14:textId="77777777" w:rsidR="009E452E" w:rsidRDefault="009E452E" w:rsidP="00A76ABC">
            <w:pPr>
              <w:spacing w:line="240" w:lineRule="atLeast"/>
              <w:jc w:val="left"/>
            </w:pPr>
          </w:p>
        </w:tc>
      </w:tr>
      <w:tr w:rsidR="009E452E" w14:paraId="48FB7A40" w14:textId="77777777">
        <w:trPr>
          <w:trHeight w:val="255"/>
        </w:trPr>
        <w:tc>
          <w:tcPr>
            <w:tcW w:w="1796" w:type="dxa"/>
          </w:tcPr>
          <w:p w14:paraId="16024CAB"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7143F909" w14:textId="77777777" w:rsidR="009E452E" w:rsidRDefault="00D67AD0" w:rsidP="00A76ABC">
            <w:pPr>
              <w:spacing w:line="240" w:lineRule="atLeast"/>
              <w:jc w:val="left"/>
            </w:pPr>
            <w:r>
              <w:rPr>
                <w:rFonts w:hint="eastAsia"/>
              </w:rPr>
              <w:t>F</w:t>
            </w:r>
            <w:r>
              <w:t>_CommodityID</w:t>
            </w:r>
          </w:p>
        </w:tc>
        <w:tc>
          <w:tcPr>
            <w:tcW w:w="2218" w:type="dxa"/>
          </w:tcPr>
          <w:p w14:paraId="57B5C1F5" w14:textId="77777777" w:rsidR="009E452E" w:rsidRDefault="009E452E" w:rsidP="00A76ABC">
            <w:pPr>
              <w:spacing w:line="240" w:lineRule="atLeast"/>
              <w:jc w:val="left"/>
            </w:pPr>
          </w:p>
        </w:tc>
        <w:tc>
          <w:tcPr>
            <w:tcW w:w="1177" w:type="dxa"/>
          </w:tcPr>
          <w:p w14:paraId="72DEBF39" w14:textId="77777777" w:rsidR="009E452E" w:rsidRDefault="009E452E" w:rsidP="00A76ABC">
            <w:pPr>
              <w:spacing w:line="240" w:lineRule="atLeast"/>
              <w:jc w:val="left"/>
            </w:pPr>
          </w:p>
        </w:tc>
        <w:tc>
          <w:tcPr>
            <w:tcW w:w="6652" w:type="dxa"/>
          </w:tcPr>
          <w:p w14:paraId="665AEB23" w14:textId="77777777" w:rsidR="009E452E" w:rsidRDefault="009E452E" w:rsidP="00A76ABC">
            <w:pPr>
              <w:spacing w:line="240" w:lineRule="atLeast"/>
              <w:jc w:val="left"/>
            </w:pPr>
          </w:p>
        </w:tc>
      </w:tr>
      <w:tr w:rsidR="003A281B" w14:paraId="34826AE1" w14:textId="77777777" w:rsidTr="00CF767C">
        <w:trPr>
          <w:trHeight w:val="255"/>
        </w:trPr>
        <w:tc>
          <w:tcPr>
            <w:tcW w:w="1796" w:type="dxa"/>
            <w:shd w:val="clear" w:color="auto" w:fill="FF0000"/>
          </w:tcPr>
          <w:p w14:paraId="728DCF99" w14:textId="77777777" w:rsidR="003A281B" w:rsidRDefault="003A281B" w:rsidP="00A76ABC">
            <w:pPr>
              <w:spacing w:line="240" w:lineRule="atLeast"/>
              <w:jc w:val="left"/>
            </w:pPr>
            <w:r>
              <w:rPr>
                <w:rFonts w:hint="eastAsia"/>
              </w:rPr>
              <w:t>商品名称</w:t>
            </w:r>
          </w:p>
        </w:tc>
        <w:tc>
          <w:tcPr>
            <w:tcW w:w="2218" w:type="dxa"/>
            <w:shd w:val="clear" w:color="auto" w:fill="FF0000"/>
          </w:tcPr>
          <w:p w14:paraId="4562256E" w14:textId="77777777" w:rsidR="003A281B" w:rsidRDefault="003A281B" w:rsidP="00A76ABC">
            <w:pPr>
              <w:spacing w:line="240" w:lineRule="atLeast"/>
              <w:jc w:val="left"/>
            </w:pPr>
            <w:r>
              <w:rPr>
                <w:rFonts w:hint="eastAsia"/>
              </w:rPr>
              <w:t>F</w:t>
            </w:r>
            <w:r>
              <w:t>_CommodityName</w:t>
            </w:r>
          </w:p>
        </w:tc>
        <w:tc>
          <w:tcPr>
            <w:tcW w:w="2218" w:type="dxa"/>
            <w:shd w:val="clear" w:color="auto" w:fill="FF0000"/>
          </w:tcPr>
          <w:p w14:paraId="6142C8BF" w14:textId="77777777" w:rsidR="003A281B" w:rsidRDefault="003A281B" w:rsidP="00A76ABC">
            <w:pPr>
              <w:spacing w:line="240" w:lineRule="atLeast"/>
              <w:jc w:val="left"/>
            </w:pPr>
            <w:r>
              <w:rPr>
                <w:rFonts w:hint="eastAsia"/>
              </w:rPr>
              <w:t>参考商品表的名称字段</w:t>
            </w:r>
          </w:p>
        </w:tc>
        <w:tc>
          <w:tcPr>
            <w:tcW w:w="1177" w:type="dxa"/>
            <w:shd w:val="clear" w:color="auto" w:fill="FF0000"/>
          </w:tcPr>
          <w:p w14:paraId="5A1C34C8" w14:textId="77777777" w:rsidR="003A281B" w:rsidRDefault="003A281B" w:rsidP="00A76ABC">
            <w:pPr>
              <w:spacing w:line="240" w:lineRule="atLeast"/>
              <w:jc w:val="left"/>
            </w:pPr>
            <w:r>
              <w:rPr>
                <w:rFonts w:hint="eastAsia"/>
              </w:rPr>
              <w:t>N</w:t>
            </w:r>
            <w:r>
              <w:t>OT NULL</w:t>
            </w:r>
          </w:p>
        </w:tc>
        <w:tc>
          <w:tcPr>
            <w:tcW w:w="6652" w:type="dxa"/>
            <w:shd w:val="clear" w:color="auto" w:fill="FF0000"/>
          </w:tcPr>
          <w:p w14:paraId="0721BDFE" w14:textId="77777777" w:rsidR="003A281B" w:rsidRPr="003A281B" w:rsidRDefault="003A281B" w:rsidP="00A76ABC">
            <w:pPr>
              <w:spacing w:line="240" w:lineRule="atLeast"/>
              <w:jc w:val="left"/>
            </w:pPr>
            <w:r>
              <w:rPr>
                <w:rFonts w:hint="eastAsia"/>
              </w:rPr>
              <w:t>记录采购此商品时的商品名称，保持历史上的一个快照，因为商品名称在采购之后，可能被用户改变</w:t>
            </w:r>
            <w:r w:rsidR="001C0BEE">
              <w:rPr>
                <w:rFonts w:hint="eastAsia"/>
              </w:rPr>
              <w:t>。改变后，用户看回本采购，名字仍然是当初的名字，不是用户修改后的名字，保持了正确的历史</w:t>
            </w:r>
          </w:p>
        </w:tc>
      </w:tr>
      <w:tr w:rsidR="001C0BEE" w14:paraId="2DEB4D07" w14:textId="77777777" w:rsidTr="00CF767C">
        <w:trPr>
          <w:trHeight w:val="255"/>
        </w:trPr>
        <w:tc>
          <w:tcPr>
            <w:tcW w:w="1796" w:type="dxa"/>
            <w:shd w:val="clear" w:color="auto" w:fill="FF0000"/>
          </w:tcPr>
          <w:p w14:paraId="0A4AF6A9" w14:textId="77777777" w:rsidR="001C0BEE" w:rsidRDefault="001C0BEE" w:rsidP="00A76ABC">
            <w:pPr>
              <w:spacing w:line="240" w:lineRule="atLeast"/>
              <w:jc w:val="left"/>
            </w:pPr>
            <w:r>
              <w:rPr>
                <w:rFonts w:hint="eastAsia"/>
              </w:rPr>
              <w:t>商品条形码</w:t>
            </w:r>
            <w:r>
              <w:rPr>
                <w:rFonts w:hint="eastAsia"/>
              </w:rPr>
              <w:t>I</w:t>
            </w:r>
            <w:r>
              <w:t>D</w:t>
            </w:r>
          </w:p>
        </w:tc>
        <w:tc>
          <w:tcPr>
            <w:tcW w:w="2218" w:type="dxa"/>
            <w:shd w:val="clear" w:color="auto" w:fill="FF0000"/>
          </w:tcPr>
          <w:p w14:paraId="78E5585B" w14:textId="77777777" w:rsidR="001C0BEE" w:rsidRDefault="001C0BEE" w:rsidP="00A76ABC">
            <w:pPr>
              <w:spacing w:line="240" w:lineRule="atLeast"/>
              <w:jc w:val="left"/>
            </w:pPr>
            <w:r>
              <w:rPr>
                <w:rFonts w:hint="eastAsia"/>
              </w:rPr>
              <w:t>F</w:t>
            </w:r>
            <w:r>
              <w:t>_BarcodeID</w:t>
            </w:r>
          </w:p>
        </w:tc>
        <w:tc>
          <w:tcPr>
            <w:tcW w:w="2218" w:type="dxa"/>
            <w:shd w:val="clear" w:color="auto" w:fill="FF0000"/>
          </w:tcPr>
          <w:p w14:paraId="117B8649" w14:textId="77777777" w:rsidR="001C0BEE" w:rsidRDefault="001C0BEE" w:rsidP="00A76ABC">
            <w:pPr>
              <w:spacing w:line="240" w:lineRule="atLeast"/>
              <w:jc w:val="left"/>
            </w:pPr>
          </w:p>
        </w:tc>
        <w:tc>
          <w:tcPr>
            <w:tcW w:w="1177" w:type="dxa"/>
            <w:shd w:val="clear" w:color="auto" w:fill="FF0000"/>
          </w:tcPr>
          <w:p w14:paraId="4ADB4F4C" w14:textId="77777777" w:rsidR="001C0BEE" w:rsidRDefault="001C0BEE" w:rsidP="00A76ABC">
            <w:pPr>
              <w:spacing w:line="240" w:lineRule="atLeast"/>
              <w:jc w:val="left"/>
            </w:pPr>
            <w:r>
              <w:rPr>
                <w:rFonts w:hint="eastAsia"/>
              </w:rPr>
              <w:t>N</w:t>
            </w:r>
            <w:r>
              <w:t>OT NULL</w:t>
            </w:r>
          </w:p>
        </w:tc>
        <w:tc>
          <w:tcPr>
            <w:tcW w:w="6652" w:type="dxa"/>
            <w:shd w:val="clear" w:color="auto" w:fill="FF0000"/>
          </w:tcPr>
          <w:p w14:paraId="5A7DF9F7" w14:textId="77777777" w:rsidR="001C0BEE" w:rsidRDefault="001C0BEE" w:rsidP="00A76ABC">
            <w:pPr>
              <w:spacing w:line="240" w:lineRule="atLeast"/>
              <w:jc w:val="left"/>
            </w:pPr>
            <w:r>
              <w:rPr>
                <w:rFonts w:hint="eastAsia"/>
              </w:rPr>
              <w:t>外键。</w:t>
            </w:r>
          </w:p>
        </w:tc>
      </w:tr>
      <w:tr w:rsidR="001C0BEE" w14:paraId="04BF2D14" w14:textId="77777777" w:rsidTr="00CF767C">
        <w:trPr>
          <w:trHeight w:val="255"/>
        </w:trPr>
        <w:tc>
          <w:tcPr>
            <w:tcW w:w="1796" w:type="dxa"/>
            <w:shd w:val="clear" w:color="auto" w:fill="FF0000"/>
          </w:tcPr>
          <w:p w14:paraId="36F6C648" w14:textId="77777777" w:rsidR="001C0BEE" w:rsidRDefault="001C0BEE" w:rsidP="00A76ABC">
            <w:pPr>
              <w:spacing w:line="240" w:lineRule="atLeast"/>
              <w:jc w:val="left"/>
            </w:pPr>
            <w:r>
              <w:rPr>
                <w:rFonts w:hint="eastAsia"/>
              </w:rPr>
              <w:t>商品包装单位</w:t>
            </w:r>
            <w:r>
              <w:rPr>
                <w:rFonts w:hint="eastAsia"/>
              </w:rPr>
              <w:t>I</w:t>
            </w:r>
            <w:r>
              <w:t>D</w:t>
            </w:r>
          </w:p>
        </w:tc>
        <w:tc>
          <w:tcPr>
            <w:tcW w:w="2218" w:type="dxa"/>
            <w:shd w:val="clear" w:color="auto" w:fill="FF0000"/>
          </w:tcPr>
          <w:p w14:paraId="34218F99" w14:textId="77777777" w:rsidR="001C0BEE" w:rsidRDefault="001C0BEE" w:rsidP="00A76ABC">
            <w:pPr>
              <w:spacing w:line="240" w:lineRule="atLeast"/>
              <w:jc w:val="left"/>
            </w:pPr>
            <w:r>
              <w:rPr>
                <w:rFonts w:hint="eastAsia"/>
              </w:rPr>
              <w:t>F</w:t>
            </w:r>
            <w:r>
              <w:t>_PackageUnitID</w:t>
            </w:r>
          </w:p>
        </w:tc>
        <w:tc>
          <w:tcPr>
            <w:tcW w:w="2218" w:type="dxa"/>
            <w:shd w:val="clear" w:color="auto" w:fill="FF0000"/>
          </w:tcPr>
          <w:p w14:paraId="068EB973" w14:textId="77777777" w:rsidR="001C0BEE" w:rsidRDefault="001C0BEE" w:rsidP="00A76ABC">
            <w:pPr>
              <w:spacing w:line="240" w:lineRule="atLeast"/>
              <w:jc w:val="left"/>
            </w:pPr>
          </w:p>
        </w:tc>
        <w:tc>
          <w:tcPr>
            <w:tcW w:w="1177" w:type="dxa"/>
            <w:shd w:val="clear" w:color="auto" w:fill="FF0000"/>
          </w:tcPr>
          <w:p w14:paraId="2C6D3497" w14:textId="77777777" w:rsidR="001C0BEE" w:rsidRDefault="001C0BEE" w:rsidP="00A76ABC">
            <w:pPr>
              <w:spacing w:line="240" w:lineRule="atLeast"/>
              <w:jc w:val="left"/>
            </w:pPr>
            <w:r>
              <w:rPr>
                <w:rFonts w:hint="eastAsia"/>
              </w:rPr>
              <w:t>N</w:t>
            </w:r>
            <w:r>
              <w:t>OT NULL</w:t>
            </w:r>
          </w:p>
        </w:tc>
        <w:tc>
          <w:tcPr>
            <w:tcW w:w="6652" w:type="dxa"/>
            <w:shd w:val="clear" w:color="auto" w:fill="FF0000"/>
          </w:tcPr>
          <w:p w14:paraId="74874717" w14:textId="77777777" w:rsidR="001C0BEE" w:rsidRDefault="001C0BEE" w:rsidP="00A76ABC">
            <w:pPr>
              <w:spacing w:line="240" w:lineRule="atLeast"/>
              <w:jc w:val="left"/>
            </w:pPr>
            <w:r>
              <w:rPr>
                <w:rFonts w:hint="eastAsia"/>
              </w:rPr>
              <w:t>外键。</w:t>
            </w:r>
          </w:p>
        </w:tc>
      </w:tr>
      <w:tr w:rsidR="009E452E" w14:paraId="76605C22" w14:textId="77777777">
        <w:trPr>
          <w:trHeight w:val="255"/>
        </w:trPr>
        <w:tc>
          <w:tcPr>
            <w:tcW w:w="1796" w:type="dxa"/>
          </w:tcPr>
          <w:p w14:paraId="35310526" w14:textId="77777777" w:rsidR="009E452E" w:rsidRDefault="00D67AD0" w:rsidP="00A76ABC">
            <w:pPr>
              <w:spacing w:line="240" w:lineRule="atLeast"/>
              <w:jc w:val="left"/>
            </w:pPr>
            <w:r>
              <w:rPr>
                <w:rFonts w:hint="eastAsia"/>
              </w:rPr>
              <w:t>商品数量</w:t>
            </w:r>
          </w:p>
        </w:tc>
        <w:tc>
          <w:tcPr>
            <w:tcW w:w="2218" w:type="dxa"/>
          </w:tcPr>
          <w:p w14:paraId="349F5514" w14:textId="77777777" w:rsidR="009E452E" w:rsidRDefault="00D67AD0" w:rsidP="00A76ABC">
            <w:pPr>
              <w:spacing w:line="240" w:lineRule="atLeast"/>
              <w:jc w:val="left"/>
            </w:pPr>
            <w:r>
              <w:rPr>
                <w:rFonts w:hint="eastAsia"/>
              </w:rPr>
              <w:t>F</w:t>
            </w:r>
            <w:r>
              <w:t>_CommodityNO</w:t>
            </w:r>
          </w:p>
        </w:tc>
        <w:tc>
          <w:tcPr>
            <w:tcW w:w="2218" w:type="dxa"/>
          </w:tcPr>
          <w:p w14:paraId="5F8FA4AC" w14:textId="77777777" w:rsidR="009E452E" w:rsidRDefault="009E452E" w:rsidP="00A76ABC">
            <w:pPr>
              <w:spacing w:line="240" w:lineRule="atLeast"/>
              <w:jc w:val="left"/>
            </w:pPr>
          </w:p>
        </w:tc>
        <w:tc>
          <w:tcPr>
            <w:tcW w:w="1177" w:type="dxa"/>
          </w:tcPr>
          <w:p w14:paraId="24AD5478" w14:textId="77777777" w:rsidR="009E452E" w:rsidRDefault="00D67AD0" w:rsidP="00A76ABC">
            <w:pPr>
              <w:spacing w:line="240" w:lineRule="atLeast"/>
              <w:jc w:val="left"/>
            </w:pPr>
            <w:r>
              <w:rPr>
                <w:rFonts w:hint="eastAsia"/>
              </w:rPr>
              <w:t>1</w:t>
            </w:r>
          </w:p>
        </w:tc>
        <w:tc>
          <w:tcPr>
            <w:tcW w:w="6652" w:type="dxa"/>
          </w:tcPr>
          <w:p w14:paraId="288E4E58" w14:textId="77777777" w:rsidR="009E452E" w:rsidRDefault="00D67AD0" w:rsidP="00A76ABC">
            <w:pPr>
              <w:spacing w:line="240" w:lineRule="atLeast"/>
              <w:jc w:val="left"/>
            </w:pPr>
            <w:r>
              <w:rPr>
                <w:rFonts w:hint="eastAsia"/>
              </w:rPr>
              <w:t>用户可以设置此数值为＞</w:t>
            </w:r>
            <w:r>
              <w:rPr>
                <w:rFonts w:hint="eastAsia"/>
              </w:rPr>
              <w:t>0</w:t>
            </w:r>
            <w:r>
              <w:rPr>
                <w:rFonts w:hint="eastAsia"/>
              </w:rPr>
              <w:t>的任意自然数</w:t>
            </w:r>
          </w:p>
        </w:tc>
      </w:tr>
      <w:tr w:rsidR="009E452E" w14:paraId="54542BC3" w14:textId="77777777">
        <w:trPr>
          <w:trHeight w:val="255"/>
        </w:trPr>
        <w:tc>
          <w:tcPr>
            <w:tcW w:w="1796" w:type="dxa"/>
          </w:tcPr>
          <w:p w14:paraId="69BB8035" w14:textId="77777777" w:rsidR="009E452E" w:rsidRDefault="00D67AD0" w:rsidP="00A76ABC">
            <w:pPr>
              <w:spacing w:line="240" w:lineRule="atLeast"/>
              <w:jc w:val="left"/>
            </w:pPr>
            <w:r>
              <w:rPr>
                <w:rFonts w:hint="eastAsia"/>
              </w:rPr>
              <w:t>建议采购单价</w:t>
            </w:r>
          </w:p>
        </w:tc>
        <w:tc>
          <w:tcPr>
            <w:tcW w:w="2218" w:type="dxa"/>
          </w:tcPr>
          <w:p w14:paraId="593254D5" w14:textId="77777777" w:rsidR="009E452E" w:rsidRDefault="00D67AD0" w:rsidP="00A76ABC">
            <w:pPr>
              <w:spacing w:line="240" w:lineRule="atLeast"/>
              <w:jc w:val="left"/>
            </w:pPr>
            <w:r>
              <w:rPr>
                <w:rFonts w:hint="eastAsia"/>
              </w:rPr>
              <w:t>F</w:t>
            </w:r>
            <w:r>
              <w:t>_PriceS</w:t>
            </w:r>
            <w:r>
              <w:rPr>
                <w:rFonts w:hint="eastAsia"/>
              </w:rPr>
              <w:t>ugg</w:t>
            </w:r>
            <w:r>
              <w:t>estion</w:t>
            </w:r>
          </w:p>
        </w:tc>
        <w:tc>
          <w:tcPr>
            <w:tcW w:w="2218" w:type="dxa"/>
          </w:tcPr>
          <w:p w14:paraId="7AED5893" w14:textId="77777777" w:rsidR="009E452E" w:rsidRDefault="00D67AD0" w:rsidP="00A76ABC">
            <w:pPr>
              <w:spacing w:line="240" w:lineRule="atLeast"/>
              <w:jc w:val="left"/>
            </w:pPr>
            <w:r>
              <w:rPr>
                <w:rFonts w:hint="eastAsia"/>
              </w:rPr>
              <w:t>f</w:t>
            </w:r>
            <w:r>
              <w:t>loat</w:t>
            </w:r>
          </w:p>
        </w:tc>
        <w:tc>
          <w:tcPr>
            <w:tcW w:w="1177" w:type="dxa"/>
          </w:tcPr>
          <w:p w14:paraId="7E6C0080" w14:textId="77777777" w:rsidR="009E452E" w:rsidRDefault="00D67AD0" w:rsidP="00A76ABC">
            <w:pPr>
              <w:spacing w:line="240" w:lineRule="atLeast"/>
              <w:jc w:val="left"/>
            </w:pPr>
            <w:r>
              <w:rPr>
                <w:rFonts w:hint="eastAsia"/>
              </w:rPr>
              <w:t>0.0</w:t>
            </w:r>
            <w:r>
              <w:t>00</w:t>
            </w:r>
          </w:p>
        </w:tc>
        <w:tc>
          <w:tcPr>
            <w:tcW w:w="6652" w:type="dxa"/>
          </w:tcPr>
          <w:p w14:paraId="105C2D82" w14:textId="77777777" w:rsidR="009E452E" w:rsidRDefault="00D67AD0" w:rsidP="00A76ABC">
            <w:pPr>
              <w:spacing w:line="240" w:lineRule="atLeast"/>
              <w:jc w:val="left"/>
            </w:pPr>
            <w:r>
              <w:rPr>
                <w:rFonts w:hint="eastAsia"/>
              </w:rPr>
              <w:t>在审核采购订单前，此值都可以由门店老板或采购员更改。</w:t>
            </w:r>
          </w:p>
          <w:p w14:paraId="3B4A8335" w14:textId="77777777" w:rsidR="009E452E" w:rsidRDefault="00D67AD0" w:rsidP="00A76ABC">
            <w:pPr>
              <w:spacing w:line="240" w:lineRule="atLeast"/>
              <w:jc w:val="left"/>
            </w:pPr>
            <w:r>
              <w:rPr>
                <w:rFonts w:hint="eastAsia"/>
              </w:rPr>
              <w:t>它只是作为一个建议值，不一定是实际采购价格。</w:t>
            </w:r>
          </w:p>
          <w:p w14:paraId="34985DD3" w14:textId="77777777" w:rsidR="009E452E" w:rsidRDefault="00D67AD0" w:rsidP="00A76ABC">
            <w:pPr>
              <w:spacing w:line="240" w:lineRule="atLeast"/>
              <w:jc w:val="left"/>
            </w:pPr>
            <w:r>
              <w:rPr>
                <w:rFonts w:hint="eastAsia"/>
              </w:rPr>
              <w:t>采购订单中的商品入库后，商品表中的采购价将会被系统重新计算。</w:t>
            </w:r>
          </w:p>
        </w:tc>
      </w:tr>
    </w:tbl>
    <w:p w14:paraId="3C1FB5F3" w14:textId="77777777" w:rsidR="009E452E" w:rsidRDefault="009E452E" w:rsidP="00A76ABC">
      <w:pPr>
        <w:spacing w:line="240" w:lineRule="atLeast"/>
        <w:jc w:val="left"/>
      </w:pPr>
    </w:p>
    <w:p w14:paraId="27940A83" w14:textId="77777777" w:rsidR="009E452E" w:rsidRDefault="00FF4345" w:rsidP="00A76ABC">
      <w:pPr>
        <w:pStyle w:val="3"/>
        <w:spacing w:line="240" w:lineRule="atLeast"/>
        <w:jc w:val="left"/>
      </w:pPr>
      <w:bookmarkStart w:id="186" w:name="OLE_LINK136"/>
      <w:bookmarkStart w:id="187" w:name="_Toc50496768"/>
      <w:r>
        <w:rPr>
          <w:rFonts w:hint="eastAsia"/>
        </w:rPr>
        <w:t>仓管</w:t>
      </w:r>
      <w:r w:rsidR="00D67AD0">
        <w:rPr>
          <w:rFonts w:hint="eastAsia"/>
        </w:rPr>
        <w:t>退货单</w:t>
      </w:r>
      <w:bookmarkEnd w:id="187"/>
    </w:p>
    <w:p w14:paraId="75641842" w14:textId="77777777" w:rsidR="009E452E" w:rsidRDefault="00FF4345" w:rsidP="00A76ABC">
      <w:pPr>
        <w:pStyle w:val="4"/>
        <w:spacing w:line="240" w:lineRule="atLeast"/>
        <w:jc w:val="left"/>
      </w:pPr>
      <w:bookmarkStart w:id="188" w:name="OLE_LINK26"/>
      <w:bookmarkStart w:id="189" w:name="OLE_LINK125"/>
      <w:bookmarkStart w:id="190" w:name="OLE_LINK126"/>
      <w:bookmarkStart w:id="191" w:name="OLE_LINK137"/>
      <w:bookmarkEnd w:id="186"/>
      <w:r>
        <w:rPr>
          <w:rFonts w:hint="eastAsia"/>
        </w:rPr>
        <w:t>仓管</w:t>
      </w:r>
      <w:r w:rsidR="00D67AD0">
        <w:rPr>
          <w:rFonts w:hint="eastAsia"/>
        </w:rPr>
        <w:t>退货单</w:t>
      </w:r>
      <w:bookmarkStart w:id="192" w:name="OLE_LINK85"/>
      <w:bookmarkStart w:id="193" w:name="OLE_LINK86"/>
      <w:r w:rsidR="009F573D">
        <w:rPr>
          <w:rFonts w:hint="eastAsia"/>
        </w:rPr>
        <w:t>表</w:t>
      </w:r>
      <w:r w:rsidR="00D67AD0">
        <w:t>T</w:t>
      </w:r>
      <w:r w:rsidR="00D67AD0">
        <w:rPr>
          <w:rFonts w:hint="eastAsia"/>
        </w:rPr>
        <w:t>_</w:t>
      </w:r>
      <w:r w:rsidR="00D67AD0">
        <w:t>ReturnCommoditySheet</w:t>
      </w:r>
      <w:bookmarkEnd w:id="188"/>
      <w:bookmarkEnd w:id="189"/>
      <w:bookmarkEnd w:id="190"/>
      <w:bookmarkEnd w:id="192"/>
      <w:bookmarkEnd w:id="193"/>
    </w:p>
    <w:tbl>
      <w:tblPr>
        <w:tblW w:w="11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218"/>
        <w:gridCol w:w="2218"/>
        <w:gridCol w:w="1177"/>
        <w:gridCol w:w="3781"/>
      </w:tblGrid>
      <w:tr w:rsidR="009E452E" w14:paraId="46B254B3" w14:textId="77777777">
        <w:trPr>
          <w:trHeight w:val="255"/>
        </w:trPr>
        <w:tc>
          <w:tcPr>
            <w:tcW w:w="2076" w:type="dxa"/>
            <w:shd w:val="clear" w:color="auto" w:fill="FF0000"/>
          </w:tcPr>
          <w:p w14:paraId="1C037F8F" w14:textId="77777777" w:rsidR="009E452E" w:rsidRDefault="00D67AD0" w:rsidP="00A76ABC">
            <w:pPr>
              <w:spacing w:line="240" w:lineRule="atLeast"/>
              <w:jc w:val="left"/>
              <w:rPr>
                <w:color w:val="FFFFFF" w:themeColor="background1"/>
              </w:rPr>
            </w:pPr>
            <w:bookmarkStart w:id="194" w:name="OLE_LINK132"/>
            <w:bookmarkEnd w:id="191"/>
            <w:r>
              <w:rPr>
                <w:rFonts w:hint="eastAsia"/>
                <w:color w:val="FFFFFF" w:themeColor="background1"/>
              </w:rPr>
              <w:t>数据项</w:t>
            </w:r>
          </w:p>
        </w:tc>
        <w:tc>
          <w:tcPr>
            <w:tcW w:w="2218" w:type="dxa"/>
            <w:shd w:val="clear" w:color="auto" w:fill="FF0000"/>
          </w:tcPr>
          <w:p w14:paraId="4D4153DC"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5E3B00A0"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893F4E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7F28437F"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FCBB4B7" w14:textId="77777777">
        <w:trPr>
          <w:trHeight w:val="267"/>
        </w:trPr>
        <w:tc>
          <w:tcPr>
            <w:tcW w:w="2076" w:type="dxa"/>
          </w:tcPr>
          <w:p w14:paraId="426830B7" w14:textId="77777777" w:rsidR="009E452E" w:rsidRDefault="00D67AD0" w:rsidP="00A76ABC">
            <w:pPr>
              <w:spacing w:line="240" w:lineRule="atLeast"/>
              <w:jc w:val="left"/>
            </w:pPr>
            <w:r>
              <w:rPr>
                <w:rFonts w:hint="eastAsia"/>
              </w:rPr>
              <w:t>序号</w:t>
            </w:r>
          </w:p>
        </w:tc>
        <w:tc>
          <w:tcPr>
            <w:tcW w:w="2218" w:type="dxa"/>
          </w:tcPr>
          <w:p w14:paraId="3221C695" w14:textId="77777777" w:rsidR="009E452E" w:rsidRDefault="00D67AD0" w:rsidP="00A76ABC">
            <w:pPr>
              <w:spacing w:line="240" w:lineRule="atLeast"/>
              <w:jc w:val="left"/>
            </w:pPr>
            <w:r>
              <w:rPr>
                <w:rFonts w:hint="eastAsia"/>
              </w:rPr>
              <w:t>F_</w:t>
            </w:r>
            <w:r>
              <w:t>ID</w:t>
            </w:r>
          </w:p>
        </w:tc>
        <w:tc>
          <w:tcPr>
            <w:tcW w:w="2218" w:type="dxa"/>
          </w:tcPr>
          <w:p w14:paraId="54CBFD65" w14:textId="77777777" w:rsidR="009E452E" w:rsidRDefault="009E452E" w:rsidP="00A76ABC">
            <w:pPr>
              <w:spacing w:line="240" w:lineRule="atLeast"/>
              <w:jc w:val="left"/>
            </w:pPr>
          </w:p>
        </w:tc>
        <w:tc>
          <w:tcPr>
            <w:tcW w:w="1177" w:type="dxa"/>
          </w:tcPr>
          <w:p w14:paraId="30C4FF88" w14:textId="77777777" w:rsidR="009E452E" w:rsidRDefault="009E452E" w:rsidP="00A76ABC">
            <w:pPr>
              <w:spacing w:line="240" w:lineRule="atLeast"/>
              <w:jc w:val="left"/>
            </w:pPr>
          </w:p>
        </w:tc>
        <w:tc>
          <w:tcPr>
            <w:tcW w:w="3781" w:type="dxa"/>
          </w:tcPr>
          <w:p w14:paraId="108BD735" w14:textId="77777777" w:rsidR="009E452E" w:rsidRDefault="009E452E" w:rsidP="00A76ABC">
            <w:pPr>
              <w:spacing w:line="240" w:lineRule="atLeast"/>
              <w:jc w:val="left"/>
            </w:pPr>
          </w:p>
        </w:tc>
      </w:tr>
      <w:tr w:rsidR="001A2142" w14:paraId="05BD5ACE" w14:textId="77777777">
        <w:trPr>
          <w:trHeight w:val="267"/>
        </w:trPr>
        <w:tc>
          <w:tcPr>
            <w:tcW w:w="2076" w:type="dxa"/>
          </w:tcPr>
          <w:p w14:paraId="24E0AD9E" w14:textId="77777777" w:rsidR="001A2142" w:rsidRDefault="001A2142" w:rsidP="00A76ABC">
            <w:pPr>
              <w:spacing w:line="240" w:lineRule="atLeast"/>
              <w:jc w:val="left"/>
            </w:pPr>
            <w:r>
              <w:rPr>
                <w:rFonts w:hint="eastAsia"/>
              </w:rPr>
              <w:t>编号</w:t>
            </w:r>
          </w:p>
        </w:tc>
        <w:tc>
          <w:tcPr>
            <w:tcW w:w="2218" w:type="dxa"/>
          </w:tcPr>
          <w:p w14:paraId="5A7157C5" w14:textId="77777777" w:rsidR="001A2142" w:rsidRDefault="001A2142" w:rsidP="00A76ABC">
            <w:pPr>
              <w:spacing w:line="240" w:lineRule="atLeast"/>
              <w:jc w:val="left"/>
            </w:pPr>
            <w:r>
              <w:rPr>
                <w:rFonts w:hint="eastAsia"/>
              </w:rPr>
              <w:t>F_</w:t>
            </w:r>
            <w:r>
              <w:t>SN</w:t>
            </w:r>
          </w:p>
        </w:tc>
        <w:tc>
          <w:tcPr>
            <w:tcW w:w="2218" w:type="dxa"/>
          </w:tcPr>
          <w:p w14:paraId="49410472" w14:textId="77777777" w:rsidR="001A2142" w:rsidRDefault="001A2142" w:rsidP="00A76ABC">
            <w:pPr>
              <w:spacing w:line="240" w:lineRule="atLeast"/>
              <w:jc w:val="left"/>
            </w:pPr>
            <w:r w:rsidRPr="003E38C9">
              <w:t>VARCHAR(20) NOT NULL</w:t>
            </w:r>
          </w:p>
        </w:tc>
        <w:tc>
          <w:tcPr>
            <w:tcW w:w="1177" w:type="dxa"/>
          </w:tcPr>
          <w:p w14:paraId="5E54681F" w14:textId="77777777" w:rsidR="001A2142" w:rsidRDefault="001A2142" w:rsidP="00A76ABC">
            <w:pPr>
              <w:spacing w:line="240" w:lineRule="atLeast"/>
              <w:jc w:val="left"/>
            </w:pPr>
          </w:p>
        </w:tc>
        <w:tc>
          <w:tcPr>
            <w:tcW w:w="3781" w:type="dxa"/>
          </w:tcPr>
          <w:p w14:paraId="672B5DE0" w14:textId="77777777" w:rsidR="001A2142" w:rsidRDefault="001A2142" w:rsidP="00A76ABC">
            <w:pPr>
              <w:spacing w:line="240" w:lineRule="atLeast"/>
              <w:jc w:val="left"/>
            </w:pPr>
            <w:r w:rsidRPr="001A2142">
              <w:t>TH+XXXXXXXX(</w:t>
            </w:r>
            <w:r w:rsidRPr="001A2142">
              <w:t>年月日</w:t>
            </w:r>
            <w:r w:rsidRPr="001A2142">
              <w:t>)+0000(</w:t>
            </w:r>
            <w:r w:rsidRPr="001A2142">
              <w:t>自增长的流水号</w:t>
            </w:r>
            <w:r w:rsidRPr="001A2142">
              <w:t xml:space="preserve">) </w:t>
            </w:r>
            <w:r w:rsidRPr="001A2142">
              <w:t>例：</w:t>
            </w:r>
            <w:r w:rsidRPr="001A2142">
              <w:t>TH201906100001</w:t>
            </w:r>
          </w:p>
        </w:tc>
      </w:tr>
      <w:tr w:rsidR="001A2142" w14:paraId="050B612A" w14:textId="77777777">
        <w:trPr>
          <w:trHeight w:val="255"/>
        </w:trPr>
        <w:tc>
          <w:tcPr>
            <w:tcW w:w="2076" w:type="dxa"/>
          </w:tcPr>
          <w:p w14:paraId="4C51510D" w14:textId="77777777" w:rsidR="001A2142" w:rsidRPr="009F573D" w:rsidRDefault="001A2142" w:rsidP="00A76ABC">
            <w:pPr>
              <w:spacing w:line="240" w:lineRule="atLeast"/>
              <w:jc w:val="left"/>
              <w:rPr>
                <w:highlight w:val="red"/>
              </w:rPr>
            </w:pPr>
            <w:r w:rsidRPr="009F573D">
              <w:rPr>
                <w:rFonts w:hint="eastAsia"/>
                <w:highlight w:val="red"/>
              </w:rPr>
              <w:t>操作人</w:t>
            </w:r>
          </w:p>
        </w:tc>
        <w:tc>
          <w:tcPr>
            <w:tcW w:w="2218" w:type="dxa"/>
          </w:tcPr>
          <w:p w14:paraId="669F2CBF" w14:textId="77777777" w:rsidR="001A2142" w:rsidRPr="009F573D" w:rsidRDefault="001A2142" w:rsidP="00A76ABC">
            <w:pPr>
              <w:spacing w:line="240" w:lineRule="atLeast"/>
              <w:jc w:val="left"/>
              <w:rPr>
                <w:highlight w:val="red"/>
              </w:rPr>
            </w:pPr>
            <w:r w:rsidRPr="009F573D">
              <w:rPr>
                <w:rFonts w:hint="eastAsia"/>
                <w:highlight w:val="red"/>
              </w:rPr>
              <w:t>F</w:t>
            </w:r>
            <w:r w:rsidRPr="009F573D">
              <w:rPr>
                <w:highlight w:val="red"/>
              </w:rPr>
              <w:t>_StaffID</w:t>
            </w:r>
          </w:p>
        </w:tc>
        <w:tc>
          <w:tcPr>
            <w:tcW w:w="2218" w:type="dxa"/>
          </w:tcPr>
          <w:p w14:paraId="0384911A" w14:textId="77777777" w:rsidR="001A2142" w:rsidRPr="009F573D" w:rsidRDefault="001A2142" w:rsidP="00A76ABC">
            <w:pPr>
              <w:spacing w:line="240" w:lineRule="atLeast"/>
              <w:jc w:val="left"/>
              <w:rPr>
                <w:highlight w:val="red"/>
              </w:rPr>
            </w:pPr>
            <w:r w:rsidRPr="009F573D">
              <w:rPr>
                <w:highlight w:val="red"/>
              </w:rPr>
              <w:t>Int not null</w:t>
            </w:r>
          </w:p>
        </w:tc>
        <w:tc>
          <w:tcPr>
            <w:tcW w:w="1177" w:type="dxa"/>
          </w:tcPr>
          <w:p w14:paraId="0FBF53A3" w14:textId="77777777" w:rsidR="001A2142" w:rsidRPr="009F573D" w:rsidRDefault="001A2142" w:rsidP="00A76ABC">
            <w:pPr>
              <w:spacing w:line="240" w:lineRule="atLeast"/>
              <w:jc w:val="left"/>
              <w:rPr>
                <w:highlight w:val="red"/>
              </w:rPr>
            </w:pPr>
          </w:p>
        </w:tc>
        <w:tc>
          <w:tcPr>
            <w:tcW w:w="3781" w:type="dxa"/>
          </w:tcPr>
          <w:p w14:paraId="39F848BE" w14:textId="77777777" w:rsidR="001A2142" w:rsidRPr="009F573D" w:rsidRDefault="001A2142" w:rsidP="00A76ABC">
            <w:pPr>
              <w:spacing w:line="240" w:lineRule="atLeast"/>
              <w:jc w:val="left"/>
              <w:rPr>
                <w:highlight w:val="red"/>
              </w:rPr>
            </w:pPr>
            <w:r w:rsidRPr="009F573D">
              <w:rPr>
                <w:rFonts w:hint="eastAsia"/>
                <w:highlight w:val="red"/>
              </w:rPr>
              <w:t>外键</w:t>
            </w:r>
          </w:p>
        </w:tc>
      </w:tr>
      <w:tr w:rsidR="001A2142" w14:paraId="07825F1D" w14:textId="77777777">
        <w:trPr>
          <w:trHeight w:val="255"/>
        </w:trPr>
        <w:tc>
          <w:tcPr>
            <w:tcW w:w="2076" w:type="dxa"/>
          </w:tcPr>
          <w:p w14:paraId="209B4E51" w14:textId="77777777" w:rsidR="001A2142" w:rsidRDefault="001A2142" w:rsidP="00A76ABC">
            <w:pPr>
              <w:spacing w:line="240" w:lineRule="atLeast"/>
              <w:jc w:val="left"/>
              <w:rPr>
                <w:highlight w:val="yellow"/>
              </w:rPr>
            </w:pPr>
            <w:bookmarkStart w:id="195" w:name="_Hlk3555806"/>
            <w:r>
              <w:rPr>
                <w:rFonts w:hint="eastAsia"/>
                <w:highlight w:val="yellow"/>
              </w:rPr>
              <w:t>审核状态</w:t>
            </w:r>
          </w:p>
        </w:tc>
        <w:tc>
          <w:tcPr>
            <w:tcW w:w="2218" w:type="dxa"/>
          </w:tcPr>
          <w:p w14:paraId="01184CE6" w14:textId="77777777" w:rsidR="001A2142" w:rsidRDefault="001A2142" w:rsidP="00A76ABC">
            <w:pPr>
              <w:spacing w:line="240" w:lineRule="atLeast"/>
              <w:jc w:val="left"/>
              <w:rPr>
                <w:highlight w:val="yellow"/>
              </w:rPr>
            </w:pPr>
            <w:r>
              <w:rPr>
                <w:rFonts w:hint="eastAsia"/>
                <w:highlight w:val="yellow"/>
              </w:rPr>
              <w:t>F_</w:t>
            </w:r>
            <w:r>
              <w:rPr>
                <w:highlight w:val="yellow"/>
              </w:rPr>
              <w:t>S</w:t>
            </w:r>
            <w:r>
              <w:rPr>
                <w:rFonts w:hint="eastAsia"/>
                <w:highlight w:val="yellow"/>
              </w:rPr>
              <w:t>ta</w:t>
            </w:r>
            <w:r>
              <w:rPr>
                <w:highlight w:val="yellow"/>
              </w:rPr>
              <w:t>tus</w:t>
            </w:r>
          </w:p>
        </w:tc>
        <w:tc>
          <w:tcPr>
            <w:tcW w:w="2218" w:type="dxa"/>
          </w:tcPr>
          <w:p w14:paraId="1C4AD45F" w14:textId="77777777" w:rsidR="001A2142" w:rsidRDefault="001A2142" w:rsidP="00A76ABC">
            <w:pPr>
              <w:spacing w:line="240" w:lineRule="atLeast"/>
              <w:jc w:val="left"/>
              <w:rPr>
                <w:highlight w:val="yellow"/>
              </w:rPr>
            </w:pPr>
            <w:r>
              <w:rPr>
                <w:rFonts w:hint="eastAsia"/>
                <w:highlight w:val="yellow"/>
              </w:rPr>
              <w:t>i</w:t>
            </w:r>
            <w:r>
              <w:rPr>
                <w:highlight w:val="yellow"/>
              </w:rPr>
              <w:t>nt</w:t>
            </w:r>
          </w:p>
        </w:tc>
        <w:tc>
          <w:tcPr>
            <w:tcW w:w="1177" w:type="dxa"/>
          </w:tcPr>
          <w:p w14:paraId="7DC1F88E" w14:textId="77777777" w:rsidR="001A2142" w:rsidRDefault="001A2142" w:rsidP="00A76ABC">
            <w:pPr>
              <w:spacing w:line="240" w:lineRule="atLeast"/>
              <w:jc w:val="left"/>
              <w:rPr>
                <w:highlight w:val="yellow"/>
              </w:rPr>
            </w:pPr>
            <w:r>
              <w:rPr>
                <w:rFonts w:hint="eastAsia"/>
                <w:highlight w:val="yellow"/>
              </w:rPr>
              <w:t>0</w:t>
            </w:r>
          </w:p>
        </w:tc>
        <w:tc>
          <w:tcPr>
            <w:tcW w:w="3781" w:type="dxa"/>
          </w:tcPr>
          <w:p w14:paraId="15696633" w14:textId="77777777" w:rsidR="001A2142" w:rsidRDefault="001A2142" w:rsidP="00A76ABC">
            <w:pPr>
              <w:spacing w:line="240" w:lineRule="atLeast"/>
              <w:jc w:val="left"/>
              <w:rPr>
                <w:highlight w:val="yellow"/>
              </w:rPr>
            </w:pPr>
            <w:r>
              <w:rPr>
                <w:rFonts w:hint="eastAsia"/>
                <w:highlight w:val="yellow"/>
              </w:rPr>
              <w:t>0</w:t>
            </w:r>
            <w:r>
              <w:rPr>
                <w:rFonts w:hint="eastAsia"/>
                <w:highlight w:val="yellow"/>
              </w:rPr>
              <w:t>，未审核。</w:t>
            </w:r>
            <w:r>
              <w:rPr>
                <w:rFonts w:hint="eastAsia"/>
                <w:highlight w:val="yellow"/>
              </w:rPr>
              <w:t>1</w:t>
            </w:r>
            <w:r>
              <w:rPr>
                <w:rFonts w:hint="eastAsia"/>
                <w:highlight w:val="yellow"/>
              </w:rPr>
              <w:t>，已审核</w:t>
            </w:r>
          </w:p>
        </w:tc>
      </w:tr>
      <w:bookmarkEnd w:id="195"/>
      <w:tr w:rsidR="001A2142" w14:paraId="697FC022" w14:textId="77777777">
        <w:trPr>
          <w:trHeight w:val="255"/>
        </w:trPr>
        <w:tc>
          <w:tcPr>
            <w:tcW w:w="2076" w:type="dxa"/>
          </w:tcPr>
          <w:p w14:paraId="2F8791EF" w14:textId="77777777" w:rsidR="001A2142" w:rsidRPr="00634333" w:rsidRDefault="001A2142" w:rsidP="00A76ABC">
            <w:pPr>
              <w:spacing w:line="240" w:lineRule="atLeast"/>
              <w:jc w:val="left"/>
              <w:rPr>
                <w:highlight w:val="red"/>
              </w:rPr>
            </w:pPr>
            <w:r w:rsidRPr="00634333">
              <w:rPr>
                <w:rFonts w:hint="eastAsia"/>
                <w:highlight w:val="red"/>
              </w:rPr>
              <w:t>供应商</w:t>
            </w:r>
          </w:p>
        </w:tc>
        <w:tc>
          <w:tcPr>
            <w:tcW w:w="2218" w:type="dxa"/>
          </w:tcPr>
          <w:p w14:paraId="7EF652B7" w14:textId="77777777" w:rsidR="001A2142" w:rsidRPr="00634333" w:rsidRDefault="001A2142" w:rsidP="00A76ABC">
            <w:pPr>
              <w:spacing w:line="240" w:lineRule="atLeast"/>
              <w:jc w:val="left"/>
              <w:rPr>
                <w:highlight w:val="red"/>
              </w:rPr>
            </w:pPr>
            <w:r w:rsidRPr="00634333">
              <w:rPr>
                <w:rFonts w:hint="eastAsia"/>
                <w:highlight w:val="red"/>
              </w:rPr>
              <w:t>F</w:t>
            </w:r>
            <w:r w:rsidRPr="00634333">
              <w:rPr>
                <w:highlight w:val="red"/>
              </w:rPr>
              <w:t>_Provider</w:t>
            </w:r>
            <w:r w:rsidRPr="00634333">
              <w:rPr>
                <w:rFonts w:hint="eastAsia"/>
                <w:highlight w:val="red"/>
              </w:rPr>
              <w:t>ID</w:t>
            </w:r>
          </w:p>
        </w:tc>
        <w:tc>
          <w:tcPr>
            <w:tcW w:w="2218" w:type="dxa"/>
          </w:tcPr>
          <w:p w14:paraId="4AD02EF7" w14:textId="77777777" w:rsidR="001A2142" w:rsidRPr="00634333" w:rsidRDefault="001A2142" w:rsidP="00A76ABC">
            <w:pPr>
              <w:spacing w:line="240" w:lineRule="atLeast"/>
              <w:jc w:val="left"/>
              <w:rPr>
                <w:highlight w:val="red"/>
              </w:rPr>
            </w:pPr>
            <w:r w:rsidRPr="00634333">
              <w:rPr>
                <w:highlight w:val="red"/>
              </w:rPr>
              <w:t>I</w:t>
            </w:r>
            <w:r w:rsidRPr="00634333">
              <w:rPr>
                <w:rFonts w:hint="eastAsia"/>
                <w:highlight w:val="red"/>
              </w:rPr>
              <w:t>n</w:t>
            </w:r>
            <w:r w:rsidRPr="00634333">
              <w:rPr>
                <w:highlight w:val="red"/>
              </w:rPr>
              <w:t>t not null</w:t>
            </w:r>
          </w:p>
        </w:tc>
        <w:tc>
          <w:tcPr>
            <w:tcW w:w="1177" w:type="dxa"/>
          </w:tcPr>
          <w:p w14:paraId="2FA69691" w14:textId="77777777" w:rsidR="001A2142" w:rsidRPr="00634333" w:rsidRDefault="001A2142" w:rsidP="00A76ABC">
            <w:pPr>
              <w:spacing w:line="240" w:lineRule="atLeast"/>
              <w:jc w:val="left"/>
              <w:rPr>
                <w:highlight w:val="red"/>
              </w:rPr>
            </w:pPr>
          </w:p>
        </w:tc>
        <w:tc>
          <w:tcPr>
            <w:tcW w:w="3781" w:type="dxa"/>
          </w:tcPr>
          <w:p w14:paraId="24EB148A" w14:textId="77777777" w:rsidR="001A2142" w:rsidRPr="00634333" w:rsidRDefault="001A2142" w:rsidP="00A76ABC">
            <w:pPr>
              <w:spacing w:line="240" w:lineRule="atLeast"/>
              <w:jc w:val="left"/>
              <w:rPr>
                <w:highlight w:val="red"/>
              </w:rPr>
            </w:pPr>
            <w:r w:rsidRPr="00634333">
              <w:rPr>
                <w:rFonts w:hint="eastAsia"/>
                <w:highlight w:val="red"/>
              </w:rPr>
              <w:t>外键</w:t>
            </w:r>
          </w:p>
        </w:tc>
      </w:tr>
      <w:tr w:rsidR="001A2142" w14:paraId="3E54371D" w14:textId="77777777">
        <w:trPr>
          <w:trHeight w:val="255"/>
        </w:trPr>
        <w:tc>
          <w:tcPr>
            <w:tcW w:w="2076" w:type="dxa"/>
          </w:tcPr>
          <w:p w14:paraId="64FAB58F" w14:textId="77777777" w:rsidR="001A2142" w:rsidRDefault="001A2142" w:rsidP="00A76ABC">
            <w:pPr>
              <w:spacing w:line="240" w:lineRule="atLeast"/>
              <w:jc w:val="left"/>
            </w:pPr>
            <w:r>
              <w:rPr>
                <w:rFonts w:hint="eastAsia"/>
              </w:rPr>
              <w:t>退货日期</w:t>
            </w:r>
          </w:p>
        </w:tc>
        <w:tc>
          <w:tcPr>
            <w:tcW w:w="2218" w:type="dxa"/>
          </w:tcPr>
          <w:p w14:paraId="01142DA8" w14:textId="77777777" w:rsidR="001A2142" w:rsidRDefault="001A2142" w:rsidP="00A76ABC">
            <w:pPr>
              <w:spacing w:line="240" w:lineRule="atLeast"/>
              <w:jc w:val="left"/>
            </w:pPr>
            <w:r>
              <w:rPr>
                <w:rFonts w:hint="eastAsia"/>
              </w:rPr>
              <w:t>F</w:t>
            </w:r>
            <w:r>
              <w:t>_CreateDate</w:t>
            </w:r>
            <w:r w:rsidRPr="009F573D">
              <w:rPr>
                <w:highlight w:val="red"/>
              </w:rPr>
              <w:t>time</w:t>
            </w:r>
          </w:p>
        </w:tc>
        <w:tc>
          <w:tcPr>
            <w:tcW w:w="2218" w:type="dxa"/>
          </w:tcPr>
          <w:p w14:paraId="7E283F6C" w14:textId="77777777" w:rsidR="001A2142" w:rsidRDefault="001A2142" w:rsidP="00A76ABC">
            <w:pPr>
              <w:spacing w:line="240" w:lineRule="atLeast"/>
              <w:jc w:val="left"/>
            </w:pPr>
            <w:bookmarkStart w:id="196" w:name="OLE_LINK135"/>
            <w:r>
              <w:t>Datetime not null</w:t>
            </w:r>
            <w:bookmarkEnd w:id="196"/>
          </w:p>
        </w:tc>
        <w:tc>
          <w:tcPr>
            <w:tcW w:w="1177" w:type="dxa"/>
          </w:tcPr>
          <w:p w14:paraId="691617AE" w14:textId="77777777" w:rsidR="001A2142" w:rsidRDefault="001A2142" w:rsidP="00A76ABC">
            <w:pPr>
              <w:spacing w:line="240" w:lineRule="atLeast"/>
              <w:jc w:val="left"/>
            </w:pPr>
          </w:p>
        </w:tc>
        <w:tc>
          <w:tcPr>
            <w:tcW w:w="3781" w:type="dxa"/>
          </w:tcPr>
          <w:p w14:paraId="0F9766EC" w14:textId="77777777" w:rsidR="001A2142" w:rsidRDefault="001A2142" w:rsidP="00A76ABC">
            <w:pPr>
              <w:spacing w:line="240" w:lineRule="atLeast"/>
              <w:jc w:val="left"/>
            </w:pPr>
            <w:r>
              <w:rPr>
                <w:rFonts w:hint="eastAsia"/>
              </w:rPr>
              <w:t>创建时间即为退货日期时间</w:t>
            </w:r>
          </w:p>
        </w:tc>
      </w:tr>
      <w:tr w:rsidR="001A2142" w14:paraId="394F65CB" w14:textId="77777777">
        <w:trPr>
          <w:trHeight w:val="255"/>
        </w:trPr>
        <w:tc>
          <w:tcPr>
            <w:tcW w:w="2076" w:type="dxa"/>
          </w:tcPr>
          <w:p w14:paraId="3FD32309" w14:textId="77777777" w:rsidR="001A2142" w:rsidRDefault="001A2142" w:rsidP="00A76ABC">
            <w:pPr>
              <w:spacing w:line="240" w:lineRule="atLeast"/>
              <w:jc w:val="left"/>
            </w:pPr>
            <w:r>
              <w:rPr>
                <w:rFonts w:hint="eastAsia"/>
              </w:rPr>
              <w:t>修改日期</w:t>
            </w:r>
          </w:p>
        </w:tc>
        <w:tc>
          <w:tcPr>
            <w:tcW w:w="2218" w:type="dxa"/>
          </w:tcPr>
          <w:p w14:paraId="21F3DF65" w14:textId="77777777" w:rsidR="001A2142" w:rsidRDefault="001A2142" w:rsidP="00A76ABC">
            <w:pPr>
              <w:spacing w:line="240" w:lineRule="atLeast"/>
              <w:jc w:val="left"/>
            </w:pPr>
            <w:r>
              <w:rPr>
                <w:rFonts w:hint="eastAsia"/>
              </w:rPr>
              <w:t>F</w:t>
            </w:r>
            <w:r>
              <w:t>_</w:t>
            </w:r>
            <w:r>
              <w:rPr>
                <w:rFonts w:hint="eastAsia"/>
              </w:rPr>
              <w:t>Up</w:t>
            </w:r>
            <w:r>
              <w:t>dateDate</w:t>
            </w:r>
            <w:r w:rsidRPr="009F573D">
              <w:rPr>
                <w:highlight w:val="red"/>
              </w:rPr>
              <w:t>time</w:t>
            </w:r>
          </w:p>
        </w:tc>
        <w:tc>
          <w:tcPr>
            <w:tcW w:w="2218" w:type="dxa"/>
          </w:tcPr>
          <w:p w14:paraId="23CDF857" w14:textId="77777777" w:rsidR="001A2142" w:rsidRDefault="001A2142" w:rsidP="00A76ABC">
            <w:pPr>
              <w:spacing w:line="240" w:lineRule="atLeast"/>
              <w:jc w:val="left"/>
            </w:pPr>
            <w:r>
              <w:t>Datetime not null</w:t>
            </w:r>
          </w:p>
        </w:tc>
        <w:tc>
          <w:tcPr>
            <w:tcW w:w="1177" w:type="dxa"/>
          </w:tcPr>
          <w:p w14:paraId="2FBCE27F" w14:textId="77777777" w:rsidR="001A2142" w:rsidRDefault="001A2142" w:rsidP="00A76ABC">
            <w:pPr>
              <w:spacing w:line="240" w:lineRule="atLeast"/>
              <w:jc w:val="left"/>
            </w:pPr>
          </w:p>
        </w:tc>
        <w:tc>
          <w:tcPr>
            <w:tcW w:w="3781" w:type="dxa"/>
          </w:tcPr>
          <w:p w14:paraId="7C49E126" w14:textId="77777777" w:rsidR="001A2142" w:rsidRDefault="001A2142" w:rsidP="00A76ABC">
            <w:pPr>
              <w:spacing w:line="240" w:lineRule="atLeast"/>
              <w:jc w:val="left"/>
            </w:pPr>
            <w:r>
              <w:rPr>
                <w:rFonts w:hint="eastAsia"/>
              </w:rPr>
              <w:t>修改和审批时要更新的字段</w:t>
            </w:r>
          </w:p>
        </w:tc>
      </w:tr>
      <w:tr w:rsidR="001A2142" w14:paraId="6FD82C71" w14:textId="77777777">
        <w:trPr>
          <w:trHeight w:val="255"/>
        </w:trPr>
        <w:tc>
          <w:tcPr>
            <w:tcW w:w="2076" w:type="dxa"/>
          </w:tcPr>
          <w:p w14:paraId="3600E14E" w14:textId="77777777" w:rsidR="001A2142" w:rsidRDefault="001A2142" w:rsidP="00A76ABC">
            <w:pPr>
              <w:spacing w:line="240" w:lineRule="atLeast"/>
              <w:jc w:val="left"/>
              <w:rPr>
                <w:highlight w:val="yellow"/>
              </w:rPr>
            </w:pPr>
          </w:p>
        </w:tc>
        <w:tc>
          <w:tcPr>
            <w:tcW w:w="2218" w:type="dxa"/>
          </w:tcPr>
          <w:p w14:paraId="5AD04EE4" w14:textId="77777777" w:rsidR="001A2142" w:rsidRDefault="001A2142" w:rsidP="00A76ABC">
            <w:pPr>
              <w:spacing w:line="240" w:lineRule="atLeast"/>
              <w:jc w:val="left"/>
              <w:rPr>
                <w:highlight w:val="yellow"/>
              </w:rPr>
            </w:pPr>
          </w:p>
        </w:tc>
        <w:tc>
          <w:tcPr>
            <w:tcW w:w="2218" w:type="dxa"/>
          </w:tcPr>
          <w:p w14:paraId="046F6DB4" w14:textId="77777777" w:rsidR="001A2142" w:rsidRDefault="001A2142" w:rsidP="00A76ABC">
            <w:pPr>
              <w:spacing w:line="240" w:lineRule="atLeast"/>
              <w:jc w:val="left"/>
              <w:rPr>
                <w:highlight w:val="yellow"/>
              </w:rPr>
            </w:pPr>
          </w:p>
        </w:tc>
        <w:tc>
          <w:tcPr>
            <w:tcW w:w="1177" w:type="dxa"/>
          </w:tcPr>
          <w:p w14:paraId="41D042F2" w14:textId="77777777" w:rsidR="001A2142" w:rsidRDefault="001A2142" w:rsidP="00A76ABC">
            <w:pPr>
              <w:spacing w:line="240" w:lineRule="atLeast"/>
              <w:jc w:val="left"/>
              <w:rPr>
                <w:highlight w:val="yellow"/>
              </w:rPr>
            </w:pPr>
          </w:p>
        </w:tc>
        <w:tc>
          <w:tcPr>
            <w:tcW w:w="3781" w:type="dxa"/>
          </w:tcPr>
          <w:p w14:paraId="6DA50C5D" w14:textId="77777777" w:rsidR="001A2142" w:rsidRDefault="001A2142" w:rsidP="00A76ABC">
            <w:pPr>
              <w:spacing w:line="240" w:lineRule="atLeast"/>
              <w:jc w:val="left"/>
              <w:rPr>
                <w:highlight w:val="yellow"/>
              </w:rPr>
            </w:pPr>
          </w:p>
        </w:tc>
      </w:tr>
      <w:bookmarkEnd w:id="194"/>
    </w:tbl>
    <w:p w14:paraId="532DD12D" w14:textId="77777777" w:rsidR="009F573D" w:rsidRDefault="009F573D" w:rsidP="00A76ABC">
      <w:pPr>
        <w:spacing w:line="240" w:lineRule="atLeast"/>
        <w:jc w:val="left"/>
      </w:pPr>
    </w:p>
    <w:p w14:paraId="1FBE9B5E" w14:textId="77777777" w:rsidR="009F573D" w:rsidRDefault="009F573D" w:rsidP="00A76ABC">
      <w:pPr>
        <w:pStyle w:val="4"/>
        <w:spacing w:line="240" w:lineRule="atLeast"/>
      </w:pPr>
      <w:r>
        <w:rPr>
          <w:rFonts w:hint="eastAsia"/>
        </w:rPr>
        <w:t>仓管退货单商品表</w:t>
      </w:r>
      <w:r>
        <w:t>T</w:t>
      </w:r>
      <w:r>
        <w:rPr>
          <w:rFonts w:hint="eastAsia"/>
        </w:rPr>
        <w:t>_</w:t>
      </w:r>
      <w:r>
        <w:t>ReturnCommoditySheet</w:t>
      </w:r>
      <w:r>
        <w:rPr>
          <w:rFonts w:hint="eastAsia"/>
        </w:rPr>
        <w:t>C</w:t>
      </w:r>
      <w:r>
        <w:t>ommodity</w:t>
      </w: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976"/>
        <w:gridCol w:w="8080"/>
        <w:gridCol w:w="992"/>
        <w:gridCol w:w="1843"/>
      </w:tblGrid>
      <w:tr w:rsidR="009F573D" w14:paraId="56DF87DB" w14:textId="77777777" w:rsidTr="00BC5B85">
        <w:trPr>
          <w:trHeight w:val="255"/>
        </w:trPr>
        <w:tc>
          <w:tcPr>
            <w:tcW w:w="1555" w:type="dxa"/>
            <w:shd w:val="clear" w:color="auto" w:fill="FF0000"/>
          </w:tcPr>
          <w:p w14:paraId="6E5B2DD4" w14:textId="77777777" w:rsidR="009F573D" w:rsidRDefault="009F573D" w:rsidP="00A76ABC">
            <w:pPr>
              <w:spacing w:line="240" w:lineRule="atLeast"/>
              <w:jc w:val="left"/>
              <w:rPr>
                <w:color w:val="FFFFFF" w:themeColor="background1"/>
              </w:rPr>
            </w:pPr>
            <w:r>
              <w:rPr>
                <w:rFonts w:hint="eastAsia"/>
                <w:color w:val="FFFFFF" w:themeColor="background1"/>
              </w:rPr>
              <w:t>数据项</w:t>
            </w:r>
          </w:p>
        </w:tc>
        <w:tc>
          <w:tcPr>
            <w:tcW w:w="2976" w:type="dxa"/>
            <w:shd w:val="clear" w:color="auto" w:fill="FF0000"/>
          </w:tcPr>
          <w:p w14:paraId="3AF9FF33" w14:textId="77777777" w:rsidR="009F573D" w:rsidRDefault="009F573D"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8080" w:type="dxa"/>
            <w:shd w:val="clear" w:color="auto" w:fill="FF0000"/>
          </w:tcPr>
          <w:p w14:paraId="23C011A2" w14:textId="77777777" w:rsidR="009F573D" w:rsidRDefault="009F573D" w:rsidP="00A76ABC">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1A713FFB" w14:textId="77777777" w:rsidR="009F573D" w:rsidRDefault="009F573D" w:rsidP="00A76ABC">
            <w:pPr>
              <w:spacing w:line="240" w:lineRule="atLeast"/>
              <w:jc w:val="left"/>
              <w:rPr>
                <w:color w:val="FFFFFF" w:themeColor="background1"/>
              </w:rPr>
            </w:pPr>
            <w:r>
              <w:rPr>
                <w:rFonts w:hint="eastAsia"/>
                <w:color w:val="FFFFFF" w:themeColor="background1"/>
              </w:rPr>
              <w:t>默认值</w:t>
            </w:r>
          </w:p>
        </w:tc>
        <w:tc>
          <w:tcPr>
            <w:tcW w:w="1843" w:type="dxa"/>
            <w:shd w:val="clear" w:color="auto" w:fill="FF0000"/>
          </w:tcPr>
          <w:p w14:paraId="05B048A5" w14:textId="77777777" w:rsidR="009F573D" w:rsidRDefault="009F573D"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F573D" w14:paraId="2FFAB3BD" w14:textId="77777777" w:rsidTr="00BC5B85">
        <w:trPr>
          <w:trHeight w:val="267"/>
        </w:trPr>
        <w:tc>
          <w:tcPr>
            <w:tcW w:w="1555" w:type="dxa"/>
          </w:tcPr>
          <w:p w14:paraId="586BB2F3" w14:textId="77777777" w:rsidR="009F573D" w:rsidRDefault="009F573D" w:rsidP="00A76ABC">
            <w:pPr>
              <w:spacing w:line="240" w:lineRule="atLeast"/>
              <w:jc w:val="left"/>
            </w:pPr>
            <w:r>
              <w:rPr>
                <w:rFonts w:hint="eastAsia"/>
              </w:rPr>
              <w:t>序号</w:t>
            </w:r>
          </w:p>
        </w:tc>
        <w:tc>
          <w:tcPr>
            <w:tcW w:w="2976" w:type="dxa"/>
          </w:tcPr>
          <w:p w14:paraId="36BCFEAD" w14:textId="77777777" w:rsidR="009F573D" w:rsidRDefault="009F573D" w:rsidP="00A76ABC">
            <w:pPr>
              <w:spacing w:line="240" w:lineRule="atLeast"/>
              <w:jc w:val="left"/>
            </w:pPr>
            <w:r>
              <w:rPr>
                <w:rFonts w:hint="eastAsia"/>
              </w:rPr>
              <w:t>F_</w:t>
            </w:r>
            <w:r>
              <w:t>ID</w:t>
            </w:r>
          </w:p>
        </w:tc>
        <w:tc>
          <w:tcPr>
            <w:tcW w:w="8080" w:type="dxa"/>
          </w:tcPr>
          <w:p w14:paraId="0B8309FE" w14:textId="77777777" w:rsidR="009F573D" w:rsidRDefault="009F573D" w:rsidP="00A76ABC">
            <w:pPr>
              <w:spacing w:line="240" w:lineRule="atLeast"/>
              <w:jc w:val="left"/>
            </w:pPr>
          </w:p>
        </w:tc>
        <w:tc>
          <w:tcPr>
            <w:tcW w:w="992" w:type="dxa"/>
          </w:tcPr>
          <w:p w14:paraId="3D231244" w14:textId="77777777" w:rsidR="009F573D" w:rsidRDefault="009F573D" w:rsidP="00A76ABC">
            <w:pPr>
              <w:spacing w:line="240" w:lineRule="atLeast"/>
              <w:jc w:val="left"/>
            </w:pPr>
          </w:p>
        </w:tc>
        <w:tc>
          <w:tcPr>
            <w:tcW w:w="1843" w:type="dxa"/>
          </w:tcPr>
          <w:p w14:paraId="05808F00" w14:textId="77777777" w:rsidR="009F573D" w:rsidRDefault="009F573D" w:rsidP="00A76ABC">
            <w:pPr>
              <w:spacing w:line="240" w:lineRule="atLeast"/>
              <w:jc w:val="left"/>
            </w:pPr>
          </w:p>
        </w:tc>
      </w:tr>
      <w:tr w:rsidR="00954C4F" w14:paraId="514B457F" w14:textId="77777777" w:rsidTr="00BC5B85">
        <w:trPr>
          <w:trHeight w:val="267"/>
        </w:trPr>
        <w:tc>
          <w:tcPr>
            <w:tcW w:w="1555" w:type="dxa"/>
            <w:shd w:val="clear" w:color="auto" w:fill="FFFFFF" w:themeFill="background1"/>
          </w:tcPr>
          <w:p w14:paraId="3FCE311A" w14:textId="77777777" w:rsidR="00954C4F" w:rsidRPr="00BC5B85" w:rsidRDefault="00954C4F" w:rsidP="00A76ABC">
            <w:pPr>
              <w:spacing w:line="240" w:lineRule="atLeast"/>
              <w:jc w:val="left"/>
            </w:pPr>
            <w:r w:rsidRPr="00BC5B85">
              <w:rPr>
                <w:rFonts w:hint="eastAsia"/>
              </w:rPr>
              <w:t>退货单</w:t>
            </w:r>
            <w:r w:rsidRPr="00BC5B85">
              <w:rPr>
                <w:rFonts w:hint="eastAsia"/>
              </w:rPr>
              <w:t>ID</w:t>
            </w:r>
          </w:p>
        </w:tc>
        <w:tc>
          <w:tcPr>
            <w:tcW w:w="2976" w:type="dxa"/>
            <w:shd w:val="clear" w:color="auto" w:fill="FFFFFF" w:themeFill="background1"/>
          </w:tcPr>
          <w:p w14:paraId="643E8B4F" w14:textId="77777777" w:rsidR="00954C4F" w:rsidRPr="00BC5B85" w:rsidRDefault="00954C4F" w:rsidP="00A76ABC">
            <w:pPr>
              <w:spacing w:line="240" w:lineRule="atLeast"/>
              <w:jc w:val="left"/>
            </w:pPr>
            <w:r w:rsidRPr="00BC5B85">
              <w:rPr>
                <w:rFonts w:hint="eastAsia"/>
              </w:rPr>
              <w:t>F</w:t>
            </w:r>
            <w:r w:rsidRPr="00BC5B85">
              <w:t>_ReturnCommoditySheetID</w:t>
            </w:r>
          </w:p>
        </w:tc>
        <w:tc>
          <w:tcPr>
            <w:tcW w:w="8080" w:type="dxa"/>
            <w:shd w:val="clear" w:color="auto" w:fill="FFFFFF" w:themeFill="background1"/>
          </w:tcPr>
          <w:p w14:paraId="4E733FDF" w14:textId="77777777" w:rsidR="00954C4F" w:rsidRPr="00BC5B85" w:rsidRDefault="00954C4F" w:rsidP="00A76ABC">
            <w:pPr>
              <w:spacing w:line="240" w:lineRule="atLeast"/>
              <w:jc w:val="left"/>
            </w:pPr>
            <w:r w:rsidRPr="00BC5B85">
              <w:t>Int not null</w:t>
            </w:r>
          </w:p>
        </w:tc>
        <w:tc>
          <w:tcPr>
            <w:tcW w:w="992" w:type="dxa"/>
            <w:shd w:val="clear" w:color="auto" w:fill="auto"/>
          </w:tcPr>
          <w:p w14:paraId="3666369D" w14:textId="77777777" w:rsidR="00954C4F" w:rsidRPr="00BC5B85" w:rsidRDefault="00954C4F" w:rsidP="00A76ABC">
            <w:pPr>
              <w:spacing w:line="240" w:lineRule="atLeast"/>
              <w:jc w:val="left"/>
            </w:pPr>
          </w:p>
        </w:tc>
        <w:tc>
          <w:tcPr>
            <w:tcW w:w="1843" w:type="dxa"/>
            <w:shd w:val="clear" w:color="auto" w:fill="auto"/>
          </w:tcPr>
          <w:p w14:paraId="0A49EE65" w14:textId="77777777" w:rsidR="00954C4F" w:rsidRPr="00BC5B85" w:rsidRDefault="00954C4F" w:rsidP="00A76ABC">
            <w:pPr>
              <w:spacing w:line="240" w:lineRule="atLeast"/>
              <w:jc w:val="left"/>
            </w:pPr>
            <w:r w:rsidRPr="00BC5B85">
              <w:rPr>
                <w:rFonts w:hint="eastAsia"/>
              </w:rPr>
              <w:t>外键</w:t>
            </w:r>
          </w:p>
        </w:tc>
      </w:tr>
      <w:tr w:rsidR="002F69EF" w14:paraId="56309AB2" w14:textId="77777777" w:rsidTr="00BC5B85">
        <w:trPr>
          <w:trHeight w:val="267"/>
        </w:trPr>
        <w:tc>
          <w:tcPr>
            <w:tcW w:w="1555" w:type="dxa"/>
            <w:shd w:val="clear" w:color="auto" w:fill="auto"/>
          </w:tcPr>
          <w:p w14:paraId="4FB60ACD" w14:textId="77777777" w:rsidR="002F69EF" w:rsidRPr="00BC5B85" w:rsidRDefault="002F69EF" w:rsidP="00A76ABC">
            <w:pPr>
              <w:spacing w:line="240" w:lineRule="atLeast"/>
              <w:jc w:val="left"/>
            </w:pPr>
            <w:r w:rsidRPr="00BC5B85">
              <w:rPr>
                <w:rFonts w:hint="eastAsia"/>
              </w:rPr>
              <w:t>商品</w:t>
            </w:r>
            <w:r w:rsidR="00BC5B85" w:rsidRPr="00BC5B85">
              <w:rPr>
                <w:rFonts w:hint="eastAsia"/>
              </w:rPr>
              <w:t>I</w:t>
            </w:r>
            <w:r w:rsidR="00BC5B85" w:rsidRPr="00BC5B85">
              <w:t>D</w:t>
            </w:r>
          </w:p>
        </w:tc>
        <w:tc>
          <w:tcPr>
            <w:tcW w:w="2976" w:type="dxa"/>
            <w:shd w:val="clear" w:color="auto" w:fill="auto"/>
          </w:tcPr>
          <w:p w14:paraId="15C9495F" w14:textId="77777777" w:rsidR="002F69EF" w:rsidRPr="00BC5B85" w:rsidRDefault="002F69EF" w:rsidP="00A76ABC">
            <w:pPr>
              <w:spacing w:line="240" w:lineRule="atLeast"/>
              <w:jc w:val="left"/>
            </w:pPr>
            <w:r w:rsidRPr="00BC5B85">
              <w:rPr>
                <w:rFonts w:hint="eastAsia"/>
              </w:rPr>
              <w:t>F</w:t>
            </w:r>
            <w:r w:rsidRPr="00BC5B85">
              <w:t>_CommodityID</w:t>
            </w:r>
          </w:p>
        </w:tc>
        <w:tc>
          <w:tcPr>
            <w:tcW w:w="8080" w:type="dxa"/>
            <w:shd w:val="clear" w:color="auto" w:fill="auto"/>
          </w:tcPr>
          <w:p w14:paraId="66106E64" w14:textId="77777777" w:rsidR="002F69EF" w:rsidRPr="00BC5B85" w:rsidRDefault="002F69EF" w:rsidP="00A76ABC">
            <w:pPr>
              <w:spacing w:line="240" w:lineRule="atLeast"/>
              <w:jc w:val="left"/>
            </w:pPr>
            <w:r w:rsidRPr="00BC5B85">
              <w:t>Int not null</w:t>
            </w:r>
          </w:p>
        </w:tc>
        <w:tc>
          <w:tcPr>
            <w:tcW w:w="992" w:type="dxa"/>
            <w:shd w:val="clear" w:color="auto" w:fill="auto"/>
          </w:tcPr>
          <w:p w14:paraId="1F67EAF7" w14:textId="77777777" w:rsidR="002F69EF" w:rsidRPr="00BC5B85" w:rsidRDefault="002F69EF" w:rsidP="00A76ABC">
            <w:pPr>
              <w:spacing w:line="240" w:lineRule="atLeast"/>
              <w:jc w:val="left"/>
            </w:pPr>
          </w:p>
        </w:tc>
        <w:tc>
          <w:tcPr>
            <w:tcW w:w="1843" w:type="dxa"/>
            <w:shd w:val="clear" w:color="auto" w:fill="auto"/>
          </w:tcPr>
          <w:p w14:paraId="70ADCA23" w14:textId="77777777" w:rsidR="00BC5B85" w:rsidRPr="00BC5B85" w:rsidRDefault="002F69EF" w:rsidP="00A76ABC">
            <w:pPr>
              <w:spacing w:line="240" w:lineRule="atLeast"/>
              <w:jc w:val="left"/>
            </w:pPr>
            <w:r w:rsidRPr="00BC5B85">
              <w:rPr>
                <w:rFonts w:hint="eastAsia"/>
              </w:rPr>
              <w:t>外键</w:t>
            </w:r>
          </w:p>
        </w:tc>
      </w:tr>
      <w:tr w:rsidR="00BC5B85" w14:paraId="0FAE6261" w14:textId="77777777" w:rsidTr="00691CDB">
        <w:trPr>
          <w:trHeight w:val="267"/>
        </w:trPr>
        <w:tc>
          <w:tcPr>
            <w:tcW w:w="1555" w:type="dxa"/>
            <w:shd w:val="clear" w:color="auto" w:fill="FF0000"/>
          </w:tcPr>
          <w:p w14:paraId="21AB93C7" w14:textId="77777777" w:rsidR="00BC5B85" w:rsidRPr="00691CDB" w:rsidRDefault="00BC5B85" w:rsidP="00A76ABC">
            <w:pPr>
              <w:spacing w:line="240" w:lineRule="atLeast"/>
              <w:jc w:val="left"/>
            </w:pPr>
            <w:r w:rsidRPr="00691CDB">
              <w:rPr>
                <w:rFonts w:hint="eastAsia"/>
              </w:rPr>
              <w:t>商品名称</w:t>
            </w:r>
          </w:p>
        </w:tc>
        <w:tc>
          <w:tcPr>
            <w:tcW w:w="2976" w:type="dxa"/>
            <w:shd w:val="clear" w:color="auto" w:fill="FF0000"/>
          </w:tcPr>
          <w:p w14:paraId="4E510F76" w14:textId="77777777" w:rsidR="00BC5B85" w:rsidRPr="00691CDB" w:rsidRDefault="00BC5B85" w:rsidP="00A76ABC">
            <w:pPr>
              <w:spacing w:line="240" w:lineRule="atLeast"/>
              <w:jc w:val="left"/>
            </w:pPr>
            <w:r w:rsidRPr="00691CDB">
              <w:rPr>
                <w:rFonts w:hint="eastAsia"/>
              </w:rPr>
              <w:t>F</w:t>
            </w:r>
            <w:r w:rsidRPr="00691CDB">
              <w:t>_Commodity</w:t>
            </w:r>
            <w:r w:rsidRPr="00691CDB">
              <w:rPr>
                <w:rFonts w:hint="eastAsia"/>
              </w:rPr>
              <w:t>N</w:t>
            </w:r>
            <w:r w:rsidRPr="00691CDB">
              <w:t>ame</w:t>
            </w:r>
          </w:p>
        </w:tc>
        <w:tc>
          <w:tcPr>
            <w:tcW w:w="8080" w:type="dxa"/>
            <w:shd w:val="clear" w:color="auto" w:fill="FF0000"/>
          </w:tcPr>
          <w:p w14:paraId="16CAF75D" w14:textId="77777777" w:rsidR="00BC5B85" w:rsidRPr="00691CDB" w:rsidRDefault="00BC5B85" w:rsidP="00A76ABC">
            <w:pPr>
              <w:spacing w:line="240" w:lineRule="atLeast"/>
              <w:jc w:val="left"/>
            </w:pPr>
            <w:r w:rsidRPr="00691CDB">
              <w:t>Varchar(32) not null</w:t>
            </w:r>
          </w:p>
        </w:tc>
        <w:tc>
          <w:tcPr>
            <w:tcW w:w="992" w:type="dxa"/>
            <w:shd w:val="clear" w:color="auto" w:fill="FF0000"/>
          </w:tcPr>
          <w:p w14:paraId="038067EE" w14:textId="77777777" w:rsidR="00BC5B85" w:rsidRPr="00691CDB" w:rsidRDefault="00BC5B85" w:rsidP="00A76ABC">
            <w:pPr>
              <w:spacing w:line="240" w:lineRule="atLeast"/>
              <w:jc w:val="left"/>
            </w:pPr>
          </w:p>
        </w:tc>
        <w:tc>
          <w:tcPr>
            <w:tcW w:w="1843" w:type="dxa"/>
            <w:shd w:val="clear" w:color="auto" w:fill="FF0000"/>
          </w:tcPr>
          <w:p w14:paraId="701FD153" w14:textId="77777777" w:rsidR="00BC5B85" w:rsidRPr="00691CDB" w:rsidRDefault="00BC5B85" w:rsidP="00A76ABC">
            <w:pPr>
              <w:spacing w:line="240" w:lineRule="atLeast"/>
              <w:jc w:val="left"/>
            </w:pPr>
            <w:r w:rsidRPr="00691CDB">
              <w:rPr>
                <w:rFonts w:hint="eastAsia"/>
              </w:rPr>
              <w:t>需要保持历史原貌</w:t>
            </w:r>
          </w:p>
        </w:tc>
      </w:tr>
      <w:tr w:rsidR="00BC5B85" w14:paraId="2B35E64C" w14:textId="77777777" w:rsidTr="00BC5B85">
        <w:trPr>
          <w:trHeight w:val="267"/>
        </w:trPr>
        <w:tc>
          <w:tcPr>
            <w:tcW w:w="1555" w:type="dxa"/>
            <w:shd w:val="clear" w:color="auto" w:fill="FFFFFF" w:themeFill="background1"/>
          </w:tcPr>
          <w:p w14:paraId="3000D537" w14:textId="77777777" w:rsidR="00BC5B85" w:rsidRPr="00BC5B85" w:rsidRDefault="00BC5B85" w:rsidP="00A76ABC">
            <w:pPr>
              <w:spacing w:line="240" w:lineRule="atLeast"/>
              <w:jc w:val="left"/>
            </w:pPr>
            <w:r w:rsidRPr="00BC5B85">
              <w:rPr>
                <w:rFonts w:hint="eastAsia"/>
              </w:rPr>
              <w:t>商品条形码</w:t>
            </w:r>
          </w:p>
        </w:tc>
        <w:tc>
          <w:tcPr>
            <w:tcW w:w="2976" w:type="dxa"/>
            <w:shd w:val="clear" w:color="auto" w:fill="FFFFFF" w:themeFill="background1"/>
          </w:tcPr>
          <w:p w14:paraId="2B007EBE" w14:textId="77777777" w:rsidR="00BC5B85" w:rsidRPr="00BC5B85" w:rsidRDefault="00BC5B85" w:rsidP="00A76ABC">
            <w:pPr>
              <w:spacing w:line="240" w:lineRule="atLeast"/>
              <w:jc w:val="left"/>
            </w:pPr>
            <w:r w:rsidRPr="00BC5B85">
              <w:rPr>
                <w:rFonts w:hint="eastAsia"/>
              </w:rPr>
              <w:t>F</w:t>
            </w:r>
            <w:r w:rsidRPr="00BC5B85">
              <w:t>_BarcodeID</w:t>
            </w:r>
          </w:p>
        </w:tc>
        <w:tc>
          <w:tcPr>
            <w:tcW w:w="8080" w:type="dxa"/>
            <w:shd w:val="clear" w:color="auto" w:fill="FFFFFF" w:themeFill="background1"/>
          </w:tcPr>
          <w:p w14:paraId="4D0AF7BE" w14:textId="77777777" w:rsidR="00BC5B85" w:rsidRPr="00BC5B85" w:rsidRDefault="00BC5B85" w:rsidP="00A76ABC">
            <w:pPr>
              <w:spacing w:line="240" w:lineRule="atLeast"/>
              <w:jc w:val="left"/>
            </w:pPr>
            <w:r w:rsidRPr="00BC5B85">
              <w:t>Int not null</w:t>
            </w:r>
          </w:p>
        </w:tc>
        <w:tc>
          <w:tcPr>
            <w:tcW w:w="992" w:type="dxa"/>
            <w:shd w:val="clear" w:color="auto" w:fill="FFFFFF" w:themeFill="background1"/>
          </w:tcPr>
          <w:p w14:paraId="38CF211F" w14:textId="77777777" w:rsidR="00BC5B85" w:rsidRPr="00BC5B85" w:rsidRDefault="00BC5B85" w:rsidP="00A76ABC">
            <w:pPr>
              <w:spacing w:line="240" w:lineRule="atLeast"/>
              <w:jc w:val="left"/>
            </w:pPr>
          </w:p>
        </w:tc>
        <w:tc>
          <w:tcPr>
            <w:tcW w:w="1843" w:type="dxa"/>
            <w:shd w:val="clear" w:color="auto" w:fill="FFFFFF" w:themeFill="background1"/>
          </w:tcPr>
          <w:p w14:paraId="7D3667B8" w14:textId="77777777" w:rsidR="00BC5B85" w:rsidRPr="00BC5B85" w:rsidRDefault="00BC5B85" w:rsidP="00A76ABC">
            <w:pPr>
              <w:spacing w:line="240" w:lineRule="atLeast"/>
              <w:jc w:val="left"/>
            </w:pPr>
            <w:r w:rsidRPr="00BC5B85">
              <w:rPr>
                <w:rFonts w:hint="eastAsia"/>
              </w:rPr>
              <w:t>外键</w:t>
            </w:r>
          </w:p>
        </w:tc>
      </w:tr>
      <w:tr w:rsidR="00BC5B85" w14:paraId="76D92C44" w14:textId="77777777" w:rsidTr="00BC5B85">
        <w:trPr>
          <w:trHeight w:val="255"/>
        </w:trPr>
        <w:tc>
          <w:tcPr>
            <w:tcW w:w="1555" w:type="dxa"/>
            <w:shd w:val="clear" w:color="auto" w:fill="FFFFFF" w:themeFill="background1"/>
          </w:tcPr>
          <w:p w14:paraId="4DD0AD2D" w14:textId="77777777" w:rsidR="00BC5B85" w:rsidRPr="00BC5B85" w:rsidRDefault="00BC5B85" w:rsidP="00A76ABC">
            <w:pPr>
              <w:spacing w:line="240" w:lineRule="atLeast"/>
              <w:jc w:val="left"/>
            </w:pPr>
            <w:r w:rsidRPr="00BC5B85">
              <w:rPr>
                <w:rFonts w:hint="eastAsia"/>
              </w:rPr>
              <w:t>数量</w:t>
            </w:r>
          </w:p>
        </w:tc>
        <w:tc>
          <w:tcPr>
            <w:tcW w:w="2976" w:type="dxa"/>
            <w:shd w:val="clear" w:color="auto" w:fill="FFFFFF" w:themeFill="background1"/>
          </w:tcPr>
          <w:p w14:paraId="599080B2" w14:textId="77777777" w:rsidR="00BC5B85" w:rsidRPr="00BC5B85" w:rsidRDefault="00BC5B85" w:rsidP="00A76ABC">
            <w:pPr>
              <w:spacing w:line="240" w:lineRule="atLeast"/>
              <w:jc w:val="left"/>
            </w:pPr>
            <w:r w:rsidRPr="00BC5B85">
              <w:rPr>
                <w:rFonts w:hint="eastAsia"/>
              </w:rPr>
              <w:t>F</w:t>
            </w:r>
            <w:r w:rsidRPr="00BC5B85">
              <w:t>_NO</w:t>
            </w:r>
          </w:p>
        </w:tc>
        <w:tc>
          <w:tcPr>
            <w:tcW w:w="8080" w:type="dxa"/>
            <w:shd w:val="clear" w:color="auto" w:fill="FFFFFF" w:themeFill="background1"/>
          </w:tcPr>
          <w:p w14:paraId="17A61557" w14:textId="77777777" w:rsidR="00BC5B85" w:rsidRPr="00BC5B85" w:rsidRDefault="00BC5B85" w:rsidP="00A76ABC">
            <w:pPr>
              <w:spacing w:line="240" w:lineRule="atLeast"/>
              <w:jc w:val="left"/>
            </w:pPr>
            <w:r w:rsidRPr="00BC5B85">
              <w:rPr>
                <w:rFonts w:hint="eastAsia"/>
              </w:rPr>
              <w:t>&gt;</w:t>
            </w:r>
            <w:r w:rsidRPr="00BC5B85">
              <w:t>0</w:t>
            </w:r>
            <w:r w:rsidRPr="00BC5B85">
              <w:rPr>
                <w:rFonts w:hint="eastAsia"/>
              </w:rPr>
              <w:t>的整数</w:t>
            </w:r>
          </w:p>
        </w:tc>
        <w:tc>
          <w:tcPr>
            <w:tcW w:w="992" w:type="dxa"/>
            <w:shd w:val="clear" w:color="auto" w:fill="FFFFFF" w:themeFill="background1"/>
          </w:tcPr>
          <w:p w14:paraId="598D7AED" w14:textId="77777777" w:rsidR="00BC5B85" w:rsidRPr="00BC5B85" w:rsidRDefault="00BC5B85" w:rsidP="00A76ABC">
            <w:pPr>
              <w:spacing w:line="240" w:lineRule="atLeast"/>
              <w:jc w:val="left"/>
            </w:pPr>
          </w:p>
        </w:tc>
        <w:tc>
          <w:tcPr>
            <w:tcW w:w="1843" w:type="dxa"/>
            <w:shd w:val="clear" w:color="auto" w:fill="FFFFFF" w:themeFill="background1"/>
          </w:tcPr>
          <w:p w14:paraId="23B1CB83" w14:textId="77777777" w:rsidR="00BC5B85" w:rsidRPr="00BC5B85" w:rsidRDefault="00BC5B85" w:rsidP="00A76ABC">
            <w:pPr>
              <w:spacing w:line="240" w:lineRule="atLeast"/>
              <w:jc w:val="left"/>
            </w:pPr>
          </w:p>
        </w:tc>
      </w:tr>
      <w:tr w:rsidR="00BC5B85" w14:paraId="55A3429C" w14:textId="77777777" w:rsidTr="00BC5B85">
        <w:trPr>
          <w:trHeight w:val="267"/>
        </w:trPr>
        <w:tc>
          <w:tcPr>
            <w:tcW w:w="1555" w:type="dxa"/>
            <w:shd w:val="clear" w:color="auto" w:fill="FFFFFF" w:themeFill="background1"/>
          </w:tcPr>
          <w:p w14:paraId="04841814" w14:textId="77777777" w:rsidR="00BC5B85" w:rsidRPr="00BC5B85" w:rsidRDefault="00BC5B85" w:rsidP="00A76ABC">
            <w:pPr>
              <w:spacing w:line="240" w:lineRule="atLeast"/>
              <w:jc w:val="left"/>
            </w:pPr>
            <w:r w:rsidRPr="00BC5B85">
              <w:rPr>
                <w:rFonts w:hint="eastAsia"/>
              </w:rPr>
              <w:t>商品的规格</w:t>
            </w:r>
          </w:p>
        </w:tc>
        <w:tc>
          <w:tcPr>
            <w:tcW w:w="2976" w:type="dxa"/>
            <w:shd w:val="clear" w:color="auto" w:fill="FFFFFF" w:themeFill="background1"/>
          </w:tcPr>
          <w:p w14:paraId="5A9C75FB" w14:textId="77777777" w:rsidR="00BC5B85" w:rsidRPr="00BC5B85" w:rsidRDefault="00BC5B85" w:rsidP="00A76ABC">
            <w:pPr>
              <w:spacing w:line="240" w:lineRule="atLeast"/>
              <w:jc w:val="left"/>
            </w:pPr>
            <w:r w:rsidRPr="00BC5B85">
              <w:rPr>
                <w:rFonts w:hint="eastAsia"/>
              </w:rPr>
              <w:t>F</w:t>
            </w:r>
            <w:r w:rsidRPr="00BC5B85">
              <w:t>_Specification</w:t>
            </w:r>
          </w:p>
        </w:tc>
        <w:tc>
          <w:tcPr>
            <w:tcW w:w="8080" w:type="dxa"/>
            <w:shd w:val="clear" w:color="auto" w:fill="FFFFFF" w:themeFill="background1"/>
          </w:tcPr>
          <w:p w14:paraId="3F66F94C" w14:textId="77777777" w:rsidR="00BC5B85" w:rsidRPr="00BC5B85" w:rsidRDefault="00BC5B85" w:rsidP="00A76ABC">
            <w:pPr>
              <w:spacing w:line="240" w:lineRule="atLeast"/>
              <w:jc w:val="left"/>
              <w:rPr>
                <w:rFonts w:ascii="微软雅黑" w:hAnsi="微软雅黑"/>
                <w:szCs w:val="21"/>
              </w:rPr>
            </w:pPr>
            <w:r w:rsidRPr="00BC5B85">
              <w:rPr>
                <w:rFonts w:ascii="微软雅黑" w:hAnsi="微软雅黑" w:hint="eastAsia"/>
                <w:szCs w:val="21"/>
              </w:rPr>
              <w:t>允许以中英数值、空格形式出现，不允许仅</w:t>
            </w:r>
            <w:r w:rsidRPr="00BC5B85">
              <w:rPr>
                <w:rFonts w:ascii="微软雅黑" w:hAnsi="微软雅黑"/>
                <w:szCs w:val="21"/>
              </w:rPr>
              <w:t>使</w:t>
            </w:r>
            <w:r w:rsidRPr="00BC5B85">
              <w:rPr>
                <w:rFonts w:ascii="微软雅黑" w:hAnsi="微软雅黑" w:hint="eastAsia"/>
                <w:szCs w:val="21"/>
              </w:rPr>
              <w:t>用空格</w:t>
            </w:r>
          </w:p>
          <w:p w14:paraId="6C76ADA7" w14:textId="77777777" w:rsidR="00BC5B85" w:rsidRPr="00BC5B85" w:rsidRDefault="00BC5B85" w:rsidP="00A76ABC">
            <w:pPr>
              <w:spacing w:line="240" w:lineRule="atLeast"/>
              <w:jc w:val="left"/>
            </w:pPr>
            <w:r w:rsidRPr="00BC5B85">
              <w:rPr>
                <w:rFonts w:ascii="微软雅黑" w:hAnsi="微软雅黑" w:hint="eastAsia"/>
                <w:szCs w:val="21"/>
              </w:rPr>
              <w:t>长度(</w:t>
            </w:r>
            <w:r w:rsidRPr="00BC5B85">
              <w:rPr>
                <w:rFonts w:ascii="微软雅黑" w:hAnsi="微软雅黑"/>
                <w:szCs w:val="21"/>
              </w:rPr>
              <w:t>0, 8]</w:t>
            </w:r>
          </w:p>
        </w:tc>
        <w:tc>
          <w:tcPr>
            <w:tcW w:w="992" w:type="dxa"/>
            <w:shd w:val="clear" w:color="auto" w:fill="FFFFFF" w:themeFill="background1"/>
          </w:tcPr>
          <w:p w14:paraId="1FF0BFBA" w14:textId="77777777" w:rsidR="00BC5B85" w:rsidRPr="00BC5B85" w:rsidRDefault="00BC5B85" w:rsidP="00A76ABC">
            <w:pPr>
              <w:spacing w:line="240" w:lineRule="atLeast"/>
              <w:jc w:val="left"/>
            </w:pPr>
          </w:p>
        </w:tc>
        <w:tc>
          <w:tcPr>
            <w:tcW w:w="1843" w:type="dxa"/>
            <w:shd w:val="clear" w:color="auto" w:fill="FFFFFF" w:themeFill="background1"/>
          </w:tcPr>
          <w:p w14:paraId="71F81750" w14:textId="77777777" w:rsidR="00BC5B85" w:rsidRPr="00BC5B85" w:rsidRDefault="00BC5B85" w:rsidP="00A76ABC">
            <w:pPr>
              <w:spacing w:line="240" w:lineRule="atLeast"/>
              <w:jc w:val="left"/>
            </w:pPr>
          </w:p>
        </w:tc>
      </w:tr>
      <w:tr w:rsidR="00BC5B85" w14:paraId="70CA2077" w14:textId="77777777" w:rsidTr="00BC5B85">
        <w:trPr>
          <w:trHeight w:val="255"/>
        </w:trPr>
        <w:tc>
          <w:tcPr>
            <w:tcW w:w="1555" w:type="dxa"/>
          </w:tcPr>
          <w:p w14:paraId="733F3FE6" w14:textId="77777777" w:rsidR="00BC5B85" w:rsidRDefault="00BC5B85" w:rsidP="00A76ABC">
            <w:pPr>
              <w:spacing w:line="240" w:lineRule="atLeast"/>
              <w:jc w:val="left"/>
            </w:pPr>
            <w:r>
              <w:rPr>
                <w:rFonts w:hint="eastAsia"/>
              </w:rPr>
              <w:t>商品的采购价</w:t>
            </w:r>
          </w:p>
        </w:tc>
        <w:tc>
          <w:tcPr>
            <w:tcW w:w="2976" w:type="dxa"/>
          </w:tcPr>
          <w:p w14:paraId="5C83439A" w14:textId="77777777" w:rsidR="00BC5B85" w:rsidRDefault="00BC5B85" w:rsidP="00A76ABC">
            <w:pPr>
              <w:spacing w:line="240" w:lineRule="atLeast"/>
              <w:jc w:val="left"/>
            </w:pPr>
            <w:r>
              <w:rPr>
                <w:rFonts w:hint="eastAsia"/>
              </w:rPr>
              <w:t>F</w:t>
            </w:r>
            <w:r>
              <w:t>_PurchasingPrice</w:t>
            </w:r>
          </w:p>
        </w:tc>
        <w:tc>
          <w:tcPr>
            <w:tcW w:w="8080" w:type="dxa"/>
          </w:tcPr>
          <w:p w14:paraId="32C55E43" w14:textId="77777777" w:rsidR="00BC5B85" w:rsidRDefault="00BC5B85" w:rsidP="00A76ABC">
            <w:pPr>
              <w:spacing w:line="240" w:lineRule="atLeast"/>
              <w:jc w:val="left"/>
            </w:pPr>
            <w:r>
              <w:t>Float</w:t>
            </w:r>
            <w:r>
              <w:rPr>
                <w:rFonts w:hint="eastAsia"/>
              </w:rPr>
              <w:t>（在</w:t>
            </w:r>
            <w:r>
              <w:rPr>
                <w:rFonts w:hint="eastAsia"/>
              </w:rPr>
              <w:t>Java</w:t>
            </w:r>
            <w:r>
              <w:rPr>
                <w:rFonts w:hint="eastAsia"/>
              </w:rPr>
              <w:t>层为</w:t>
            </w:r>
            <w:r>
              <w:rPr>
                <w:rFonts w:hint="eastAsia"/>
              </w:rPr>
              <w:t>f</w:t>
            </w:r>
            <w:r>
              <w:t>loat</w:t>
            </w:r>
            <w:r>
              <w:rPr>
                <w:rFonts w:hint="eastAsia"/>
              </w:rPr>
              <w:t>，但在</w:t>
            </w:r>
            <w:r>
              <w:rPr>
                <w:rFonts w:hint="eastAsia"/>
              </w:rPr>
              <w:t>mys</w:t>
            </w:r>
            <w:r>
              <w:t>ql</w:t>
            </w:r>
            <w:r>
              <w:rPr>
                <w:rFonts w:hint="eastAsia"/>
              </w:rPr>
              <w:t>中为</w:t>
            </w:r>
            <w:r>
              <w:rPr>
                <w:rFonts w:hint="eastAsia"/>
              </w:rPr>
              <w:t>De</w:t>
            </w:r>
            <w:r>
              <w:t>cimal(6,20)</w:t>
            </w:r>
            <w:r>
              <w:rPr>
                <w:rFonts w:hint="eastAsia"/>
              </w:rPr>
              <w:t xml:space="preserve"> </w:t>
            </w:r>
            <w:r>
              <w:rPr>
                <w:rFonts w:hint="eastAsia"/>
              </w:rPr>
              <w:t>）</w:t>
            </w:r>
            <w:r>
              <w:rPr>
                <w:rFonts w:hint="eastAsia"/>
              </w:rPr>
              <w:t>,</w:t>
            </w:r>
            <w:r>
              <w:t xml:space="preserve"> </w:t>
            </w:r>
            <w:r>
              <w:rPr>
                <w:rFonts w:hint="eastAsia"/>
              </w:rPr>
              <w:t>非负浮点数</w:t>
            </w:r>
          </w:p>
        </w:tc>
        <w:tc>
          <w:tcPr>
            <w:tcW w:w="992" w:type="dxa"/>
          </w:tcPr>
          <w:p w14:paraId="58BDF8B8" w14:textId="77777777" w:rsidR="00BC5B85" w:rsidRDefault="00BC5B85" w:rsidP="00A76ABC">
            <w:pPr>
              <w:spacing w:line="240" w:lineRule="atLeast"/>
              <w:jc w:val="left"/>
            </w:pPr>
          </w:p>
        </w:tc>
        <w:tc>
          <w:tcPr>
            <w:tcW w:w="1843" w:type="dxa"/>
          </w:tcPr>
          <w:p w14:paraId="0AFB9685" w14:textId="77777777" w:rsidR="00BC5B85" w:rsidRDefault="00BC5B85" w:rsidP="00A76ABC">
            <w:pPr>
              <w:spacing w:line="240" w:lineRule="atLeast"/>
              <w:jc w:val="left"/>
            </w:pPr>
          </w:p>
        </w:tc>
      </w:tr>
    </w:tbl>
    <w:p w14:paraId="154C5F42" w14:textId="77777777" w:rsidR="009F573D" w:rsidRPr="009F573D" w:rsidRDefault="009F573D" w:rsidP="00A76ABC">
      <w:pPr>
        <w:spacing w:line="240" w:lineRule="atLeast"/>
      </w:pPr>
    </w:p>
    <w:p w14:paraId="2DEF1B5A" w14:textId="77777777" w:rsidR="009E452E" w:rsidRDefault="00D67AD0" w:rsidP="00A76ABC">
      <w:pPr>
        <w:pStyle w:val="3"/>
        <w:spacing w:line="240" w:lineRule="atLeast"/>
        <w:jc w:val="left"/>
      </w:pPr>
      <w:bookmarkStart w:id="197" w:name="_Toc50496769"/>
      <w:r>
        <w:rPr>
          <w:rFonts w:hint="eastAsia"/>
        </w:rPr>
        <w:t>盘点单</w:t>
      </w:r>
      <w:bookmarkEnd w:id="197"/>
    </w:p>
    <w:p w14:paraId="48F92443" w14:textId="77777777" w:rsidR="009E452E" w:rsidRDefault="00D67AD0" w:rsidP="00A76ABC">
      <w:pPr>
        <w:pStyle w:val="4"/>
        <w:spacing w:line="240" w:lineRule="atLeast"/>
        <w:jc w:val="left"/>
      </w:pPr>
      <w:r>
        <w:rPr>
          <w:rFonts w:hint="eastAsia"/>
        </w:rPr>
        <w:t>盘点单</w:t>
      </w:r>
      <w:r>
        <w:rPr>
          <w:rFonts w:hint="eastAsia"/>
        </w:rPr>
        <w:t>T</w:t>
      </w:r>
      <w:r>
        <w:t>_InventorySheet</w:t>
      </w:r>
    </w:p>
    <w:tbl>
      <w:tblPr>
        <w:tblW w:w="12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5034"/>
      </w:tblGrid>
      <w:tr w:rsidR="009E452E" w14:paraId="28B9A9E4" w14:textId="77777777">
        <w:trPr>
          <w:trHeight w:val="255"/>
        </w:trPr>
        <w:tc>
          <w:tcPr>
            <w:tcW w:w="1656" w:type="dxa"/>
            <w:shd w:val="clear" w:color="auto" w:fill="FF0000"/>
          </w:tcPr>
          <w:p w14:paraId="18F0ECA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6DB3224C"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0C37ABD5"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EC7C559"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034" w:type="dxa"/>
            <w:shd w:val="clear" w:color="auto" w:fill="FF0000"/>
          </w:tcPr>
          <w:p w14:paraId="60EABF4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F930725" w14:textId="77777777">
        <w:trPr>
          <w:trHeight w:val="267"/>
        </w:trPr>
        <w:tc>
          <w:tcPr>
            <w:tcW w:w="1656" w:type="dxa"/>
          </w:tcPr>
          <w:p w14:paraId="75B75D27" w14:textId="77777777" w:rsidR="009E452E" w:rsidRDefault="00D67AD0" w:rsidP="00A76ABC">
            <w:pPr>
              <w:spacing w:line="240" w:lineRule="atLeast"/>
              <w:jc w:val="left"/>
            </w:pPr>
            <w:r>
              <w:rPr>
                <w:rFonts w:hint="eastAsia"/>
              </w:rPr>
              <w:t>序号</w:t>
            </w:r>
          </w:p>
        </w:tc>
        <w:tc>
          <w:tcPr>
            <w:tcW w:w="2218" w:type="dxa"/>
          </w:tcPr>
          <w:p w14:paraId="167D8C65" w14:textId="77777777" w:rsidR="009E452E" w:rsidRDefault="00D67AD0" w:rsidP="00A76ABC">
            <w:pPr>
              <w:spacing w:line="240" w:lineRule="atLeast"/>
              <w:jc w:val="left"/>
            </w:pPr>
            <w:r>
              <w:rPr>
                <w:rFonts w:hint="eastAsia"/>
              </w:rPr>
              <w:t>F_</w:t>
            </w:r>
            <w:r>
              <w:t>ID</w:t>
            </w:r>
          </w:p>
        </w:tc>
        <w:tc>
          <w:tcPr>
            <w:tcW w:w="2218" w:type="dxa"/>
          </w:tcPr>
          <w:p w14:paraId="697FAF78" w14:textId="77777777" w:rsidR="009E452E" w:rsidRDefault="009E452E" w:rsidP="00A76ABC">
            <w:pPr>
              <w:spacing w:line="240" w:lineRule="atLeast"/>
              <w:jc w:val="left"/>
            </w:pPr>
          </w:p>
        </w:tc>
        <w:tc>
          <w:tcPr>
            <w:tcW w:w="1177" w:type="dxa"/>
          </w:tcPr>
          <w:p w14:paraId="627B71F2" w14:textId="77777777" w:rsidR="009E452E" w:rsidRDefault="009E452E" w:rsidP="00A76ABC">
            <w:pPr>
              <w:spacing w:line="240" w:lineRule="atLeast"/>
              <w:jc w:val="left"/>
            </w:pPr>
          </w:p>
        </w:tc>
        <w:tc>
          <w:tcPr>
            <w:tcW w:w="5034" w:type="dxa"/>
          </w:tcPr>
          <w:p w14:paraId="34CF4B93" w14:textId="77777777" w:rsidR="009E452E" w:rsidRDefault="009E452E" w:rsidP="00A76ABC">
            <w:pPr>
              <w:spacing w:line="240" w:lineRule="atLeast"/>
              <w:jc w:val="left"/>
            </w:pPr>
          </w:p>
        </w:tc>
      </w:tr>
      <w:tr w:rsidR="001A2142" w14:paraId="53721A8E" w14:textId="77777777">
        <w:trPr>
          <w:trHeight w:val="267"/>
        </w:trPr>
        <w:tc>
          <w:tcPr>
            <w:tcW w:w="1656" w:type="dxa"/>
          </w:tcPr>
          <w:p w14:paraId="1685C786" w14:textId="77777777" w:rsidR="001A2142" w:rsidRDefault="001A2142" w:rsidP="00A76ABC">
            <w:pPr>
              <w:spacing w:line="240" w:lineRule="atLeast"/>
              <w:jc w:val="left"/>
            </w:pPr>
            <w:r>
              <w:rPr>
                <w:rFonts w:hint="eastAsia"/>
              </w:rPr>
              <w:t>编号</w:t>
            </w:r>
          </w:p>
        </w:tc>
        <w:tc>
          <w:tcPr>
            <w:tcW w:w="2218" w:type="dxa"/>
          </w:tcPr>
          <w:p w14:paraId="2544122F" w14:textId="77777777" w:rsidR="001A2142" w:rsidRDefault="001A2142" w:rsidP="00A76ABC">
            <w:pPr>
              <w:spacing w:line="240" w:lineRule="atLeast"/>
              <w:jc w:val="left"/>
            </w:pPr>
            <w:r>
              <w:rPr>
                <w:rFonts w:hint="eastAsia"/>
              </w:rPr>
              <w:t>F_</w:t>
            </w:r>
            <w:r>
              <w:t>SN</w:t>
            </w:r>
          </w:p>
        </w:tc>
        <w:tc>
          <w:tcPr>
            <w:tcW w:w="2218" w:type="dxa"/>
          </w:tcPr>
          <w:p w14:paraId="3F7A58E2" w14:textId="77777777" w:rsidR="001A2142" w:rsidRDefault="001A2142" w:rsidP="00A76ABC">
            <w:pPr>
              <w:spacing w:line="240" w:lineRule="atLeast"/>
              <w:jc w:val="left"/>
            </w:pPr>
            <w:r w:rsidRPr="003E38C9">
              <w:t>VARCHAR(20) NOT NULL</w:t>
            </w:r>
          </w:p>
        </w:tc>
        <w:tc>
          <w:tcPr>
            <w:tcW w:w="1177" w:type="dxa"/>
          </w:tcPr>
          <w:p w14:paraId="53B0BEB3" w14:textId="77777777" w:rsidR="001A2142" w:rsidRDefault="001A2142" w:rsidP="00A76ABC">
            <w:pPr>
              <w:spacing w:line="240" w:lineRule="atLeast"/>
              <w:jc w:val="left"/>
            </w:pPr>
          </w:p>
        </w:tc>
        <w:tc>
          <w:tcPr>
            <w:tcW w:w="5034" w:type="dxa"/>
          </w:tcPr>
          <w:p w14:paraId="3E90C8BF" w14:textId="77777777" w:rsidR="001A2142" w:rsidRDefault="001A2142" w:rsidP="00A76ABC">
            <w:pPr>
              <w:spacing w:line="240" w:lineRule="atLeast"/>
              <w:jc w:val="left"/>
            </w:pPr>
            <w:r w:rsidRPr="001A2142">
              <w:t>PD+XXXXXXXX(</w:t>
            </w:r>
            <w:r w:rsidRPr="001A2142">
              <w:t>年月日</w:t>
            </w:r>
            <w:r w:rsidRPr="001A2142">
              <w:t>)+0000(</w:t>
            </w:r>
            <w:r w:rsidRPr="001A2142">
              <w:t>自增长的流水号</w:t>
            </w:r>
            <w:r w:rsidRPr="001A2142">
              <w:t xml:space="preserve">) </w:t>
            </w:r>
            <w:r w:rsidRPr="001A2142">
              <w:t>例：</w:t>
            </w:r>
            <w:r w:rsidRPr="001A2142">
              <w:t>PD201906100001</w:t>
            </w:r>
          </w:p>
        </w:tc>
      </w:tr>
      <w:tr w:rsidR="001A2142" w14:paraId="3DE2992A" w14:textId="77777777">
        <w:trPr>
          <w:trHeight w:val="267"/>
        </w:trPr>
        <w:tc>
          <w:tcPr>
            <w:tcW w:w="1656" w:type="dxa"/>
          </w:tcPr>
          <w:p w14:paraId="5B71AB40" w14:textId="77777777" w:rsidR="001A2142" w:rsidRDefault="001A2142" w:rsidP="00A76ABC">
            <w:pPr>
              <w:spacing w:line="240" w:lineRule="atLeast"/>
              <w:jc w:val="left"/>
            </w:pPr>
            <w:r>
              <w:rPr>
                <w:rFonts w:hint="eastAsia"/>
              </w:rPr>
              <w:t>盘点仓库</w:t>
            </w:r>
          </w:p>
        </w:tc>
        <w:tc>
          <w:tcPr>
            <w:tcW w:w="2218" w:type="dxa"/>
          </w:tcPr>
          <w:p w14:paraId="32C3A525" w14:textId="77777777" w:rsidR="001A2142" w:rsidRDefault="001A2142" w:rsidP="00A76ABC">
            <w:pPr>
              <w:spacing w:line="240" w:lineRule="atLeast"/>
              <w:jc w:val="left"/>
            </w:pPr>
            <w:r>
              <w:rPr>
                <w:rFonts w:hint="eastAsia"/>
              </w:rPr>
              <w:t>F</w:t>
            </w:r>
            <w:r>
              <w:t>_WarehouseID</w:t>
            </w:r>
          </w:p>
        </w:tc>
        <w:tc>
          <w:tcPr>
            <w:tcW w:w="2218" w:type="dxa"/>
          </w:tcPr>
          <w:p w14:paraId="16A34FB1" w14:textId="77777777" w:rsidR="001A2142" w:rsidRDefault="001A2142" w:rsidP="00A76ABC">
            <w:pPr>
              <w:spacing w:line="240" w:lineRule="atLeast"/>
              <w:jc w:val="left"/>
            </w:pPr>
            <w:r>
              <w:t>正整数</w:t>
            </w:r>
          </w:p>
        </w:tc>
        <w:tc>
          <w:tcPr>
            <w:tcW w:w="1177" w:type="dxa"/>
          </w:tcPr>
          <w:p w14:paraId="1234E536" w14:textId="77777777" w:rsidR="001A2142" w:rsidRDefault="001A2142" w:rsidP="00A76ABC">
            <w:pPr>
              <w:spacing w:line="240" w:lineRule="atLeast"/>
              <w:jc w:val="left"/>
            </w:pPr>
          </w:p>
        </w:tc>
        <w:tc>
          <w:tcPr>
            <w:tcW w:w="5034" w:type="dxa"/>
          </w:tcPr>
          <w:p w14:paraId="124A0D08" w14:textId="77777777" w:rsidR="001A2142" w:rsidRDefault="001A2142" w:rsidP="00A76ABC">
            <w:pPr>
              <w:spacing w:line="240" w:lineRule="atLeast"/>
              <w:jc w:val="left"/>
            </w:pPr>
            <w:r>
              <w:t>仓库名称；提供类别选择已创建仓库</w:t>
            </w:r>
          </w:p>
        </w:tc>
      </w:tr>
      <w:tr w:rsidR="001A2142" w14:paraId="56A3EC12" w14:textId="77777777" w:rsidTr="00C9366E">
        <w:trPr>
          <w:trHeight w:val="267"/>
        </w:trPr>
        <w:tc>
          <w:tcPr>
            <w:tcW w:w="1656" w:type="dxa"/>
            <w:shd w:val="clear" w:color="auto" w:fill="FF0000"/>
          </w:tcPr>
          <w:p w14:paraId="391AAF02" w14:textId="77777777" w:rsidR="001A2142" w:rsidRDefault="001A2142" w:rsidP="00A76ABC">
            <w:pPr>
              <w:spacing w:line="240" w:lineRule="atLeast"/>
              <w:jc w:val="left"/>
            </w:pPr>
            <w:r>
              <w:rPr>
                <w:rFonts w:hint="eastAsia"/>
              </w:rPr>
              <w:t>盘点范围</w:t>
            </w:r>
          </w:p>
        </w:tc>
        <w:tc>
          <w:tcPr>
            <w:tcW w:w="2218" w:type="dxa"/>
            <w:shd w:val="clear" w:color="auto" w:fill="FF0000"/>
          </w:tcPr>
          <w:p w14:paraId="4FB8B5E5" w14:textId="77777777" w:rsidR="001A2142" w:rsidRDefault="001A2142" w:rsidP="00A76ABC">
            <w:pPr>
              <w:spacing w:line="240" w:lineRule="atLeast"/>
              <w:jc w:val="left"/>
            </w:pPr>
            <w:r>
              <w:rPr>
                <w:rFonts w:hint="eastAsia"/>
              </w:rPr>
              <w:t>F</w:t>
            </w:r>
            <w:r>
              <w:t>_Scope</w:t>
            </w:r>
          </w:p>
        </w:tc>
        <w:tc>
          <w:tcPr>
            <w:tcW w:w="2218" w:type="dxa"/>
            <w:shd w:val="clear" w:color="auto" w:fill="FF0000"/>
          </w:tcPr>
          <w:p w14:paraId="7C26E7AE" w14:textId="77777777" w:rsidR="001A2142" w:rsidRDefault="001A2142" w:rsidP="00A76ABC">
            <w:pPr>
              <w:spacing w:line="240" w:lineRule="atLeast"/>
              <w:jc w:val="left"/>
            </w:pPr>
            <w:r>
              <w:t>商品类别或特指商品</w:t>
            </w:r>
          </w:p>
        </w:tc>
        <w:tc>
          <w:tcPr>
            <w:tcW w:w="1177" w:type="dxa"/>
            <w:shd w:val="clear" w:color="auto" w:fill="FF0000"/>
          </w:tcPr>
          <w:p w14:paraId="7B930813" w14:textId="77777777" w:rsidR="001A2142" w:rsidRDefault="001A2142" w:rsidP="00A76ABC">
            <w:pPr>
              <w:spacing w:line="240" w:lineRule="atLeast"/>
              <w:jc w:val="left"/>
            </w:pPr>
            <w:r>
              <w:t>全类别</w:t>
            </w:r>
          </w:p>
        </w:tc>
        <w:tc>
          <w:tcPr>
            <w:tcW w:w="5034" w:type="dxa"/>
            <w:shd w:val="clear" w:color="auto" w:fill="FF0000"/>
          </w:tcPr>
          <w:p w14:paraId="52A9C97F" w14:textId="77777777" w:rsidR="001A2142" w:rsidRDefault="001A2142" w:rsidP="00A76ABC">
            <w:pPr>
              <w:spacing w:line="240" w:lineRule="atLeast"/>
              <w:jc w:val="left"/>
            </w:pPr>
            <w:r>
              <w:rPr>
                <w:rFonts w:hint="eastAsia"/>
              </w:rPr>
              <w:t>＝</w:t>
            </w:r>
            <w:r>
              <w:rPr>
                <w:rFonts w:hint="eastAsia"/>
              </w:rPr>
              <w:t>{</w:t>
            </w:r>
            <w:r>
              <w:t>0</w:t>
            </w:r>
            <w:r>
              <w:rPr>
                <w:rFonts w:hint="eastAsia"/>
              </w:rPr>
              <w:t>=</w:t>
            </w:r>
            <w:r>
              <w:rPr>
                <w:rFonts w:hint="eastAsia"/>
              </w:rPr>
              <w:t>全店盘点、</w:t>
            </w:r>
            <w:r>
              <w:rPr>
                <w:rFonts w:hint="eastAsia"/>
              </w:rPr>
              <w:t>1=</w:t>
            </w:r>
            <w:r>
              <w:rPr>
                <w:rFonts w:hint="eastAsia"/>
              </w:rPr>
              <w:t>指定类别、</w:t>
            </w:r>
            <w:r>
              <w:rPr>
                <w:rFonts w:hint="eastAsia"/>
              </w:rPr>
              <w:t>2=</w:t>
            </w:r>
            <w:r>
              <w:rPr>
                <w:rFonts w:hint="eastAsia"/>
              </w:rPr>
              <w:t>指定供应商、</w:t>
            </w:r>
            <w:r>
              <w:rPr>
                <w:rFonts w:hint="eastAsia"/>
              </w:rPr>
              <w:t>3=</w:t>
            </w:r>
            <w:r>
              <w:rPr>
                <w:rFonts w:hint="eastAsia"/>
              </w:rPr>
              <w:t>指定品牌</w:t>
            </w:r>
            <w:r>
              <w:t>}</w:t>
            </w:r>
            <w:r>
              <w:rPr>
                <w:rFonts w:hint="eastAsia"/>
              </w:rPr>
              <w:t xml:space="preserve"> </w:t>
            </w:r>
          </w:p>
        </w:tc>
      </w:tr>
      <w:tr w:rsidR="001A2142" w14:paraId="36E4C12A" w14:textId="77777777">
        <w:trPr>
          <w:trHeight w:val="255"/>
        </w:trPr>
        <w:tc>
          <w:tcPr>
            <w:tcW w:w="1656" w:type="dxa"/>
          </w:tcPr>
          <w:p w14:paraId="69A44DB2" w14:textId="77777777" w:rsidR="001A2142" w:rsidRDefault="001A2142" w:rsidP="00A76ABC">
            <w:pPr>
              <w:spacing w:line="240" w:lineRule="atLeast"/>
              <w:jc w:val="left"/>
            </w:pPr>
            <w:r>
              <w:rPr>
                <w:rFonts w:hint="eastAsia"/>
              </w:rPr>
              <w:t>状态</w:t>
            </w:r>
          </w:p>
        </w:tc>
        <w:tc>
          <w:tcPr>
            <w:tcW w:w="2218" w:type="dxa"/>
          </w:tcPr>
          <w:p w14:paraId="5F4599BA" w14:textId="77777777" w:rsidR="001A2142" w:rsidRDefault="001A2142" w:rsidP="00A76ABC">
            <w:pPr>
              <w:spacing w:line="240" w:lineRule="atLeast"/>
              <w:jc w:val="left"/>
            </w:pPr>
            <w:r>
              <w:t>F_Status</w:t>
            </w:r>
          </w:p>
        </w:tc>
        <w:tc>
          <w:tcPr>
            <w:tcW w:w="2218" w:type="dxa"/>
          </w:tcPr>
          <w:p w14:paraId="0C275C46" w14:textId="77777777" w:rsidR="001A2142" w:rsidRDefault="001A2142" w:rsidP="00A76ABC">
            <w:pPr>
              <w:spacing w:line="240" w:lineRule="atLeast"/>
              <w:jc w:val="left"/>
            </w:pPr>
          </w:p>
        </w:tc>
        <w:tc>
          <w:tcPr>
            <w:tcW w:w="1177" w:type="dxa"/>
          </w:tcPr>
          <w:p w14:paraId="5D0BABE4" w14:textId="77777777" w:rsidR="001A2142" w:rsidRDefault="001A2142" w:rsidP="00A76ABC">
            <w:pPr>
              <w:spacing w:line="240" w:lineRule="atLeast"/>
              <w:jc w:val="left"/>
            </w:pPr>
            <w:r>
              <w:t>待录入</w:t>
            </w:r>
          </w:p>
        </w:tc>
        <w:tc>
          <w:tcPr>
            <w:tcW w:w="5034" w:type="dxa"/>
          </w:tcPr>
          <w:p w14:paraId="23CE2817" w14:textId="77777777" w:rsidR="001A2142" w:rsidRDefault="001A2142" w:rsidP="00A76ABC">
            <w:pPr>
              <w:spacing w:line="240" w:lineRule="atLeast"/>
              <w:jc w:val="left"/>
            </w:pPr>
            <w:r>
              <w:rPr>
                <w:rFonts w:hint="eastAsia"/>
              </w:rPr>
              <w:t>种类：</w:t>
            </w:r>
            <w:r>
              <w:t>0=</w:t>
            </w:r>
            <w:r>
              <w:rPr>
                <w:rFonts w:hint="eastAsia"/>
              </w:rPr>
              <w:t>待录入、</w:t>
            </w:r>
            <w:r>
              <w:t>1=</w:t>
            </w:r>
            <w:r>
              <w:rPr>
                <w:rFonts w:hint="eastAsia"/>
              </w:rPr>
              <w:t>已提交、</w:t>
            </w:r>
            <w:r>
              <w:t>2=</w:t>
            </w:r>
            <w:r>
              <w:rPr>
                <w:rFonts w:hint="eastAsia"/>
              </w:rPr>
              <w:t>已审核、</w:t>
            </w:r>
            <w:r>
              <w:t>3</w:t>
            </w:r>
            <w:r>
              <w:rPr>
                <w:rFonts w:hint="eastAsia"/>
              </w:rPr>
              <w:t>=</w:t>
            </w:r>
            <w:r>
              <w:rPr>
                <w:rFonts w:hint="eastAsia"/>
              </w:rPr>
              <w:t>已删除</w:t>
            </w:r>
          </w:p>
        </w:tc>
      </w:tr>
      <w:tr w:rsidR="001A2142" w14:paraId="540D032B" w14:textId="77777777">
        <w:trPr>
          <w:trHeight w:val="255"/>
        </w:trPr>
        <w:tc>
          <w:tcPr>
            <w:tcW w:w="1656" w:type="dxa"/>
          </w:tcPr>
          <w:p w14:paraId="00D334B0" w14:textId="77777777" w:rsidR="001A2142" w:rsidRDefault="001A2142" w:rsidP="00A76ABC">
            <w:pPr>
              <w:spacing w:line="240" w:lineRule="atLeast"/>
              <w:jc w:val="left"/>
            </w:pPr>
            <w:r>
              <w:rPr>
                <w:rFonts w:hint="eastAsia"/>
              </w:rPr>
              <w:t>创建者</w:t>
            </w:r>
          </w:p>
        </w:tc>
        <w:tc>
          <w:tcPr>
            <w:tcW w:w="2218" w:type="dxa"/>
          </w:tcPr>
          <w:p w14:paraId="419901E7" w14:textId="77777777" w:rsidR="001A2142" w:rsidRDefault="001A2142" w:rsidP="00A76ABC">
            <w:pPr>
              <w:spacing w:line="240" w:lineRule="atLeast"/>
              <w:jc w:val="left"/>
            </w:pPr>
            <w:r>
              <w:rPr>
                <w:rFonts w:hint="eastAsia"/>
              </w:rPr>
              <w:t>F</w:t>
            </w:r>
            <w:r>
              <w:t>_StaffID</w:t>
            </w:r>
          </w:p>
        </w:tc>
        <w:tc>
          <w:tcPr>
            <w:tcW w:w="2218" w:type="dxa"/>
          </w:tcPr>
          <w:p w14:paraId="25EADD14" w14:textId="77777777" w:rsidR="001A2142" w:rsidRDefault="001A2142" w:rsidP="00A76ABC">
            <w:pPr>
              <w:spacing w:line="240" w:lineRule="atLeast"/>
              <w:jc w:val="left"/>
            </w:pPr>
            <w:r>
              <w:t>用户账号</w:t>
            </w:r>
          </w:p>
        </w:tc>
        <w:tc>
          <w:tcPr>
            <w:tcW w:w="1177" w:type="dxa"/>
          </w:tcPr>
          <w:p w14:paraId="3E300542" w14:textId="77777777" w:rsidR="001A2142" w:rsidRDefault="001A2142" w:rsidP="00A76ABC">
            <w:pPr>
              <w:spacing w:line="240" w:lineRule="atLeast"/>
              <w:jc w:val="left"/>
            </w:pPr>
          </w:p>
        </w:tc>
        <w:tc>
          <w:tcPr>
            <w:tcW w:w="5034" w:type="dxa"/>
          </w:tcPr>
          <w:p w14:paraId="53468945" w14:textId="77777777" w:rsidR="001A2142" w:rsidRDefault="001A2142" w:rsidP="00A76ABC">
            <w:pPr>
              <w:spacing w:line="240" w:lineRule="atLeast"/>
              <w:jc w:val="left"/>
            </w:pPr>
            <w:r>
              <w:t>系统登录账号</w:t>
            </w:r>
          </w:p>
        </w:tc>
      </w:tr>
      <w:tr w:rsidR="001A2142" w14:paraId="23C46751" w14:textId="77777777">
        <w:trPr>
          <w:trHeight w:val="267"/>
        </w:trPr>
        <w:tc>
          <w:tcPr>
            <w:tcW w:w="1656" w:type="dxa"/>
          </w:tcPr>
          <w:p w14:paraId="123F6011" w14:textId="77777777" w:rsidR="001A2142" w:rsidRDefault="001A2142" w:rsidP="00A76ABC">
            <w:pPr>
              <w:spacing w:line="240" w:lineRule="atLeast"/>
              <w:jc w:val="left"/>
            </w:pPr>
            <w:r>
              <w:rPr>
                <w:rFonts w:hint="eastAsia"/>
              </w:rPr>
              <w:t>创建日期时间</w:t>
            </w:r>
          </w:p>
        </w:tc>
        <w:tc>
          <w:tcPr>
            <w:tcW w:w="2218" w:type="dxa"/>
          </w:tcPr>
          <w:p w14:paraId="24551EAE" w14:textId="77777777" w:rsidR="001A2142" w:rsidRDefault="001A2142" w:rsidP="00A76ABC">
            <w:pPr>
              <w:spacing w:line="240" w:lineRule="atLeast"/>
              <w:jc w:val="left"/>
            </w:pPr>
            <w:r>
              <w:rPr>
                <w:rFonts w:hint="eastAsia"/>
              </w:rPr>
              <w:t>F</w:t>
            </w:r>
            <w:r>
              <w:t>_CreateDatetime</w:t>
            </w:r>
          </w:p>
        </w:tc>
        <w:tc>
          <w:tcPr>
            <w:tcW w:w="2218" w:type="dxa"/>
          </w:tcPr>
          <w:p w14:paraId="7086BD05" w14:textId="77777777" w:rsidR="001A2142" w:rsidRDefault="001A2142" w:rsidP="00A76ABC">
            <w:pPr>
              <w:spacing w:line="240" w:lineRule="atLeast"/>
              <w:jc w:val="left"/>
            </w:pPr>
          </w:p>
        </w:tc>
        <w:tc>
          <w:tcPr>
            <w:tcW w:w="1177" w:type="dxa"/>
          </w:tcPr>
          <w:p w14:paraId="7C0E516A" w14:textId="77777777" w:rsidR="001A2142" w:rsidRDefault="001A2142" w:rsidP="00A76ABC">
            <w:pPr>
              <w:spacing w:line="240" w:lineRule="atLeast"/>
              <w:jc w:val="left"/>
            </w:pPr>
          </w:p>
        </w:tc>
        <w:tc>
          <w:tcPr>
            <w:tcW w:w="5034" w:type="dxa"/>
          </w:tcPr>
          <w:p w14:paraId="4C563F3A" w14:textId="77777777" w:rsidR="001A2142" w:rsidRDefault="001A2142" w:rsidP="00A76ABC">
            <w:pPr>
              <w:spacing w:line="240" w:lineRule="atLeast"/>
              <w:jc w:val="left"/>
            </w:pPr>
          </w:p>
        </w:tc>
      </w:tr>
      <w:tr w:rsidR="001A2142" w14:paraId="3A3A0668" w14:textId="77777777">
        <w:trPr>
          <w:trHeight w:val="267"/>
        </w:trPr>
        <w:tc>
          <w:tcPr>
            <w:tcW w:w="1656" w:type="dxa"/>
          </w:tcPr>
          <w:p w14:paraId="40BC60B3" w14:textId="77777777" w:rsidR="001A2142" w:rsidRDefault="001A2142" w:rsidP="00A76ABC">
            <w:pPr>
              <w:spacing w:line="240" w:lineRule="atLeast"/>
              <w:jc w:val="left"/>
            </w:pPr>
            <w:r>
              <w:rPr>
                <w:rFonts w:hint="eastAsia"/>
              </w:rPr>
              <w:t>审核日期时间</w:t>
            </w:r>
          </w:p>
        </w:tc>
        <w:tc>
          <w:tcPr>
            <w:tcW w:w="2218" w:type="dxa"/>
          </w:tcPr>
          <w:p w14:paraId="15D67771" w14:textId="77777777" w:rsidR="001A2142" w:rsidRDefault="001A2142" w:rsidP="00A76ABC">
            <w:pPr>
              <w:spacing w:line="240" w:lineRule="atLeast"/>
              <w:jc w:val="left"/>
            </w:pPr>
            <w:r>
              <w:rPr>
                <w:rFonts w:hint="eastAsia"/>
              </w:rPr>
              <w:t>F</w:t>
            </w:r>
            <w:r>
              <w:t>_ApproveDatetime</w:t>
            </w:r>
          </w:p>
        </w:tc>
        <w:tc>
          <w:tcPr>
            <w:tcW w:w="2218" w:type="dxa"/>
          </w:tcPr>
          <w:p w14:paraId="5FB0D74E" w14:textId="77777777" w:rsidR="001A2142" w:rsidRDefault="001A2142" w:rsidP="00A76ABC">
            <w:pPr>
              <w:spacing w:line="240" w:lineRule="atLeast"/>
              <w:jc w:val="left"/>
            </w:pPr>
          </w:p>
        </w:tc>
        <w:tc>
          <w:tcPr>
            <w:tcW w:w="1177" w:type="dxa"/>
          </w:tcPr>
          <w:p w14:paraId="1E40C074" w14:textId="77777777" w:rsidR="001A2142" w:rsidRDefault="001A2142" w:rsidP="00A76ABC">
            <w:pPr>
              <w:spacing w:line="240" w:lineRule="atLeast"/>
              <w:jc w:val="left"/>
            </w:pPr>
          </w:p>
        </w:tc>
        <w:tc>
          <w:tcPr>
            <w:tcW w:w="5034" w:type="dxa"/>
          </w:tcPr>
          <w:p w14:paraId="3523D1F2" w14:textId="77777777" w:rsidR="001A2142" w:rsidRDefault="001A2142" w:rsidP="00A76ABC">
            <w:pPr>
              <w:spacing w:line="240" w:lineRule="atLeast"/>
              <w:jc w:val="left"/>
            </w:pPr>
          </w:p>
        </w:tc>
      </w:tr>
      <w:tr w:rsidR="001A2142" w14:paraId="03CF3C02" w14:textId="77777777" w:rsidTr="000569BF">
        <w:trPr>
          <w:trHeight w:val="255"/>
        </w:trPr>
        <w:tc>
          <w:tcPr>
            <w:tcW w:w="1656" w:type="dxa"/>
            <w:shd w:val="clear" w:color="auto" w:fill="FF0000"/>
          </w:tcPr>
          <w:p w14:paraId="5F14A749" w14:textId="77777777" w:rsidR="001A2142" w:rsidRDefault="001A2142" w:rsidP="00A76ABC">
            <w:pPr>
              <w:spacing w:line="240" w:lineRule="atLeast"/>
              <w:jc w:val="left"/>
            </w:pPr>
            <w:r>
              <w:rPr>
                <w:rFonts w:hint="eastAsia"/>
              </w:rPr>
              <w:t>盘点总结</w:t>
            </w:r>
          </w:p>
        </w:tc>
        <w:tc>
          <w:tcPr>
            <w:tcW w:w="2218" w:type="dxa"/>
            <w:shd w:val="clear" w:color="auto" w:fill="FF0000"/>
          </w:tcPr>
          <w:p w14:paraId="36627DC0" w14:textId="77777777" w:rsidR="001A2142" w:rsidRDefault="001A2142" w:rsidP="00A76ABC">
            <w:pPr>
              <w:spacing w:line="240" w:lineRule="atLeast"/>
              <w:jc w:val="left"/>
            </w:pPr>
            <w:r>
              <w:rPr>
                <w:rFonts w:hint="eastAsia"/>
              </w:rPr>
              <w:t>F</w:t>
            </w:r>
            <w:r>
              <w:t>_Remark</w:t>
            </w:r>
          </w:p>
        </w:tc>
        <w:tc>
          <w:tcPr>
            <w:tcW w:w="2218" w:type="dxa"/>
            <w:shd w:val="clear" w:color="auto" w:fill="FF0000"/>
          </w:tcPr>
          <w:p w14:paraId="7B7F0D9B" w14:textId="77777777" w:rsidR="001A2142" w:rsidRDefault="001A2142" w:rsidP="00A76ABC">
            <w:pPr>
              <w:spacing w:line="240" w:lineRule="atLeast"/>
              <w:jc w:val="left"/>
            </w:pPr>
            <w:r>
              <w:rPr>
                <w:rFonts w:hint="eastAsia"/>
              </w:rPr>
              <w:t>[</w:t>
            </w:r>
            <w:r>
              <w:t>0, 128]</w:t>
            </w:r>
          </w:p>
        </w:tc>
        <w:tc>
          <w:tcPr>
            <w:tcW w:w="1177" w:type="dxa"/>
            <w:shd w:val="clear" w:color="auto" w:fill="FF0000"/>
          </w:tcPr>
          <w:p w14:paraId="5439F1DD" w14:textId="77777777" w:rsidR="001A2142" w:rsidRDefault="001A2142" w:rsidP="00A76ABC">
            <w:pPr>
              <w:spacing w:line="240" w:lineRule="atLeast"/>
              <w:jc w:val="left"/>
            </w:pPr>
          </w:p>
        </w:tc>
        <w:tc>
          <w:tcPr>
            <w:tcW w:w="5034" w:type="dxa"/>
            <w:shd w:val="clear" w:color="auto" w:fill="FF0000"/>
          </w:tcPr>
          <w:p w14:paraId="4E007D2E" w14:textId="77777777" w:rsidR="001A2142" w:rsidRDefault="001A2142" w:rsidP="00A76ABC">
            <w:pPr>
              <w:spacing w:line="240" w:lineRule="atLeast"/>
              <w:jc w:val="left"/>
            </w:pPr>
            <w:r>
              <w:t>备注</w:t>
            </w:r>
          </w:p>
        </w:tc>
      </w:tr>
      <w:tr w:rsidR="001A2142" w14:paraId="04925F30" w14:textId="77777777">
        <w:trPr>
          <w:trHeight w:val="255"/>
        </w:trPr>
        <w:tc>
          <w:tcPr>
            <w:tcW w:w="1656" w:type="dxa"/>
          </w:tcPr>
          <w:p w14:paraId="403DDA97" w14:textId="77777777" w:rsidR="001A2142" w:rsidRDefault="001A2142" w:rsidP="00A76ABC">
            <w:pPr>
              <w:spacing w:line="240" w:lineRule="atLeast"/>
              <w:jc w:val="left"/>
            </w:pPr>
          </w:p>
        </w:tc>
        <w:tc>
          <w:tcPr>
            <w:tcW w:w="2218" w:type="dxa"/>
          </w:tcPr>
          <w:p w14:paraId="1FF79FBC" w14:textId="77777777" w:rsidR="001A2142" w:rsidRDefault="001A2142" w:rsidP="00A76ABC">
            <w:pPr>
              <w:spacing w:line="240" w:lineRule="atLeast"/>
              <w:jc w:val="left"/>
            </w:pPr>
          </w:p>
        </w:tc>
        <w:tc>
          <w:tcPr>
            <w:tcW w:w="2218" w:type="dxa"/>
          </w:tcPr>
          <w:p w14:paraId="79B7B0B5" w14:textId="77777777" w:rsidR="001A2142" w:rsidRDefault="001A2142" w:rsidP="00A76ABC">
            <w:pPr>
              <w:spacing w:line="240" w:lineRule="atLeast"/>
              <w:jc w:val="left"/>
            </w:pPr>
          </w:p>
        </w:tc>
        <w:tc>
          <w:tcPr>
            <w:tcW w:w="1177" w:type="dxa"/>
          </w:tcPr>
          <w:p w14:paraId="1702FF8D" w14:textId="77777777" w:rsidR="001A2142" w:rsidRDefault="001A2142" w:rsidP="00A76ABC">
            <w:pPr>
              <w:spacing w:line="240" w:lineRule="atLeast"/>
              <w:jc w:val="left"/>
            </w:pPr>
          </w:p>
        </w:tc>
        <w:tc>
          <w:tcPr>
            <w:tcW w:w="5034" w:type="dxa"/>
          </w:tcPr>
          <w:p w14:paraId="691277FF" w14:textId="77777777" w:rsidR="001A2142" w:rsidRDefault="001A2142" w:rsidP="00A76ABC">
            <w:pPr>
              <w:spacing w:line="240" w:lineRule="atLeast"/>
              <w:jc w:val="left"/>
            </w:pPr>
          </w:p>
        </w:tc>
      </w:tr>
    </w:tbl>
    <w:p w14:paraId="7E5A56FA" w14:textId="77777777" w:rsidR="009E452E" w:rsidRDefault="009E452E" w:rsidP="00A76ABC">
      <w:pPr>
        <w:spacing w:line="240" w:lineRule="atLeast"/>
        <w:jc w:val="left"/>
      </w:pPr>
    </w:p>
    <w:p w14:paraId="6AC7AAE8" w14:textId="77777777" w:rsidR="009E452E" w:rsidRDefault="00D67AD0" w:rsidP="00A76ABC">
      <w:pPr>
        <w:pStyle w:val="4"/>
        <w:spacing w:line="240" w:lineRule="atLeast"/>
        <w:jc w:val="left"/>
      </w:pPr>
      <w:r>
        <w:rPr>
          <w:rFonts w:hint="eastAsia"/>
        </w:rPr>
        <w:t>盘点商品表</w:t>
      </w:r>
      <w:r>
        <w:rPr>
          <w:rFonts w:hint="eastAsia"/>
        </w:rPr>
        <w:t>T</w:t>
      </w:r>
      <w:r>
        <w:t>_InventoryCommodity</w:t>
      </w:r>
    </w:p>
    <w:tbl>
      <w:tblPr>
        <w:tblW w:w="11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3781"/>
      </w:tblGrid>
      <w:tr w:rsidR="009E452E" w14:paraId="4F361859" w14:textId="77777777">
        <w:trPr>
          <w:trHeight w:val="255"/>
        </w:trPr>
        <w:tc>
          <w:tcPr>
            <w:tcW w:w="1656" w:type="dxa"/>
            <w:shd w:val="clear" w:color="auto" w:fill="FF0000"/>
          </w:tcPr>
          <w:p w14:paraId="08F46A5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39F456C"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0370937"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A6959A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6A1FB64"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463A122" w14:textId="77777777">
        <w:trPr>
          <w:trHeight w:val="267"/>
        </w:trPr>
        <w:tc>
          <w:tcPr>
            <w:tcW w:w="1656" w:type="dxa"/>
          </w:tcPr>
          <w:p w14:paraId="6950F32F" w14:textId="77777777" w:rsidR="009E452E" w:rsidRDefault="00D67AD0" w:rsidP="00A76ABC">
            <w:pPr>
              <w:spacing w:line="240" w:lineRule="atLeast"/>
              <w:jc w:val="left"/>
            </w:pPr>
            <w:r>
              <w:rPr>
                <w:rFonts w:hint="eastAsia"/>
              </w:rPr>
              <w:t>序号</w:t>
            </w:r>
          </w:p>
        </w:tc>
        <w:tc>
          <w:tcPr>
            <w:tcW w:w="2218" w:type="dxa"/>
          </w:tcPr>
          <w:p w14:paraId="618E3EA5" w14:textId="77777777" w:rsidR="009E452E" w:rsidRDefault="00D67AD0" w:rsidP="00A76ABC">
            <w:pPr>
              <w:spacing w:line="240" w:lineRule="atLeast"/>
              <w:jc w:val="left"/>
            </w:pPr>
            <w:r>
              <w:rPr>
                <w:rFonts w:hint="eastAsia"/>
              </w:rPr>
              <w:t>F_</w:t>
            </w:r>
            <w:r>
              <w:t>ID</w:t>
            </w:r>
          </w:p>
        </w:tc>
        <w:tc>
          <w:tcPr>
            <w:tcW w:w="2218" w:type="dxa"/>
          </w:tcPr>
          <w:p w14:paraId="2906215A" w14:textId="77777777" w:rsidR="009E452E" w:rsidRDefault="009E452E" w:rsidP="00A76ABC">
            <w:pPr>
              <w:spacing w:line="240" w:lineRule="atLeast"/>
              <w:jc w:val="left"/>
            </w:pPr>
          </w:p>
        </w:tc>
        <w:tc>
          <w:tcPr>
            <w:tcW w:w="1177" w:type="dxa"/>
          </w:tcPr>
          <w:p w14:paraId="6B3A3244" w14:textId="77777777" w:rsidR="009E452E" w:rsidRDefault="009E452E" w:rsidP="00A76ABC">
            <w:pPr>
              <w:spacing w:line="240" w:lineRule="atLeast"/>
              <w:jc w:val="left"/>
            </w:pPr>
          </w:p>
        </w:tc>
        <w:tc>
          <w:tcPr>
            <w:tcW w:w="3781" w:type="dxa"/>
          </w:tcPr>
          <w:p w14:paraId="32A739DD" w14:textId="77777777" w:rsidR="009E452E" w:rsidRDefault="009E452E" w:rsidP="00A76ABC">
            <w:pPr>
              <w:spacing w:line="240" w:lineRule="atLeast"/>
              <w:jc w:val="left"/>
            </w:pPr>
          </w:p>
        </w:tc>
      </w:tr>
      <w:tr w:rsidR="009E452E" w14:paraId="6AE3B787" w14:textId="77777777">
        <w:trPr>
          <w:trHeight w:val="267"/>
        </w:trPr>
        <w:tc>
          <w:tcPr>
            <w:tcW w:w="1656" w:type="dxa"/>
          </w:tcPr>
          <w:p w14:paraId="0D298AFE" w14:textId="77777777" w:rsidR="009E452E" w:rsidRDefault="00D67AD0" w:rsidP="00A76ABC">
            <w:pPr>
              <w:spacing w:line="240" w:lineRule="atLeast"/>
              <w:jc w:val="left"/>
            </w:pPr>
            <w:r>
              <w:rPr>
                <w:rFonts w:hint="eastAsia"/>
              </w:rPr>
              <w:t>盘点单号</w:t>
            </w:r>
          </w:p>
        </w:tc>
        <w:tc>
          <w:tcPr>
            <w:tcW w:w="2218" w:type="dxa"/>
          </w:tcPr>
          <w:p w14:paraId="0DC5EC7F" w14:textId="77777777" w:rsidR="009E452E" w:rsidRDefault="00D67AD0" w:rsidP="00A76ABC">
            <w:pPr>
              <w:spacing w:line="240" w:lineRule="atLeast"/>
              <w:jc w:val="left"/>
            </w:pPr>
            <w:r>
              <w:rPr>
                <w:rFonts w:hint="eastAsia"/>
              </w:rPr>
              <w:t>F</w:t>
            </w:r>
            <w:r>
              <w:t>_InventorySheetID</w:t>
            </w:r>
          </w:p>
        </w:tc>
        <w:tc>
          <w:tcPr>
            <w:tcW w:w="2218" w:type="dxa"/>
          </w:tcPr>
          <w:p w14:paraId="7D0E7CC7" w14:textId="77777777" w:rsidR="009E452E" w:rsidRDefault="009E452E" w:rsidP="00A76ABC">
            <w:pPr>
              <w:spacing w:line="240" w:lineRule="atLeast"/>
              <w:jc w:val="left"/>
            </w:pPr>
          </w:p>
        </w:tc>
        <w:tc>
          <w:tcPr>
            <w:tcW w:w="1177" w:type="dxa"/>
          </w:tcPr>
          <w:p w14:paraId="2FD5EAC9" w14:textId="77777777" w:rsidR="009E452E" w:rsidRDefault="009E452E" w:rsidP="00A76ABC">
            <w:pPr>
              <w:spacing w:line="240" w:lineRule="atLeast"/>
              <w:jc w:val="left"/>
            </w:pPr>
          </w:p>
        </w:tc>
        <w:tc>
          <w:tcPr>
            <w:tcW w:w="3781" w:type="dxa"/>
          </w:tcPr>
          <w:p w14:paraId="3C9CEAAD" w14:textId="77777777" w:rsidR="009E452E" w:rsidRDefault="009E452E" w:rsidP="00A76ABC">
            <w:pPr>
              <w:spacing w:line="240" w:lineRule="atLeast"/>
              <w:jc w:val="left"/>
            </w:pPr>
          </w:p>
        </w:tc>
      </w:tr>
      <w:tr w:rsidR="009E452E" w14:paraId="1FA19595" w14:textId="77777777">
        <w:trPr>
          <w:trHeight w:val="267"/>
        </w:trPr>
        <w:tc>
          <w:tcPr>
            <w:tcW w:w="1656" w:type="dxa"/>
          </w:tcPr>
          <w:p w14:paraId="3D04973A" w14:textId="77777777" w:rsidR="009E452E" w:rsidRDefault="00D67AD0" w:rsidP="00A76ABC">
            <w:pPr>
              <w:spacing w:line="240" w:lineRule="atLeast"/>
              <w:jc w:val="left"/>
            </w:pPr>
            <w:r>
              <w:rPr>
                <w:rFonts w:hint="eastAsia"/>
              </w:rPr>
              <w:t>商品</w:t>
            </w:r>
            <w:r>
              <w:rPr>
                <w:rFonts w:hint="eastAsia"/>
              </w:rPr>
              <w:t>I</w:t>
            </w:r>
            <w:r>
              <w:t>D</w:t>
            </w:r>
          </w:p>
        </w:tc>
        <w:tc>
          <w:tcPr>
            <w:tcW w:w="2218" w:type="dxa"/>
          </w:tcPr>
          <w:p w14:paraId="742A562C" w14:textId="77777777" w:rsidR="009E452E" w:rsidRDefault="00D67AD0" w:rsidP="00A76ABC">
            <w:pPr>
              <w:spacing w:line="240" w:lineRule="atLeast"/>
              <w:jc w:val="left"/>
            </w:pPr>
            <w:r>
              <w:rPr>
                <w:rFonts w:hint="eastAsia"/>
              </w:rPr>
              <w:t>F</w:t>
            </w:r>
            <w:r>
              <w:t>_CommodityID</w:t>
            </w:r>
          </w:p>
        </w:tc>
        <w:tc>
          <w:tcPr>
            <w:tcW w:w="2218" w:type="dxa"/>
          </w:tcPr>
          <w:p w14:paraId="1738C87A" w14:textId="77777777" w:rsidR="009E452E" w:rsidRDefault="009E452E" w:rsidP="00A76ABC">
            <w:pPr>
              <w:spacing w:line="240" w:lineRule="atLeast"/>
              <w:jc w:val="left"/>
            </w:pPr>
          </w:p>
        </w:tc>
        <w:tc>
          <w:tcPr>
            <w:tcW w:w="1177" w:type="dxa"/>
          </w:tcPr>
          <w:p w14:paraId="786FB8C6" w14:textId="77777777" w:rsidR="009E452E" w:rsidRDefault="009E452E" w:rsidP="00A76ABC">
            <w:pPr>
              <w:spacing w:line="240" w:lineRule="atLeast"/>
              <w:jc w:val="left"/>
            </w:pPr>
          </w:p>
        </w:tc>
        <w:tc>
          <w:tcPr>
            <w:tcW w:w="3781" w:type="dxa"/>
          </w:tcPr>
          <w:p w14:paraId="71107691" w14:textId="77777777" w:rsidR="009E452E" w:rsidRDefault="009E452E" w:rsidP="00A76ABC">
            <w:pPr>
              <w:spacing w:line="240" w:lineRule="atLeast"/>
              <w:jc w:val="left"/>
            </w:pPr>
          </w:p>
        </w:tc>
      </w:tr>
      <w:tr w:rsidR="009E452E" w14:paraId="56D26C38" w14:textId="77777777">
        <w:trPr>
          <w:trHeight w:val="267"/>
        </w:trPr>
        <w:tc>
          <w:tcPr>
            <w:tcW w:w="1656" w:type="dxa"/>
          </w:tcPr>
          <w:p w14:paraId="14F4472E" w14:textId="77777777" w:rsidR="009E452E" w:rsidRDefault="009E452E" w:rsidP="00A76ABC">
            <w:pPr>
              <w:spacing w:line="240" w:lineRule="atLeast"/>
              <w:jc w:val="left"/>
            </w:pPr>
          </w:p>
        </w:tc>
        <w:tc>
          <w:tcPr>
            <w:tcW w:w="2218" w:type="dxa"/>
          </w:tcPr>
          <w:p w14:paraId="7A5B5F36" w14:textId="77777777" w:rsidR="009E452E" w:rsidRDefault="009E452E" w:rsidP="00A76ABC">
            <w:pPr>
              <w:spacing w:line="240" w:lineRule="atLeast"/>
              <w:jc w:val="left"/>
            </w:pPr>
          </w:p>
        </w:tc>
        <w:tc>
          <w:tcPr>
            <w:tcW w:w="2218" w:type="dxa"/>
          </w:tcPr>
          <w:p w14:paraId="1E60A0F7" w14:textId="77777777" w:rsidR="009E452E" w:rsidRDefault="009E452E" w:rsidP="00A76ABC">
            <w:pPr>
              <w:spacing w:line="240" w:lineRule="atLeast"/>
              <w:jc w:val="left"/>
            </w:pPr>
          </w:p>
        </w:tc>
        <w:tc>
          <w:tcPr>
            <w:tcW w:w="1177" w:type="dxa"/>
          </w:tcPr>
          <w:p w14:paraId="7C0BF16E" w14:textId="77777777" w:rsidR="009E452E" w:rsidRDefault="009E452E" w:rsidP="00A76ABC">
            <w:pPr>
              <w:spacing w:line="240" w:lineRule="atLeast"/>
              <w:jc w:val="left"/>
            </w:pPr>
          </w:p>
        </w:tc>
        <w:tc>
          <w:tcPr>
            <w:tcW w:w="3781" w:type="dxa"/>
          </w:tcPr>
          <w:p w14:paraId="7139F0A9" w14:textId="77777777" w:rsidR="009E452E" w:rsidRDefault="009E452E" w:rsidP="00A76ABC">
            <w:pPr>
              <w:spacing w:line="240" w:lineRule="atLeast"/>
              <w:jc w:val="left"/>
            </w:pPr>
          </w:p>
        </w:tc>
      </w:tr>
      <w:tr w:rsidR="009E452E" w14:paraId="42E744E7" w14:textId="77777777">
        <w:trPr>
          <w:trHeight w:val="255"/>
        </w:trPr>
        <w:tc>
          <w:tcPr>
            <w:tcW w:w="1656" w:type="dxa"/>
          </w:tcPr>
          <w:p w14:paraId="618E7EAD" w14:textId="77777777" w:rsidR="009E452E" w:rsidRDefault="00D67AD0" w:rsidP="00A76ABC">
            <w:pPr>
              <w:spacing w:line="240" w:lineRule="atLeast"/>
              <w:jc w:val="left"/>
            </w:pPr>
            <w:r>
              <w:rPr>
                <w:rFonts w:hint="eastAsia"/>
              </w:rPr>
              <w:t>实盘商品数量</w:t>
            </w:r>
          </w:p>
        </w:tc>
        <w:tc>
          <w:tcPr>
            <w:tcW w:w="2218" w:type="dxa"/>
          </w:tcPr>
          <w:p w14:paraId="329EA6FD" w14:textId="77777777" w:rsidR="009E452E" w:rsidRDefault="00D67AD0" w:rsidP="00A76ABC">
            <w:pPr>
              <w:spacing w:line="240" w:lineRule="atLeast"/>
              <w:jc w:val="left"/>
            </w:pPr>
            <w:r>
              <w:rPr>
                <w:rFonts w:hint="eastAsia"/>
              </w:rPr>
              <w:t>F</w:t>
            </w:r>
            <w:r>
              <w:t>_NOReal</w:t>
            </w:r>
          </w:p>
        </w:tc>
        <w:tc>
          <w:tcPr>
            <w:tcW w:w="2218" w:type="dxa"/>
          </w:tcPr>
          <w:p w14:paraId="0B790038" w14:textId="77777777" w:rsidR="009E452E" w:rsidRDefault="009E452E" w:rsidP="00A76ABC">
            <w:pPr>
              <w:spacing w:line="240" w:lineRule="atLeast"/>
              <w:jc w:val="left"/>
            </w:pPr>
          </w:p>
        </w:tc>
        <w:tc>
          <w:tcPr>
            <w:tcW w:w="1177" w:type="dxa"/>
          </w:tcPr>
          <w:p w14:paraId="3C0A22AF" w14:textId="77777777" w:rsidR="009E452E" w:rsidRDefault="009E452E" w:rsidP="00A76ABC">
            <w:pPr>
              <w:spacing w:line="240" w:lineRule="atLeast"/>
              <w:jc w:val="left"/>
            </w:pPr>
          </w:p>
        </w:tc>
        <w:tc>
          <w:tcPr>
            <w:tcW w:w="3781" w:type="dxa"/>
          </w:tcPr>
          <w:p w14:paraId="6BE17235" w14:textId="77777777" w:rsidR="009E452E" w:rsidRDefault="009E452E" w:rsidP="00A76ABC">
            <w:pPr>
              <w:spacing w:line="240" w:lineRule="atLeast"/>
              <w:jc w:val="left"/>
            </w:pPr>
          </w:p>
        </w:tc>
      </w:tr>
      <w:tr w:rsidR="009E452E" w14:paraId="47E99DFE" w14:textId="77777777">
        <w:trPr>
          <w:trHeight w:val="255"/>
        </w:trPr>
        <w:tc>
          <w:tcPr>
            <w:tcW w:w="1656" w:type="dxa"/>
          </w:tcPr>
          <w:p w14:paraId="3D4B3041" w14:textId="77777777" w:rsidR="009E452E" w:rsidRDefault="00D67AD0" w:rsidP="00A76ABC">
            <w:pPr>
              <w:spacing w:line="240" w:lineRule="atLeast"/>
              <w:jc w:val="left"/>
            </w:pPr>
            <w:r>
              <w:rPr>
                <w:rFonts w:hint="eastAsia"/>
              </w:rPr>
              <w:t>系统库存数量</w:t>
            </w:r>
          </w:p>
        </w:tc>
        <w:tc>
          <w:tcPr>
            <w:tcW w:w="2218" w:type="dxa"/>
          </w:tcPr>
          <w:p w14:paraId="0886FB64" w14:textId="77777777" w:rsidR="009E452E" w:rsidRDefault="00D67AD0" w:rsidP="00A76ABC">
            <w:pPr>
              <w:spacing w:line="240" w:lineRule="atLeast"/>
              <w:jc w:val="left"/>
            </w:pPr>
            <w:r>
              <w:rPr>
                <w:rFonts w:hint="eastAsia"/>
              </w:rPr>
              <w:t>F</w:t>
            </w:r>
            <w:r>
              <w:t>_NOSystem</w:t>
            </w:r>
          </w:p>
        </w:tc>
        <w:tc>
          <w:tcPr>
            <w:tcW w:w="2218" w:type="dxa"/>
          </w:tcPr>
          <w:p w14:paraId="3D66F3A2" w14:textId="77777777" w:rsidR="009E452E" w:rsidRDefault="009E452E" w:rsidP="00A76ABC">
            <w:pPr>
              <w:spacing w:line="240" w:lineRule="atLeast"/>
              <w:jc w:val="left"/>
            </w:pPr>
          </w:p>
        </w:tc>
        <w:tc>
          <w:tcPr>
            <w:tcW w:w="1177" w:type="dxa"/>
          </w:tcPr>
          <w:p w14:paraId="319D728E" w14:textId="77777777" w:rsidR="009E452E" w:rsidRDefault="009E452E" w:rsidP="00A76ABC">
            <w:pPr>
              <w:spacing w:line="240" w:lineRule="atLeast"/>
              <w:jc w:val="left"/>
            </w:pPr>
          </w:p>
        </w:tc>
        <w:tc>
          <w:tcPr>
            <w:tcW w:w="3781" w:type="dxa"/>
          </w:tcPr>
          <w:p w14:paraId="00409039" w14:textId="77777777" w:rsidR="009E452E" w:rsidRDefault="009E452E" w:rsidP="00A76ABC">
            <w:pPr>
              <w:spacing w:line="240" w:lineRule="atLeast"/>
              <w:jc w:val="left"/>
            </w:pPr>
          </w:p>
        </w:tc>
      </w:tr>
      <w:tr w:rsidR="009E452E" w14:paraId="324F0246" w14:textId="77777777">
        <w:trPr>
          <w:trHeight w:val="255"/>
        </w:trPr>
        <w:tc>
          <w:tcPr>
            <w:tcW w:w="1656" w:type="dxa"/>
          </w:tcPr>
          <w:p w14:paraId="685EF775" w14:textId="77777777" w:rsidR="009E452E" w:rsidRDefault="009E452E" w:rsidP="00A76ABC">
            <w:pPr>
              <w:spacing w:line="240" w:lineRule="atLeast"/>
              <w:jc w:val="left"/>
            </w:pPr>
          </w:p>
        </w:tc>
        <w:tc>
          <w:tcPr>
            <w:tcW w:w="2218" w:type="dxa"/>
          </w:tcPr>
          <w:p w14:paraId="1E483818" w14:textId="77777777" w:rsidR="009E452E" w:rsidRDefault="009E452E" w:rsidP="00A76ABC">
            <w:pPr>
              <w:spacing w:line="240" w:lineRule="atLeast"/>
              <w:jc w:val="left"/>
            </w:pPr>
          </w:p>
        </w:tc>
        <w:tc>
          <w:tcPr>
            <w:tcW w:w="2218" w:type="dxa"/>
          </w:tcPr>
          <w:p w14:paraId="539CBC78" w14:textId="77777777" w:rsidR="009E452E" w:rsidRDefault="009E452E" w:rsidP="00A76ABC">
            <w:pPr>
              <w:spacing w:line="240" w:lineRule="atLeast"/>
              <w:jc w:val="left"/>
            </w:pPr>
          </w:p>
        </w:tc>
        <w:tc>
          <w:tcPr>
            <w:tcW w:w="1177" w:type="dxa"/>
          </w:tcPr>
          <w:p w14:paraId="3EF739EF" w14:textId="77777777" w:rsidR="009E452E" w:rsidRDefault="009E452E" w:rsidP="00A76ABC">
            <w:pPr>
              <w:spacing w:line="240" w:lineRule="atLeast"/>
              <w:jc w:val="left"/>
            </w:pPr>
          </w:p>
        </w:tc>
        <w:tc>
          <w:tcPr>
            <w:tcW w:w="3781" w:type="dxa"/>
          </w:tcPr>
          <w:p w14:paraId="2D7666B5" w14:textId="77777777" w:rsidR="009E452E" w:rsidRDefault="009E452E" w:rsidP="00A76ABC">
            <w:pPr>
              <w:spacing w:line="240" w:lineRule="atLeast"/>
              <w:jc w:val="left"/>
            </w:pPr>
          </w:p>
        </w:tc>
      </w:tr>
    </w:tbl>
    <w:p w14:paraId="1C170D13" w14:textId="77777777" w:rsidR="00102C29" w:rsidRPr="00102C29" w:rsidRDefault="00102C29" w:rsidP="00102C29">
      <w:pPr>
        <w:rPr>
          <w:rFonts w:eastAsia="宋体"/>
          <w:szCs w:val="21"/>
        </w:rPr>
      </w:pPr>
    </w:p>
    <w:p w14:paraId="3B5D5CFB" w14:textId="77777777" w:rsidR="00102C29" w:rsidRDefault="00102C29">
      <w:pPr>
        <w:pStyle w:val="3"/>
      </w:pPr>
      <w:bookmarkStart w:id="198" w:name="_5.1.6_零售单"/>
      <w:bookmarkStart w:id="199" w:name="_Toc50496770"/>
      <w:bookmarkEnd w:id="198"/>
      <w:r>
        <w:rPr>
          <w:rFonts w:hint="eastAsia"/>
        </w:rPr>
        <w:t>微</w:t>
      </w:r>
      <w:r w:rsidR="008C55B1">
        <w:rPr>
          <w:rFonts w:hint="eastAsia"/>
        </w:rPr>
        <w:t>信</w:t>
      </w:r>
      <w:r w:rsidR="008C55B1">
        <w:t>事件推送消息表</w:t>
      </w:r>
      <w:r w:rsidR="008C55B1">
        <w:t>T_WxEventPushMessage</w:t>
      </w:r>
      <w:bookmarkEnd w:id="199"/>
    </w:p>
    <w:p w14:paraId="07C4E32D" w14:textId="77777777" w:rsidR="00102C29" w:rsidRDefault="00102C29" w:rsidP="00102C29">
      <w:pPr>
        <w:rPr>
          <w:szCs w:val="21"/>
        </w:rPr>
      </w:pPr>
      <w:r>
        <w:rPr>
          <w:rFonts w:ascii="微软雅黑" w:hAnsi="微软雅黑" w:hint="eastAsia"/>
        </w:rPr>
        <w:t>本表包含多种类型的消息，要根据里面的</w:t>
      </w:r>
      <w:r>
        <w:rPr>
          <w:rFonts w:hint="eastAsia"/>
        </w:rPr>
        <w:t>F_MsgType</w:t>
      </w:r>
      <w:r>
        <w:rPr>
          <w:rFonts w:ascii="微软雅黑" w:hAnsi="微软雅黑" w:hint="eastAsia"/>
        </w:rPr>
        <w:t>判断是哪种消息推送。</w:t>
      </w:r>
    </w:p>
    <w:p w14:paraId="274BEE98" w14:textId="77777777" w:rsidR="00102C29" w:rsidRDefault="00102C29" w:rsidP="00102C29">
      <w:r>
        <w:rPr>
          <w:rFonts w:hint="eastAsia"/>
        </w:rPr>
        <w:t xml:space="preserve"> </w:t>
      </w:r>
    </w:p>
    <w:tbl>
      <w:tblPr>
        <w:tblW w:w="15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8261"/>
      </w:tblGrid>
      <w:tr w:rsidR="00102C29" w14:paraId="4E4500BE"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shd w:val="clear" w:color="auto" w:fill="FF0000"/>
            <w:hideMark/>
          </w:tcPr>
          <w:p w14:paraId="270D0E5E" w14:textId="77777777" w:rsidR="00102C29" w:rsidRDefault="00102C29" w:rsidP="009D0F93">
            <w:pPr>
              <w:spacing w:line="240" w:lineRule="exact"/>
              <w:jc w:val="left"/>
              <w:rPr>
                <w:color w:val="FFFFFF"/>
              </w:rPr>
            </w:pPr>
            <w:r>
              <w:rPr>
                <w:rFonts w:hint="eastAsia"/>
                <w:color w:val="FFFFFF"/>
              </w:rPr>
              <w:t>数据项</w:t>
            </w:r>
          </w:p>
        </w:tc>
        <w:tc>
          <w:tcPr>
            <w:tcW w:w="2218" w:type="dxa"/>
            <w:tcBorders>
              <w:top w:val="single" w:sz="4" w:space="0" w:color="auto"/>
              <w:left w:val="nil"/>
              <w:bottom w:val="single" w:sz="4" w:space="0" w:color="auto"/>
              <w:right w:val="single" w:sz="4" w:space="0" w:color="auto"/>
            </w:tcBorders>
            <w:shd w:val="clear" w:color="auto" w:fill="FF0000"/>
            <w:hideMark/>
          </w:tcPr>
          <w:p w14:paraId="3AECFB20" w14:textId="77777777" w:rsidR="00102C29" w:rsidRDefault="00102C29" w:rsidP="009D0F93">
            <w:pPr>
              <w:spacing w:line="240" w:lineRule="exact"/>
              <w:jc w:val="left"/>
              <w:rPr>
                <w:color w:val="FFFFFF"/>
              </w:rPr>
            </w:pPr>
            <w:r>
              <w:rPr>
                <w:rFonts w:hint="eastAsia"/>
                <w:color w:val="FFFFFF"/>
              </w:rPr>
              <w:t>SQL field</w:t>
            </w:r>
          </w:p>
        </w:tc>
        <w:tc>
          <w:tcPr>
            <w:tcW w:w="2218" w:type="dxa"/>
            <w:tcBorders>
              <w:top w:val="single" w:sz="4" w:space="0" w:color="auto"/>
              <w:left w:val="nil"/>
              <w:bottom w:val="single" w:sz="4" w:space="0" w:color="auto"/>
              <w:right w:val="single" w:sz="4" w:space="0" w:color="auto"/>
            </w:tcBorders>
            <w:shd w:val="clear" w:color="auto" w:fill="FF0000"/>
            <w:hideMark/>
          </w:tcPr>
          <w:p w14:paraId="306ABF56" w14:textId="77777777" w:rsidR="00102C29" w:rsidRDefault="00102C29" w:rsidP="009D0F93">
            <w:pPr>
              <w:spacing w:line="240" w:lineRule="exact"/>
              <w:jc w:val="left"/>
              <w:rPr>
                <w:color w:val="FFFFFF"/>
              </w:rPr>
            </w:pPr>
            <w:r>
              <w:rPr>
                <w:rFonts w:hint="eastAsia"/>
                <w:color w:val="FFFFFF"/>
              </w:rPr>
              <w:t>Type</w:t>
            </w:r>
          </w:p>
        </w:tc>
        <w:tc>
          <w:tcPr>
            <w:tcW w:w="1177" w:type="dxa"/>
            <w:tcBorders>
              <w:top w:val="single" w:sz="4" w:space="0" w:color="auto"/>
              <w:left w:val="nil"/>
              <w:bottom w:val="single" w:sz="4" w:space="0" w:color="auto"/>
              <w:right w:val="single" w:sz="4" w:space="0" w:color="auto"/>
            </w:tcBorders>
            <w:shd w:val="clear" w:color="auto" w:fill="FF0000"/>
            <w:hideMark/>
          </w:tcPr>
          <w:p w14:paraId="0A3B0F60" w14:textId="77777777" w:rsidR="00102C29" w:rsidRDefault="00102C29" w:rsidP="009D0F93">
            <w:pPr>
              <w:spacing w:line="240" w:lineRule="exact"/>
              <w:jc w:val="left"/>
              <w:rPr>
                <w:color w:val="FFFFFF"/>
              </w:rPr>
            </w:pPr>
            <w:r>
              <w:rPr>
                <w:rFonts w:hint="eastAsia"/>
                <w:color w:val="FFFFFF"/>
              </w:rPr>
              <w:t>默认值</w:t>
            </w:r>
          </w:p>
        </w:tc>
        <w:tc>
          <w:tcPr>
            <w:tcW w:w="8261" w:type="dxa"/>
            <w:tcBorders>
              <w:top w:val="single" w:sz="4" w:space="0" w:color="auto"/>
              <w:left w:val="nil"/>
              <w:bottom w:val="single" w:sz="4" w:space="0" w:color="auto"/>
              <w:right w:val="single" w:sz="4" w:space="0" w:color="auto"/>
            </w:tcBorders>
            <w:shd w:val="clear" w:color="auto" w:fill="FF0000"/>
            <w:hideMark/>
          </w:tcPr>
          <w:p w14:paraId="16C99425" w14:textId="77777777" w:rsidR="00102C29" w:rsidRDefault="00102C29" w:rsidP="009D0F93">
            <w:pPr>
              <w:spacing w:line="240" w:lineRule="exact"/>
              <w:jc w:val="left"/>
              <w:rPr>
                <w:color w:val="FFFFFF"/>
              </w:rPr>
            </w:pPr>
            <w:r>
              <w:rPr>
                <w:rFonts w:hint="eastAsia"/>
                <w:color w:val="FFFFFF"/>
              </w:rPr>
              <w:t>说明</w:t>
            </w:r>
            <w:r>
              <w:rPr>
                <w:rFonts w:eastAsia="等线" w:hint="eastAsia"/>
                <w:color w:val="FFFFFF"/>
              </w:rPr>
              <w:t>/</w:t>
            </w:r>
            <w:r>
              <w:rPr>
                <w:rFonts w:ascii="微软雅黑" w:hAnsi="微软雅黑" w:hint="eastAsia"/>
                <w:color w:val="FFFFFF"/>
              </w:rPr>
              <w:t>限制</w:t>
            </w:r>
            <w:r>
              <w:rPr>
                <w:rFonts w:eastAsia="等线" w:hint="eastAsia"/>
                <w:color w:val="FFFFFF"/>
              </w:rPr>
              <w:t>/</w:t>
            </w:r>
            <w:r>
              <w:rPr>
                <w:rFonts w:ascii="微软雅黑" w:hAnsi="微软雅黑" w:hint="eastAsia"/>
                <w:color w:val="FFFFFF"/>
              </w:rPr>
              <w:t>规则</w:t>
            </w:r>
          </w:p>
        </w:tc>
      </w:tr>
      <w:tr w:rsidR="00102C29" w14:paraId="39AC7CB7"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hideMark/>
          </w:tcPr>
          <w:p w14:paraId="483A66CB" w14:textId="77777777" w:rsidR="00102C29" w:rsidRDefault="00102C29" w:rsidP="009D0F93">
            <w:pPr>
              <w:spacing w:line="240" w:lineRule="exact"/>
              <w:jc w:val="left"/>
            </w:pPr>
            <w:r>
              <w:rPr>
                <w:rFonts w:hint="eastAsia"/>
              </w:rPr>
              <w:t>序号</w:t>
            </w:r>
          </w:p>
        </w:tc>
        <w:tc>
          <w:tcPr>
            <w:tcW w:w="2218" w:type="dxa"/>
            <w:tcBorders>
              <w:top w:val="single" w:sz="4" w:space="0" w:color="auto"/>
              <w:left w:val="nil"/>
              <w:bottom w:val="single" w:sz="4" w:space="0" w:color="auto"/>
              <w:right w:val="single" w:sz="4" w:space="0" w:color="auto"/>
            </w:tcBorders>
            <w:hideMark/>
          </w:tcPr>
          <w:p w14:paraId="0386578F" w14:textId="77777777" w:rsidR="00102C29" w:rsidRDefault="00102C29" w:rsidP="009D0F93">
            <w:pPr>
              <w:spacing w:line="240" w:lineRule="exact"/>
              <w:jc w:val="left"/>
            </w:pPr>
            <w:r>
              <w:rPr>
                <w:rFonts w:hint="eastAsia"/>
              </w:rPr>
              <w:t>F_ID</w:t>
            </w:r>
          </w:p>
        </w:tc>
        <w:tc>
          <w:tcPr>
            <w:tcW w:w="2218" w:type="dxa"/>
            <w:tcBorders>
              <w:top w:val="single" w:sz="4" w:space="0" w:color="auto"/>
              <w:left w:val="nil"/>
              <w:bottom w:val="single" w:sz="4" w:space="0" w:color="auto"/>
              <w:right w:val="single" w:sz="4" w:space="0" w:color="auto"/>
            </w:tcBorders>
            <w:hideMark/>
          </w:tcPr>
          <w:p w14:paraId="53D9CC4F" w14:textId="77777777" w:rsidR="00102C29" w:rsidRDefault="00102C29" w:rsidP="009D0F93">
            <w:pPr>
              <w:spacing w:line="240" w:lineRule="exact"/>
              <w:jc w:val="left"/>
            </w:pPr>
            <w:r>
              <w:rPr>
                <w:rFonts w:hint="eastAsia"/>
              </w:rPr>
              <w:t>int</w:t>
            </w:r>
          </w:p>
        </w:tc>
        <w:tc>
          <w:tcPr>
            <w:tcW w:w="1177" w:type="dxa"/>
            <w:tcBorders>
              <w:top w:val="single" w:sz="4" w:space="0" w:color="auto"/>
              <w:left w:val="nil"/>
              <w:bottom w:val="single" w:sz="4" w:space="0" w:color="auto"/>
              <w:right w:val="single" w:sz="4" w:space="0" w:color="auto"/>
            </w:tcBorders>
          </w:tcPr>
          <w:p w14:paraId="657FD7DA"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tcPr>
          <w:p w14:paraId="7488A846" w14:textId="77777777" w:rsidR="00102C29" w:rsidRDefault="00102C29" w:rsidP="009D0F93">
            <w:pPr>
              <w:spacing w:line="240" w:lineRule="exact"/>
              <w:jc w:val="left"/>
            </w:pPr>
          </w:p>
        </w:tc>
      </w:tr>
      <w:tr w:rsidR="00102C29" w14:paraId="48C462AF"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293958EA"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1814DA15" w14:textId="77777777" w:rsidR="00102C29" w:rsidRDefault="00102C29" w:rsidP="009D0F93">
            <w:pPr>
              <w:spacing w:line="240" w:lineRule="exact"/>
              <w:jc w:val="left"/>
            </w:pPr>
            <w:r>
              <w:rPr>
                <w:rFonts w:hint="eastAsia"/>
              </w:rPr>
              <w:t>F_ToUserName</w:t>
            </w:r>
          </w:p>
        </w:tc>
        <w:tc>
          <w:tcPr>
            <w:tcW w:w="2218" w:type="dxa"/>
            <w:tcBorders>
              <w:top w:val="single" w:sz="4" w:space="0" w:color="auto"/>
              <w:left w:val="nil"/>
              <w:bottom w:val="single" w:sz="4" w:space="0" w:color="auto"/>
              <w:right w:val="single" w:sz="4" w:space="0" w:color="auto"/>
            </w:tcBorders>
            <w:hideMark/>
          </w:tcPr>
          <w:p w14:paraId="72FF1FA2"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tcPr>
          <w:p w14:paraId="406D790C"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42C98A1D" w14:textId="77777777" w:rsidR="00102C29" w:rsidRDefault="00102C29" w:rsidP="009D0F93">
            <w:pPr>
              <w:spacing w:line="240" w:lineRule="exact"/>
              <w:jc w:val="left"/>
            </w:pPr>
            <w:r>
              <w:rPr>
                <w:rFonts w:hint="eastAsia"/>
              </w:rPr>
              <w:t>开发者微信号</w:t>
            </w:r>
          </w:p>
        </w:tc>
      </w:tr>
      <w:tr w:rsidR="00102C29" w14:paraId="75E8A31E"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310ABFD9"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046EAD5F" w14:textId="77777777" w:rsidR="00102C29" w:rsidRDefault="00102C29" w:rsidP="009D0F93">
            <w:pPr>
              <w:spacing w:line="240" w:lineRule="exact"/>
              <w:jc w:val="left"/>
            </w:pPr>
            <w:r>
              <w:rPr>
                <w:rFonts w:hint="eastAsia"/>
              </w:rPr>
              <w:t>F_FromUserName</w:t>
            </w:r>
          </w:p>
        </w:tc>
        <w:tc>
          <w:tcPr>
            <w:tcW w:w="2218" w:type="dxa"/>
            <w:tcBorders>
              <w:top w:val="single" w:sz="4" w:space="0" w:color="auto"/>
              <w:left w:val="nil"/>
              <w:bottom w:val="single" w:sz="4" w:space="0" w:color="auto"/>
              <w:right w:val="single" w:sz="4" w:space="0" w:color="auto"/>
            </w:tcBorders>
            <w:hideMark/>
          </w:tcPr>
          <w:p w14:paraId="24FDB835"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tcPr>
          <w:p w14:paraId="3490808D"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6A07D03" w14:textId="77777777" w:rsidR="00102C29" w:rsidRDefault="00102C29" w:rsidP="009D0F93">
            <w:pPr>
              <w:spacing w:line="240" w:lineRule="exact"/>
              <w:jc w:val="left"/>
            </w:pPr>
            <w:r>
              <w:rPr>
                <w:rFonts w:hint="eastAsia"/>
              </w:rPr>
              <w:t>发送方帐号（一个</w:t>
            </w:r>
            <w:r>
              <w:rPr>
                <w:rFonts w:eastAsia="等线" w:hint="eastAsia"/>
              </w:rPr>
              <w:t>OpenID</w:t>
            </w:r>
            <w:r>
              <w:rPr>
                <w:rFonts w:ascii="微软雅黑" w:hAnsi="微软雅黑" w:hint="eastAsia"/>
              </w:rPr>
              <w:t>）</w:t>
            </w:r>
          </w:p>
        </w:tc>
      </w:tr>
      <w:tr w:rsidR="00102C29" w14:paraId="3ADF5755"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78C6BD97"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7B644842" w14:textId="77777777" w:rsidR="00102C29" w:rsidRDefault="00102C29" w:rsidP="009D0F93">
            <w:pPr>
              <w:spacing w:line="240" w:lineRule="exact"/>
              <w:jc w:val="left"/>
            </w:pPr>
            <w:r>
              <w:rPr>
                <w:rFonts w:hint="eastAsia"/>
              </w:rPr>
              <w:t>F_MsgType</w:t>
            </w:r>
          </w:p>
        </w:tc>
        <w:tc>
          <w:tcPr>
            <w:tcW w:w="2218" w:type="dxa"/>
            <w:tcBorders>
              <w:top w:val="single" w:sz="4" w:space="0" w:color="auto"/>
              <w:left w:val="nil"/>
              <w:bottom w:val="single" w:sz="4" w:space="0" w:color="auto"/>
              <w:right w:val="single" w:sz="4" w:space="0" w:color="auto"/>
            </w:tcBorders>
            <w:hideMark/>
          </w:tcPr>
          <w:p w14:paraId="5134F64D"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tcPr>
          <w:p w14:paraId="77D9B838"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767D2AC9" w14:textId="77777777" w:rsidR="00102C29" w:rsidRDefault="00102C29" w:rsidP="009D0F93">
            <w:pPr>
              <w:spacing w:line="240" w:lineRule="exact"/>
              <w:jc w:val="left"/>
            </w:pPr>
            <w:r>
              <w:rPr>
                <w:rFonts w:hint="eastAsia"/>
              </w:rPr>
              <w:t>消息类型，</w:t>
            </w:r>
            <w:r>
              <w:rPr>
                <w:rFonts w:eastAsia="等线" w:hint="eastAsia"/>
              </w:rPr>
              <w:t>event</w:t>
            </w:r>
          </w:p>
        </w:tc>
      </w:tr>
      <w:tr w:rsidR="00102C29" w14:paraId="2AF20555" w14:textId="77777777" w:rsidTr="009D0F93">
        <w:trPr>
          <w:trHeight w:val="267"/>
        </w:trPr>
        <w:tc>
          <w:tcPr>
            <w:tcW w:w="1656" w:type="dxa"/>
            <w:tcBorders>
              <w:top w:val="single" w:sz="4" w:space="0" w:color="auto"/>
              <w:left w:val="single" w:sz="4" w:space="0" w:color="auto"/>
              <w:bottom w:val="single" w:sz="4" w:space="0" w:color="auto"/>
              <w:right w:val="single" w:sz="4" w:space="0" w:color="auto"/>
            </w:tcBorders>
          </w:tcPr>
          <w:p w14:paraId="25262A87"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443A3DEE" w14:textId="77777777" w:rsidR="00102C29" w:rsidRDefault="00102C29" w:rsidP="009D0F93">
            <w:pPr>
              <w:spacing w:line="240" w:lineRule="exact"/>
              <w:jc w:val="left"/>
            </w:pPr>
            <w:r>
              <w:rPr>
                <w:rFonts w:hint="eastAsia"/>
              </w:rPr>
              <w:t>F_Event</w:t>
            </w:r>
          </w:p>
        </w:tc>
        <w:tc>
          <w:tcPr>
            <w:tcW w:w="2218" w:type="dxa"/>
            <w:tcBorders>
              <w:top w:val="single" w:sz="4" w:space="0" w:color="auto"/>
              <w:left w:val="nil"/>
              <w:bottom w:val="single" w:sz="4" w:space="0" w:color="auto"/>
              <w:right w:val="single" w:sz="4" w:space="0" w:color="auto"/>
            </w:tcBorders>
            <w:hideMark/>
          </w:tcPr>
          <w:p w14:paraId="0966B8D8"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tcPr>
          <w:p w14:paraId="44CDE0BA"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9332A7F" w14:textId="77777777" w:rsidR="00102C29" w:rsidRDefault="00102C29" w:rsidP="009D0F93">
            <w:pPr>
              <w:spacing w:line="240" w:lineRule="exact"/>
              <w:jc w:val="left"/>
            </w:pPr>
            <w:r>
              <w:rPr>
                <w:rFonts w:hint="eastAsia"/>
              </w:rPr>
              <w:t>事件类型，</w:t>
            </w:r>
            <w:r>
              <w:rPr>
                <w:rFonts w:eastAsia="等线" w:hint="eastAsia"/>
              </w:rPr>
              <w:t>user_consume_card(</w:t>
            </w:r>
            <w:r>
              <w:rPr>
                <w:rFonts w:ascii="微软雅黑" w:hAnsi="微软雅黑" w:hint="eastAsia"/>
              </w:rPr>
              <w:t>核销事件</w:t>
            </w:r>
            <w:r>
              <w:rPr>
                <w:rFonts w:eastAsia="等线" w:hint="eastAsia"/>
              </w:rPr>
              <w:t>)</w:t>
            </w:r>
          </w:p>
        </w:tc>
      </w:tr>
      <w:tr w:rsidR="00102C29" w14:paraId="5F746C4D"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21C35463"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5D8930E1" w14:textId="77777777" w:rsidR="00102C29" w:rsidRDefault="00102C29" w:rsidP="009D0F93">
            <w:pPr>
              <w:spacing w:line="240" w:lineRule="exact"/>
              <w:jc w:val="left"/>
            </w:pPr>
            <w:r>
              <w:rPr>
                <w:rFonts w:hint="eastAsia"/>
              </w:rPr>
              <w:t>F_CardId</w:t>
            </w:r>
          </w:p>
        </w:tc>
        <w:tc>
          <w:tcPr>
            <w:tcW w:w="2218" w:type="dxa"/>
            <w:tcBorders>
              <w:top w:val="single" w:sz="4" w:space="0" w:color="auto"/>
              <w:left w:val="nil"/>
              <w:bottom w:val="single" w:sz="4" w:space="0" w:color="auto"/>
              <w:right w:val="single" w:sz="4" w:space="0" w:color="auto"/>
            </w:tcBorders>
            <w:hideMark/>
          </w:tcPr>
          <w:p w14:paraId="73251C8C"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hideMark/>
          </w:tcPr>
          <w:p w14:paraId="71C52DE1" w14:textId="77777777" w:rsidR="00102C29" w:rsidRDefault="00102C29" w:rsidP="009D0F93">
            <w:pPr>
              <w:spacing w:line="240" w:lineRule="exact"/>
              <w:jc w:val="left"/>
            </w:pPr>
            <w:r>
              <w:rPr>
                <w:rFonts w:hint="eastAsia"/>
              </w:rPr>
              <w:t xml:space="preserve">  </w:t>
            </w:r>
          </w:p>
        </w:tc>
        <w:tc>
          <w:tcPr>
            <w:tcW w:w="8261" w:type="dxa"/>
            <w:tcBorders>
              <w:top w:val="single" w:sz="4" w:space="0" w:color="auto"/>
              <w:left w:val="nil"/>
              <w:bottom w:val="single" w:sz="4" w:space="0" w:color="auto"/>
              <w:right w:val="single" w:sz="4" w:space="0" w:color="auto"/>
            </w:tcBorders>
            <w:hideMark/>
          </w:tcPr>
          <w:p w14:paraId="347DF6DE" w14:textId="77777777" w:rsidR="00102C29" w:rsidRDefault="00102C29" w:rsidP="009D0F93">
            <w:pPr>
              <w:spacing w:line="240" w:lineRule="exact"/>
              <w:jc w:val="left"/>
            </w:pPr>
            <w:r>
              <w:rPr>
                <w:rFonts w:hint="eastAsia"/>
              </w:rPr>
              <w:t>卡券</w:t>
            </w:r>
            <w:r>
              <w:rPr>
                <w:rFonts w:eastAsia="等线" w:hint="eastAsia"/>
              </w:rPr>
              <w:t>ID</w:t>
            </w:r>
          </w:p>
        </w:tc>
      </w:tr>
      <w:tr w:rsidR="00102C29" w14:paraId="12C79F18"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06BB505"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0F0C3BA3" w14:textId="77777777" w:rsidR="00102C29" w:rsidRDefault="00102C29" w:rsidP="009D0F93">
            <w:pPr>
              <w:spacing w:line="240" w:lineRule="exact"/>
              <w:jc w:val="left"/>
            </w:pPr>
            <w:r>
              <w:rPr>
                <w:rFonts w:hint="eastAsia"/>
              </w:rPr>
              <w:t>F_UserCardCode</w:t>
            </w:r>
          </w:p>
        </w:tc>
        <w:tc>
          <w:tcPr>
            <w:tcW w:w="2218" w:type="dxa"/>
            <w:tcBorders>
              <w:top w:val="single" w:sz="4" w:space="0" w:color="auto"/>
              <w:left w:val="nil"/>
              <w:bottom w:val="single" w:sz="4" w:space="0" w:color="auto"/>
              <w:right w:val="single" w:sz="4" w:space="0" w:color="auto"/>
            </w:tcBorders>
            <w:hideMark/>
          </w:tcPr>
          <w:p w14:paraId="6358A63E"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tcPr>
          <w:p w14:paraId="5AEE840B"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0B4C8CF1" w14:textId="77777777" w:rsidR="00102C29" w:rsidRDefault="00102C29" w:rsidP="009D0F93">
            <w:pPr>
              <w:spacing w:line="240" w:lineRule="exact"/>
              <w:jc w:val="left"/>
            </w:pPr>
            <w:r>
              <w:rPr>
                <w:rFonts w:hint="eastAsia"/>
              </w:rPr>
              <w:t>卡券</w:t>
            </w:r>
            <w:r>
              <w:rPr>
                <w:rFonts w:eastAsia="等线" w:hint="eastAsia"/>
              </w:rPr>
              <w:t>Code</w:t>
            </w:r>
            <w:r>
              <w:rPr>
                <w:rFonts w:ascii="微软雅黑" w:hAnsi="微软雅黑" w:hint="eastAsia"/>
              </w:rPr>
              <w:t>码</w:t>
            </w:r>
          </w:p>
        </w:tc>
      </w:tr>
      <w:tr w:rsidR="00102C29" w14:paraId="49780133"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0F2F0F46"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1B69A2B6" w14:textId="77777777" w:rsidR="00102C29" w:rsidRDefault="00102C29" w:rsidP="009D0F93">
            <w:pPr>
              <w:spacing w:line="240" w:lineRule="exact"/>
              <w:jc w:val="left"/>
            </w:pPr>
            <w:r>
              <w:rPr>
                <w:rFonts w:hint="eastAsia"/>
              </w:rPr>
              <w:t>F_ConsumeSource</w:t>
            </w:r>
          </w:p>
        </w:tc>
        <w:tc>
          <w:tcPr>
            <w:tcW w:w="2218" w:type="dxa"/>
            <w:tcBorders>
              <w:top w:val="single" w:sz="4" w:space="0" w:color="auto"/>
              <w:left w:val="nil"/>
              <w:bottom w:val="single" w:sz="4" w:space="0" w:color="auto"/>
              <w:right w:val="single" w:sz="4" w:space="0" w:color="auto"/>
            </w:tcBorders>
            <w:hideMark/>
          </w:tcPr>
          <w:p w14:paraId="3E93CF06"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tcPr>
          <w:p w14:paraId="4779E7C8"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ABDABE4" w14:textId="77777777" w:rsidR="00102C29" w:rsidRDefault="00102C29" w:rsidP="009D0F93">
            <w:pPr>
              <w:spacing w:line="240" w:lineRule="exact"/>
              <w:jc w:val="left"/>
            </w:pPr>
            <w:r>
              <w:rPr>
                <w:rFonts w:hint="eastAsia"/>
              </w:rPr>
              <w:t>核销来源。支持开发者统计</w:t>
            </w:r>
            <w:r>
              <w:rPr>
                <w:rFonts w:eastAsia="等线" w:hint="eastAsia"/>
              </w:rPr>
              <w:t>API</w:t>
            </w:r>
            <w:r>
              <w:rPr>
                <w:rFonts w:ascii="微软雅黑" w:hAnsi="微软雅黑" w:hint="eastAsia"/>
              </w:rPr>
              <w:t>核销（</w:t>
            </w:r>
            <w:r>
              <w:rPr>
                <w:rFonts w:eastAsia="等线" w:hint="eastAsia"/>
              </w:rPr>
              <w:t>FROM_API</w:t>
            </w:r>
            <w:r>
              <w:rPr>
                <w:rFonts w:ascii="微软雅黑" w:hAnsi="微软雅黑" w:hint="eastAsia"/>
              </w:rPr>
              <w:t>）、公众平台核销（</w:t>
            </w:r>
            <w:r>
              <w:rPr>
                <w:rFonts w:eastAsia="等线" w:hint="eastAsia"/>
              </w:rPr>
              <w:t>FROM_MP</w:t>
            </w:r>
            <w:r>
              <w:rPr>
                <w:rFonts w:ascii="微软雅黑" w:hAnsi="微软雅黑" w:hint="eastAsia"/>
              </w:rPr>
              <w:t>）、卡券商户助手核销（</w:t>
            </w:r>
            <w:r>
              <w:rPr>
                <w:rFonts w:eastAsia="等线" w:hint="eastAsia"/>
              </w:rPr>
              <w:t>FROM_MOBILE_HELPER</w:t>
            </w:r>
            <w:r>
              <w:rPr>
                <w:rFonts w:ascii="微软雅黑" w:hAnsi="微软雅黑" w:hint="eastAsia"/>
              </w:rPr>
              <w:t>）（核销员微信号）</w:t>
            </w:r>
          </w:p>
        </w:tc>
      </w:tr>
      <w:tr w:rsidR="00102C29" w14:paraId="18172CE6"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BD2E449"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048C876F" w14:textId="77777777" w:rsidR="00102C29" w:rsidRDefault="00102C29" w:rsidP="009D0F93">
            <w:pPr>
              <w:spacing w:line="240" w:lineRule="exact"/>
              <w:jc w:val="left"/>
            </w:pPr>
            <w:r>
              <w:rPr>
                <w:rFonts w:hint="eastAsia"/>
              </w:rPr>
              <w:t>F_LocationName</w:t>
            </w:r>
          </w:p>
        </w:tc>
        <w:tc>
          <w:tcPr>
            <w:tcW w:w="2218" w:type="dxa"/>
            <w:tcBorders>
              <w:top w:val="single" w:sz="4" w:space="0" w:color="auto"/>
              <w:left w:val="nil"/>
              <w:bottom w:val="single" w:sz="4" w:space="0" w:color="auto"/>
              <w:right w:val="single" w:sz="4" w:space="0" w:color="auto"/>
            </w:tcBorders>
            <w:hideMark/>
          </w:tcPr>
          <w:p w14:paraId="1E3468AB" w14:textId="77777777" w:rsidR="00102C29" w:rsidRDefault="00102C29" w:rsidP="009D0F93">
            <w:pPr>
              <w:spacing w:line="240" w:lineRule="exact"/>
              <w:jc w:val="left"/>
            </w:pPr>
            <w:r>
              <w:rPr>
                <w:rFonts w:hint="eastAsia"/>
              </w:rPr>
              <w:t>Varchar(20),</w:t>
            </w:r>
            <w:r>
              <w:rPr>
                <w:rFonts w:ascii="微软雅黑" w:hAnsi="微软雅黑" w:hint="eastAsia"/>
              </w:rPr>
              <w:t>与</w:t>
            </w:r>
            <w:r>
              <w:rPr>
                <w:rFonts w:eastAsia="等线" w:hint="eastAsia"/>
              </w:rPr>
              <w:t>t_shop</w:t>
            </w:r>
            <w:r>
              <w:rPr>
                <w:rFonts w:ascii="微软雅黑" w:hAnsi="微软雅黑" w:hint="eastAsia"/>
              </w:rPr>
              <w:t>一致</w:t>
            </w:r>
          </w:p>
        </w:tc>
        <w:tc>
          <w:tcPr>
            <w:tcW w:w="1177" w:type="dxa"/>
            <w:tcBorders>
              <w:top w:val="single" w:sz="4" w:space="0" w:color="auto"/>
              <w:left w:val="nil"/>
              <w:bottom w:val="single" w:sz="4" w:space="0" w:color="auto"/>
              <w:right w:val="single" w:sz="4" w:space="0" w:color="auto"/>
            </w:tcBorders>
          </w:tcPr>
          <w:p w14:paraId="5BA03C90"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2D40555A" w14:textId="77777777" w:rsidR="00102C29" w:rsidRDefault="00102C29" w:rsidP="009D0F93">
            <w:pPr>
              <w:spacing w:line="240" w:lineRule="exact"/>
              <w:jc w:val="left"/>
            </w:pPr>
            <w:r>
              <w:rPr>
                <w:rFonts w:hint="eastAsia"/>
              </w:rPr>
              <w:t>门店名称，当前卡券核销的门店名称（只有通过自助核销和买单核销时才会出现该字段）</w:t>
            </w:r>
          </w:p>
        </w:tc>
      </w:tr>
      <w:tr w:rsidR="00102C29" w14:paraId="23E12EB2"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4C2226CE"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55378FF7" w14:textId="77777777" w:rsidR="00102C29" w:rsidRDefault="00102C29" w:rsidP="009D0F93">
            <w:pPr>
              <w:spacing w:line="240" w:lineRule="exact"/>
              <w:jc w:val="left"/>
            </w:pPr>
            <w:r>
              <w:rPr>
                <w:rFonts w:hint="eastAsia"/>
              </w:rPr>
              <w:t>F_StaffOpenId</w:t>
            </w:r>
          </w:p>
        </w:tc>
        <w:tc>
          <w:tcPr>
            <w:tcW w:w="2218" w:type="dxa"/>
            <w:tcBorders>
              <w:top w:val="single" w:sz="4" w:space="0" w:color="auto"/>
              <w:left w:val="nil"/>
              <w:bottom w:val="single" w:sz="4" w:space="0" w:color="auto"/>
              <w:right w:val="single" w:sz="4" w:space="0" w:color="auto"/>
            </w:tcBorders>
            <w:hideMark/>
          </w:tcPr>
          <w:p w14:paraId="4F9ADC7C" w14:textId="77777777" w:rsidR="00102C29" w:rsidRDefault="00102C29" w:rsidP="009D0F93">
            <w:pPr>
              <w:spacing w:line="240" w:lineRule="exact"/>
              <w:jc w:val="left"/>
            </w:pPr>
            <w:r>
              <w:rPr>
                <w:rFonts w:hint="eastAsia"/>
              </w:rPr>
              <w:t>Varchar(32)</w:t>
            </w:r>
          </w:p>
        </w:tc>
        <w:tc>
          <w:tcPr>
            <w:tcW w:w="1177" w:type="dxa"/>
            <w:tcBorders>
              <w:top w:val="single" w:sz="4" w:space="0" w:color="auto"/>
              <w:left w:val="nil"/>
              <w:bottom w:val="single" w:sz="4" w:space="0" w:color="auto"/>
              <w:right w:val="single" w:sz="4" w:space="0" w:color="auto"/>
            </w:tcBorders>
          </w:tcPr>
          <w:p w14:paraId="03094E27"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1707DE20" w14:textId="77777777" w:rsidR="00102C29" w:rsidRDefault="00102C29" w:rsidP="009D0F93">
            <w:pPr>
              <w:spacing w:line="240" w:lineRule="exact"/>
              <w:jc w:val="left"/>
            </w:pPr>
            <w:r>
              <w:rPr>
                <w:rFonts w:hint="eastAsia"/>
              </w:rPr>
              <w:t>核销该卡券核销员的</w:t>
            </w:r>
            <w:r>
              <w:rPr>
                <w:rFonts w:eastAsia="等线" w:hint="eastAsia"/>
              </w:rPr>
              <w:t>openid</w:t>
            </w:r>
            <w:r>
              <w:rPr>
                <w:rFonts w:ascii="微软雅黑" w:hAnsi="微软雅黑" w:hint="eastAsia"/>
              </w:rPr>
              <w:t>（只有通过卡券商户助手核销时才会出现）</w:t>
            </w:r>
          </w:p>
        </w:tc>
      </w:tr>
      <w:tr w:rsidR="00102C29" w14:paraId="767917D4"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0C92E92"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110C4A98" w14:textId="77777777" w:rsidR="00102C29" w:rsidRDefault="00102C29" w:rsidP="009D0F93">
            <w:pPr>
              <w:spacing w:line="240" w:lineRule="exact"/>
              <w:jc w:val="left"/>
            </w:pPr>
            <w:r>
              <w:rPr>
                <w:rFonts w:hint="eastAsia"/>
              </w:rPr>
              <w:t>F_VerifyCode</w:t>
            </w:r>
          </w:p>
        </w:tc>
        <w:tc>
          <w:tcPr>
            <w:tcW w:w="2218" w:type="dxa"/>
            <w:tcBorders>
              <w:top w:val="single" w:sz="4" w:space="0" w:color="auto"/>
              <w:left w:val="nil"/>
              <w:bottom w:val="single" w:sz="4" w:space="0" w:color="auto"/>
              <w:right w:val="single" w:sz="4" w:space="0" w:color="auto"/>
            </w:tcBorders>
            <w:hideMark/>
          </w:tcPr>
          <w:p w14:paraId="1F965B7F" w14:textId="77777777" w:rsidR="00102C29" w:rsidRDefault="00102C29" w:rsidP="009D0F93">
            <w:pPr>
              <w:spacing w:line="240" w:lineRule="exact"/>
              <w:jc w:val="left"/>
            </w:pPr>
            <w:r>
              <w:rPr>
                <w:rFonts w:hint="eastAsia"/>
              </w:rPr>
              <w:t>Varchar(0)</w:t>
            </w:r>
          </w:p>
        </w:tc>
        <w:tc>
          <w:tcPr>
            <w:tcW w:w="1177" w:type="dxa"/>
            <w:tcBorders>
              <w:top w:val="single" w:sz="4" w:space="0" w:color="auto"/>
              <w:left w:val="nil"/>
              <w:bottom w:val="single" w:sz="4" w:space="0" w:color="auto"/>
              <w:right w:val="single" w:sz="4" w:space="0" w:color="auto"/>
            </w:tcBorders>
          </w:tcPr>
          <w:p w14:paraId="6640EC67"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63BA2061" w14:textId="77777777" w:rsidR="00102C29" w:rsidRDefault="00102C29" w:rsidP="009D0F93">
            <w:pPr>
              <w:spacing w:line="240" w:lineRule="exact"/>
              <w:jc w:val="left"/>
            </w:pPr>
            <w:r>
              <w:rPr>
                <w:rFonts w:hint="eastAsia"/>
              </w:rPr>
              <w:t>自助核销时，用户输入的验证码</w:t>
            </w:r>
          </w:p>
        </w:tc>
      </w:tr>
      <w:tr w:rsidR="00102C29" w14:paraId="4D9D575A"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1E94241E"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343A4F5E" w14:textId="77777777" w:rsidR="00102C29" w:rsidRDefault="00102C29" w:rsidP="009D0F93">
            <w:pPr>
              <w:spacing w:line="240" w:lineRule="exact"/>
              <w:jc w:val="left"/>
            </w:pPr>
            <w:r>
              <w:rPr>
                <w:rFonts w:hint="eastAsia"/>
              </w:rPr>
              <w:t>F_RemarkAmount</w:t>
            </w:r>
          </w:p>
        </w:tc>
        <w:tc>
          <w:tcPr>
            <w:tcW w:w="2218" w:type="dxa"/>
            <w:tcBorders>
              <w:top w:val="single" w:sz="4" w:space="0" w:color="auto"/>
              <w:left w:val="nil"/>
              <w:bottom w:val="single" w:sz="4" w:space="0" w:color="auto"/>
              <w:right w:val="single" w:sz="4" w:space="0" w:color="auto"/>
            </w:tcBorders>
            <w:hideMark/>
          </w:tcPr>
          <w:p w14:paraId="3C039307" w14:textId="77777777" w:rsidR="00102C29" w:rsidRDefault="00102C29" w:rsidP="009D0F93">
            <w:pPr>
              <w:jc w:val="left"/>
            </w:pPr>
            <w:r>
              <w:rPr>
                <w:rFonts w:hint="eastAsia"/>
              </w:rPr>
              <w:t>Decimal(20,6)</w:t>
            </w:r>
          </w:p>
        </w:tc>
        <w:tc>
          <w:tcPr>
            <w:tcW w:w="1177" w:type="dxa"/>
            <w:tcBorders>
              <w:top w:val="single" w:sz="4" w:space="0" w:color="auto"/>
              <w:left w:val="nil"/>
              <w:bottom w:val="single" w:sz="4" w:space="0" w:color="auto"/>
              <w:right w:val="single" w:sz="4" w:space="0" w:color="auto"/>
            </w:tcBorders>
          </w:tcPr>
          <w:p w14:paraId="702C5120"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6F3133CE" w14:textId="77777777" w:rsidR="00102C29" w:rsidRDefault="00102C29" w:rsidP="009D0F93">
            <w:pPr>
              <w:spacing w:line="240" w:lineRule="exact"/>
              <w:jc w:val="left"/>
            </w:pPr>
            <w:r>
              <w:rPr>
                <w:rFonts w:hint="eastAsia"/>
              </w:rPr>
              <w:t>自助核销时</w:t>
            </w:r>
            <w:r>
              <w:rPr>
                <w:rFonts w:hint="eastAsia"/>
              </w:rPr>
              <w:t xml:space="preserve"> </w:t>
            </w:r>
            <w:r>
              <w:rPr>
                <w:rFonts w:hint="eastAsia"/>
              </w:rPr>
              <w:t>，用户输入的备注金额</w:t>
            </w:r>
          </w:p>
        </w:tc>
      </w:tr>
      <w:tr w:rsidR="00102C29" w14:paraId="2ACF43EE"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282CF8BB"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604EDA06" w14:textId="77777777" w:rsidR="00102C29" w:rsidRDefault="00102C29" w:rsidP="009D0F93">
            <w:pPr>
              <w:spacing w:line="240" w:lineRule="exact"/>
              <w:jc w:val="left"/>
            </w:pPr>
            <w:r>
              <w:rPr>
                <w:rFonts w:hint="eastAsia"/>
              </w:rPr>
              <w:t>F_OuterStr</w:t>
            </w:r>
          </w:p>
        </w:tc>
        <w:tc>
          <w:tcPr>
            <w:tcW w:w="2218" w:type="dxa"/>
            <w:tcBorders>
              <w:top w:val="single" w:sz="4" w:space="0" w:color="auto"/>
              <w:left w:val="nil"/>
              <w:bottom w:val="single" w:sz="4" w:space="0" w:color="auto"/>
              <w:right w:val="single" w:sz="4" w:space="0" w:color="auto"/>
            </w:tcBorders>
            <w:hideMark/>
          </w:tcPr>
          <w:p w14:paraId="4C0F0BF2" w14:textId="77777777" w:rsidR="00102C29" w:rsidRDefault="00102C29" w:rsidP="009D0F93">
            <w:pPr>
              <w:spacing w:line="240" w:lineRule="exact"/>
              <w:jc w:val="left"/>
            </w:pPr>
            <w:r>
              <w:rPr>
                <w:rFonts w:hint="eastAsia"/>
              </w:rPr>
              <w:t>Varchar(0)</w:t>
            </w:r>
          </w:p>
        </w:tc>
        <w:tc>
          <w:tcPr>
            <w:tcW w:w="1177" w:type="dxa"/>
            <w:tcBorders>
              <w:top w:val="single" w:sz="4" w:space="0" w:color="auto"/>
              <w:left w:val="nil"/>
              <w:bottom w:val="single" w:sz="4" w:space="0" w:color="auto"/>
              <w:right w:val="single" w:sz="4" w:space="0" w:color="auto"/>
            </w:tcBorders>
          </w:tcPr>
          <w:p w14:paraId="784A0EBD"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4C2461F8" w14:textId="77777777" w:rsidR="00102C29" w:rsidRDefault="00102C29" w:rsidP="009D0F93">
            <w:pPr>
              <w:spacing w:line="240" w:lineRule="exact"/>
              <w:jc w:val="left"/>
            </w:pPr>
            <w:r>
              <w:rPr>
                <w:rFonts w:hint="eastAsia"/>
              </w:rPr>
              <w:t>开发者发起核销时传入的自定义参数，用于进行核销渠道统计</w:t>
            </w:r>
          </w:p>
        </w:tc>
      </w:tr>
      <w:tr w:rsidR="00102C29" w14:paraId="2D87E60B"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6C6DDD52"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4DD08727" w14:textId="77777777" w:rsidR="00102C29" w:rsidRDefault="00102C29" w:rsidP="009D0F93">
            <w:pPr>
              <w:spacing w:line="240" w:lineRule="exact"/>
              <w:jc w:val="left"/>
            </w:pPr>
            <w:r>
              <w:rPr>
                <w:rFonts w:hint="eastAsia"/>
              </w:rPr>
              <w:t>F_CreateTime</w:t>
            </w:r>
          </w:p>
        </w:tc>
        <w:tc>
          <w:tcPr>
            <w:tcW w:w="2218" w:type="dxa"/>
            <w:tcBorders>
              <w:top w:val="single" w:sz="4" w:space="0" w:color="auto"/>
              <w:left w:val="nil"/>
              <w:bottom w:val="single" w:sz="4" w:space="0" w:color="auto"/>
              <w:right w:val="single" w:sz="4" w:space="0" w:color="auto"/>
            </w:tcBorders>
            <w:hideMark/>
          </w:tcPr>
          <w:p w14:paraId="53DDC074" w14:textId="77777777" w:rsidR="00102C29" w:rsidRDefault="00102C29" w:rsidP="009D0F93">
            <w:pPr>
              <w:spacing w:line="240" w:lineRule="exact"/>
              <w:jc w:val="left"/>
            </w:pPr>
            <w:r>
              <w:rPr>
                <w:rFonts w:hint="eastAsia"/>
              </w:rPr>
              <w:t>datetime</w:t>
            </w:r>
          </w:p>
        </w:tc>
        <w:tc>
          <w:tcPr>
            <w:tcW w:w="1177" w:type="dxa"/>
            <w:tcBorders>
              <w:top w:val="single" w:sz="4" w:space="0" w:color="auto"/>
              <w:left w:val="nil"/>
              <w:bottom w:val="single" w:sz="4" w:space="0" w:color="auto"/>
              <w:right w:val="single" w:sz="4" w:space="0" w:color="auto"/>
            </w:tcBorders>
          </w:tcPr>
          <w:p w14:paraId="7D2D0172"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429D746A" w14:textId="77777777" w:rsidR="00102C29" w:rsidRDefault="00102C29" w:rsidP="009D0F93">
            <w:pPr>
              <w:spacing w:line="240" w:lineRule="exact"/>
              <w:jc w:val="left"/>
            </w:pPr>
            <w:r>
              <w:rPr>
                <w:rFonts w:ascii="Microsoft YaHei UI" w:eastAsia="Microsoft YaHei UI" w:hAnsi="Microsoft YaHei UI" w:hint="eastAsia"/>
                <w:color w:val="353535"/>
              </w:rPr>
              <w:t>消息创建时间 （整型）</w:t>
            </w:r>
          </w:p>
        </w:tc>
      </w:tr>
      <w:tr w:rsidR="00102C29" w14:paraId="08C92CA0" w14:textId="77777777" w:rsidTr="009D0F93">
        <w:trPr>
          <w:trHeight w:val="255"/>
        </w:trPr>
        <w:tc>
          <w:tcPr>
            <w:tcW w:w="1656" w:type="dxa"/>
            <w:tcBorders>
              <w:top w:val="single" w:sz="4" w:space="0" w:color="auto"/>
              <w:left w:val="single" w:sz="4" w:space="0" w:color="auto"/>
              <w:bottom w:val="single" w:sz="4" w:space="0" w:color="auto"/>
              <w:right w:val="single" w:sz="4" w:space="0" w:color="auto"/>
            </w:tcBorders>
          </w:tcPr>
          <w:p w14:paraId="5190FE2D" w14:textId="77777777" w:rsidR="00102C29" w:rsidRDefault="00102C29" w:rsidP="009D0F93">
            <w:pPr>
              <w:spacing w:line="240" w:lineRule="exact"/>
              <w:jc w:val="left"/>
            </w:pPr>
          </w:p>
        </w:tc>
        <w:tc>
          <w:tcPr>
            <w:tcW w:w="2218" w:type="dxa"/>
            <w:tcBorders>
              <w:top w:val="single" w:sz="4" w:space="0" w:color="auto"/>
              <w:left w:val="nil"/>
              <w:bottom w:val="single" w:sz="4" w:space="0" w:color="auto"/>
              <w:right w:val="single" w:sz="4" w:space="0" w:color="auto"/>
            </w:tcBorders>
            <w:hideMark/>
          </w:tcPr>
          <w:p w14:paraId="4273D771" w14:textId="77777777" w:rsidR="00102C29" w:rsidRDefault="00102C29" w:rsidP="009D0F93">
            <w:pPr>
              <w:spacing w:line="240" w:lineRule="exact"/>
              <w:jc w:val="left"/>
            </w:pPr>
            <w:r>
              <w:rPr>
                <w:rFonts w:hint="eastAsia"/>
              </w:rPr>
              <w:t>F_Deleted</w:t>
            </w:r>
          </w:p>
        </w:tc>
        <w:tc>
          <w:tcPr>
            <w:tcW w:w="2218" w:type="dxa"/>
            <w:tcBorders>
              <w:top w:val="single" w:sz="4" w:space="0" w:color="auto"/>
              <w:left w:val="nil"/>
              <w:bottom w:val="single" w:sz="4" w:space="0" w:color="auto"/>
              <w:right w:val="single" w:sz="4" w:space="0" w:color="auto"/>
            </w:tcBorders>
            <w:hideMark/>
          </w:tcPr>
          <w:p w14:paraId="711CF4BF" w14:textId="77777777" w:rsidR="00102C29" w:rsidRDefault="00102C29" w:rsidP="009D0F93">
            <w:pPr>
              <w:spacing w:line="240" w:lineRule="exact"/>
              <w:jc w:val="left"/>
            </w:pPr>
            <w:r>
              <w:rPr>
                <w:rFonts w:hint="eastAsia"/>
              </w:rPr>
              <w:t>int</w:t>
            </w:r>
          </w:p>
        </w:tc>
        <w:tc>
          <w:tcPr>
            <w:tcW w:w="1177" w:type="dxa"/>
            <w:tcBorders>
              <w:top w:val="single" w:sz="4" w:space="0" w:color="auto"/>
              <w:left w:val="nil"/>
              <w:bottom w:val="single" w:sz="4" w:space="0" w:color="auto"/>
              <w:right w:val="single" w:sz="4" w:space="0" w:color="auto"/>
            </w:tcBorders>
          </w:tcPr>
          <w:p w14:paraId="7EE63666" w14:textId="77777777" w:rsidR="00102C29" w:rsidRDefault="00102C29" w:rsidP="009D0F93">
            <w:pPr>
              <w:spacing w:line="240" w:lineRule="exact"/>
              <w:jc w:val="left"/>
            </w:pPr>
          </w:p>
        </w:tc>
        <w:tc>
          <w:tcPr>
            <w:tcW w:w="8261" w:type="dxa"/>
            <w:tcBorders>
              <w:top w:val="single" w:sz="4" w:space="0" w:color="auto"/>
              <w:left w:val="nil"/>
              <w:bottom w:val="single" w:sz="4" w:space="0" w:color="auto"/>
              <w:right w:val="single" w:sz="4" w:space="0" w:color="auto"/>
            </w:tcBorders>
            <w:hideMark/>
          </w:tcPr>
          <w:p w14:paraId="60C1E05D" w14:textId="77777777" w:rsidR="00102C29" w:rsidRDefault="00102C29" w:rsidP="009D0F93">
            <w:pPr>
              <w:spacing w:line="240" w:lineRule="exact"/>
              <w:jc w:val="left"/>
            </w:pPr>
          </w:p>
        </w:tc>
      </w:tr>
    </w:tbl>
    <w:p w14:paraId="28C1ABA0" w14:textId="77777777" w:rsidR="00102C29" w:rsidRPr="00102C29" w:rsidRDefault="00102C29" w:rsidP="00102C29"/>
    <w:p w14:paraId="28E1E721" w14:textId="77777777" w:rsidR="009E452E" w:rsidRDefault="00102C29" w:rsidP="00A76ABC">
      <w:pPr>
        <w:pStyle w:val="3"/>
        <w:spacing w:line="240" w:lineRule="atLeast"/>
        <w:jc w:val="left"/>
      </w:pPr>
      <w:bookmarkStart w:id="200" w:name="_Toc50496771"/>
      <w:r>
        <w:rPr>
          <w:rFonts w:hint="eastAsia"/>
        </w:rPr>
        <w:t>零售和收银</w:t>
      </w:r>
      <w:bookmarkEnd w:id="200"/>
    </w:p>
    <w:p w14:paraId="7D6C93D5" w14:textId="77777777" w:rsidR="009E452E" w:rsidRDefault="00D67AD0" w:rsidP="00A76ABC">
      <w:pPr>
        <w:pStyle w:val="4"/>
        <w:spacing w:line="240" w:lineRule="atLeast"/>
        <w:jc w:val="left"/>
      </w:pPr>
      <w:bookmarkStart w:id="201" w:name="OLE_LINK23"/>
      <w:r>
        <w:rPr>
          <w:rFonts w:hint="eastAsia"/>
        </w:rPr>
        <w:t>零售单</w:t>
      </w:r>
      <w:bookmarkStart w:id="202" w:name="OLE_LINK32"/>
      <w:bookmarkStart w:id="203" w:name="OLE_LINK31"/>
      <w:r>
        <w:t>T</w:t>
      </w:r>
      <w:r>
        <w:rPr>
          <w:rFonts w:hint="eastAsia"/>
        </w:rPr>
        <w:t>_</w:t>
      </w:r>
      <w:r>
        <w:t>RetailT</w:t>
      </w:r>
      <w:r>
        <w:rPr>
          <w:rFonts w:hint="eastAsia"/>
        </w:rPr>
        <w:t>ra</w:t>
      </w:r>
      <w:r>
        <w:t>de</w:t>
      </w:r>
      <w:bookmarkEnd w:id="201"/>
      <w:bookmarkEnd w:id="202"/>
      <w:bookmarkEnd w:id="203"/>
    </w:p>
    <w:p w14:paraId="49705115" w14:textId="77777777" w:rsidR="00904058" w:rsidRDefault="00904058" w:rsidP="008F0EB9">
      <w:pPr>
        <w:pStyle w:val="af1"/>
        <w:numPr>
          <w:ilvl w:val="0"/>
          <w:numId w:val="41"/>
        </w:numPr>
        <w:ind w:firstLineChars="0"/>
      </w:pPr>
      <w:r>
        <w:rPr>
          <w:rFonts w:hint="eastAsia"/>
        </w:rPr>
        <w:t>本表包含非退货型零售单和退货型零售单的数据。两者的区别在于，前者的</w:t>
      </w:r>
      <w:r>
        <w:rPr>
          <w:rFonts w:hint="eastAsia"/>
        </w:rPr>
        <w:t>F</w:t>
      </w:r>
      <w:r>
        <w:t>_SourceID</w:t>
      </w:r>
      <w:r>
        <w:rPr>
          <w:rFonts w:hint="eastAsia"/>
        </w:rPr>
        <w:t>==-</w:t>
      </w:r>
      <w:r>
        <w:t>1</w:t>
      </w:r>
      <w:r>
        <w:rPr>
          <w:rFonts w:hint="eastAsia"/>
        </w:rPr>
        <w:t>，而后者的</w:t>
      </w:r>
      <w:r>
        <w:rPr>
          <w:rFonts w:hint="eastAsia"/>
        </w:rPr>
        <w:t>F</w:t>
      </w:r>
      <w:r>
        <w:t>_SourceID&gt;0</w:t>
      </w:r>
      <w:r>
        <w:rPr>
          <w:rFonts w:hint="eastAsia"/>
        </w:rPr>
        <w:t>。</w:t>
      </w:r>
    </w:p>
    <w:p w14:paraId="74E37276" w14:textId="055ED980" w:rsidR="00904058" w:rsidRDefault="00904058" w:rsidP="008F0EB9">
      <w:pPr>
        <w:pStyle w:val="af1"/>
        <w:numPr>
          <w:ilvl w:val="0"/>
          <w:numId w:val="41"/>
        </w:numPr>
        <w:ind w:firstLineChars="0"/>
      </w:pPr>
      <w:r>
        <w:rPr>
          <w:rFonts w:hint="eastAsia"/>
        </w:rPr>
        <w:t>使用优惠券消费，不算一种支付方式（因为支付方式及其金额的语义是：顾客必须有付钱，现金、微信、支付宝等等），只作为一种特殊的促销。在计算优惠时，先按照普通促销计算出价格，再使用优惠券，得出最终顾客需要付的钱。</w:t>
      </w:r>
    </w:p>
    <w:p w14:paraId="22CAA585" w14:textId="11855196" w:rsidR="00D02C84" w:rsidRPr="00D02C84" w:rsidRDefault="00D02C84" w:rsidP="008F0EB9">
      <w:pPr>
        <w:pStyle w:val="af1"/>
        <w:numPr>
          <w:ilvl w:val="0"/>
          <w:numId w:val="41"/>
        </w:numPr>
        <w:ind w:firstLineChars="0"/>
        <w:rPr>
          <w:shd w:val="clear" w:color="auto" w:fill="70AD47" w:themeFill="accent6"/>
        </w:rPr>
      </w:pPr>
      <w:r w:rsidRPr="00D02C84">
        <w:rPr>
          <w:shd w:val="clear" w:color="auto" w:fill="70AD47" w:themeFill="accent6"/>
        </w:rPr>
        <w:t>退货的话优惠券不返回，积分</w:t>
      </w:r>
      <w:r w:rsidRPr="00D02C84">
        <w:rPr>
          <w:rFonts w:hint="eastAsia"/>
          <w:shd w:val="clear" w:color="auto" w:fill="70AD47" w:themeFill="accent6"/>
        </w:rPr>
        <w:t>不会减少。</w:t>
      </w:r>
    </w:p>
    <w:p w14:paraId="54AAFEEB" w14:textId="77777777" w:rsidR="00122C30" w:rsidRPr="00904058" w:rsidRDefault="00122C30" w:rsidP="00122C30"/>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985"/>
        <w:gridCol w:w="1984"/>
        <w:gridCol w:w="941"/>
        <w:gridCol w:w="8328"/>
      </w:tblGrid>
      <w:tr w:rsidR="009E452E" w14:paraId="18C3AAFD" w14:textId="77777777" w:rsidTr="008A5000">
        <w:trPr>
          <w:trHeight w:val="255"/>
        </w:trPr>
        <w:tc>
          <w:tcPr>
            <w:tcW w:w="2263" w:type="dxa"/>
            <w:shd w:val="clear" w:color="auto" w:fill="FF0000"/>
          </w:tcPr>
          <w:p w14:paraId="3F02667F"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985" w:type="dxa"/>
            <w:shd w:val="clear" w:color="auto" w:fill="FF0000"/>
          </w:tcPr>
          <w:p w14:paraId="5A22E9E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984" w:type="dxa"/>
            <w:shd w:val="clear" w:color="auto" w:fill="FF0000"/>
          </w:tcPr>
          <w:p w14:paraId="087445F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41" w:type="dxa"/>
            <w:shd w:val="clear" w:color="auto" w:fill="FF0000"/>
          </w:tcPr>
          <w:p w14:paraId="6FAD0904"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8328" w:type="dxa"/>
            <w:shd w:val="clear" w:color="auto" w:fill="FF0000"/>
          </w:tcPr>
          <w:p w14:paraId="5C3FDB0F"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5079D08" w14:textId="77777777" w:rsidTr="008A5000">
        <w:trPr>
          <w:trHeight w:val="267"/>
        </w:trPr>
        <w:tc>
          <w:tcPr>
            <w:tcW w:w="2263" w:type="dxa"/>
          </w:tcPr>
          <w:p w14:paraId="25836BE7" w14:textId="77777777" w:rsidR="009E452E" w:rsidRDefault="00D67AD0" w:rsidP="00A76ABC">
            <w:pPr>
              <w:spacing w:line="240" w:lineRule="atLeast"/>
              <w:jc w:val="left"/>
            </w:pPr>
            <w:r>
              <w:rPr>
                <w:rFonts w:hint="eastAsia"/>
              </w:rPr>
              <w:t>单据</w:t>
            </w:r>
            <w:r>
              <w:rPr>
                <w:rFonts w:hint="eastAsia"/>
              </w:rPr>
              <w:t>I</w:t>
            </w:r>
            <w:r>
              <w:t>D</w:t>
            </w:r>
          </w:p>
        </w:tc>
        <w:tc>
          <w:tcPr>
            <w:tcW w:w="1985" w:type="dxa"/>
          </w:tcPr>
          <w:p w14:paraId="3DCF350A" w14:textId="77777777" w:rsidR="009E452E" w:rsidRDefault="00D67AD0" w:rsidP="00A76ABC">
            <w:pPr>
              <w:spacing w:line="240" w:lineRule="atLeast"/>
              <w:jc w:val="left"/>
            </w:pPr>
            <w:r>
              <w:rPr>
                <w:rFonts w:hint="eastAsia"/>
              </w:rPr>
              <w:t>F_</w:t>
            </w:r>
            <w:r>
              <w:t>ID</w:t>
            </w:r>
          </w:p>
        </w:tc>
        <w:tc>
          <w:tcPr>
            <w:tcW w:w="1984" w:type="dxa"/>
          </w:tcPr>
          <w:p w14:paraId="51329C58" w14:textId="77777777" w:rsidR="009E452E" w:rsidRDefault="009E452E" w:rsidP="00A76ABC">
            <w:pPr>
              <w:spacing w:line="240" w:lineRule="atLeast"/>
              <w:jc w:val="left"/>
            </w:pPr>
          </w:p>
        </w:tc>
        <w:tc>
          <w:tcPr>
            <w:tcW w:w="941" w:type="dxa"/>
          </w:tcPr>
          <w:p w14:paraId="1DA4C266" w14:textId="77777777" w:rsidR="009E452E" w:rsidRDefault="009E452E" w:rsidP="00A76ABC">
            <w:pPr>
              <w:spacing w:line="240" w:lineRule="atLeast"/>
              <w:jc w:val="left"/>
            </w:pPr>
          </w:p>
        </w:tc>
        <w:tc>
          <w:tcPr>
            <w:tcW w:w="8328" w:type="dxa"/>
          </w:tcPr>
          <w:p w14:paraId="54C28225" w14:textId="77777777" w:rsidR="009E452E" w:rsidRDefault="009E452E" w:rsidP="00A76ABC">
            <w:pPr>
              <w:spacing w:line="240" w:lineRule="atLeast"/>
              <w:jc w:val="left"/>
            </w:pPr>
          </w:p>
        </w:tc>
      </w:tr>
      <w:tr w:rsidR="009A7E8A" w14:paraId="0AD2D447" w14:textId="77777777" w:rsidTr="008A5000">
        <w:trPr>
          <w:trHeight w:val="267"/>
        </w:trPr>
        <w:tc>
          <w:tcPr>
            <w:tcW w:w="2263" w:type="dxa"/>
          </w:tcPr>
          <w:p w14:paraId="502022B5" w14:textId="77777777" w:rsidR="009A7E8A" w:rsidRDefault="009A7E8A" w:rsidP="00A76ABC">
            <w:pPr>
              <w:spacing w:line="240" w:lineRule="atLeast"/>
              <w:jc w:val="left"/>
            </w:pPr>
            <w:r>
              <w:rPr>
                <w:rFonts w:hint="eastAsia"/>
              </w:rPr>
              <w:t>编号</w:t>
            </w:r>
          </w:p>
        </w:tc>
        <w:tc>
          <w:tcPr>
            <w:tcW w:w="1985" w:type="dxa"/>
          </w:tcPr>
          <w:p w14:paraId="7BE05BAF" w14:textId="77777777" w:rsidR="009A7E8A" w:rsidRDefault="009A7E8A" w:rsidP="00A76ABC">
            <w:pPr>
              <w:spacing w:line="240" w:lineRule="atLeast"/>
              <w:jc w:val="left"/>
            </w:pPr>
            <w:r>
              <w:rPr>
                <w:rFonts w:hint="eastAsia"/>
              </w:rPr>
              <w:t>F_</w:t>
            </w:r>
            <w:r>
              <w:t>SN</w:t>
            </w:r>
          </w:p>
        </w:tc>
        <w:tc>
          <w:tcPr>
            <w:tcW w:w="1984" w:type="dxa"/>
          </w:tcPr>
          <w:p w14:paraId="692A31EC" w14:textId="77777777" w:rsidR="009A7E8A" w:rsidRDefault="009A7E8A" w:rsidP="00A76ABC">
            <w:pPr>
              <w:spacing w:line="240" w:lineRule="atLeast"/>
              <w:jc w:val="left"/>
            </w:pPr>
            <w:r w:rsidRPr="003E38C9">
              <w:t>VARCHAR(2</w:t>
            </w:r>
            <w:r w:rsidR="00730343">
              <w:t>6</w:t>
            </w:r>
            <w:r w:rsidRPr="003E38C9">
              <w:t>) NOT NULL</w:t>
            </w:r>
          </w:p>
        </w:tc>
        <w:tc>
          <w:tcPr>
            <w:tcW w:w="941" w:type="dxa"/>
          </w:tcPr>
          <w:p w14:paraId="12CA1390" w14:textId="77777777" w:rsidR="009A7E8A" w:rsidRDefault="009A7E8A" w:rsidP="00A76ABC">
            <w:pPr>
              <w:spacing w:line="240" w:lineRule="atLeast"/>
              <w:jc w:val="left"/>
            </w:pPr>
          </w:p>
        </w:tc>
        <w:tc>
          <w:tcPr>
            <w:tcW w:w="8328" w:type="dxa"/>
          </w:tcPr>
          <w:p w14:paraId="6D5D3335" w14:textId="77777777" w:rsidR="00A45613" w:rsidRDefault="00730343" w:rsidP="00A76ABC">
            <w:pPr>
              <w:spacing w:line="240" w:lineRule="atLeast"/>
              <w:jc w:val="left"/>
            </w:pPr>
            <w:r>
              <w:rPr>
                <w:rFonts w:hint="eastAsia"/>
              </w:rPr>
              <w:t>对于非退货型的零售单，</w:t>
            </w:r>
            <w:r w:rsidR="004E0DAF" w:rsidRPr="004E0DAF">
              <w:rPr>
                <w:rFonts w:hint="eastAsia"/>
              </w:rPr>
              <w:t>长度</w:t>
            </w:r>
            <w:r>
              <w:rPr>
                <w:rFonts w:hint="eastAsia"/>
              </w:rPr>
              <w:t>限制为</w:t>
            </w:r>
            <w:r w:rsidR="004E0DAF" w:rsidRPr="004E0DAF">
              <w:t>24</w:t>
            </w:r>
            <w:r w:rsidR="004E0DAF" w:rsidRPr="004E0DAF">
              <w:t>。</w:t>
            </w:r>
            <w:r w:rsidR="004E0DAF" w:rsidRPr="004E0DAF">
              <w:t>LS+</w:t>
            </w:r>
            <w:r w:rsidR="004E0DAF" w:rsidRPr="004E0DAF">
              <w:t>年月日</w:t>
            </w:r>
            <w:r w:rsidR="004E0DAF" w:rsidRPr="004E0DAF">
              <w:t>+</w:t>
            </w:r>
            <w:r w:rsidR="004E0DAF" w:rsidRPr="004E0DAF">
              <w:t>时分秒</w:t>
            </w:r>
            <w:r w:rsidR="004E0DAF" w:rsidRPr="004E0DAF">
              <w:t>+4</w:t>
            </w:r>
            <w:r w:rsidR="004E0DAF" w:rsidRPr="004E0DAF">
              <w:t>位</w:t>
            </w:r>
            <w:r w:rsidR="004E0DAF" w:rsidRPr="004E0DAF">
              <w:t>pos_id+</w:t>
            </w:r>
            <w:r w:rsidR="004E0DAF" w:rsidRPr="004E0DAF">
              <w:t>四位随机数。查询</w:t>
            </w:r>
            <w:r w:rsidR="004E0DAF" w:rsidRPr="004E0DAF">
              <w:t>RN</w:t>
            </w:r>
            <w:r w:rsidR="004E0DAF" w:rsidRPr="004E0DAF">
              <w:t>可以</w:t>
            </w:r>
            <w:r w:rsidR="004E0DAF">
              <w:rPr>
                <w:rFonts w:hint="eastAsia"/>
              </w:rPr>
              <w:t>用</w:t>
            </w:r>
            <w:r w:rsidR="004E0DAF" w:rsidRPr="004E0DAF">
              <w:t>小写的</w:t>
            </w:r>
            <w:r w:rsidR="004E0DAF" w:rsidRPr="004E0DAF">
              <w:t>LS</w:t>
            </w:r>
            <w:r w:rsidR="004E0DAF">
              <w:rPr>
                <w:rFonts w:hint="eastAsia"/>
              </w:rPr>
              <w:t>，即</w:t>
            </w:r>
            <w:r w:rsidR="004E0DAF">
              <w:rPr>
                <w:rFonts w:hint="eastAsia"/>
              </w:rPr>
              <w:t>l</w:t>
            </w:r>
            <w:r w:rsidR="004E0DAF">
              <w:t>s</w:t>
            </w:r>
            <w:r w:rsidR="004E0DAF" w:rsidRPr="004E0DAF">
              <w:t>。</w:t>
            </w:r>
          </w:p>
          <w:p w14:paraId="2B82656D" w14:textId="77777777" w:rsidR="00A45613" w:rsidRDefault="00A45613" w:rsidP="00A76ABC">
            <w:pPr>
              <w:spacing w:line="240" w:lineRule="atLeast"/>
              <w:jc w:val="left"/>
            </w:pPr>
          </w:p>
          <w:p w14:paraId="4479D319" w14:textId="77777777" w:rsidR="00B45985" w:rsidRDefault="00A45613" w:rsidP="00A76ABC">
            <w:pPr>
              <w:spacing w:line="240" w:lineRule="atLeast"/>
              <w:jc w:val="left"/>
              <w:rPr>
                <w:shd w:val="clear" w:color="auto" w:fill="FF0000"/>
              </w:rPr>
            </w:pPr>
            <w:r w:rsidRPr="00A45613">
              <w:rPr>
                <w:rFonts w:hint="eastAsia"/>
                <w:shd w:val="clear" w:color="auto" w:fill="FF0000"/>
              </w:rPr>
              <w:t>退货类型的零售单的</w:t>
            </w:r>
            <w:r w:rsidRPr="00A45613">
              <w:rPr>
                <w:shd w:val="clear" w:color="auto" w:fill="FF0000"/>
              </w:rPr>
              <w:t>SN</w:t>
            </w:r>
            <w:r w:rsidRPr="00A45613">
              <w:rPr>
                <w:shd w:val="clear" w:color="auto" w:fill="FF0000"/>
              </w:rPr>
              <w:t>生成规则是源单</w:t>
            </w:r>
            <w:r w:rsidRPr="00A45613">
              <w:rPr>
                <w:shd w:val="clear" w:color="auto" w:fill="FF0000"/>
              </w:rPr>
              <w:t>SN</w:t>
            </w:r>
            <w:r w:rsidRPr="00A45613">
              <w:rPr>
                <w:shd w:val="clear" w:color="auto" w:fill="FF0000"/>
              </w:rPr>
              <w:t>后面加</w:t>
            </w:r>
            <w:r w:rsidRPr="00A45613">
              <w:rPr>
                <w:shd w:val="clear" w:color="auto" w:fill="FF0000"/>
              </w:rPr>
              <w:t>_1(</w:t>
            </w:r>
            <w:r w:rsidRPr="00A45613">
              <w:rPr>
                <w:shd w:val="clear" w:color="auto" w:fill="FF0000"/>
              </w:rPr>
              <w:t>自增</w:t>
            </w:r>
            <w:r w:rsidRPr="00A45613">
              <w:rPr>
                <w:shd w:val="clear" w:color="auto" w:fill="FF0000"/>
              </w:rPr>
              <w:t>)</w:t>
            </w:r>
            <w:r w:rsidR="00730343">
              <w:rPr>
                <w:rFonts w:hint="eastAsia"/>
                <w:shd w:val="clear" w:color="auto" w:fill="FF0000"/>
              </w:rPr>
              <w:t>，限制为</w:t>
            </w:r>
            <w:r w:rsidR="00730343">
              <w:rPr>
                <w:rFonts w:hint="eastAsia"/>
                <w:shd w:val="clear" w:color="auto" w:fill="FF0000"/>
              </w:rPr>
              <w:t>2</w:t>
            </w:r>
            <w:r w:rsidR="00730343">
              <w:rPr>
                <w:shd w:val="clear" w:color="auto" w:fill="FF0000"/>
              </w:rPr>
              <w:t>6</w:t>
            </w:r>
            <w:r w:rsidR="00730343">
              <w:rPr>
                <w:rFonts w:hint="eastAsia"/>
                <w:shd w:val="clear" w:color="auto" w:fill="FF0000"/>
              </w:rPr>
              <w:t>位。</w:t>
            </w:r>
          </w:p>
          <w:p w14:paraId="10A45162" w14:textId="77777777" w:rsidR="00B45985" w:rsidRDefault="00B45985" w:rsidP="00A76ABC">
            <w:pPr>
              <w:spacing w:line="240" w:lineRule="atLeast"/>
              <w:jc w:val="left"/>
            </w:pPr>
            <w:r w:rsidRPr="008B444E">
              <w:rPr>
                <w:rFonts w:hint="eastAsia"/>
                <w:shd w:val="clear" w:color="auto" w:fill="FF0000"/>
              </w:rPr>
              <w:t>模糊搜索</w:t>
            </w:r>
            <w:r w:rsidRPr="008B444E">
              <w:rPr>
                <w:rFonts w:hint="eastAsia"/>
                <w:shd w:val="clear" w:color="auto" w:fill="FF0000"/>
              </w:rPr>
              <w:t>RN</w:t>
            </w:r>
            <w:r w:rsidRPr="008B444E">
              <w:rPr>
                <w:rFonts w:hint="eastAsia"/>
                <w:shd w:val="clear" w:color="auto" w:fill="FF0000"/>
              </w:rPr>
              <w:t>时，必须至少输入</w:t>
            </w:r>
            <w:r w:rsidR="00854825">
              <w:rPr>
                <w:shd w:val="clear" w:color="auto" w:fill="FF0000"/>
              </w:rPr>
              <w:t>LS</w:t>
            </w:r>
            <w:r w:rsidRPr="008B444E">
              <w:rPr>
                <w:shd w:val="clear" w:color="auto" w:fill="FF0000"/>
              </w:rPr>
              <w:t>+yyyyMMDD</w:t>
            </w:r>
            <w:r w:rsidRPr="008B444E">
              <w:rPr>
                <w:rFonts w:hint="eastAsia"/>
                <w:shd w:val="clear" w:color="auto" w:fill="FF0000"/>
              </w:rPr>
              <w:t>共</w:t>
            </w:r>
            <w:r w:rsidRPr="008B444E">
              <w:rPr>
                <w:rFonts w:hint="eastAsia"/>
                <w:shd w:val="clear" w:color="auto" w:fill="FF0000"/>
              </w:rPr>
              <w:t>1</w:t>
            </w:r>
            <w:r w:rsidRPr="008B444E">
              <w:rPr>
                <w:shd w:val="clear" w:color="auto" w:fill="FF0000"/>
              </w:rPr>
              <w:t>0</w:t>
            </w:r>
            <w:r w:rsidRPr="008B444E">
              <w:rPr>
                <w:rFonts w:hint="eastAsia"/>
                <w:shd w:val="clear" w:color="auto" w:fill="FF0000"/>
              </w:rPr>
              <w:t>位</w:t>
            </w:r>
          </w:p>
        </w:tc>
      </w:tr>
      <w:tr w:rsidR="009A7E8A" w14:paraId="7A67A2D8" w14:textId="77777777" w:rsidTr="008A5000">
        <w:trPr>
          <w:trHeight w:val="267"/>
        </w:trPr>
        <w:tc>
          <w:tcPr>
            <w:tcW w:w="2263" w:type="dxa"/>
          </w:tcPr>
          <w:p w14:paraId="552659B2" w14:textId="77777777" w:rsidR="009A7E8A" w:rsidRDefault="009A7E8A" w:rsidP="00A76ABC">
            <w:pPr>
              <w:spacing w:line="240" w:lineRule="atLeast"/>
              <w:jc w:val="left"/>
            </w:pPr>
            <w:r>
              <w:rPr>
                <w:rFonts w:hint="eastAsia"/>
              </w:rPr>
              <w:t>消费者（会员）</w:t>
            </w:r>
            <w:r>
              <w:rPr>
                <w:rFonts w:hint="eastAsia"/>
              </w:rPr>
              <w:t>I</w:t>
            </w:r>
            <w:r>
              <w:t>D</w:t>
            </w:r>
          </w:p>
        </w:tc>
        <w:tc>
          <w:tcPr>
            <w:tcW w:w="1985" w:type="dxa"/>
          </w:tcPr>
          <w:p w14:paraId="3B4BDA74" w14:textId="77777777" w:rsidR="009A7E8A" w:rsidRDefault="009A7E8A" w:rsidP="00A76ABC">
            <w:pPr>
              <w:spacing w:line="240" w:lineRule="atLeast"/>
              <w:jc w:val="left"/>
            </w:pPr>
            <w:r>
              <w:rPr>
                <w:rFonts w:hint="eastAsia"/>
              </w:rPr>
              <w:t>F</w:t>
            </w:r>
            <w:r>
              <w:t>_VipID</w:t>
            </w:r>
          </w:p>
        </w:tc>
        <w:tc>
          <w:tcPr>
            <w:tcW w:w="1984" w:type="dxa"/>
          </w:tcPr>
          <w:p w14:paraId="68087758" w14:textId="77777777" w:rsidR="009A7E8A" w:rsidRDefault="009A7E8A" w:rsidP="00A76ABC">
            <w:pPr>
              <w:spacing w:line="240" w:lineRule="atLeast"/>
              <w:jc w:val="left"/>
            </w:pPr>
            <w:r>
              <w:t>Int  NULL</w:t>
            </w:r>
          </w:p>
        </w:tc>
        <w:tc>
          <w:tcPr>
            <w:tcW w:w="941" w:type="dxa"/>
          </w:tcPr>
          <w:p w14:paraId="27D757B1" w14:textId="77777777" w:rsidR="009A7E8A" w:rsidRDefault="009A7E8A" w:rsidP="00A76ABC">
            <w:pPr>
              <w:spacing w:line="240" w:lineRule="atLeast"/>
              <w:jc w:val="left"/>
            </w:pPr>
          </w:p>
        </w:tc>
        <w:tc>
          <w:tcPr>
            <w:tcW w:w="8328" w:type="dxa"/>
          </w:tcPr>
          <w:p w14:paraId="0B4BEA49" w14:textId="0740BC0D" w:rsidR="009A7E8A" w:rsidRDefault="009A7E8A" w:rsidP="00A76ABC">
            <w:pPr>
              <w:spacing w:line="240" w:lineRule="atLeast"/>
              <w:jc w:val="left"/>
            </w:pPr>
            <w:bookmarkStart w:id="204" w:name="OLE_LINK100"/>
            <w:r>
              <w:rPr>
                <w:rFonts w:hint="eastAsia"/>
              </w:rPr>
              <w:t>外键</w:t>
            </w:r>
            <w:bookmarkEnd w:id="204"/>
            <w:r w:rsidR="00EC5E79" w:rsidRPr="00EC5E79">
              <w:rPr>
                <w:rFonts w:hint="eastAsia"/>
                <w:shd w:val="clear" w:color="auto" w:fill="70AD47" w:themeFill="accent6"/>
              </w:rPr>
              <w:t>，指向</w:t>
            </w:r>
            <w:r w:rsidR="00EC5E79" w:rsidRPr="00EC5E79">
              <w:rPr>
                <w:rFonts w:hint="eastAsia"/>
                <w:shd w:val="clear" w:color="auto" w:fill="70AD47" w:themeFill="accent6"/>
              </w:rPr>
              <w:t>T</w:t>
            </w:r>
            <w:r w:rsidR="00EC5E79" w:rsidRPr="00EC5E79">
              <w:rPr>
                <w:shd w:val="clear" w:color="auto" w:fill="70AD47" w:themeFill="accent6"/>
              </w:rPr>
              <w:t>_Vip.F_ID</w:t>
            </w:r>
          </w:p>
        </w:tc>
      </w:tr>
      <w:tr w:rsidR="009A7E8A" w14:paraId="1A36F79C" w14:textId="77777777" w:rsidTr="008A5000">
        <w:trPr>
          <w:trHeight w:val="267"/>
        </w:trPr>
        <w:tc>
          <w:tcPr>
            <w:tcW w:w="2263" w:type="dxa"/>
          </w:tcPr>
          <w:p w14:paraId="74DF3EBD" w14:textId="77777777" w:rsidR="009A7E8A" w:rsidRPr="00236ECA" w:rsidRDefault="009A7E8A" w:rsidP="00A76ABC">
            <w:pPr>
              <w:spacing w:line="240" w:lineRule="atLeast"/>
              <w:jc w:val="left"/>
              <w:rPr>
                <w:strike/>
              </w:rPr>
            </w:pPr>
            <w:r w:rsidRPr="00236ECA">
              <w:rPr>
                <w:rFonts w:hint="eastAsia"/>
                <w:strike/>
              </w:rPr>
              <w:t>小票格式</w:t>
            </w:r>
            <w:r w:rsidRPr="00236ECA">
              <w:rPr>
                <w:rFonts w:hint="eastAsia"/>
                <w:strike/>
              </w:rPr>
              <w:t>ID</w:t>
            </w:r>
          </w:p>
        </w:tc>
        <w:tc>
          <w:tcPr>
            <w:tcW w:w="1985" w:type="dxa"/>
          </w:tcPr>
          <w:p w14:paraId="3376C5AF" w14:textId="77777777" w:rsidR="009A7E8A" w:rsidRPr="00236ECA" w:rsidRDefault="009A7E8A" w:rsidP="00A76ABC">
            <w:pPr>
              <w:spacing w:line="240" w:lineRule="atLeast"/>
              <w:jc w:val="left"/>
              <w:rPr>
                <w:strike/>
              </w:rPr>
            </w:pPr>
            <w:r w:rsidRPr="00236ECA">
              <w:rPr>
                <w:rFonts w:hint="eastAsia"/>
                <w:strike/>
              </w:rPr>
              <w:t>F</w:t>
            </w:r>
            <w:r w:rsidRPr="00236ECA">
              <w:rPr>
                <w:strike/>
              </w:rPr>
              <w:t>_SmallSheetID</w:t>
            </w:r>
          </w:p>
        </w:tc>
        <w:tc>
          <w:tcPr>
            <w:tcW w:w="1984" w:type="dxa"/>
          </w:tcPr>
          <w:p w14:paraId="6E8A8923" w14:textId="77777777" w:rsidR="009A7E8A" w:rsidRPr="00236ECA" w:rsidRDefault="009A7E8A" w:rsidP="00A76ABC">
            <w:pPr>
              <w:spacing w:line="240" w:lineRule="atLeast"/>
              <w:jc w:val="left"/>
              <w:rPr>
                <w:strike/>
              </w:rPr>
            </w:pPr>
            <w:r w:rsidRPr="00236ECA">
              <w:rPr>
                <w:strike/>
              </w:rPr>
              <w:t>Int not null</w:t>
            </w:r>
          </w:p>
        </w:tc>
        <w:tc>
          <w:tcPr>
            <w:tcW w:w="941" w:type="dxa"/>
          </w:tcPr>
          <w:p w14:paraId="53BBF741" w14:textId="77777777" w:rsidR="009A7E8A" w:rsidRPr="00236ECA" w:rsidRDefault="009A7E8A" w:rsidP="00A76ABC">
            <w:pPr>
              <w:spacing w:line="240" w:lineRule="atLeast"/>
              <w:jc w:val="left"/>
              <w:rPr>
                <w:strike/>
              </w:rPr>
            </w:pPr>
          </w:p>
        </w:tc>
        <w:tc>
          <w:tcPr>
            <w:tcW w:w="8328" w:type="dxa"/>
          </w:tcPr>
          <w:p w14:paraId="6D09560C" w14:textId="77777777" w:rsidR="009A7E8A" w:rsidRPr="00236ECA" w:rsidRDefault="009A7E8A" w:rsidP="00A76ABC">
            <w:pPr>
              <w:spacing w:line="240" w:lineRule="atLeast"/>
              <w:jc w:val="left"/>
              <w:rPr>
                <w:strike/>
              </w:rPr>
            </w:pPr>
            <w:r w:rsidRPr="00236ECA">
              <w:rPr>
                <w:rFonts w:hint="eastAsia"/>
                <w:strike/>
              </w:rPr>
              <w:t>外键</w:t>
            </w:r>
          </w:p>
        </w:tc>
      </w:tr>
      <w:tr w:rsidR="009A7E8A" w14:paraId="1DE2AF0C" w14:textId="77777777" w:rsidTr="008A5000">
        <w:trPr>
          <w:trHeight w:val="267"/>
        </w:trPr>
        <w:tc>
          <w:tcPr>
            <w:tcW w:w="2263" w:type="dxa"/>
          </w:tcPr>
          <w:p w14:paraId="49C5C8DA" w14:textId="77777777" w:rsidR="009A7E8A" w:rsidRDefault="009A7E8A" w:rsidP="00A76ABC">
            <w:pPr>
              <w:spacing w:line="240" w:lineRule="atLeast"/>
              <w:jc w:val="left"/>
            </w:pPr>
            <w:bookmarkStart w:id="205" w:name="_Hlk517189114"/>
            <w:r>
              <w:rPr>
                <w:rFonts w:hint="eastAsia"/>
              </w:rPr>
              <w:t>源开单</w:t>
            </w:r>
            <w:r>
              <w:rPr>
                <w:rFonts w:hint="eastAsia"/>
              </w:rPr>
              <w:t>ID</w:t>
            </w:r>
          </w:p>
        </w:tc>
        <w:tc>
          <w:tcPr>
            <w:tcW w:w="1985" w:type="dxa"/>
          </w:tcPr>
          <w:p w14:paraId="43B74157" w14:textId="77777777" w:rsidR="009A7E8A" w:rsidRDefault="009A7E8A" w:rsidP="00A76ABC">
            <w:pPr>
              <w:spacing w:line="240" w:lineRule="atLeast"/>
              <w:jc w:val="left"/>
            </w:pPr>
            <w:bookmarkStart w:id="206" w:name="OLE_LINK20"/>
            <w:bookmarkStart w:id="207" w:name="OLE_LINK21"/>
            <w:bookmarkStart w:id="208" w:name="OLE_LINK22"/>
            <w:r>
              <w:rPr>
                <w:rFonts w:hint="eastAsia"/>
              </w:rPr>
              <w:t>F_SourceID</w:t>
            </w:r>
            <w:bookmarkEnd w:id="206"/>
            <w:bookmarkEnd w:id="207"/>
            <w:bookmarkEnd w:id="208"/>
          </w:p>
        </w:tc>
        <w:tc>
          <w:tcPr>
            <w:tcW w:w="1984" w:type="dxa"/>
          </w:tcPr>
          <w:p w14:paraId="685280E4" w14:textId="77777777" w:rsidR="009A7E8A" w:rsidRDefault="009A7E8A" w:rsidP="00A76ABC">
            <w:pPr>
              <w:spacing w:line="240" w:lineRule="atLeast"/>
              <w:jc w:val="left"/>
            </w:pPr>
          </w:p>
        </w:tc>
        <w:tc>
          <w:tcPr>
            <w:tcW w:w="941" w:type="dxa"/>
          </w:tcPr>
          <w:p w14:paraId="4027A64F" w14:textId="77777777" w:rsidR="009A7E8A" w:rsidRDefault="009A7E8A" w:rsidP="00A76ABC">
            <w:pPr>
              <w:spacing w:line="240" w:lineRule="atLeast"/>
              <w:jc w:val="left"/>
            </w:pPr>
          </w:p>
        </w:tc>
        <w:tc>
          <w:tcPr>
            <w:tcW w:w="8328" w:type="dxa"/>
          </w:tcPr>
          <w:p w14:paraId="4C240BBA" w14:textId="77777777" w:rsidR="009A7E8A" w:rsidRDefault="009A7E8A" w:rsidP="00A76ABC">
            <w:pPr>
              <w:spacing w:line="240" w:lineRule="atLeast"/>
              <w:jc w:val="left"/>
            </w:pPr>
            <w:r>
              <w:rPr>
                <w:rFonts w:hint="eastAsia"/>
              </w:rPr>
              <w:t>发生退货时，需要提供原单信息。退货数量不能大于购买的数量（如果发生此种情况，应如何处理？），所以每次退货不仅要找到源单据，还要检查退货数量是否符合此规则。退货完后，一般会销毁消费者的单据，所以退货行为一般只有一次。</w:t>
            </w:r>
          </w:p>
        </w:tc>
      </w:tr>
      <w:tr w:rsidR="00E3668D" w14:paraId="7B502D87" w14:textId="77777777" w:rsidTr="008A5000">
        <w:trPr>
          <w:trHeight w:val="267"/>
        </w:trPr>
        <w:tc>
          <w:tcPr>
            <w:tcW w:w="2263" w:type="dxa"/>
          </w:tcPr>
          <w:p w14:paraId="1C6215FC" w14:textId="77777777" w:rsidR="00E3668D" w:rsidRDefault="00E3668D" w:rsidP="00A76ABC">
            <w:pPr>
              <w:spacing w:line="240" w:lineRule="atLeast"/>
              <w:jc w:val="left"/>
            </w:pPr>
            <w:bookmarkStart w:id="209" w:name="_Hlk517189340"/>
            <w:bookmarkEnd w:id="205"/>
            <w:r>
              <w:rPr>
                <w:rFonts w:hint="eastAsia"/>
              </w:rPr>
              <w:t>收银机单号</w:t>
            </w:r>
          </w:p>
        </w:tc>
        <w:tc>
          <w:tcPr>
            <w:tcW w:w="1985" w:type="dxa"/>
          </w:tcPr>
          <w:p w14:paraId="79F227FB" w14:textId="77777777" w:rsidR="00E3668D" w:rsidRDefault="00E3668D" w:rsidP="00A76ABC">
            <w:pPr>
              <w:spacing w:line="240" w:lineRule="atLeast"/>
              <w:jc w:val="left"/>
            </w:pPr>
            <w:bookmarkStart w:id="210" w:name="OLE_LINK61"/>
            <w:bookmarkStart w:id="211" w:name="OLE_LINK62"/>
            <w:bookmarkStart w:id="212" w:name="OLE_LINK66"/>
            <w:bookmarkStart w:id="213" w:name="OLE_LINK71"/>
            <w:r>
              <w:rPr>
                <w:rFonts w:hint="eastAsia"/>
              </w:rPr>
              <w:t>F</w:t>
            </w:r>
            <w:r>
              <w:t>_</w:t>
            </w:r>
            <w:r w:rsidR="0088567E">
              <w:rPr>
                <w:rFonts w:hint="eastAsia"/>
              </w:rPr>
              <w:t>L</w:t>
            </w:r>
            <w:r w:rsidR="0088567E">
              <w:t>ocal</w:t>
            </w:r>
            <w:r>
              <w:t>SN</w:t>
            </w:r>
            <w:bookmarkEnd w:id="210"/>
            <w:bookmarkEnd w:id="211"/>
            <w:bookmarkEnd w:id="212"/>
            <w:bookmarkEnd w:id="213"/>
          </w:p>
        </w:tc>
        <w:tc>
          <w:tcPr>
            <w:tcW w:w="1984" w:type="dxa"/>
          </w:tcPr>
          <w:p w14:paraId="59F4B44E" w14:textId="77777777" w:rsidR="00E3668D" w:rsidRDefault="00E3668D" w:rsidP="00A76ABC">
            <w:pPr>
              <w:spacing w:line="240" w:lineRule="atLeast"/>
              <w:jc w:val="left"/>
            </w:pPr>
            <w:r>
              <w:t>I</w:t>
            </w:r>
            <w:r>
              <w:rPr>
                <w:rFonts w:hint="eastAsia"/>
              </w:rPr>
              <w:t>nt</w:t>
            </w:r>
            <w:r w:rsidR="00B944C9">
              <w:t xml:space="preserve"> not null</w:t>
            </w:r>
          </w:p>
        </w:tc>
        <w:tc>
          <w:tcPr>
            <w:tcW w:w="941" w:type="dxa"/>
          </w:tcPr>
          <w:p w14:paraId="1BB5F260" w14:textId="77777777" w:rsidR="00E3668D" w:rsidRDefault="00E3668D" w:rsidP="00A76ABC">
            <w:pPr>
              <w:spacing w:line="240" w:lineRule="atLeast"/>
              <w:jc w:val="left"/>
            </w:pPr>
          </w:p>
        </w:tc>
        <w:tc>
          <w:tcPr>
            <w:tcW w:w="8328" w:type="dxa"/>
            <w:vMerge w:val="restart"/>
          </w:tcPr>
          <w:p w14:paraId="2E1FFEC7" w14:textId="77777777" w:rsidR="00E3668D" w:rsidRDefault="00E3668D" w:rsidP="00B944C9">
            <w:pPr>
              <w:spacing w:line="240" w:lineRule="atLeast"/>
              <w:jc w:val="left"/>
            </w:pPr>
            <w:r>
              <w:rPr>
                <w:rFonts w:hint="eastAsia"/>
              </w:rPr>
              <w:t>F_</w:t>
            </w:r>
            <w:r>
              <w:t>POS_ID</w:t>
            </w:r>
            <w:r>
              <w:rPr>
                <w:rFonts w:hint="eastAsia"/>
              </w:rPr>
              <w:t>为外键。</w:t>
            </w:r>
          </w:p>
          <w:p w14:paraId="1C7DF116" w14:textId="77777777" w:rsidR="00E3668D" w:rsidRDefault="00E3668D" w:rsidP="00B944C9">
            <w:pPr>
              <w:spacing w:line="240" w:lineRule="atLeast"/>
              <w:jc w:val="left"/>
            </w:pPr>
            <w:r w:rsidRPr="00B944C9">
              <w:rPr>
                <w:rFonts w:hint="eastAsia"/>
                <w:shd w:val="clear" w:color="auto" w:fill="FF0000"/>
              </w:rPr>
              <w:t>F_</w:t>
            </w:r>
            <w:r w:rsidRPr="00B944C9">
              <w:rPr>
                <w:shd w:val="clear" w:color="auto" w:fill="FF0000"/>
              </w:rPr>
              <w:t>POS_ID</w:t>
            </w:r>
            <w:r w:rsidRPr="00B944C9">
              <w:rPr>
                <w:rFonts w:hint="eastAsia"/>
                <w:shd w:val="clear" w:color="auto" w:fill="FF0000"/>
              </w:rPr>
              <w:t>+ F</w:t>
            </w:r>
            <w:r w:rsidRPr="00B944C9">
              <w:rPr>
                <w:shd w:val="clear" w:color="auto" w:fill="FF0000"/>
              </w:rPr>
              <w:t>_</w:t>
            </w:r>
            <w:r w:rsidR="0088567E">
              <w:rPr>
                <w:rFonts w:hint="eastAsia"/>
              </w:rPr>
              <w:t>L</w:t>
            </w:r>
            <w:r w:rsidR="0088567E">
              <w:t>ocal</w:t>
            </w:r>
            <w:r w:rsidRPr="00B944C9">
              <w:rPr>
                <w:shd w:val="clear" w:color="auto" w:fill="FF0000"/>
              </w:rPr>
              <w:t>SN</w:t>
            </w:r>
            <w:r w:rsidRPr="00B944C9">
              <w:rPr>
                <w:rFonts w:hint="eastAsia"/>
                <w:shd w:val="clear" w:color="auto" w:fill="FF0000"/>
              </w:rPr>
              <w:t>+</w:t>
            </w:r>
            <w:r w:rsidRPr="00B944C9">
              <w:rPr>
                <w:shd w:val="clear" w:color="auto" w:fill="FF0000"/>
              </w:rPr>
              <w:t xml:space="preserve"> </w:t>
            </w:r>
            <w:r w:rsidRPr="00B944C9">
              <w:rPr>
                <w:rFonts w:hint="eastAsia"/>
                <w:shd w:val="clear" w:color="auto" w:fill="FF0000"/>
              </w:rPr>
              <w:t>F</w:t>
            </w:r>
            <w:r w:rsidRPr="00B944C9">
              <w:rPr>
                <w:shd w:val="clear" w:color="auto" w:fill="FF0000"/>
              </w:rPr>
              <w:t>_SaleDatetime</w:t>
            </w:r>
            <w:r w:rsidRPr="00B944C9">
              <w:rPr>
                <w:rFonts w:hint="eastAsia"/>
                <w:shd w:val="clear" w:color="auto" w:fill="FF0000"/>
              </w:rPr>
              <w:t>为组合惟一键，惟一标识一个单。</w:t>
            </w:r>
            <w:r>
              <w:rPr>
                <w:rFonts w:hint="eastAsia"/>
              </w:rPr>
              <w:t>说明：</w:t>
            </w:r>
          </w:p>
          <w:p w14:paraId="269695D6" w14:textId="77777777" w:rsidR="00E3668D" w:rsidRDefault="00E3668D" w:rsidP="00B944C9">
            <w:pPr>
              <w:spacing w:line="240" w:lineRule="atLeast"/>
              <w:jc w:val="left"/>
            </w:pPr>
            <w:r>
              <w:rPr>
                <w:rFonts w:hint="eastAsia"/>
              </w:rPr>
              <w:t>每台</w:t>
            </w:r>
            <w:r>
              <w:rPr>
                <w:rFonts w:hint="eastAsia"/>
              </w:rPr>
              <w:t>POS</w:t>
            </w:r>
            <w:r>
              <w:rPr>
                <w:rFonts w:hint="eastAsia"/>
              </w:rPr>
              <w:t>机上的每次消费都会形成本机上的流水号</w:t>
            </w:r>
            <w:r>
              <w:rPr>
                <w:rFonts w:hint="eastAsia"/>
              </w:rPr>
              <w:t>F</w:t>
            </w:r>
            <w:r>
              <w:t>_</w:t>
            </w:r>
            <w:r w:rsidR="0088567E">
              <w:rPr>
                <w:rFonts w:hint="eastAsia"/>
              </w:rPr>
              <w:t>L</w:t>
            </w:r>
            <w:r w:rsidR="0088567E">
              <w:t>ocal</w:t>
            </w:r>
            <w:r>
              <w:t>SN</w:t>
            </w:r>
            <w:r>
              <w:rPr>
                <w:rFonts w:hint="eastAsia"/>
              </w:rPr>
              <w:t>，是</w:t>
            </w:r>
            <w:r w:rsidRPr="00372508">
              <w:rPr>
                <w:rFonts w:hint="eastAsia"/>
              </w:rPr>
              <w:t>在这台收银机上的惟一单号</w:t>
            </w:r>
            <w:r>
              <w:rPr>
                <w:rFonts w:hint="eastAsia"/>
              </w:rPr>
              <w:t>。这个号加上收银机的</w:t>
            </w:r>
            <w:r>
              <w:rPr>
                <w:rFonts w:hint="eastAsia"/>
              </w:rPr>
              <w:t>ID</w:t>
            </w:r>
            <w:r>
              <w:rPr>
                <w:rFonts w:hint="eastAsia"/>
              </w:rPr>
              <w:t>和消费时间，形成一个独一无二的组合，惟一标识此次交易：</w:t>
            </w:r>
          </w:p>
          <w:p w14:paraId="79FEF919" w14:textId="77777777" w:rsidR="00E3668D" w:rsidRDefault="00E3668D" w:rsidP="00787588">
            <w:pPr>
              <w:numPr>
                <w:ilvl w:val="0"/>
                <w:numId w:val="21"/>
              </w:numPr>
              <w:spacing w:line="240" w:lineRule="atLeast"/>
              <w:jc w:val="left"/>
            </w:pPr>
            <w:r>
              <w:rPr>
                <w:rFonts w:hint="eastAsia"/>
              </w:rPr>
              <w:t>一旦交易完成，这</w:t>
            </w:r>
            <w:r>
              <w:rPr>
                <w:rFonts w:hint="eastAsia"/>
              </w:rPr>
              <w:t>3</w:t>
            </w:r>
            <w:r>
              <w:rPr>
                <w:rFonts w:hint="eastAsia"/>
              </w:rPr>
              <w:t>个字段就会生成。</w:t>
            </w:r>
          </w:p>
          <w:p w14:paraId="45A7236D" w14:textId="77777777" w:rsidR="00E3668D" w:rsidRDefault="00E3668D" w:rsidP="00787588">
            <w:pPr>
              <w:numPr>
                <w:ilvl w:val="0"/>
                <w:numId w:val="21"/>
              </w:numPr>
              <w:spacing w:line="240" w:lineRule="atLeast"/>
              <w:jc w:val="left"/>
            </w:pPr>
            <w:r>
              <w:rPr>
                <w:rFonts w:hint="eastAsia"/>
              </w:rPr>
              <w:t>一旦交易完成，这</w:t>
            </w:r>
            <w:r>
              <w:rPr>
                <w:rFonts w:hint="eastAsia"/>
              </w:rPr>
              <w:t>3</w:t>
            </w:r>
            <w:r>
              <w:rPr>
                <w:rFonts w:hint="eastAsia"/>
              </w:rPr>
              <w:t>个字段就永远不能再更改。因为别的</w:t>
            </w:r>
            <w:r>
              <w:rPr>
                <w:rFonts w:hint="eastAsia"/>
              </w:rPr>
              <w:t>POS</w:t>
            </w:r>
            <w:r>
              <w:rPr>
                <w:rFonts w:hint="eastAsia"/>
              </w:rPr>
              <w:t>机也好本机也好，都可能需要寻找出本次交易。只有这二个字段能够快速定位这次交易。当然，加上收银员</w:t>
            </w:r>
            <w:r>
              <w:rPr>
                <w:rFonts w:hint="eastAsia"/>
              </w:rPr>
              <w:t>ID</w:t>
            </w:r>
            <w:r>
              <w:rPr>
                <w:rFonts w:hint="eastAsia"/>
              </w:rPr>
              <w:t>可以更快定位。</w:t>
            </w:r>
          </w:p>
          <w:p w14:paraId="3806E371" w14:textId="77777777" w:rsidR="00E3668D" w:rsidRDefault="00E3668D" w:rsidP="00787588">
            <w:pPr>
              <w:numPr>
                <w:ilvl w:val="0"/>
                <w:numId w:val="21"/>
              </w:numPr>
              <w:spacing w:line="240" w:lineRule="atLeast"/>
              <w:jc w:val="left"/>
            </w:pPr>
            <w:r>
              <w:rPr>
                <w:rFonts w:hint="eastAsia"/>
              </w:rPr>
              <w:t>同步时，防止重复插入零售单流水到服务器，导致报表有低级错误！</w:t>
            </w:r>
          </w:p>
        </w:tc>
      </w:tr>
      <w:tr w:rsidR="00E3668D" w14:paraId="07CB7731" w14:textId="77777777" w:rsidTr="008A5000">
        <w:trPr>
          <w:trHeight w:val="267"/>
        </w:trPr>
        <w:tc>
          <w:tcPr>
            <w:tcW w:w="2263" w:type="dxa"/>
          </w:tcPr>
          <w:p w14:paraId="4DEF9F2F" w14:textId="77777777" w:rsidR="00E3668D" w:rsidRDefault="00E3668D" w:rsidP="00A76ABC">
            <w:pPr>
              <w:spacing w:line="240" w:lineRule="atLeast"/>
              <w:jc w:val="left"/>
            </w:pPr>
            <w:r>
              <w:rPr>
                <w:rFonts w:hint="eastAsia"/>
              </w:rPr>
              <w:t>收银机</w:t>
            </w:r>
            <w:r>
              <w:rPr>
                <w:rFonts w:hint="eastAsia"/>
              </w:rPr>
              <w:t>I</w:t>
            </w:r>
            <w:r>
              <w:t>D</w:t>
            </w:r>
          </w:p>
        </w:tc>
        <w:tc>
          <w:tcPr>
            <w:tcW w:w="1985" w:type="dxa"/>
          </w:tcPr>
          <w:p w14:paraId="7CBAB3C0" w14:textId="77777777" w:rsidR="00E3668D" w:rsidRDefault="00E3668D" w:rsidP="00A76ABC">
            <w:pPr>
              <w:spacing w:line="240" w:lineRule="atLeast"/>
              <w:jc w:val="left"/>
            </w:pPr>
            <w:bookmarkStart w:id="214" w:name="OLE_LINK67"/>
            <w:bookmarkStart w:id="215" w:name="OLE_LINK68"/>
            <w:bookmarkStart w:id="216" w:name="OLE_LINK69"/>
            <w:bookmarkStart w:id="217" w:name="OLE_LINK70"/>
            <w:r>
              <w:rPr>
                <w:rFonts w:hint="eastAsia"/>
              </w:rPr>
              <w:t>F_</w:t>
            </w:r>
            <w:r>
              <w:t>POS_ID</w:t>
            </w:r>
            <w:bookmarkEnd w:id="214"/>
            <w:bookmarkEnd w:id="215"/>
            <w:bookmarkEnd w:id="216"/>
            <w:bookmarkEnd w:id="217"/>
          </w:p>
        </w:tc>
        <w:tc>
          <w:tcPr>
            <w:tcW w:w="1984" w:type="dxa"/>
          </w:tcPr>
          <w:p w14:paraId="218EB940" w14:textId="77777777" w:rsidR="00E3668D" w:rsidRDefault="00B944C9" w:rsidP="00A76ABC">
            <w:pPr>
              <w:spacing w:line="240" w:lineRule="atLeast"/>
              <w:jc w:val="left"/>
            </w:pPr>
            <w:r>
              <w:t>I</w:t>
            </w:r>
            <w:r w:rsidR="00E3668D">
              <w:t>nt</w:t>
            </w:r>
            <w:r>
              <w:t xml:space="preserve"> not null</w:t>
            </w:r>
          </w:p>
        </w:tc>
        <w:tc>
          <w:tcPr>
            <w:tcW w:w="941" w:type="dxa"/>
          </w:tcPr>
          <w:p w14:paraId="7B658052" w14:textId="77777777" w:rsidR="00E3668D" w:rsidRDefault="00E3668D" w:rsidP="00A76ABC">
            <w:pPr>
              <w:spacing w:line="240" w:lineRule="atLeast"/>
              <w:jc w:val="left"/>
            </w:pPr>
          </w:p>
        </w:tc>
        <w:tc>
          <w:tcPr>
            <w:tcW w:w="8328" w:type="dxa"/>
            <w:vMerge/>
          </w:tcPr>
          <w:p w14:paraId="7FF8D334" w14:textId="77777777" w:rsidR="00E3668D" w:rsidRDefault="00E3668D" w:rsidP="00A76ABC">
            <w:pPr>
              <w:spacing w:line="240" w:lineRule="atLeast"/>
              <w:jc w:val="left"/>
            </w:pPr>
          </w:p>
        </w:tc>
      </w:tr>
      <w:bookmarkEnd w:id="209"/>
      <w:tr w:rsidR="00E3668D" w14:paraId="1BC5FA00" w14:textId="77777777" w:rsidTr="008A5000">
        <w:trPr>
          <w:trHeight w:val="267"/>
        </w:trPr>
        <w:tc>
          <w:tcPr>
            <w:tcW w:w="2263" w:type="dxa"/>
          </w:tcPr>
          <w:p w14:paraId="23A84BAC" w14:textId="77777777" w:rsidR="00E3668D" w:rsidRDefault="00E3668D" w:rsidP="00E3668D">
            <w:pPr>
              <w:spacing w:line="240" w:lineRule="atLeast"/>
              <w:jc w:val="left"/>
            </w:pPr>
            <w:r>
              <w:rPr>
                <w:rFonts w:hint="eastAsia"/>
              </w:rPr>
              <w:t>消费时间</w:t>
            </w:r>
          </w:p>
        </w:tc>
        <w:tc>
          <w:tcPr>
            <w:tcW w:w="1985" w:type="dxa"/>
          </w:tcPr>
          <w:p w14:paraId="0A6BDA28" w14:textId="77777777" w:rsidR="00E3668D" w:rsidRDefault="00E3668D" w:rsidP="00E3668D">
            <w:pPr>
              <w:spacing w:line="240" w:lineRule="atLeast"/>
              <w:jc w:val="left"/>
            </w:pPr>
            <w:r>
              <w:rPr>
                <w:rFonts w:hint="eastAsia"/>
              </w:rPr>
              <w:t>F</w:t>
            </w:r>
            <w:r>
              <w:t>_SaleDatetime</w:t>
            </w:r>
          </w:p>
        </w:tc>
        <w:tc>
          <w:tcPr>
            <w:tcW w:w="1984" w:type="dxa"/>
          </w:tcPr>
          <w:p w14:paraId="669CEDBF" w14:textId="77777777" w:rsidR="00E3668D" w:rsidRDefault="00B944C9" w:rsidP="00E3668D">
            <w:pPr>
              <w:spacing w:line="240" w:lineRule="atLeast"/>
              <w:jc w:val="left"/>
            </w:pPr>
            <w:r>
              <w:t>Datetime not null</w:t>
            </w:r>
          </w:p>
        </w:tc>
        <w:tc>
          <w:tcPr>
            <w:tcW w:w="941" w:type="dxa"/>
          </w:tcPr>
          <w:p w14:paraId="2D59A196" w14:textId="77777777" w:rsidR="00E3668D" w:rsidRDefault="00E3668D" w:rsidP="00E3668D">
            <w:pPr>
              <w:spacing w:line="240" w:lineRule="atLeast"/>
              <w:jc w:val="left"/>
            </w:pPr>
          </w:p>
        </w:tc>
        <w:tc>
          <w:tcPr>
            <w:tcW w:w="8328" w:type="dxa"/>
            <w:vMerge/>
          </w:tcPr>
          <w:p w14:paraId="6298D23B" w14:textId="77777777" w:rsidR="00E3668D" w:rsidRDefault="00E3668D" w:rsidP="00E3668D">
            <w:pPr>
              <w:spacing w:line="240" w:lineRule="atLeast"/>
              <w:jc w:val="left"/>
            </w:pPr>
          </w:p>
        </w:tc>
      </w:tr>
      <w:tr w:rsidR="00E3668D" w14:paraId="654EAF74" w14:textId="77777777" w:rsidTr="008A5000">
        <w:trPr>
          <w:trHeight w:val="255"/>
        </w:trPr>
        <w:tc>
          <w:tcPr>
            <w:tcW w:w="2263" w:type="dxa"/>
          </w:tcPr>
          <w:p w14:paraId="1514A04E" w14:textId="77777777" w:rsidR="00E3668D" w:rsidRDefault="00E3668D" w:rsidP="00E3668D">
            <w:pPr>
              <w:spacing w:line="240" w:lineRule="atLeast"/>
              <w:jc w:val="left"/>
            </w:pPr>
            <w:r>
              <w:rPr>
                <w:rFonts w:hint="eastAsia"/>
              </w:rPr>
              <w:t>自定义</w:t>
            </w:r>
            <w:r>
              <w:rPr>
                <w:rFonts w:hint="eastAsia"/>
              </w:rPr>
              <w:t>logo</w:t>
            </w:r>
          </w:p>
        </w:tc>
        <w:tc>
          <w:tcPr>
            <w:tcW w:w="1985" w:type="dxa"/>
          </w:tcPr>
          <w:p w14:paraId="53567CB1" w14:textId="77777777" w:rsidR="00E3668D" w:rsidRDefault="00E3668D" w:rsidP="00E3668D">
            <w:pPr>
              <w:spacing w:line="240" w:lineRule="atLeast"/>
              <w:jc w:val="left"/>
            </w:pPr>
            <w:r>
              <w:rPr>
                <w:rFonts w:hint="eastAsia"/>
              </w:rPr>
              <w:t>F</w:t>
            </w:r>
            <w:r>
              <w:t>_Logo</w:t>
            </w:r>
          </w:p>
        </w:tc>
        <w:tc>
          <w:tcPr>
            <w:tcW w:w="1984" w:type="dxa"/>
          </w:tcPr>
          <w:p w14:paraId="37FA8085" w14:textId="77777777" w:rsidR="00E3668D" w:rsidRDefault="00E3668D" w:rsidP="00E3668D">
            <w:pPr>
              <w:spacing w:line="240" w:lineRule="atLeast"/>
              <w:jc w:val="left"/>
            </w:pPr>
          </w:p>
        </w:tc>
        <w:tc>
          <w:tcPr>
            <w:tcW w:w="941" w:type="dxa"/>
          </w:tcPr>
          <w:p w14:paraId="20214F93" w14:textId="77777777" w:rsidR="00E3668D" w:rsidRDefault="00E3668D" w:rsidP="00E3668D">
            <w:pPr>
              <w:spacing w:line="240" w:lineRule="atLeast"/>
              <w:jc w:val="left"/>
            </w:pPr>
          </w:p>
        </w:tc>
        <w:tc>
          <w:tcPr>
            <w:tcW w:w="8328" w:type="dxa"/>
          </w:tcPr>
          <w:p w14:paraId="38F68B67" w14:textId="77777777" w:rsidR="00E3668D" w:rsidRDefault="00E3668D" w:rsidP="00E3668D">
            <w:pPr>
              <w:spacing w:line="240" w:lineRule="atLeast"/>
              <w:jc w:val="left"/>
            </w:pPr>
            <w:r>
              <w:rPr>
                <w:rFonts w:hint="eastAsia"/>
              </w:rPr>
              <w:t>一般是门店</w:t>
            </w:r>
            <w:r>
              <w:rPr>
                <w:rFonts w:hint="eastAsia"/>
              </w:rPr>
              <w:t>logo</w:t>
            </w:r>
          </w:p>
        </w:tc>
      </w:tr>
      <w:tr w:rsidR="00E3668D" w14:paraId="11AFC392" w14:textId="77777777" w:rsidTr="008A5000">
        <w:trPr>
          <w:trHeight w:val="267"/>
        </w:trPr>
        <w:tc>
          <w:tcPr>
            <w:tcW w:w="2263" w:type="dxa"/>
          </w:tcPr>
          <w:p w14:paraId="16ADE875" w14:textId="77777777" w:rsidR="00E3668D" w:rsidRDefault="00E3668D" w:rsidP="00E3668D">
            <w:pPr>
              <w:spacing w:line="240" w:lineRule="atLeast"/>
              <w:jc w:val="left"/>
            </w:pPr>
            <w:r>
              <w:rPr>
                <w:rFonts w:hint="eastAsia"/>
              </w:rPr>
              <w:t>收银员</w:t>
            </w:r>
            <w:r>
              <w:rPr>
                <w:rFonts w:hint="eastAsia"/>
              </w:rPr>
              <w:t>I</w:t>
            </w:r>
            <w:r>
              <w:t>D</w:t>
            </w:r>
          </w:p>
        </w:tc>
        <w:tc>
          <w:tcPr>
            <w:tcW w:w="1985" w:type="dxa"/>
          </w:tcPr>
          <w:p w14:paraId="28BB98E3" w14:textId="77777777" w:rsidR="00E3668D" w:rsidRDefault="00E3668D" w:rsidP="00E3668D">
            <w:pPr>
              <w:spacing w:line="240" w:lineRule="atLeast"/>
              <w:jc w:val="left"/>
            </w:pPr>
            <w:r>
              <w:rPr>
                <w:rFonts w:hint="eastAsia"/>
              </w:rPr>
              <w:t>F</w:t>
            </w:r>
            <w:r>
              <w:t>_StaffID</w:t>
            </w:r>
          </w:p>
        </w:tc>
        <w:tc>
          <w:tcPr>
            <w:tcW w:w="1984" w:type="dxa"/>
          </w:tcPr>
          <w:p w14:paraId="3FE501C6" w14:textId="77777777" w:rsidR="00E3668D" w:rsidRDefault="00E3668D" w:rsidP="00E3668D">
            <w:pPr>
              <w:spacing w:line="240" w:lineRule="atLeast"/>
              <w:jc w:val="left"/>
            </w:pPr>
          </w:p>
        </w:tc>
        <w:tc>
          <w:tcPr>
            <w:tcW w:w="941" w:type="dxa"/>
          </w:tcPr>
          <w:p w14:paraId="4F81E371" w14:textId="77777777" w:rsidR="00E3668D" w:rsidRDefault="00E3668D" w:rsidP="00E3668D">
            <w:pPr>
              <w:spacing w:line="240" w:lineRule="atLeast"/>
              <w:jc w:val="left"/>
            </w:pPr>
          </w:p>
        </w:tc>
        <w:tc>
          <w:tcPr>
            <w:tcW w:w="8328" w:type="dxa"/>
          </w:tcPr>
          <w:p w14:paraId="44FF5013" w14:textId="77777777" w:rsidR="00E3668D" w:rsidRDefault="00E3668D" w:rsidP="00E3668D">
            <w:pPr>
              <w:spacing w:line="240" w:lineRule="atLeast"/>
              <w:jc w:val="left"/>
            </w:pPr>
          </w:p>
        </w:tc>
      </w:tr>
      <w:tr w:rsidR="00E3668D" w14:paraId="7F701114" w14:textId="77777777" w:rsidTr="008A5000">
        <w:trPr>
          <w:trHeight w:val="267"/>
        </w:trPr>
        <w:tc>
          <w:tcPr>
            <w:tcW w:w="2263" w:type="dxa"/>
          </w:tcPr>
          <w:p w14:paraId="1EEE6346" w14:textId="77777777" w:rsidR="00E3668D" w:rsidRDefault="00E3668D" w:rsidP="00E3668D">
            <w:pPr>
              <w:spacing w:line="240" w:lineRule="atLeast"/>
              <w:jc w:val="left"/>
            </w:pPr>
            <w:r>
              <w:rPr>
                <w:rFonts w:hint="eastAsia"/>
              </w:rPr>
              <w:t>支付方式</w:t>
            </w:r>
          </w:p>
        </w:tc>
        <w:tc>
          <w:tcPr>
            <w:tcW w:w="1985" w:type="dxa"/>
          </w:tcPr>
          <w:p w14:paraId="3A6346DA" w14:textId="77777777" w:rsidR="00E3668D" w:rsidRDefault="00E3668D" w:rsidP="00E3668D">
            <w:pPr>
              <w:spacing w:line="240" w:lineRule="atLeast"/>
              <w:jc w:val="left"/>
            </w:pPr>
            <w:r>
              <w:rPr>
                <w:rFonts w:hint="eastAsia"/>
              </w:rPr>
              <w:t>F</w:t>
            </w:r>
            <w:r>
              <w:t>_PaymentType</w:t>
            </w:r>
          </w:p>
        </w:tc>
        <w:tc>
          <w:tcPr>
            <w:tcW w:w="1984" w:type="dxa"/>
          </w:tcPr>
          <w:p w14:paraId="0DA1EB8B" w14:textId="77777777" w:rsidR="00E3668D" w:rsidRDefault="00E3668D" w:rsidP="00E3668D">
            <w:pPr>
              <w:spacing w:line="240" w:lineRule="atLeast"/>
              <w:jc w:val="left"/>
            </w:pPr>
            <w:r>
              <w:t>I</w:t>
            </w:r>
            <w:r>
              <w:rPr>
                <w:rFonts w:hint="eastAsia"/>
              </w:rPr>
              <w:t>nt</w:t>
            </w:r>
          </w:p>
        </w:tc>
        <w:tc>
          <w:tcPr>
            <w:tcW w:w="941" w:type="dxa"/>
          </w:tcPr>
          <w:p w14:paraId="17D5FEE0" w14:textId="77777777" w:rsidR="00E3668D" w:rsidRDefault="00E3668D" w:rsidP="00E3668D">
            <w:pPr>
              <w:spacing w:line="240" w:lineRule="atLeast"/>
              <w:jc w:val="left"/>
            </w:pPr>
          </w:p>
        </w:tc>
        <w:tc>
          <w:tcPr>
            <w:tcW w:w="8328" w:type="dxa"/>
          </w:tcPr>
          <w:p w14:paraId="079FA6E1" w14:textId="77777777" w:rsidR="00E3668D" w:rsidRDefault="00E3668D" w:rsidP="00E3668D">
            <w:pPr>
              <w:spacing w:line="240" w:lineRule="atLeast"/>
              <w:jc w:val="left"/>
            </w:pPr>
            <w:r>
              <w:rPr>
                <w:rFonts w:hint="eastAsia"/>
              </w:rPr>
              <w:t>共</w:t>
            </w:r>
            <w:r>
              <w:rPr>
                <w:rFonts w:hint="eastAsia"/>
              </w:rPr>
              <w:t>8</w:t>
            </w:r>
            <w:r>
              <w:rPr>
                <w:rFonts w:hint="eastAsia"/>
              </w:rPr>
              <w:t>种支付方式，用二进制方式记录支付方式，其中包含混合支付方式。</w:t>
            </w:r>
          </w:p>
          <w:p w14:paraId="12D1AE81" w14:textId="77777777" w:rsidR="00E3668D" w:rsidRDefault="00E3668D" w:rsidP="00E3668D">
            <w:pPr>
              <w:spacing w:line="240" w:lineRule="atLeast"/>
              <w:jc w:val="left"/>
            </w:pPr>
            <w:r>
              <w:rPr>
                <w:rFonts w:hint="eastAsia"/>
              </w:rPr>
              <w:t>其它支付方式</w:t>
            </w:r>
            <w:r>
              <w:t>5/4/3/2/1</w:t>
            </w:r>
            <w:r>
              <w:rPr>
                <w:rFonts w:hint="eastAsia"/>
              </w:rPr>
              <w:t>，共</w:t>
            </w:r>
            <w:r>
              <w:rPr>
                <w:rFonts w:hint="eastAsia"/>
              </w:rPr>
              <w:t>5</w:t>
            </w:r>
            <w:r>
              <w:rPr>
                <w:rFonts w:hint="eastAsia"/>
              </w:rPr>
              <w:t>种，为预留支付方式。</w:t>
            </w:r>
          </w:p>
          <w:p w14:paraId="11203726" w14:textId="77777777" w:rsidR="00E3668D" w:rsidRDefault="00E3668D" w:rsidP="00E3668D">
            <w:pPr>
              <w:spacing w:line="240" w:lineRule="atLeast"/>
              <w:jc w:val="left"/>
            </w:pPr>
            <w:r>
              <w:rPr>
                <w:rFonts w:hint="eastAsia"/>
              </w:rPr>
              <w:t>目前频繁使用的支付方式是微信支付</w:t>
            </w:r>
            <w:r>
              <w:rPr>
                <w:rFonts w:hint="eastAsia"/>
              </w:rPr>
              <w:t>/</w:t>
            </w:r>
            <w:r>
              <w:rPr>
                <w:rFonts w:hint="eastAsia"/>
              </w:rPr>
              <w:t>支付宝支付</w:t>
            </w:r>
            <w:r>
              <w:rPr>
                <w:rFonts w:hint="eastAsia"/>
              </w:rPr>
              <w:t>/</w:t>
            </w:r>
            <w:r>
              <w:rPr>
                <w:rFonts w:hint="eastAsia"/>
              </w:rPr>
              <w:t>现金支付。</w:t>
            </w:r>
          </w:p>
          <w:p w14:paraId="1BF06DB2" w14:textId="77777777" w:rsidR="00E3668D" w:rsidRDefault="00E3668D" w:rsidP="00E3668D">
            <w:pPr>
              <w:spacing w:line="240" w:lineRule="atLeast"/>
              <w:jc w:val="left"/>
            </w:pPr>
            <w:r>
              <w:rPr>
                <w:rFonts w:hint="eastAsia"/>
              </w:rPr>
              <w:t>F</w:t>
            </w:r>
            <w:r>
              <w:t>_PaymentType</w:t>
            </w:r>
            <w:r>
              <w:rPr>
                <w:rFonts w:hint="eastAsia"/>
              </w:rPr>
              <w:t>最高位</w:t>
            </w:r>
            <w:r>
              <w:rPr>
                <w:rFonts w:hint="eastAsia"/>
              </w:rPr>
              <w:t>7</w:t>
            </w:r>
            <w:r>
              <w:rPr>
                <w:rFonts w:hint="eastAsia"/>
              </w:rPr>
              <w:t>到最低位</w:t>
            </w:r>
            <w:r>
              <w:rPr>
                <w:rFonts w:hint="eastAsia"/>
              </w:rPr>
              <w:t>0</w:t>
            </w:r>
            <w:r>
              <w:rPr>
                <w:rFonts w:hint="eastAsia"/>
              </w:rPr>
              <w:t>依次为：其它支付方式</w:t>
            </w:r>
            <w:r>
              <w:t>5/4/3/2/1/</w:t>
            </w:r>
            <w:r>
              <w:rPr>
                <w:rFonts w:hint="eastAsia"/>
              </w:rPr>
              <w:t>微信支付</w:t>
            </w:r>
            <w:r>
              <w:rPr>
                <w:rFonts w:hint="eastAsia"/>
              </w:rPr>
              <w:t>/</w:t>
            </w:r>
            <w:r>
              <w:rPr>
                <w:rFonts w:hint="eastAsia"/>
              </w:rPr>
              <w:t>支付宝支付</w:t>
            </w:r>
            <w:r>
              <w:rPr>
                <w:rFonts w:hint="eastAsia"/>
              </w:rPr>
              <w:t>/</w:t>
            </w:r>
            <w:r>
              <w:rPr>
                <w:rFonts w:hint="eastAsia"/>
              </w:rPr>
              <w:t>现金支付，共</w:t>
            </w:r>
            <w:r>
              <w:rPr>
                <w:rFonts w:hint="eastAsia"/>
              </w:rPr>
              <w:t>8</w:t>
            </w:r>
            <w:r>
              <w:rPr>
                <w:rFonts w:hint="eastAsia"/>
              </w:rPr>
              <w:t>位有效，剩下的</w:t>
            </w:r>
            <w:r>
              <w:rPr>
                <w:rFonts w:hint="eastAsia"/>
              </w:rPr>
              <w:t>3</w:t>
            </w:r>
            <w:r>
              <w:t>2-8=24</w:t>
            </w:r>
            <w:r>
              <w:rPr>
                <w:rFonts w:hint="eastAsia"/>
              </w:rPr>
              <w:t>位不作定义。</w:t>
            </w:r>
          </w:p>
          <w:p w14:paraId="71AD04AD" w14:textId="77777777" w:rsidR="00E3668D" w:rsidRDefault="00E3668D" w:rsidP="00E3668D">
            <w:pPr>
              <w:spacing w:line="240" w:lineRule="atLeast"/>
              <w:jc w:val="left"/>
            </w:pPr>
            <w:r>
              <w:rPr>
                <w:rFonts w:hint="eastAsia"/>
              </w:rPr>
              <w:t>比如二进制</w:t>
            </w:r>
            <w:r>
              <w:rPr>
                <w:rFonts w:hint="eastAsia"/>
              </w:rPr>
              <w:t>0</w:t>
            </w:r>
            <w:r>
              <w:t>0000001</w:t>
            </w:r>
            <w:r>
              <w:rPr>
                <w:rFonts w:hint="eastAsia"/>
              </w:rPr>
              <w:t>，是现金支付。</w:t>
            </w:r>
          </w:p>
          <w:p w14:paraId="159957D6" w14:textId="77777777" w:rsidR="00E3668D" w:rsidRDefault="00E3668D" w:rsidP="00E3668D">
            <w:pPr>
              <w:spacing w:line="240" w:lineRule="atLeast"/>
              <w:jc w:val="left"/>
            </w:pPr>
            <w:r>
              <w:rPr>
                <w:rFonts w:hint="eastAsia"/>
              </w:rPr>
              <w:t>二进制</w:t>
            </w:r>
            <w:r>
              <w:rPr>
                <w:rFonts w:hint="eastAsia"/>
              </w:rPr>
              <w:t>0</w:t>
            </w:r>
            <w:r>
              <w:t>0000101</w:t>
            </w:r>
            <w:r>
              <w:rPr>
                <w:rFonts w:hint="eastAsia"/>
              </w:rPr>
              <w:t>，是现金支付加微信支付。</w:t>
            </w:r>
          </w:p>
          <w:p w14:paraId="36CB714D" w14:textId="77777777" w:rsidR="00E3668D" w:rsidRDefault="00E3668D" w:rsidP="00E3668D">
            <w:pPr>
              <w:spacing w:line="240" w:lineRule="atLeast"/>
              <w:jc w:val="left"/>
            </w:pPr>
            <w:r>
              <w:rPr>
                <w:rFonts w:hint="eastAsia"/>
              </w:rPr>
              <w:t>二进制</w:t>
            </w:r>
            <w:r>
              <w:rPr>
                <w:rFonts w:hint="eastAsia"/>
              </w:rPr>
              <w:t>0</w:t>
            </w:r>
            <w:r>
              <w:t>000011</w:t>
            </w:r>
            <w:r>
              <w:rPr>
                <w:rFonts w:hint="eastAsia"/>
              </w:rPr>
              <w:t>，是现金加支付宝支付。</w:t>
            </w:r>
          </w:p>
          <w:p w14:paraId="35C67888" w14:textId="77777777" w:rsidR="00E3668D" w:rsidRDefault="00E3668D" w:rsidP="00E3668D">
            <w:pPr>
              <w:spacing w:line="240" w:lineRule="atLeast"/>
              <w:jc w:val="left"/>
            </w:pPr>
            <w:r>
              <w:rPr>
                <w:rFonts w:hint="eastAsia"/>
              </w:rPr>
              <w:t>二进制</w:t>
            </w:r>
            <w:r>
              <w:rPr>
                <w:rFonts w:hint="eastAsia"/>
              </w:rPr>
              <w:t>0</w:t>
            </w:r>
            <w:r>
              <w:t>0001000</w:t>
            </w:r>
            <w:r>
              <w:rPr>
                <w:rFonts w:hint="eastAsia"/>
              </w:rPr>
              <w:t>，是其它支付方式</w:t>
            </w:r>
            <w:r>
              <w:rPr>
                <w:rFonts w:hint="eastAsia"/>
              </w:rPr>
              <w:t>1</w:t>
            </w:r>
            <w:r>
              <w:rPr>
                <w:rFonts w:hint="eastAsia"/>
              </w:rPr>
              <w:t>支付。</w:t>
            </w:r>
          </w:p>
          <w:p w14:paraId="1A0ABFEB" w14:textId="77777777" w:rsidR="00E3668D" w:rsidRDefault="00E3668D" w:rsidP="00E3668D">
            <w:pPr>
              <w:spacing w:line="240" w:lineRule="atLeast"/>
              <w:jc w:val="left"/>
            </w:pPr>
            <w:r>
              <w:rPr>
                <w:rFonts w:hint="eastAsia"/>
              </w:rPr>
              <w:t>二进制</w:t>
            </w:r>
            <w:r>
              <w:rPr>
                <w:rFonts w:hint="eastAsia"/>
              </w:rPr>
              <w:t>0</w:t>
            </w:r>
            <w:r>
              <w:t>0010000</w:t>
            </w:r>
            <w:r>
              <w:rPr>
                <w:rFonts w:hint="eastAsia"/>
              </w:rPr>
              <w:t>，是其它支付方式</w:t>
            </w:r>
            <w:r>
              <w:t>2</w:t>
            </w:r>
            <w:r>
              <w:rPr>
                <w:rFonts w:hint="eastAsia"/>
              </w:rPr>
              <w:t>支付。</w:t>
            </w:r>
          </w:p>
          <w:p w14:paraId="29714AED" w14:textId="77777777" w:rsidR="00E3668D" w:rsidRPr="003C6224" w:rsidRDefault="00E3668D" w:rsidP="00E3668D">
            <w:pPr>
              <w:spacing w:line="240" w:lineRule="atLeast"/>
              <w:jc w:val="left"/>
              <w:rPr>
                <w:highlight w:val="yellow"/>
              </w:rPr>
            </w:pPr>
            <w:r w:rsidRPr="003C6224">
              <w:rPr>
                <w:rFonts w:hint="eastAsia"/>
                <w:highlight w:val="yellow"/>
              </w:rPr>
              <w:t>潜在的业务逻辑为：</w:t>
            </w:r>
          </w:p>
          <w:p w14:paraId="7A54348B" w14:textId="77777777" w:rsidR="00E3668D" w:rsidRPr="003C6224" w:rsidRDefault="00E3668D" w:rsidP="00E3668D">
            <w:pPr>
              <w:pStyle w:val="af1"/>
              <w:numPr>
                <w:ilvl w:val="0"/>
                <w:numId w:val="37"/>
              </w:numPr>
              <w:spacing w:line="240" w:lineRule="atLeast"/>
              <w:ind w:firstLineChars="0"/>
              <w:jc w:val="left"/>
              <w:rPr>
                <w:highlight w:val="yellow"/>
              </w:rPr>
            </w:pPr>
            <w:r w:rsidRPr="003C6224">
              <w:rPr>
                <w:rFonts w:hint="eastAsia"/>
                <w:highlight w:val="yellow"/>
              </w:rPr>
              <w:t>各种支付方式的总和必须</w:t>
            </w:r>
            <w:r w:rsidRPr="003C6224">
              <w:rPr>
                <w:rFonts w:hint="eastAsia"/>
                <w:highlight w:val="yellow"/>
              </w:rPr>
              <w:t>=F_</w:t>
            </w:r>
            <w:r w:rsidRPr="003C6224">
              <w:rPr>
                <w:highlight w:val="yellow"/>
              </w:rPr>
              <w:t>Amount</w:t>
            </w:r>
          </w:p>
          <w:p w14:paraId="0B70BF85" w14:textId="77777777" w:rsidR="00E3668D" w:rsidRDefault="00E3668D" w:rsidP="00E3668D">
            <w:pPr>
              <w:pStyle w:val="af1"/>
              <w:numPr>
                <w:ilvl w:val="0"/>
                <w:numId w:val="37"/>
              </w:numPr>
              <w:spacing w:line="240" w:lineRule="atLeast"/>
              <w:ind w:firstLineChars="0"/>
              <w:jc w:val="left"/>
            </w:pPr>
            <w:r w:rsidRPr="003C6224">
              <w:rPr>
                <w:rFonts w:hint="eastAsia"/>
                <w:highlight w:val="yellow"/>
              </w:rPr>
              <w:t>如果微信位或支付宝对应的位为</w:t>
            </w:r>
            <w:r w:rsidRPr="003C6224">
              <w:rPr>
                <w:rFonts w:hint="eastAsia"/>
                <w:highlight w:val="yellow"/>
              </w:rPr>
              <w:t>1</w:t>
            </w:r>
            <w:r w:rsidRPr="003C6224">
              <w:rPr>
                <w:rFonts w:hint="eastAsia"/>
                <w:highlight w:val="yellow"/>
              </w:rPr>
              <w:t>，则其对应的</w:t>
            </w:r>
            <w:r w:rsidRPr="003C6224">
              <w:rPr>
                <w:rFonts w:hint="eastAsia"/>
                <w:highlight w:val="yellow"/>
              </w:rPr>
              <w:t>A</w:t>
            </w:r>
            <w:r w:rsidRPr="003C6224">
              <w:rPr>
                <w:highlight w:val="yellow"/>
              </w:rPr>
              <w:t>mount</w:t>
            </w:r>
            <w:r w:rsidRPr="003C6224">
              <w:rPr>
                <w:rFonts w:hint="eastAsia"/>
                <w:highlight w:val="yellow"/>
              </w:rPr>
              <w:t>必须</w:t>
            </w:r>
            <w:r w:rsidRPr="003C6224">
              <w:rPr>
                <w:highlight w:val="yellow"/>
              </w:rPr>
              <w:t>&gt;0.000000d</w:t>
            </w:r>
          </w:p>
        </w:tc>
      </w:tr>
      <w:tr w:rsidR="00E3668D" w14:paraId="49AF1802" w14:textId="77777777" w:rsidTr="008A5000">
        <w:trPr>
          <w:trHeight w:val="255"/>
        </w:trPr>
        <w:tc>
          <w:tcPr>
            <w:tcW w:w="2263" w:type="dxa"/>
          </w:tcPr>
          <w:p w14:paraId="094C1C36" w14:textId="77777777" w:rsidR="00E3668D" w:rsidRDefault="00E3668D" w:rsidP="00E3668D">
            <w:pPr>
              <w:spacing w:line="240" w:lineRule="atLeast"/>
              <w:jc w:val="left"/>
            </w:pPr>
            <w:r>
              <w:rPr>
                <w:rFonts w:hint="eastAsia"/>
              </w:rPr>
              <w:t>帐号</w:t>
            </w:r>
          </w:p>
        </w:tc>
        <w:tc>
          <w:tcPr>
            <w:tcW w:w="1985" w:type="dxa"/>
          </w:tcPr>
          <w:p w14:paraId="47E3057B" w14:textId="77777777" w:rsidR="00E3668D" w:rsidRDefault="00E3668D" w:rsidP="00E3668D">
            <w:pPr>
              <w:spacing w:line="240" w:lineRule="atLeast"/>
              <w:jc w:val="left"/>
            </w:pPr>
            <w:r>
              <w:rPr>
                <w:rFonts w:hint="eastAsia"/>
              </w:rPr>
              <w:t>F</w:t>
            </w:r>
            <w:r>
              <w:t>_PaymentAccount</w:t>
            </w:r>
          </w:p>
        </w:tc>
        <w:tc>
          <w:tcPr>
            <w:tcW w:w="1984" w:type="dxa"/>
          </w:tcPr>
          <w:p w14:paraId="6B560C8F" w14:textId="77777777" w:rsidR="00E3668D" w:rsidRDefault="00E3668D" w:rsidP="00E3668D">
            <w:pPr>
              <w:spacing w:line="240" w:lineRule="atLeast"/>
              <w:jc w:val="left"/>
            </w:pPr>
          </w:p>
        </w:tc>
        <w:tc>
          <w:tcPr>
            <w:tcW w:w="941" w:type="dxa"/>
          </w:tcPr>
          <w:p w14:paraId="5F2CB1B9" w14:textId="77777777" w:rsidR="00E3668D" w:rsidRDefault="00E3668D" w:rsidP="00E3668D">
            <w:pPr>
              <w:spacing w:line="240" w:lineRule="atLeast"/>
              <w:jc w:val="left"/>
            </w:pPr>
          </w:p>
        </w:tc>
        <w:tc>
          <w:tcPr>
            <w:tcW w:w="8328" w:type="dxa"/>
          </w:tcPr>
          <w:p w14:paraId="50AAF613" w14:textId="77777777" w:rsidR="00E3668D" w:rsidRDefault="00E3668D" w:rsidP="00E3668D">
            <w:pPr>
              <w:spacing w:line="240" w:lineRule="atLeast"/>
              <w:jc w:val="left"/>
            </w:pPr>
            <w:r>
              <w:rPr>
                <w:rFonts w:hint="eastAsia"/>
              </w:rPr>
              <w:t>电子支付帐号，退钱，纠纷</w:t>
            </w:r>
          </w:p>
        </w:tc>
      </w:tr>
      <w:tr w:rsidR="00E3668D" w14:paraId="560B47B8" w14:textId="77777777" w:rsidTr="008A5000">
        <w:trPr>
          <w:trHeight w:val="255"/>
        </w:trPr>
        <w:tc>
          <w:tcPr>
            <w:tcW w:w="2263" w:type="dxa"/>
          </w:tcPr>
          <w:p w14:paraId="5D38EE26" w14:textId="77777777" w:rsidR="00E3668D" w:rsidRDefault="00E3668D" w:rsidP="00E3668D">
            <w:pPr>
              <w:spacing w:line="240" w:lineRule="atLeast"/>
              <w:jc w:val="left"/>
            </w:pPr>
            <w:r>
              <w:rPr>
                <w:rFonts w:hint="eastAsia"/>
              </w:rPr>
              <w:t>状态</w:t>
            </w:r>
          </w:p>
        </w:tc>
        <w:tc>
          <w:tcPr>
            <w:tcW w:w="1985" w:type="dxa"/>
          </w:tcPr>
          <w:p w14:paraId="6C151772" w14:textId="77777777" w:rsidR="00E3668D" w:rsidRDefault="00E3668D" w:rsidP="00E3668D">
            <w:pPr>
              <w:spacing w:line="240" w:lineRule="atLeast"/>
              <w:jc w:val="left"/>
            </w:pPr>
            <w:r>
              <w:rPr>
                <w:rFonts w:hint="eastAsia"/>
              </w:rPr>
              <w:t>F</w:t>
            </w:r>
            <w:r>
              <w:t>_Status</w:t>
            </w:r>
          </w:p>
        </w:tc>
        <w:tc>
          <w:tcPr>
            <w:tcW w:w="1984" w:type="dxa"/>
          </w:tcPr>
          <w:p w14:paraId="003162FC" w14:textId="77777777" w:rsidR="00E3668D" w:rsidRDefault="00E3668D" w:rsidP="00E3668D">
            <w:pPr>
              <w:spacing w:line="240" w:lineRule="atLeast"/>
              <w:jc w:val="left"/>
            </w:pPr>
          </w:p>
        </w:tc>
        <w:tc>
          <w:tcPr>
            <w:tcW w:w="941" w:type="dxa"/>
          </w:tcPr>
          <w:p w14:paraId="01AF06B0" w14:textId="77777777" w:rsidR="00E3668D" w:rsidRDefault="00E3668D" w:rsidP="00E3668D">
            <w:pPr>
              <w:spacing w:line="240" w:lineRule="atLeast"/>
              <w:jc w:val="left"/>
            </w:pPr>
          </w:p>
        </w:tc>
        <w:tc>
          <w:tcPr>
            <w:tcW w:w="8328" w:type="dxa"/>
          </w:tcPr>
          <w:p w14:paraId="32A036B3" w14:textId="77777777" w:rsidR="00E3668D" w:rsidRDefault="00E3668D" w:rsidP="00E3668D">
            <w:pPr>
              <w:spacing w:line="240" w:lineRule="atLeast"/>
              <w:jc w:val="left"/>
            </w:pPr>
            <w:r>
              <w:rPr>
                <w:rFonts w:hint="eastAsia"/>
              </w:rPr>
              <w:t>0</w:t>
            </w:r>
            <w:r>
              <w:rPr>
                <w:rFonts w:hint="eastAsia"/>
              </w:rPr>
              <w:t>挂起</w:t>
            </w:r>
            <w:r>
              <w:rPr>
                <w:rFonts w:hint="eastAsia"/>
              </w:rPr>
              <w:t>/</w:t>
            </w:r>
            <w:r>
              <w:t>1</w:t>
            </w:r>
            <w:r>
              <w:rPr>
                <w:rFonts w:hint="eastAsia"/>
              </w:rPr>
              <w:t>正常</w:t>
            </w:r>
            <w:r>
              <w:rPr>
                <w:rFonts w:hint="eastAsia"/>
              </w:rPr>
              <w:t>/</w:t>
            </w:r>
            <w:r>
              <w:t>2</w:t>
            </w:r>
            <w:r w:rsidRPr="008A5000">
              <w:rPr>
                <w:rFonts w:hint="eastAsia"/>
                <w:strike/>
              </w:rPr>
              <w:t>删除</w:t>
            </w:r>
            <w:r w:rsidR="008A5000" w:rsidRPr="008A5000">
              <w:rPr>
                <w:rFonts w:hint="eastAsia"/>
                <w:highlight w:val="yellow"/>
              </w:rPr>
              <w:t>零售单正常但包含被删除的商品</w:t>
            </w:r>
          </w:p>
          <w:p w14:paraId="475F520C" w14:textId="77777777" w:rsidR="008A5000" w:rsidRPr="00206DAE" w:rsidRDefault="008A5000" w:rsidP="00E3668D">
            <w:pPr>
              <w:spacing w:line="240" w:lineRule="atLeast"/>
              <w:jc w:val="left"/>
              <w:rPr>
                <w:highlight w:val="yellow"/>
              </w:rPr>
            </w:pPr>
            <w:r>
              <w:rPr>
                <w:rFonts w:hint="eastAsia"/>
                <w:highlight w:val="yellow"/>
              </w:rPr>
              <w:t>为什么会出现状</w:t>
            </w:r>
            <w:r w:rsidRPr="00206DAE">
              <w:rPr>
                <w:rFonts w:hint="eastAsia"/>
                <w:highlight w:val="yellow"/>
              </w:rPr>
              <w:t>态为</w:t>
            </w:r>
            <w:r w:rsidRPr="00206DAE">
              <w:rPr>
                <w:rFonts w:hint="eastAsia"/>
                <w:highlight w:val="yellow"/>
              </w:rPr>
              <w:t>2</w:t>
            </w:r>
            <w:r w:rsidRPr="00206DAE">
              <w:rPr>
                <w:rFonts w:hint="eastAsia"/>
                <w:highlight w:val="yellow"/>
              </w:rPr>
              <w:t>的情况？主要有：</w:t>
            </w:r>
          </w:p>
          <w:p w14:paraId="2EDB78EE" w14:textId="77777777" w:rsidR="008A5000" w:rsidRPr="00206DAE" w:rsidRDefault="008A5000" w:rsidP="008A5000">
            <w:pPr>
              <w:pStyle w:val="af1"/>
              <w:numPr>
                <w:ilvl w:val="0"/>
                <w:numId w:val="39"/>
              </w:numPr>
              <w:spacing w:line="240" w:lineRule="atLeast"/>
              <w:ind w:firstLineChars="0"/>
              <w:jc w:val="left"/>
              <w:rPr>
                <w:highlight w:val="yellow"/>
              </w:rPr>
            </w:pPr>
            <w:r w:rsidRPr="00206DAE">
              <w:rPr>
                <w:rFonts w:hint="eastAsia"/>
                <w:highlight w:val="yellow"/>
              </w:rPr>
              <w:t>后台已经删除了商品</w:t>
            </w:r>
            <w:r w:rsidRPr="00206DAE">
              <w:rPr>
                <w:rFonts w:hint="eastAsia"/>
                <w:highlight w:val="yellow"/>
              </w:rPr>
              <w:t>A</w:t>
            </w:r>
            <w:r w:rsidRPr="00206DAE">
              <w:rPr>
                <w:rFonts w:hint="eastAsia"/>
                <w:highlight w:val="yellow"/>
              </w:rPr>
              <w:t>，但是</w:t>
            </w:r>
            <w:r w:rsidRPr="00206DAE">
              <w:rPr>
                <w:rFonts w:hint="eastAsia"/>
                <w:highlight w:val="yellow"/>
              </w:rPr>
              <w:t>APP</w:t>
            </w:r>
            <w:r w:rsidRPr="00206DAE">
              <w:rPr>
                <w:rFonts w:hint="eastAsia"/>
                <w:highlight w:val="yellow"/>
              </w:rPr>
              <w:t>此时断网，没有同步到</w:t>
            </w:r>
            <w:r w:rsidRPr="00206DAE">
              <w:rPr>
                <w:rFonts w:hint="eastAsia"/>
                <w:highlight w:val="yellow"/>
              </w:rPr>
              <w:t>A</w:t>
            </w:r>
            <w:r w:rsidRPr="00206DAE">
              <w:rPr>
                <w:rFonts w:hint="eastAsia"/>
                <w:highlight w:val="yellow"/>
              </w:rPr>
              <w:t>已经被删除。这时售出</w:t>
            </w:r>
            <w:r w:rsidRPr="00206DAE">
              <w:rPr>
                <w:rFonts w:hint="eastAsia"/>
                <w:highlight w:val="yellow"/>
              </w:rPr>
              <w:t>A</w:t>
            </w:r>
            <w:r w:rsidRPr="00206DAE">
              <w:rPr>
                <w:rFonts w:hint="eastAsia"/>
                <w:highlight w:val="yellow"/>
              </w:rPr>
              <w:t>。连网后，上传到服务器，服务器发现</w:t>
            </w:r>
            <w:r w:rsidRPr="00206DAE">
              <w:rPr>
                <w:rFonts w:hint="eastAsia"/>
                <w:highlight w:val="yellow"/>
              </w:rPr>
              <w:t>A</w:t>
            </w:r>
            <w:r w:rsidRPr="00206DAE">
              <w:rPr>
                <w:rFonts w:hint="eastAsia"/>
                <w:highlight w:val="yellow"/>
              </w:rPr>
              <w:t>已经被删除，会标记此零售单的状态为</w:t>
            </w:r>
            <w:r w:rsidRPr="00206DAE">
              <w:rPr>
                <w:rFonts w:hint="eastAsia"/>
                <w:highlight w:val="yellow"/>
              </w:rPr>
              <w:t>2</w:t>
            </w:r>
            <w:r w:rsidRPr="00206DAE">
              <w:rPr>
                <w:rFonts w:hint="eastAsia"/>
                <w:highlight w:val="yellow"/>
              </w:rPr>
              <w:t>。</w:t>
            </w:r>
          </w:p>
          <w:p w14:paraId="34BB0719" w14:textId="77777777" w:rsidR="008A5000" w:rsidRDefault="008A5000" w:rsidP="008A5000">
            <w:pPr>
              <w:pStyle w:val="af1"/>
              <w:numPr>
                <w:ilvl w:val="0"/>
                <w:numId w:val="39"/>
              </w:numPr>
              <w:spacing w:line="240" w:lineRule="atLeast"/>
              <w:ind w:firstLineChars="0"/>
              <w:jc w:val="left"/>
            </w:pPr>
            <w:r w:rsidRPr="00206DAE">
              <w:rPr>
                <w:rFonts w:hint="eastAsia"/>
                <w:highlight w:val="yellow"/>
              </w:rPr>
              <w:t>后台已经删除了商品</w:t>
            </w:r>
            <w:r w:rsidRPr="00206DAE">
              <w:rPr>
                <w:rFonts w:hint="eastAsia"/>
                <w:highlight w:val="yellow"/>
              </w:rPr>
              <w:t>A</w:t>
            </w:r>
            <w:r w:rsidRPr="00206DAE">
              <w:rPr>
                <w:rFonts w:hint="eastAsia"/>
                <w:highlight w:val="yellow"/>
              </w:rPr>
              <w:t>，但是</w:t>
            </w:r>
            <w:r w:rsidRPr="00206DAE">
              <w:rPr>
                <w:rFonts w:hint="eastAsia"/>
                <w:highlight w:val="yellow"/>
              </w:rPr>
              <w:t>APP</w:t>
            </w:r>
            <w:r w:rsidRPr="00206DAE">
              <w:rPr>
                <w:rFonts w:hint="eastAsia"/>
                <w:highlight w:val="yellow"/>
              </w:rPr>
              <w:t>此时断网，没有同步到</w:t>
            </w:r>
            <w:r w:rsidRPr="00206DAE">
              <w:rPr>
                <w:rFonts w:hint="eastAsia"/>
                <w:highlight w:val="yellow"/>
              </w:rPr>
              <w:t>A</w:t>
            </w:r>
            <w:r w:rsidRPr="00206DAE">
              <w:rPr>
                <w:rFonts w:hint="eastAsia"/>
                <w:highlight w:val="yellow"/>
              </w:rPr>
              <w:t>已经被删除。这时售出</w:t>
            </w:r>
            <w:r w:rsidRPr="00206DAE">
              <w:rPr>
                <w:rFonts w:hint="eastAsia"/>
                <w:highlight w:val="yellow"/>
              </w:rPr>
              <w:t>A</w:t>
            </w:r>
            <w:r w:rsidRPr="00206DAE">
              <w:rPr>
                <w:rFonts w:hint="eastAsia"/>
                <w:highlight w:val="yellow"/>
              </w:rPr>
              <w:t>，又对</w:t>
            </w:r>
            <w:r w:rsidRPr="00206DAE">
              <w:rPr>
                <w:rFonts w:hint="eastAsia"/>
                <w:highlight w:val="yellow"/>
              </w:rPr>
              <w:t>A</w:t>
            </w:r>
            <w:r w:rsidRPr="00206DAE">
              <w:rPr>
                <w:rFonts w:hint="eastAsia"/>
                <w:highlight w:val="yellow"/>
              </w:rPr>
              <w:t>进行退货。连网后，上传到服务器，服务器发现</w:t>
            </w:r>
            <w:r w:rsidRPr="00206DAE">
              <w:rPr>
                <w:rFonts w:hint="eastAsia"/>
                <w:highlight w:val="yellow"/>
              </w:rPr>
              <w:t>A</w:t>
            </w:r>
            <w:r w:rsidRPr="00206DAE">
              <w:rPr>
                <w:rFonts w:hint="eastAsia"/>
                <w:highlight w:val="yellow"/>
              </w:rPr>
              <w:t>已经被删除，会标记这个零售单和退货单的状态为</w:t>
            </w:r>
            <w:r w:rsidRPr="00206DAE">
              <w:rPr>
                <w:rFonts w:hint="eastAsia"/>
                <w:highlight w:val="yellow"/>
              </w:rPr>
              <w:t>2</w:t>
            </w:r>
            <w:r w:rsidRPr="00206DAE">
              <w:rPr>
                <w:rFonts w:hint="eastAsia"/>
                <w:highlight w:val="yellow"/>
              </w:rPr>
              <w:t>。</w:t>
            </w:r>
          </w:p>
          <w:p w14:paraId="060C0C3F" w14:textId="77777777" w:rsidR="00545E01" w:rsidRPr="00545E01" w:rsidRDefault="00545E01" w:rsidP="008A5000">
            <w:pPr>
              <w:pStyle w:val="af1"/>
              <w:numPr>
                <w:ilvl w:val="0"/>
                <w:numId w:val="39"/>
              </w:numPr>
              <w:spacing w:line="240" w:lineRule="atLeast"/>
              <w:ind w:firstLineChars="0"/>
              <w:jc w:val="left"/>
              <w:rPr>
                <w:highlight w:val="yellow"/>
              </w:rPr>
            </w:pPr>
            <w:r w:rsidRPr="00545E01">
              <w:rPr>
                <w:rFonts w:hint="eastAsia"/>
                <w:highlight w:val="yellow"/>
              </w:rPr>
              <w:t>连网情况下，</w:t>
            </w:r>
            <w:r w:rsidRPr="00545E01">
              <w:rPr>
                <w:rFonts w:hint="eastAsia"/>
                <w:highlight w:val="yellow"/>
              </w:rPr>
              <w:t>APP</w:t>
            </w:r>
            <w:r w:rsidRPr="00545E01">
              <w:rPr>
                <w:rFonts w:hint="eastAsia"/>
                <w:highlight w:val="yellow"/>
              </w:rPr>
              <w:t>将商品</w:t>
            </w:r>
            <w:r w:rsidRPr="00545E01">
              <w:rPr>
                <w:rFonts w:hint="eastAsia"/>
                <w:highlight w:val="yellow"/>
              </w:rPr>
              <w:t>A</w:t>
            </w:r>
            <w:r w:rsidRPr="00545E01">
              <w:rPr>
                <w:rFonts w:hint="eastAsia"/>
                <w:highlight w:val="yellow"/>
              </w:rPr>
              <w:t>加入待售列表，但是此时老板删除了</w:t>
            </w:r>
            <w:r w:rsidRPr="00545E01">
              <w:rPr>
                <w:rFonts w:hint="eastAsia"/>
                <w:highlight w:val="yellow"/>
              </w:rPr>
              <w:t>A</w:t>
            </w:r>
            <w:r w:rsidRPr="00545E01">
              <w:rPr>
                <w:rFonts w:hint="eastAsia"/>
                <w:highlight w:val="yellow"/>
              </w:rPr>
              <w:t>。收银员照样能售出</w:t>
            </w:r>
            <w:r w:rsidRPr="00545E01">
              <w:rPr>
                <w:rFonts w:hint="eastAsia"/>
                <w:highlight w:val="yellow"/>
              </w:rPr>
              <w:t>A</w:t>
            </w:r>
            <w:r w:rsidRPr="00545E01">
              <w:rPr>
                <w:rFonts w:hint="eastAsia"/>
                <w:highlight w:val="yellow"/>
              </w:rPr>
              <w:t>。此零售单上传到服务器后，服务器发现</w:t>
            </w:r>
            <w:r w:rsidRPr="00545E01">
              <w:rPr>
                <w:rFonts w:hint="eastAsia"/>
                <w:highlight w:val="yellow"/>
              </w:rPr>
              <w:t>A</w:t>
            </w:r>
            <w:r w:rsidRPr="00545E01">
              <w:rPr>
                <w:rFonts w:hint="eastAsia"/>
                <w:highlight w:val="yellow"/>
              </w:rPr>
              <w:t>已经被删除，会标记这个零售单的状态为</w:t>
            </w:r>
            <w:r w:rsidRPr="00545E01">
              <w:rPr>
                <w:rFonts w:hint="eastAsia"/>
                <w:highlight w:val="yellow"/>
              </w:rPr>
              <w:t>2</w:t>
            </w:r>
            <w:r w:rsidRPr="00545E01">
              <w:rPr>
                <w:rFonts w:hint="eastAsia"/>
                <w:highlight w:val="yellow"/>
              </w:rPr>
              <w:t>。</w:t>
            </w:r>
          </w:p>
          <w:p w14:paraId="173E8F47" w14:textId="77777777" w:rsidR="00545E01" w:rsidRDefault="00545E01" w:rsidP="00545E01">
            <w:pPr>
              <w:spacing w:line="240" w:lineRule="atLeast"/>
              <w:jc w:val="left"/>
            </w:pPr>
            <w:r w:rsidRPr="00545E01">
              <w:rPr>
                <w:rFonts w:hint="eastAsia"/>
                <w:highlight w:val="yellow"/>
              </w:rPr>
              <w:t>以上</w:t>
            </w:r>
            <w:r w:rsidRPr="00545E01">
              <w:rPr>
                <w:rFonts w:hint="eastAsia"/>
                <w:highlight w:val="yellow"/>
              </w:rPr>
              <w:t>3</w:t>
            </w:r>
            <w:r w:rsidRPr="00545E01">
              <w:rPr>
                <w:rFonts w:hint="eastAsia"/>
                <w:highlight w:val="yellow"/>
              </w:rPr>
              <w:t>种情况下，</w:t>
            </w:r>
            <w:r w:rsidRPr="00545E01">
              <w:rPr>
                <w:rFonts w:hint="eastAsia"/>
                <w:highlight w:val="yellow"/>
              </w:rPr>
              <w:t>APP</w:t>
            </w:r>
            <w:r w:rsidRPr="00545E01">
              <w:rPr>
                <w:rFonts w:hint="eastAsia"/>
                <w:highlight w:val="yellow"/>
              </w:rPr>
              <w:t>查单时，如果零售单状态为</w:t>
            </w:r>
            <w:r w:rsidRPr="00545E01">
              <w:rPr>
                <w:rFonts w:hint="eastAsia"/>
                <w:highlight w:val="yellow"/>
              </w:rPr>
              <w:t>2</w:t>
            </w:r>
            <w:r w:rsidRPr="00545E01">
              <w:rPr>
                <w:rFonts w:hint="eastAsia"/>
                <w:highlight w:val="yellow"/>
              </w:rPr>
              <w:t>，则不显示商品列表给用户看，并告诉用户此单包含已经删除的商品。</w:t>
            </w:r>
          </w:p>
        </w:tc>
      </w:tr>
      <w:tr w:rsidR="00E3668D" w14:paraId="785CD3BB" w14:textId="77777777" w:rsidTr="008A5000">
        <w:trPr>
          <w:trHeight w:val="255"/>
        </w:trPr>
        <w:tc>
          <w:tcPr>
            <w:tcW w:w="2263" w:type="dxa"/>
          </w:tcPr>
          <w:p w14:paraId="09CB4F24" w14:textId="77777777" w:rsidR="00E3668D" w:rsidRDefault="00E3668D" w:rsidP="00E3668D">
            <w:pPr>
              <w:spacing w:line="240" w:lineRule="atLeast"/>
              <w:jc w:val="left"/>
            </w:pPr>
            <w:r>
              <w:rPr>
                <w:rFonts w:hint="eastAsia"/>
              </w:rPr>
              <w:t>备注</w:t>
            </w:r>
          </w:p>
        </w:tc>
        <w:tc>
          <w:tcPr>
            <w:tcW w:w="1985" w:type="dxa"/>
          </w:tcPr>
          <w:p w14:paraId="57A7BDC4" w14:textId="77777777" w:rsidR="00E3668D" w:rsidRDefault="00E3668D" w:rsidP="00E3668D">
            <w:pPr>
              <w:spacing w:line="240" w:lineRule="atLeast"/>
              <w:jc w:val="left"/>
            </w:pPr>
            <w:r>
              <w:rPr>
                <w:rFonts w:hint="eastAsia"/>
              </w:rPr>
              <w:t>F</w:t>
            </w:r>
            <w:r>
              <w:t>_Remark</w:t>
            </w:r>
          </w:p>
        </w:tc>
        <w:tc>
          <w:tcPr>
            <w:tcW w:w="1984" w:type="dxa"/>
          </w:tcPr>
          <w:p w14:paraId="5927F00D" w14:textId="77777777" w:rsidR="00E3668D" w:rsidRDefault="00E3668D" w:rsidP="00E3668D">
            <w:pPr>
              <w:spacing w:line="240" w:lineRule="atLeast"/>
              <w:jc w:val="left"/>
            </w:pPr>
          </w:p>
        </w:tc>
        <w:tc>
          <w:tcPr>
            <w:tcW w:w="941" w:type="dxa"/>
          </w:tcPr>
          <w:p w14:paraId="6C31197B" w14:textId="77777777" w:rsidR="00E3668D" w:rsidRDefault="00E3668D" w:rsidP="00E3668D">
            <w:pPr>
              <w:spacing w:line="240" w:lineRule="atLeast"/>
              <w:jc w:val="left"/>
            </w:pPr>
          </w:p>
        </w:tc>
        <w:tc>
          <w:tcPr>
            <w:tcW w:w="8328" w:type="dxa"/>
          </w:tcPr>
          <w:p w14:paraId="32AB8011" w14:textId="77777777" w:rsidR="00E3668D" w:rsidRDefault="00E3668D" w:rsidP="00E3668D">
            <w:pPr>
              <w:spacing w:line="240" w:lineRule="atLeast"/>
              <w:jc w:val="left"/>
            </w:pPr>
          </w:p>
        </w:tc>
      </w:tr>
      <w:tr w:rsidR="00E3668D" w14:paraId="4ED9D89D" w14:textId="77777777" w:rsidTr="008A5000">
        <w:trPr>
          <w:trHeight w:val="255"/>
        </w:trPr>
        <w:tc>
          <w:tcPr>
            <w:tcW w:w="2263" w:type="dxa"/>
            <w:shd w:val="clear" w:color="auto" w:fill="FF0000"/>
          </w:tcPr>
          <w:p w14:paraId="1C3398AF" w14:textId="77777777" w:rsidR="00E3668D" w:rsidRDefault="00E3668D" w:rsidP="00E3668D">
            <w:pPr>
              <w:spacing w:line="240" w:lineRule="atLeast"/>
              <w:jc w:val="left"/>
            </w:pPr>
            <w:bookmarkStart w:id="218" w:name="_Hlk531705226"/>
            <w:bookmarkStart w:id="219" w:name="_Hlk517189154"/>
            <w:r>
              <w:rPr>
                <w:rFonts w:hint="eastAsia"/>
              </w:rPr>
              <w:t>同步时间</w:t>
            </w:r>
          </w:p>
        </w:tc>
        <w:tc>
          <w:tcPr>
            <w:tcW w:w="1985" w:type="dxa"/>
            <w:shd w:val="clear" w:color="auto" w:fill="FF0000"/>
          </w:tcPr>
          <w:p w14:paraId="02752CD9" w14:textId="77777777" w:rsidR="00E3668D" w:rsidRDefault="00E3668D" w:rsidP="00E3668D">
            <w:pPr>
              <w:spacing w:line="240" w:lineRule="atLeast"/>
              <w:jc w:val="left"/>
            </w:pPr>
            <w:r>
              <w:rPr>
                <w:rFonts w:hint="eastAsia"/>
              </w:rPr>
              <w:t>F</w:t>
            </w:r>
            <w:r>
              <w:t>_S</w:t>
            </w:r>
            <w:r>
              <w:rPr>
                <w:rFonts w:hint="eastAsia"/>
              </w:rPr>
              <w:t>ync</w:t>
            </w:r>
            <w:r>
              <w:t>Datetime</w:t>
            </w:r>
          </w:p>
        </w:tc>
        <w:tc>
          <w:tcPr>
            <w:tcW w:w="1984" w:type="dxa"/>
            <w:shd w:val="clear" w:color="auto" w:fill="FF0000"/>
          </w:tcPr>
          <w:p w14:paraId="644627F1" w14:textId="77777777" w:rsidR="00E3668D" w:rsidRDefault="00E3668D" w:rsidP="00E3668D">
            <w:pPr>
              <w:spacing w:line="240" w:lineRule="atLeast"/>
              <w:jc w:val="left"/>
            </w:pPr>
          </w:p>
        </w:tc>
        <w:tc>
          <w:tcPr>
            <w:tcW w:w="941" w:type="dxa"/>
            <w:shd w:val="clear" w:color="auto" w:fill="FF0000"/>
          </w:tcPr>
          <w:p w14:paraId="727741B6" w14:textId="77777777" w:rsidR="00E3668D" w:rsidRDefault="00E3668D" w:rsidP="00E3668D">
            <w:pPr>
              <w:spacing w:line="240" w:lineRule="atLeast"/>
              <w:jc w:val="left"/>
            </w:pPr>
          </w:p>
        </w:tc>
        <w:tc>
          <w:tcPr>
            <w:tcW w:w="8328" w:type="dxa"/>
            <w:shd w:val="clear" w:color="auto" w:fill="FF0000"/>
          </w:tcPr>
          <w:p w14:paraId="6420C8F1" w14:textId="77777777" w:rsidR="00E3668D" w:rsidRDefault="00E3668D" w:rsidP="00E3668D">
            <w:pPr>
              <w:spacing w:line="240" w:lineRule="atLeast"/>
              <w:jc w:val="left"/>
            </w:pPr>
            <w:r>
              <w:rPr>
                <w:rFonts w:hint="eastAsia"/>
              </w:rPr>
              <w:t>服务器同步此交易的时间。在</w:t>
            </w:r>
            <w:r>
              <w:rPr>
                <w:rFonts w:hint="eastAsia"/>
              </w:rPr>
              <w:t>A</w:t>
            </w:r>
            <w:r>
              <w:t>ction</w:t>
            </w:r>
            <w:r>
              <w:rPr>
                <w:rFonts w:hint="eastAsia"/>
              </w:rPr>
              <w:t>中设置值，其值为当前时间。目前多个表对应的</w:t>
            </w:r>
            <w:r>
              <w:rPr>
                <w:rFonts w:hint="eastAsia"/>
              </w:rPr>
              <w:t>M</w:t>
            </w:r>
            <w:r>
              <w:t>ODEL</w:t>
            </w:r>
            <w:r>
              <w:rPr>
                <w:rFonts w:hint="eastAsia"/>
              </w:rPr>
              <w:t>都有</w:t>
            </w:r>
            <w:r>
              <w:rPr>
                <w:rFonts w:hint="eastAsia"/>
              </w:rPr>
              <w:t>S</w:t>
            </w:r>
            <w:r>
              <w:t>yncDatetime</w:t>
            </w:r>
            <w:r>
              <w:rPr>
                <w:rFonts w:hint="eastAsia"/>
              </w:rPr>
              <w:t>字段</w:t>
            </w:r>
            <w:r w:rsidRPr="00540CCC">
              <w:rPr>
                <w:rFonts w:hint="eastAsia"/>
              </w:rPr>
              <w:t>而对应的</w:t>
            </w:r>
            <w:r w:rsidRPr="00540CCC">
              <w:t>DB</w:t>
            </w:r>
            <w:r w:rsidRPr="00540CCC">
              <w:t>表没有此字段</w:t>
            </w:r>
          </w:p>
          <w:p w14:paraId="58C9C00F" w14:textId="77777777" w:rsidR="00E3668D" w:rsidRDefault="00E3668D" w:rsidP="00E3668D">
            <w:pPr>
              <w:spacing w:line="240" w:lineRule="atLeast"/>
              <w:jc w:val="left"/>
            </w:pPr>
            <w:r>
              <w:rPr>
                <w:rFonts w:hint="eastAsia"/>
              </w:rPr>
              <w:t>，只有本</w:t>
            </w:r>
            <w:r>
              <w:rPr>
                <w:rFonts w:hint="eastAsia"/>
              </w:rPr>
              <w:t>D</w:t>
            </w:r>
            <w:r>
              <w:t>B</w:t>
            </w:r>
            <w:r>
              <w:rPr>
                <w:rFonts w:hint="eastAsia"/>
              </w:rPr>
              <w:t>表有此字段</w:t>
            </w:r>
          </w:p>
        </w:tc>
      </w:tr>
      <w:bookmarkEnd w:id="218"/>
      <w:tr w:rsidR="00E3668D" w14:paraId="675C9F14" w14:textId="77777777" w:rsidTr="008A5000">
        <w:trPr>
          <w:trHeight w:val="255"/>
        </w:trPr>
        <w:tc>
          <w:tcPr>
            <w:tcW w:w="2263" w:type="dxa"/>
          </w:tcPr>
          <w:p w14:paraId="1657DEB9" w14:textId="77777777" w:rsidR="00E3668D" w:rsidRDefault="00E3668D" w:rsidP="00E3668D">
            <w:pPr>
              <w:spacing w:line="240" w:lineRule="atLeast"/>
              <w:jc w:val="left"/>
            </w:pPr>
            <w:r>
              <w:rPr>
                <w:rFonts w:hint="eastAsia"/>
              </w:rPr>
              <w:t>顾客支付的金额</w:t>
            </w:r>
          </w:p>
        </w:tc>
        <w:tc>
          <w:tcPr>
            <w:tcW w:w="1985" w:type="dxa"/>
          </w:tcPr>
          <w:p w14:paraId="440810F6" w14:textId="77777777" w:rsidR="00E3668D" w:rsidRDefault="00E3668D" w:rsidP="00E3668D">
            <w:pPr>
              <w:spacing w:line="240" w:lineRule="atLeast"/>
              <w:jc w:val="left"/>
            </w:pPr>
            <w:r>
              <w:rPr>
                <w:rFonts w:hint="eastAsia"/>
              </w:rPr>
              <w:t>F_</w:t>
            </w:r>
            <w:r>
              <w:t>Amount</w:t>
            </w:r>
          </w:p>
        </w:tc>
        <w:tc>
          <w:tcPr>
            <w:tcW w:w="1984" w:type="dxa"/>
          </w:tcPr>
          <w:p w14:paraId="047F7839" w14:textId="77777777" w:rsidR="00E3668D" w:rsidRDefault="00E3668D" w:rsidP="00E3668D">
            <w:pPr>
              <w:spacing w:line="240" w:lineRule="atLeast"/>
              <w:jc w:val="left"/>
            </w:pPr>
            <w:r>
              <w:t>Float</w:t>
            </w:r>
          </w:p>
        </w:tc>
        <w:tc>
          <w:tcPr>
            <w:tcW w:w="941" w:type="dxa"/>
          </w:tcPr>
          <w:p w14:paraId="2933E7CB" w14:textId="77777777" w:rsidR="00E3668D" w:rsidRDefault="00E3668D" w:rsidP="00E3668D">
            <w:pPr>
              <w:spacing w:line="240" w:lineRule="atLeast"/>
              <w:jc w:val="left"/>
            </w:pPr>
          </w:p>
        </w:tc>
        <w:tc>
          <w:tcPr>
            <w:tcW w:w="8328" w:type="dxa"/>
          </w:tcPr>
          <w:p w14:paraId="47501C5B" w14:textId="77777777" w:rsidR="00E3668D" w:rsidRDefault="00E3668D" w:rsidP="00E3668D">
            <w:pPr>
              <w:spacing w:line="240" w:lineRule="atLeast"/>
              <w:jc w:val="left"/>
            </w:pPr>
            <w:r>
              <w:rPr>
                <w:rFonts w:hint="eastAsia"/>
              </w:rPr>
              <w:t>此金额或许是已经通过促销计算后的金额</w:t>
            </w:r>
          </w:p>
        </w:tc>
      </w:tr>
      <w:tr w:rsidR="00E3668D" w14:paraId="4FEFD58C" w14:textId="77777777" w:rsidTr="008A5000">
        <w:trPr>
          <w:trHeight w:val="255"/>
        </w:trPr>
        <w:tc>
          <w:tcPr>
            <w:tcW w:w="2263" w:type="dxa"/>
          </w:tcPr>
          <w:p w14:paraId="674FC22B" w14:textId="77777777" w:rsidR="00E3668D" w:rsidRPr="003C6224" w:rsidRDefault="00E3668D" w:rsidP="00E3668D">
            <w:pPr>
              <w:spacing w:line="240" w:lineRule="atLeast"/>
              <w:jc w:val="left"/>
              <w:rPr>
                <w:highlight w:val="yellow"/>
              </w:rPr>
            </w:pPr>
            <w:r w:rsidRPr="003C6224">
              <w:rPr>
                <w:rFonts w:hint="eastAsia"/>
                <w:highlight w:val="yellow"/>
              </w:rPr>
              <w:t>现金支付数目</w:t>
            </w:r>
          </w:p>
        </w:tc>
        <w:tc>
          <w:tcPr>
            <w:tcW w:w="1985" w:type="dxa"/>
          </w:tcPr>
          <w:p w14:paraId="79D8C7C8" w14:textId="77777777" w:rsidR="00E3668D" w:rsidRPr="003C6224" w:rsidRDefault="00E3668D" w:rsidP="00E3668D">
            <w:pPr>
              <w:spacing w:line="240" w:lineRule="atLeast"/>
              <w:jc w:val="left"/>
              <w:rPr>
                <w:highlight w:val="yellow"/>
              </w:rPr>
            </w:pPr>
            <w:r w:rsidRPr="003C6224">
              <w:rPr>
                <w:rFonts w:hint="eastAsia"/>
                <w:highlight w:val="yellow"/>
              </w:rPr>
              <w:t>F</w:t>
            </w:r>
            <w:r w:rsidRPr="003C6224">
              <w:rPr>
                <w:highlight w:val="yellow"/>
              </w:rPr>
              <w:t>_AmountC</w:t>
            </w:r>
            <w:r w:rsidRPr="003C6224">
              <w:rPr>
                <w:rFonts w:hint="eastAsia"/>
                <w:highlight w:val="yellow"/>
              </w:rPr>
              <w:t>ash</w:t>
            </w:r>
          </w:p>
        </w:tc>
        <w:tc>
          <w:tcPr>
            <w:tcW w:w="1984" w:type="dxa"/>
          </w:tcPr>
          <w:p w14:paraId="0C752D89" w14:textId="77777777" w:rsidR="00E3668D" w:rsidRPr="003C6224" w:rsidRDefault="00E3668D" w:rsidP="00E3668D">
            <w:pPr>
              <w:spacing w:line="240" w:lineRule="atLeast"/>
              <w:jc w:val="left"/>
              <w:rPr>
                <w:highlight w:val="yellow"/>
              </w:rPr>
            </w:pPr>
            <w:r w:rsidRPr="003C6224">
              <w:rPr>
                <w:highlight w:val="yellow"/>
              </w:rPr>
              <w:t>Float</w:t>
            </w:r>
            <w:r w:rsidRPr="003C6224">
              <w:rPr>
                <w:rFonts w:hint="eastAsia"/>
                <w:highlight w:val="yellow"/>
              </w:rPr>
              <w:t>，不能为负数</w:t>
            </w:r>
          </w:p>
        </w:tc>
        <w:tc>
          <w:tcPr>
            <w:tcW w:w="941" w:type="dxa"/>
          </w:tcPr>
          <w:p w14:paraId="06608736" w14:textId="77777777" w:rsidR="00E3668D" w:rsidRPr="003C6224" w:rsidRDefault="00E3668D" w:rsidP="00E3668D">
            <w:pPr>
              <w:spacing w:line="240" w:lineRule="atLeast"/>
              <w:jc w:val="left"/>
              <w:rPr>
                <w:highlight w:val="yellow"/>
              </w:rPr>
            </w:pPr>
          </w:p>
        </w:tc>
        <w:tc>
          <w:tcPr>
            <w:tcW w:w="8328" w:type="dxa"/>
          </w:tcPr>
          <w:p w14:paraId="402FDD10" w14:textId="77777777" w:rsidR="00E3668D" w:rsidRDefault="00E3668D" w:rsidP="00E3668D">
            <w:pPr>
              <w:spacing w:line="240" w:lineRule="atLeast"/>
              <w:jc w:val="left"/>
              <w:rPr>
                <w:highlight w:val="yellow"/>
              </w:rPr>
            </w:pPr>
            <w:r w:rsidRPr="003C6224">
              <w:rPr>
                <w:rFonts w:hint="eastAsia"/>
                <w:highlight w:val="yellow"/>
              </w:rPr>
              <w:t>使用现金支付的数目。可以</w:t>
            </w:r>
            <w:r w:rsidRPr="003C6224">
              <w:rPr>
                <w:rFonts w:hint="eastAsia"/>
                <w:highlight w:val="yellow"/>
              </w:rPr>
              <w:t>=0</w:t>
            </w:r>
            <w:r w:rsidRPr="003C6224">
              <w:rPr>
                <w:highlight w:val="yellow"/>
              </w:rPr>
              <w:t>.000000d</w:t>
            </w:r>
            <w:r w:rsidRPr="003C6224">
              <w:rPr>
                <w:rFonts w:hint="eastAsia"/>
                <w:highlight w:val="yellow"/>
              </w:rPr>
              <w:t>，商品免费</w:t>
            </w:r>
            <w:r>
              <w:rPr>
                <w:rFonts w:hint="eastAsia"/>
                <w:highlight w:val="yellow"/>
              </w:rPr>
              <w:t>。</w:t>
            </w:r>
          </w:p>
          <w:p w14:paraId="07407C5E" w14:textId="77777777" w:rsidR="00E3668D" w:rsidRPr="003C6224" w:rsidRDefault="00E3668D" w:rsidP="00E3668D">
            <w:pPr>
              <w:spacing w:line="240" w:lineRule="atLeast"/>
              <w:jc w:val="left"/>
              <w:rPr>
                <w:highlight w:val="yellow"/>
              </w:rPr>
            </w:pPr>
            <w:r w:rsidRPr="004B2D2C">
              <w:rPr>
                <w:rFonts w:hint="eastAsia"/>
                <w:highlight w:val="yellow"/>
              </w:rPr>
              <w:t>纯现金支付才能为</w:t>
            </w:r>
            <w:r w:rsidRPr="004B2D2C">
              <w:rPr>
                <w:highlight w:val="yellow"/>
              </w:rPr>
              <w:t>0.000000d</w:t>
            </w:r>
            <w:r w:rsidRPr="004B2D2C">
              <w:rPr>
                <w:highlight w:val="yellow"/>
              </w:rPr>
              <w:t>，混合支付带有现金支付的话，现金支付也是要大于</w:t>
            </w:r>
            <w:r w:rsidRPr="004B2D2C">
              <w:rPr>
                <w:highlight w:val="yellow"/>
              </w:rPr>
              <w:t>0.000000d</w:t>
            </w:r>
          </w:p>
        </w:tc>
      </w:tr>
      <w:tr w:rsidR="00E3668D" w14:paraId="58DC24B7" w14:textId="77777777" w:rsidTr="008A5000">
        <w:trPr>
          <w:trHeight w:val="255"/>
        </w:trPr>
        <w:tc>
          <w:tcPr>
            <w:tcW w:w="2263" w:type="dxa"/>
          </w:tcPr>
          <w:p w14:paraId="3EE04CED" w14:textId="77777777" w:rsidR="00E3668D" w:rsidRDefault="00E3668D" w:rsidP="00E3668D">
            <w:pPr>
              <w:spacing w:line="240" w:lineRule="atLeast"/>
              <w:jc w:val="left"/>
            </w:pPr>
            <w:r>
              <w:rPr>
                <w:rFonts w:hint="eastAsia"/>
              </w:rPr>
              <w:t>支付宝支付数目</w:t>
            </w:r>
          </w:p>
        </w:tc>
        <w:tc>
          <w:tcPr>
            <w:tcW w:w="1985" w:type="dxa"/>
          </w:tcPr>
          <w:p w14:paraId="3DF3FD9C" w14:textId="77777777" w:rsidR="00E3668D" w:rsidRDefault="00E3668D" w:rsidP="00E3668D">
            <w:pPr>
              <w:spacing w:line="240" w:lineRule="atLeast"/>
              <w:jc w:val="left"/>
            </w:pPr>
            <w:r>
              <w:rPr>
                <w:rFonts w:hint="eastAsia"/>
              </w:rPr>
              <w:t>F_</w:t>
            </w:r>
            <w:r>
              <w:t>AmountAlipay</w:t>
            </w:r>
          </w:p>
        </w:tc>
        <w:tc>
          <w:tcPr>
            <w:tcW w:w="1984" w:type="dxa"/>
          </w:tcPr>
          <w:p w14:paraId="54551785" w14:textId="77777777" w:rsidR="00E3668D" w:rsidRDefault="00E3668D" w:rsidP="00E3668D">
            <w:pPr>
              <w:spacing w:line="240" w:lineRule="atLeast"/>
              <w:jc w:val="left"/>
            </w:pPr>
            <w:r>
              <w:t>Float</w:t>
            </w:r>
          </w:p>
        </w:tc>
        <w:tc>
          <w:tcPr>
            <w:tcW w:w="941" w:type="dxa"/>
          </w:tcPr>
          <w:p w14:paraId="5F743EF4" w14:textId="77777777" w:rsidR="00E3668D" w:rsidRDefault="00E3668D" w:rsidP="00E3668D">
            <w:pPr>
              <w:spacing w:line="240" w:lineRule="atLeast"/>
              <w:jc w:val="left"/>
            </w:pPr>
          </w:p>
        </w:tc>
        <w:tc>
          <w:tcPr>
            <w:tcW w:w="8328" w:type="dxa"/>
          </w:tcPr>
          <w:p w14:paraId="099FF73A" w14:textId="77777777" w:rsidR="00E3668D" w:rsidRDefault="00E3668D" w:rsidP="00E3668D">
            <w:pPr>
              <w:spacing w:line="240" w:lineRule="atLeast"/>
              <w:jc w:val="left"/>
            </w:pPr>
            <w:r>
              <w:rPr>
                <w:rFonts w:hint="eastAsia"/>
              </w:rPr>
              <w:t>使用支付宝支付的数目</w:t>
            </w:r>
          </w:p>
        </w:tc>
      </w:tr>
      <w:tr w:rsidR="00E3668D" w14:paraId="5347A793" w14:textId="77777777" w:rsidTr="008A5000">
        <w:trPr>
          <w:trHeight w:val="255"/>
        </w:trPr>
        <w:tc>
          <w:tcPr>
            <w:tcW w:w="2263" w:type="dxa"/>
          </w:tcPr>
          <w:p w14:paraId="1079669C" w14:textId="77777777" w:rsidR="00E3668D" w:rsidRDefault="00E3668D" w:rsidP="00E3668D">
            <w:pPr>
              <w:spacing w:line="240" w:lineRule="atLeast"/>
              <w:jc w:val="left"/>
            </w:pPr>
            <w:r>
              <w:rPr>
                <w:rFonts w:hint="eastAsia"/>
              </w:rPr>
              <w:t>微信支付数目</w:t>
            </w:r>
          </w:p>
        </w:tc>
        <w:tc>
          <w:tcPr>
            <w:tcW w:w="1985" w:type="dxa"/>
          </w:tcPr>
          <w:p w14:paraId="1C623841" w14:textId="77777777" w:rsidR="00E3668D" w:rsidRDefault="00E3668D" w:rsidP="00E3668D">
            <w:pPr>
              <w:spacing w:line="240" w:lineRule="atLeast"/>
              <w:jc w:val="left"/>
            </w:pPr>
            <w:r>
              <w:rPr>
                <w:rFonts w:hint="eastAsia"/>
              </w:rPr>
              <w:t>F_</w:t>
            </w:r>
            <w:r>
              <w:t>A</w:t>
            </w:r>
            <w:r>
              <w:rPr>
                <w:rFonts w:hint="eastAsia"/>
              </w:rPr>
              <w:t>mou</w:t>
            </w:r>
            <w:r>
              <w:t>ntW</w:t>
            </w:r>
            <w:r>
              <w:rPr>
                <w:rFonts w:hint="eastAsia"/>
              </w:rPr>
              <w:t>e</w:t>
            </w:r>
            <w:r>
              <w:t>C</w:t>
            </w:r>
            <w:r>
              <w:rPr>
                <w:rFonts w:hint="eastAsia"/>
              </w:rPr>
              <w:t>hat</w:t>
            </w:r>
          </w:p>
        </w:tc>
        <w:tc>
          <w:tcPr>
            <w:tcW w:w="1984" w:type="dxa"/>
          </w:tcPr>
          <w:p w14:paraId="7F14D752" w14:textId="77777777" w:rsidR="00E3668D" w:rsidRDefault="00E3668D" w:rsidP="00E3668D">
            <w:pPr>
              <w:spacing w:line="240" w:lineRule="atLeast"/>
              <w:jc w:val="left"/>
            </w:pPr>
            <w:r>
              <w:t>Float</w:t>
            </w:r>
          </w:p>
        </w:tc>
        <w:tc>
          <w:tcPr>
            <w:tcW w:w="941" w:type="dxa"/>
          </w:tcPr>
          <w:p w14:paraId="5D957074" w14:textId="77777777" w:rsidR="00E3668D" w:rsidRDefault="00E3668D" w:rsidP="00E3668D">
            <w:pPr>
              <w:spacing w:line="240" w:lineRule="atLeast"/>
              <w:jc w:val="left"/>
            </w:pPr>
          </w:p>
        </w:tc>
        <w:tc>
          <w:tcPr>
            <w:tcW w:w="8328" w:type="dxa"/>
          </w:tcPr>
          <w:p w14:paraId="49080228" w14:textId="77777777" w:rsidR="00E3668D" w:rsidRDefault="00E3668D" w:rsidP="00E3668D">
            <w:pPr>
              <w:spacing w:line="240" w:lineRule="atLeast"/>
              <w:jc w:val="left"/>
            </w:pPr>
            <w:r>
              <w:rPr>
                <w:rFonts w:hint="eastAsia"/>
              </w:rPr>
              <w:t>使用微信支付的数目</w:t>
            </w:r>
          </w:p>
        </w:tc>
      </w:tr>
      <w:tr w:rsidR="00E3668D" w14:paraId="4408EF3C" w14:textId="77777777" w:rsidTr="008A5000">
        <w:trPr>
          <w:trHeight w:val="255"/>
        </w:trPr>
        <w:tc>
          <w:tcPr>
            <w:tcW w:w="2263" w:type="dxa"/>
          </w:tcPr>
          <w:p w14:paraId="7EF49395" w14:textId="77777777" w:rsidR="00E3668D" w:rsidRDefault="00E3668D" w:rsidP="00E3668D">
            <w:pPr>
              <w:spacing w:line="240" w:lineRule="atLeast"/>
              <w:jc w:val="left"/>
            </w:pPr>
            <w:r>
              <w:rPr>
                <w:rFonts w:hint="eastAsia"/>
              </w:rPr>
              <w:t>其它支付的数目</w:t>
            </w:r>
            <w:r>
              <w:rPr>
                <w:rFonts w:hint="eastAsia"/>
              </w:rPr>
              <w:t>1</w:t>
            </w:r>
          </w:p>
        </w:tc>
        <w:tc>
          <w:tcPr>
            <w:tcW w:w="1985" w:type="dxa"/>
          </w:tcPr>
          <w:p w14:paraId="07CEAB86" w14:textId="77777777" w:rsidR="00E3668D" w:rsidRDefault="00E3668D" w:rsidP="00E3668D">
            <w:pPr>
              <w:spacing w:line="240" w:lineRule="atLeast"/>
              <w:jc w:val="left"/>
            </w:pPr>
            <w:r>
              <w:rPr>
                <w:rFonts w:hint="eastAsia"/>
              </w:rPr>
              <w:t>F_</w:t>
            </w:r>
            <w:r>
              <w:t>Amount1</w:t>
            </w:r>
          </w:p>
        </w:tc>
        <w:tc>
          <w:tcPr>
            <w:tcW w:w="1984" w:type="dxa"/>
          </w:tcPr>
          <w:p w14:paraId="1E96F8D7" w14:textId="77777777" w:rsidR="00E3668D" w:rsidRDefault="00E3668D" w:rsidP="00E3668D">
            <w:pPr>
              <w:spacing w:line="240" w:lineRule="atLeast"/>
              <w:jc w:val="left"/>
            </w:pPr>
            <w:r>
              <w:t>Float</w:t>
            </w:r>
          </w:p>
        </w:tc>
        <w:tc>
          <w:tcPr>
            <w:tcW w:w="941" w:type="dxa"/>
          </w:tcPr>
          <w:p w14:paraId="20D51CAF" w14:textId="77777777" w:rsidR="00E3668D" w:rsidRDefault="00E3668D" w:rsidP="00E3668D">
            <w:pPr>
              <w:spacing w:line="240" w:lineRule="atLeast"/>
              <w:jc w:val="left"/>
            </w:pPr>
          </w:p>
        </w:tc>
        <w:tc>
          <w:tcPr>
            <w:tcW w:w="8328" w:type="dxa"/>
          </w:tcPr>
          <w:p w14:paraId="2ABA317A" w14:textId="77777777" w:rsidR="00E3668D" w:rsidRDefault="00E3668D" w:rsidP="00E3668D">
            <w:pPr>
              <w:spacing w:line="240" w:lineRule="atLeast"/>
              <w:jc w:val="left"/>
            </w:pPr>
            <w:r>
              <w:rPr>
                <w:rFonts w:hint="eastAsia"/>
              </w:rPr>
              <w:t>其它支付方式支付的数目</w:t>
            </w:r>
            <w:r>
              <w:rPr>
                <w:rFonts w:hint="eastAsia"/>
              </w:rPr>
              <w:t>1</w:t>
            </w:r>
          </w:p>
        </w:tc>
      </w:tr>
      <w:tr w:rsidR="00E3668D" w14:paraId="7A657367" w14:textId="77777777" w:rsidTr="008A5000">
        <w:trPr>
          <w:trHeight w:val="255"/>
        </w:trPr>
        <w:tc>
          <w:tcPr>
            <w:tcW w:w="2263" w:type="dxa"/>
          </w:tcPr>
          <w:p w14:paraId="25CEA970" w14:textId="77777777" w:rsidR="00E3668D" w:rsidRDefault="00E3668D" w:rsidP="00E3668D">
            <w:pPr>
              <w:spacing w:line="240" w:lineRule="atLeast"/>
              <w:jc w:val="left"/>
            </w:pPr>
            <w:r>
              <w:rPr>
                <w:rFonts w:hint="eastAsia"/>
              </w:rPr>
              <w:t>其它支付的数目</w:t>
            </w:r>
            <w:r>
              <w:rPr>
                <w:rFonts w:hint="eastAsia"/>
              </w:rPr>
              <w:t>2</w:t>
            </w:r>
          </w:p>
        </w:tc>
        <w:tc>
          <w:tcPr>
            <w:tcW w:w="1985" w:type="dxa"/>
          </w:tcPr>
          <w:p w14:paraId="044702F6" w14:textId="77777777" w:rsidR="00E3668D" w:rsidRDefault="00E3668D" w:rsidP="00E3668D">
            <w:pPr>
              <w:spacing w:line="240" w:lineRule="atLeast"/>
              <w:jc w:val="left"/>
            </w:pPr>
            <w:r>
              <w:rPr>
                <w:rFonts w:hint="eastAsia"/>
              </w:rPr>
              <w:t>F_</w:t>
            </w:r>
            <w:r>
              <w:t>Amount2</w:t>
            </w:r>
          </w:p>
        </w:tc>
        <w:tc>
          <w:tcPr>
            <w:tcW w:w="1984" w:type="dxa"/>
          </w:tcPr>
          <w:p w14:paraId="33493F9B" w14:textId="77777777" w:rsidR="00E3668D" w:rsidRDefault="00E3668D" w:rsidP="00E3668D">
            <w:pPr>
              <w:spacing w:line="240" w:lineRule="atLeast"/>
              <w:jc w:val="left"/>
            </w:pPr>
            <w:r>
              <w:t>Float</w:t>
            </w:r>
          </w:p>
        </w:tc>
        <w:tc>
          <w:tcPr>
            <w:tcW w:w="941" w:type="dxa"/>
          </w:tcPr>
          <w:p w14:paraId="1C19E58B" w14:textId="77777777" w:rsidR="00E3668D" w:rsidRDefault="00E3668D" w:rsidP="00E3668D">
            <w:pPr>
              <w:spacing w:line="240" w:lineRule="atLeast"/>
              <w:jc w:val="left"/>
            </w:pPr>
          </w:p>
        </w:tc>
        <w:tc>
          <w:tcPr>
            <w:tcW w:w="8328" w:type="dxa"/>
          </w:tcPr>
          <w:p w14:paraId="2887BCDF" w14:textId="77777777" w:rsidR="00E3668D" w:rsidRDefault="00E3668D" w:rsidP="00E3668D">
            <w:pPr>
              <w:spacing w:line="240" w:lineRule="atLeast"/>
              <w:jc w:val="left"/>
            </w:pPr>
            <w:r>
              <w:rPr>
                <w:rFonts w:hint="eastAsia"/>
              </w:rPr>
              <w:t>其它支付方式支付的数目</w:t>
            </w:r>
            <w:r>
              <w:rPr>
                <w:rFonts w:hint="eastAsia"/>
              </w:rPr>
              <w:t>2</w:t>
            </w:r>
          </w:p>
        </w:tc>
      </w:tr>
      <w:tr w:rsidR="00E3668D" w14:paraId="32772834" w14:textId="77777777" w:rsidTr="008A5000">
        <w:trPr>
          <w:trHeight w:val="255"/>
        </w:trPr>
        <w:tc>
          <w:tcPr>
            <w:tcW w:w="2263" w:type="dxa"/>
          </w:tcPr>
          <w:p w14:paraId="21091FB2" w14:textId="77777777" w:rsidR="00E3668D" w:rsidRDefault="00E3668D" w:rsidP="00E3668D">
            <w:pPr>
              <w:spacing w:line="240" w:lineRule="atLeast"/>
              <w:jc w:val="left"/>
            </w:pPr>
            <w:r>
              <w:rPr>
                <w:rFonts w:hint="eastAsia"/>
              </w:rPr>
              <w:t>其它支付的数目</w:t>
            </w:r>
            <w:r>
              <w:t>3</w:t>
            </w:r>
          </w:p>
        </w:tc>
        <w:tc>
          <w:tcPr>
            <w:tcW w:w="1985" w:type="dxa"/>
          </w:tcPr>
          <w:p w14:paraId="7611AB14" w14:textId="77777777" w:rsidR="00E3668D" w:rsidRDefault="00E3668D" w:rsidP="00E3668D">
            <w:pPr>
              <w:spacing w:line="240" w:lineRule="atLeast"/>
              <w:jc w:val="left"/>
            </w:pPr>
            <w:r>
              <w:rPr>
                <w:rFonts w:hint="eastAsia"/>
              </w:rPr>
              <w:t>F_</w:t>
            </w:r>
            <w:r>
              <w:t>Amount3</w:t>
            </w:r>
          </w:p>
        </w:tc>
        <w:tc>
          <w:tcPr>
            <w:tcW w:w="1984" w:type="dxa"/>
          </w:tcPr>
          <w:p w14:paraId="1EDD200B" w14:textId="77777777" w:rsidR="00E3668D" w:rsidRDefault="00E3668D" w:rsidP="00E3668D">
            <w:pPr>
              <w:spacing w:line="240" w:lineRule="atLeast"/>
              <w:jc w:val="left"/>
            </w:pPr>
            <w:r>
              <w:t>Float</w:t>
            </w:r>
          </w:p>
        </w:tc>
        <w:tc>
          <w:tcPr>
            <w:tcW w:w="941" w:type="dxa"/>
          </w:tcPr>
          <w:p w14:paraId="2423108D" w14:textId="77777777" w:rsidR="00E3668D" w:rsidRDefault="00E3668D" w:rsidP="00E3668D">
            <w:pPr>
              <w:spacing w:line="240" w:lineRule="atLeast"/>
              <w:jc w:val="left"/>
            </w:pPr>
          </w:p>
        </w:tc>
        <w:tc>
          <w:tcPr>
            <w:tcW w:w="8328" w:type="dxa"/>
          </w:tcPr>
          <w:p w14:paraId="703EC0CB" w14:textId="77777777" w:rsidR="00E3668D" w:rsidRDefault="00E3668D" w:rsidP="00E3668D">
            <w:pPr>
              <w:spacing w:line="240" w:lineRule="atLeast"/>
              <w:jc w:val="left"/>
            </w:pPr>
            <w:r>
              <w:rPr>
                <w:rFonts w:hint="eastAsia"/>
              </w:rPr>
              <w:t>其它支付方式支付的数目</w:t>
            </w:r>
            <w:r>
              <w:rPr>
                <w:rFonts w:hint="eastAsia"/>
              </w:rPr>
              <w:t>3</w:t>
            </w:r>
          </w:p>
        </w:tc>
      </w:tr>
      <w:tr w:rsidR="00E3668D" w14:paraId="1309E80E" w14:textId="77777777" w:rsidTr="008A5000">
        <w:trPr>
          <w:trHeight w:val="255"/>
        </w:trPr>
        <w:tc>
          <w:tcPr>
            <w:tcW w:w="2263" w:type="dxa"/>
          </w:tcPr>
          <w:p w14:paraId="204E217E" w14:textId="77777777" w:rsidR="00E3668D" w:rsidRDefault="00E3668D" w:rsidP="00E3668D">
            <w:pPr>
              <w:spacing w:line="240" w:lineRule="atLeast"/>
              <w:jc w:val="left"/>
            </w:pPr>
            <w:r>
              <w:rPr>
                <w:rFonts w:hint="eastAsia"/>
              </w:rPr>
              <w:t>其它支付的数目</w:t>
            </w:r>
            <w:r>
              <w:t>4</w:t>
            </w:r>
          </w:p>
        </w:tc>
        <w:tc>
          <w:tcPr>
            <w:tcW w:w="1985" w:type="dxa"/>
          </w:tcPr>
          <w:p w14:paraId="7067A700" w14:textId="77777777" w:rsidR="00E3668D" w:rsidRDefault="00E3668D" w:rsidP="00E3668D">
            <w:pPr>
              <w:spacing w:line="240" w:lineRule="atLeast"/>
              <w:jc w:val="left"/>
            </w:pPr>
            <w:r>
              <w:rPr>
                <w:rFonts w:hint="eastAsia"/>
              </w:rPr>
              <w:t>F_</w:t>
            </w:r>
            <w:r>
              <w:t>Amount4</w:t>
            </w:r>
          </w:p>
        </w:tc>
        <w:tc>
          <w:tcPr>
            <w:tcW w:w="1984" w:type="dxa"/>
          </w:tcPr>
          <w:p w14:paraId="537EAF19" w14:textId="77777777" w:rsidR="00E3668D" w:rsidRDefault="00E3668D" w:rsidP="00E3668D">
            <w:pPr>
              <w:spacing w:line="240" w:lineRule="atLeast"/>
              <w:jc w:val="left"/>
            </w:pPr>
            <w:r>
              <w:t>Float</w:t>
            </w:r>
          </w:p>
        </w:tc>
        <w:tc>
          <w:tcPr>
            <w:tcW w:w="941" w:type="dxa"/>
          </w:tcPr>
          <w:p w14:paraId="3E1034EA" w14:textId="77777777" w:rsidR="00E3668D" w:rsidRDefault="00E3668D" w:rsidP="00E3668D">
            <w:pPr>
              <w:spacing w:line="240" w:lineRule="atLeast"/>
              <w:jc w:val="left"/>
            </w:pPr>
          </w:p>
        </w:tc>
        <w:tc>
          <w:tcPr>
            <w:tcW w:w="8328" w:type="dxa"/>
          </w:tcPr>
          <w:p w14:paraId="0ECABEE4" w14:textId="77777777" w:rsidR="00E3668D" w:rsidRDefault="00E3668D" w:rsidP="00E3668D">
            <w:pPr>
              <w:spacing w:line="240" w:lineRule="atLeast"/>
              <w:jc w:val="left"/>
            </w:pPr>
            <w:r>
              <w:rPr>
                <w:rFonts w:hint="eastAsia"/>
              </w:rPr>
              <w:t>其它支付方式支付的数目</w:t>
            </w:r>
            <w:r>
              <w:rPr>
                <w:rFonts w:hint="eastAsia"/>
              </w:rPr>
              <w:t>4</w:t>
            </w:r>
          </w:p>
        </w:tc>
      </w:tr>
      <w:tr w:rsidR="00E3668D" w14:paraId="516FF5D4" w14:textId="77777777" w:rsidTr="008A5000">
        <w:trPr>
          <w:trHeight w:val="255"/>
        </w:trPr>
        <w:tc>
          <w:tcPr>
            <w:tcW w:w="2263" w:type="dxa"/>
          </w:tcPr>
          <w:p w14:paraId="7E180F8A" w14:textId="77777777" w:rsidR="00E3668D" w:rsidRDefault="00E3668D" w:rsidP="00E3668D">
            <w:pPr>
              <w:spacing w:line="240" w:lineRule="atLeast"/>
              <w:jc w:val="left"/>
            </w:pPr>
            <w:r>
              <w:rPr>
                <w:rFonts w:hint="eastAsia"/>
              </w:rPr>
              <w:t>其它支付的数目</w:t>
            </w:r>
            <w:r>
              <w:t>5</w:t>
            </w:r>
          </w:p>
        </w:tc>
        <w:tc>
          <w:tcPr>
            <w:tcW w:w="1985" w:type="dxa"/>
          </w:tcPr>
          <w:p w14:paraId="7C1912A5" w14:textId="77777777" w:rsidR="00E3668D" w:rsidRDefault="00E3668D" w:rsidP="00E3668D">
            <w:pPr>
              <w:spacing w:line="240" w:lineRule="atLeast"/>
              <w:jc w:val="left"/>
            </w:pPr>
            <w:r>
              <w:rPr>
                <w:rFonts w:hint="eastAsia"/>
              </w:rPr>
              <w:t>F_</w:t>
            </w:r>
            <w:r>
              <w:t>Amount5</w:t>
            </w:r>
          </w:p>
        </w:tc>
        <w:tc>
          <w:tcPr>
            <w:tcW w:w="1984" w:type="dxa"/>
          </w:tcPr>
          <w:p w14:paraId="68ED4B56" w14:textId="77777777" w:rsidR="00E3668D" w:rsidRDefault="00E3668D" w:rsidP="00E3668D">
            <w:pPr>
              <w:spacing w:line="240" w:lineRule="atLeast"/>
              <w:jc w:val="left"/>
            </w:pPr>
            <w:r>
              <w:t>Float</w:t>
            </w:r>
          </w:p>
        </w:tc>
        <w:tc>
          <w:tcPr>
            <w:tcW w:w="941" w:type="dxa"/>
          </w:tcPr>
          <w:p w14:paraId="727004C5" w14:textId="77777777" w:rsidR="00E3668D" w:rsidRDefault="00E3668D" w:rsidP="00E3668D">
            <w:pPr>
              <w:spacing w:line="240" w:lineRule="atLeast"/>
              <w:jc w:val="left"/>
            </w:pPr>
          </w:p>
        </w:tc>
        <w:tc>
          <w:tcPr>
            <w:tcW w:w="8328" w:type="dxa"/>
          </w:tcPr>
          <w:p w14:paraId="4E73F44C" w14:textId="77777777" w:rsidR="00E3668D" w:rsidRDefault="00E3668D" w:rsidP="00E3668D">
            <w:pPr>
              <w:spacing w:line="240" w:lineRule="atLeast"/>
              <w:jc w:val="left"/>
            </w:pPr>
            <w:r>
              <w:rPr>
                <w:rFonts w:hint="eastAsia"/>
              </w:rPr>
              <w:t>其它支付方式支付的数目</w:t>
            </w:r>
            <w:r>
              <w:rPr>
                <w:rFonts w:hint="eastAsia"/>
              </w:rPr>
              <w:t>5</w:t>
            </w:r>
          </w:p>
        </w:tc>
      </w:tr>
      <w:tr w:rsidR="00E3668D" w14:paraId="11B8A67E" w14:textId="77777777" w:rsidTr="008A5000">
        <w:trPr>
          <w:trHeight w:val="255"/>
        </w:trPr>
        <w:tc>
          <w:tcPr>
            <w:tcW w:w="2263" w:type="dxa"/>
          </w:tcPr>
          <w:p w14:paraId="4F36A746" w14:textId="77777777" w:rsidR="00E3668D" w:rsidRPr="00904370" w:rsidRDefault="00E3668D" w:rsidP="00E3668D">
            <w:pPr>
              <w:spacing w:line="240" w:lineRule="atLeast"/>
              <w:jc w:val="left"/>
              <w:rPr>
                <w:highlight w:val="green"/>
              </w:rPr>
            </w:pPr>
            <w:r w:rsidRPr="00904370">
              <w:rPr>
                <w:rFonts w:hint="eastAsia"/>
                <w:highlight w:val="green"/>
              </w:rPr>
              <w:t>支付宝订单号</w:t>
            </w:r>
          </w:p>
        </w:tc>
        <w:tc>
          <w:tcPr>
            <w:tcW w:w="1985" w:type="dxa"/>
          </w:tcPr>
          <w:p w14:paraId="7EBBF96C" w14:textId="77777777" w:rsidR="00E3668D" w:rsidRPr="00904370" w:rsidRDefault="00E3668D" w:rsidP="00E3668D">
            <w:pPr>
              <w:spacing w:line="240" w:lineRule="atLeast"/>
              <w:jc w:val="left"/>
              <w:rPr>
                <w:highlight w:val="green"/>
              </w:rPr>
            </w:pPr>
            <w:r w:rsidRPr="00904370">
              <w:rPr>
                <w:rFonts w:hint="eastAsia"/>
                <w:highlight w:val="green"/>
              </w:rPr>
              <w:t>F</w:t>
            </w:r>
            <w:r w:rsidRPr="00904370">
              <w:rPr>
                <w:highlight w:val="green"/>
              </w:rPr>
              <w:t>_AliPayOrderSN</w:t>
            </w:r>
          </w:p>
        </w:tc>
        <w:tc>
          <w:tcPr>
            <w:tcW w:w="1984" w:type="dxa"/>
          </w:tcPr>
          <w:p w14:paraId="0C5CB201" w14:textId="77777777" w:rsidR="00E3668D" w:rsidRPr="00904370" w:rsidRDefault="00E3668D" w:rsidP="00E3668D">
            <w:pPr>
              <w:spacing w:line="240" w:lineRule="atLeast"/>
              <w:jc w:val="left"/>
              <w:rPr>
                <w:highlight w:val="green"/>
              </w:rPr>
            </w:pPr>
            <w:r w:rsidRPr="00904370">
              <w:rPr>
                <w:highlight w:val="green"/>
              </w:rPr>
              <w:t>Varchar(32) null</w:t>
            </w:r>
          </w:p>
        </w:tc>
        <w:tc>
          <w:tcPr>
            <w:tcW w:w="941" w:type="dxa"/>
          </w:tcPr>
          <w:p w14:paraId="5B2576F3" w14:textId="77777777" w:rsidR="00E3668D" w:rsidRPr="00904370" w:rsidRDefault="00E3668D" w:rsidP="00E3668D">
            <w:pPr>
              <w:spacing w:line="240" w:lineRule="atLeast"/>
              <w:jc w:val="left"/>
              <w:rPr>
                <w:highlight w:val="green"/>
              </w:rPr>
            </w:pPr>
          </w:p>
        </w:tc>
        <w:tc>
          <w:tcPr>
            <w:tcW w:w="8328" w:type="dxa"/>
          </w:tcPr>
          <w:p w14:paraId="47513705" w14:textId="77777777" w:rsidR="00E3668D" w:rsidRPr="00904370" w:rsidRDefault="00E3668D" w:rsidP="00E3668D">
            <w:pPr>
              <w:spacing w:line="240" w:lineRule="atLeast"/>
              <w:jc w:val="left"/>
              <w:rPr>
                <w:highlight w:val="green"/>
              </w:rPr>
            </w:pPr>
            <w:r w:rsidRPr="00904370">
              <w:rPr>
                <w:rFonts w:hint="eastAsia"/>
                <w:highlight w:val="green"/>
              </w:rPr>
              <w:t>支付宝支付后的订单号，惟一标识一次付款。等于支付宝返回的</w:t>
            </w:r>
            <w:r w:rsidRPr="00904370">
              <w:rPr>
                <w:highlight w:val="green"/>
              </w:rPr>
              <w:t>transaction_id</w:t>
            </w:r>
            <w:r w:rsidRPr="00904370">
              <w:rPr>
                <w:rFonts w:hint="eastAsia"/>
                <w:highlight w:val="green"/>
              </w:rPr>
              <w:t>的值</w:t>
            </w:r>
          </w:p>
        </w:tc>
      </w:tr>
      <w:tr w:rsidR="00E3668D" w14:paraId="4F27D241" w14:textId="77777777" w:rsidTr="008A5000">
        <w:trPr>
          <w:trHeight w:val="255"/>
        </w:trPr>
        <w:tc>
          <w:tcPr>
            <w:tcW w:w="2263" w:type="dxa"/>
          </w:tcPr>
          <w:p w14:paraId="73D7E3EC" w14:textId="77777777" w:rsidR="00E3668D" w:rsidRPr="00904370" w:rsidRDefault="00E3668D" w:rsidP="00E3668D">
            <w:pPr>
              <w:spacing w:line="240" w:lineRule="atLeast"/>
              <w:jc w:val="left"/>
              <w:rPr>
                <w:highlight w:val="green"/>
              </w:rPr>
            </w:pPr>
            <w:r w:rsidRPr="00904370">
              <w:rPr>
                <w:rFonts w:hint="eastAsia"/>
                <w:highlight w:val="green"/>
              </w:rPr>
              <w:t>微信订单号</w:t>
            </w:r>
          </w:p>
        </w:tc>
        <w:tc>
          <w:tcPr>
            <w:tcW w:w="1985" w:type="dxa"/>
          </w:tcPr>
          <w:p w14:paraId="3C4FBEC2" w14:textId="77777777" w:rsidR="00E3668D" w:rsidRPr="00904370" w:rsidRDefault="00E3668D" w:rsidP="00E3668D">
            <w:pPr>
              <w:spacing w:line="240" w:lineRule="atLeast"/>
              <w:jc w:val="left"/>
              <w:rPr>
                <w:highlight w:val="green"/>
              </w:rPr>
            </w:pPr>
            <w:r w:rsidRPr="00904370">
              <w:rPr>
                <w:rFonts w:hint="eastAsia"/>
                <w:highlight w:val="green"/>
              </w:rPr>
              <w:t>F</w:t>
            </w:r>
            <w:r w:rsidRPr="00904370">
              <w:rPr>
                <w:highlight w:val="green"/>
              </w:rPr>
              <w:t>_W</w:t>
            </w:r>
            <w:r w:rsidRPr="00904370">
              <w:rPr>
                <w:rFonts w:hint="eastAsia"/>
                <w:highlight w:val="green"/>
              </w:rPr>
              <w:t>x</w:t>
            </w:r>
            <w:r w:rsidRPr="00904370">
              <w:rPr>
                <w:highlight w:val="green"/>
              </w:rPr>
              <w:t>OrderSN</w:t>
            </w:r>
          </w:p>
        </w:tc>
        <w:tc>
          <w:tcPr>
            <w:tcW w:w="1984" w:type="dxa"/>
          </w:tcPr>
          <w:p w14:paraId="5A55F337" w14:textId="77777777" w:rsidR="00E3668D" w:rsidRPr="00904370" w:rsidRDefault="00E3668D" w:rsidP="00E3668D">
            <w:pPr>
              <w:spacing w:line="240" w:lineRule="atLeast"/>
              <w:jc w:val="left"/>
              <w:rPr>
                <w:highlight w:val="green"/>
              </w:rPr>
            </w:pPr>
            <w:r w:rsidRPr="00904370">
              <w:rPr>
                <w:highlight w:val="green"/>
              </w:rPr>
              <w:t>Varchar(32) null</w:t>
            </w:r>
          </w:p>
        </w:tc>
        <w:tc>
          <w:tcPr>
            <w:tcW w:w="941" w:type="dxa"/>
          </w:tcPr>
          <w:p w14:paraId="2E605D8C" w14:textId="77777777" w:rsidR="00E3668D" w:rsidRPr="00904370" w:rsidRDefault="00E3668D" w:rsidP="00E3668D">
            <w:pPr>
              <w:spacing w:line="240" w:lineRule="atLeast"/>
              <w:jc w:val="left"/>
              <w:rPr>
                <w:highlight w:val="green"/>
              </w:rPr>
            </w:pPr>
          </w:p>
        </w:tc>
        <w:tc>
          <w:tcPr>
            <w:tcW w:w="8328" w:type="dxa"/>
          </w:tcPr>
          <w:p w14:paraId="41F19229" w14:textId="77777777" w:rsidR="00E3668D" w:rsidRDefault="00E3668D" w:rsidP="00E3668D">
            <w:pPr>
              <w:spacing w:line="240" w:lineRule="atLeast"/>
              <w:jc w:val="left"/>
              <w:rPr>
                <w:highlight w:val="green"/>
              </w:rPr>
            </w:pPr>
            <w:r w:rsidRPr="00904370">
              <w:rPr>
                <w:rFonts w:hint="eastAsia"/>
                <w:highlight w:val="green"/>
              </w:rPr>
              <w:t>微信支付后的订单号，惟一标识一次付款。等于微信返回的</w:t>
            </w:r>
            <w:r w:rsidRPr="00904370">
              <w:rPr>
                <w:highlight w:val="green"/>
              </w:rPr>
              <w:t>transaction_id</w:t>
            </w:r>
            <w:r w:rsidRPr="00904370">
              <w:rPr>
                <w:rFonts w:hint="eastAsia"/>
                <w:highlight w:val="green"/>
              </w:rPr>
              <w:t>的值</w:t>
            </w:r>
            <w:r>
              <w:rPr>
                <w:rFonts w:hint="eastAsia"/>
                <w:highlight w:val="green"/>
              </w:rPr>
              <w:t>。</w:t>
            </w:r>
          </w:p>
          <w:p w14:paraId="6B81019D" w14:textId="77777777" w:rsidR="00E3668D" w:rsidRPr="00904370" w:rsidRDefault="00E3668D" w:rsidP="00E3668D">
            <w:pPr>
              <w:spacing w:line="240" w:lineRule="atLeast"/>
              <w:jc w:val="left"/>
              <w:rPr>
                <w:highlight w:val="green"/>
              </w:rPr>
            </w:pPr>
            <w:r>
              <w:rPr>
                <w:rFonts w:hint="eastAsia"/>
                <w:highlight w:val="green"/>
              </w:rPr>
              <w:t>退款时也要使用这个字段</w:t>
            </w:r>
          </w:p>
        </w:tc>
      </w:tr>
      <w:tr w:rsidR="00E3668D" w:rsidRPr="00702343" w14:paraId="7D286E1E" w14:textId="77777777" w:rsidTr="008A5000">
        <w:trPr>
          <w:trHeight w:val="255"/>
        </w:trPr>
        <w:tc>
          <w:tcPr>
            <w:tcW w:w="2263" w:type="dxa"/>
          </w:tcPr>
          <w:p w14:paraId="45B9E8F2" w14:textId="77777777" w:rsidR="00E3668D" w:rsidRPr="00904370" w:rsidRDefault="00E3668D" w:rsidP="00E3668D">
            <w:pPr>
              <w:spacing w:line="240" w:lineRule="atLeast"/>
              <w:jc w:val="left"/>
              <w:rPr>
                <w:highlight w:val="green"/>
              </w:rPr>
            </w:pPr>
            <w:r w:rsidRPr="00904370">
              <w:rPr>
                <w:rFonts w:hint="eastAsia"/>
                <w:highlight w:val="green"/>
              </w:rPr>
              <w:t>微信交易单号</w:t>
            </w:r>
          </w:p>
        </w:tc>
        <w:tc>
          <w:tcPr>
            <w:tcW w:w="1985" w:type="dxa"/>
          </w:tcPr>
          <w:p w14:paraId="082A63E2" w14:textId="77777777" w:rsidR="00E3668D" w:rsidRPr="00904370" w:rsidRDefault="00E3668D" w:rsidP="00E3668D">
            <w:pPr>
              <w:spacing w:line="240" w:lineRule="atLeast"/>
              <w:jc w:val="left"/>
              <w:rPr>
                <w:highlight w:val="green"/>
              </w:rPr>
            </w:pPr>
            <w:r w:rsidRPr="00904370">
              <w:rPr>
                <w:rFonts w:hint="eastAsia"/>
                <w:highlight w:val="green"/>
              </w:rPr>
              <w:t>F</w:t>
            </w:r>
            <w:r w:rsidRPr="00904370">
              <w:rPr>
                <w:highlight w:val="green"/>
              </w:rPr>
              <w:t>_WxTradeNO</w:t>
            </w:r>
          </w:p>
        </w:tc>
        <w:tc>
          <w:tcPr>
            <w:tcW w:w="1984" w:type="dxa"/>
          </w:tcPr>
          <w:p w14:paraId="5D469204" w14:textId="77777777" w:rsidR="00E3668D" w:rsidRPr="00904370" w:rsidRDefault="00E3668D" w:rsidP="00E3668D">
            <w:pPr>
              <w:spacing w:line="240" w:lineRule="atLeast"/>
              <w:jc w:val="left"/>
              <w:rPr>
                <w:highlight w:val="green"/>
              </w:rPr>
            </w:pPr>
            <w:r w:rsidRPr="00904370">
              <w:rPr>
                <w:highlight w:val="green"/>
              </w:rPr>
              <w:t>Varchar(32) null</w:t>
            </w:r>
          </w:p>
        </w:tc>
        <w:tc>
          <w:tcPr>
            <w:tcW w:w="941" w:type="dxa"/>
          </w:tcPr>
          <w:p w14:paraId="775C9724" w14:textId="77777777" w:rsidR="00E3668D" w:rsidRPr="00904370" w:rsidRDefault="00E3668D" w:rsidP="00E3668D">
            <w:pPr>
              <w:spacing w:line="240" w:lineRule="atLeast"/>
              <w:jc w:val="left"/>
              <w:rPr>
                <w:highlight w:val="green"/>
              </w:rPr>
            </w:pPr>
          </w:p>
        </w:tc>
        <w:tc>
          <w:tcPr>
            <w:tcW w:w="8328" w:type="dxa"/>
          </w:tcPr>
          <w:p w14:paraId="361F2B4D" w14:textId="77777777" w:rsidR="00E3668D" w:rsidRPr="00904370" w:rsidRDefault="00E3668D" w:rsidP="00E3668D">
            <w:pPr>
              <w:spacing w:line="240" w:lineRule="atLeast"/>
              <w:jc w:val="left"/>
              <w:rPr>
                <w:highlight w:val="green"/>
              </w:rPr>
            </w:pPr>
            <w:r w:rsidRPr="00904370">
              <w:rPr>
                <w:rFonts w:hint="eastAsia"/>
                <w:highlight w:val="green"/>
              </w:rPr>
              <w:t>微信支付时要传递给微信服务器的交易单号，惟一标识本次交易，格式为：</w:t>
            </w:r>
            <w:r>
              <w:rPr>
                <w:rFonts w:hint="eastAsia"/>
                <w:highlight w:val="green"/>
              </w:rPr>
              <w:t>C</w:t>
            </w:r>
            <w:r>
              <w:rPr>
                <w:highlight w:val="green"/>
              </w:rPr>
              <w:t>ompanyID_</w:t>
            </w:r>
            <w:r w:rsidRPr="00904370">
              <w:rPr>
                <w:rFonts w:hint="eastAsia"/>
                <w:highlight w:val="green"/>
              </w:rPr>
              <w:t>SHOPID</w:t>
            </w:r>
            <w:r w:rsidRPr="00904370">
              <w:rPr>
                <w:highlight w:val="green"/>
              </w:rPr>
              <w:t>_POSID_STAFFID_</w:t>
            </w:r>
            <w:r w:rsidRPr="00904370">
              <w:rPr>
                <w:rFonts w:hint="eastAsia"/>
                <w:highlight w:val="green"/>
              </w:rPr>
              <w:t>y</w:t>
            </w:r>
            <w:r w:rsidRPr="00904370">
              <w:rPr>
                <w:highlight w:val="green"/>
              </w:rPr>
              <w:t>yyyMMDDhhmmssSSS</w:t>
            </w:r>
            <w:r w:rsidRPr="00904370">
              <w:rPr>
                <w:rFonts w:hint="eastAsia"/>
                <w:highlight w:val="green"/>
              </w:rPr>
              <w:t>。</w:t>
            </w:r>
          </w:p>
          <w:p w14:paraId="64CD001D" w14:textId="77777777" w:rsidR="00E3668D" w:rsidRDefault="00E3668D" w:rsidP="00E3668D">
            <w:pPr>
              <w:spacing w:line="240" w:lineRule="atLeast"/>
              <w:jc w:val="left"/>
              <w:rPr>
                <w:highlight w:val="green"/>
              </w:rPr>
            </w:pPr>
            <w:r w:rsidRPr="00904370">
              <w:rPr>
                <w:rFonts w:hint="eastAsia"/>
                <w:highlight w:val="green"/>
              </w:rPr>
              <w:t>等于微信返回的</w:t>
            </w:r>
            <w:r w:rsidRPr="00904370">
              <w:rPr>
                <w:highlight w:val="green"/>
              </w:rPr>
              <w:t>out_trade_no</w:t>
            </w:r>
            <w:r w:rsidRPr="00904370">
              <w:rPr>
                <w:rFonts w:hint="eastAsia"/>
                <w:highlight w:val="green"/>
              </w:rPr>
              <w:t>的值</w:t>
            </w:r>
            <w:r>
              <w:rPr>
                <w:rFonts w:hint="eastAsia"/>
                <w:highlight w:val="green"/>
              </w:rPr>
              <w:t>。</w:t>
            </w:r>
          </w:p>
          <w:p w14:paraId="278A3BE4" w14:textId="77777777" w:rsidR="00E3668D" w:rsidRPr="00904370" w:rsidRDefault="00E3668D" w:rsidP="00E3668D">
            <w:pPr>
              <w:spacing w:line="240" w:lineRule="atLeast"/>
              <w:jc w:val="left"/>
              <w:rPr>
                <w:highlight w:val="green"/>
              </w:rPr>
            </w:pPr>
            <w:r>
              <w:rPr>
                <w:rFonts w:hint="eastAsia"/>
                <w:highlight w:val="green"/>
              </w:rPr>
              <w:t>退款时也要使用这个字段</w:t>
            </w:r>
          </w:p>
        </w:tc>
      </w:tr>
      <w:tr w:rsidR="00E3668D" w:rsidRPr="00702343" w14:paraId="0A98B885" w14:textId="77777777" w:rsidTr="008A5000">
        <w:trPr>
          <w:trHeight w:val="255"/>
        </w:trPr>
        <w:tc>
          <w:tcPr>
            <w:tcW w:w="2263" w:type="dxa"/>
          </w:tcPr>
          <w:p w14:paraId="1315825E" w14:textId="77777777" w:rsidR="00E3668D" w:rsidRPr="00904370" w:rsidRDefault="00E3668D" w:rsidP="00E3668D">
            <w:pPr>
              <w:spacing w:line="240" w:lineRule="atLeast"/>
              <w:jc w:val="left"/>
              <w:rPr>
                <w:highlight w:val="green"/>
              </w:rPr>
            </w:pPr>
            <w:r w:rsidRPr="00904370">
              <w:rPr>
                <w:rFonts w:hint="eastAsia"/>
                <w:highlight w:val="green"/>
              </w:rPr>
              <w:t>微信退款单号</w:t>
            </w:r>
          </w:p>
        </w:tc>
        <w:tc>
          <w:tcPr>
            <w:tcW w:w="1985" w:type="dxa"/>
          </w:tcPr>
          <w:p w14:paraId="3B37013A" w14:textId="77777777" w:rsidR="00E3668D" w:rsidRPr="00904370" w:rsidRDefault="00E3668D" w:rsidP="00E3668D">
            <w:pPr>
              <w:spacing w:line="240" w:lineRule="atLeast"/>
              <w:jc w:val="left"/>
              <w:rPr>
                <w:highlight w:val="green"/>
              </w:rPr>
            </w:pPr>
            <w:r w:rsidRPr="00904370">
              <w:rPr>
                <w:rFonts w:hint="eastAsia"/>
                <w:highlight w:val="green"/>
              </w:rPr>
              <w:t>F</w:t>
            </w:r>
            <w:r w:rsidRPr="00904370">
              <w:rPr>
                <w:highlight w:val="green"/>
              </w:rPr>
              <w:t>_WxRefundNO</w:t>
            </w:r>
          </w:p>
        </w:tc>
        <w:tc>
          <w:tcPr>
            <w:tcW w:w="1984" w:type="dxa"/>
          </w:tcPr>
          <w:p w14:paraId="4836E6EF" w14:textId="77777777" w:rsidR="00E3668D" w:rsidRPr="00904370" w:rsidRDefault="00E3668D" w:rsidP="00E3668D">
            <w:pPr>
              <w:spacing w:line="240" w:lineRule="atLeast"/>
              <w:jc w:val="left"/>
              <w:rPr>
                <w:highlight w:val="green"/>
              </w:rPr>
            </w:pPr>
            <w:r w:rsidRPr="00904370">
              <w:rPr>
                <w:highlight w:val="green"/>
              </w:rPr>
              <w:t>Varchar(32) null</w:t>
            </w:r>
          </w:p>
        </w:tc>
        <w:tc>
          <w:tcPr>
            <w:tcW w:w="941" w:type="dxa"/>
          </w:tcPr>
          <w:p w14:paraId="7D4648FF" w14:textId="77777777" w:rsidR="00E3668D" w:rsidRPr="00904370" w:rsidRDefault="00E3668D" w:rsidP="00E3668D">
            <w:pPr>
              <w:spacing w:line="240" w:lineRule="atLeast"/>
              <w:jc w:val="left"/>
              <w:rPr>
                <w:highlight w:val="green"/>
              </w:rPr>
            </w:pPr>
          </w:p>
        </w:tc>
        <w:tc>
          <w:tcPr>
            <w:tcW w:w="8328" w:type="dxa"/>
          </w:tcPr>
          <w:p w14:paraId="0C6B473D" w14:textId="77777777" w:rsidR="00E3668D" w:rsidRPr="00904370" w:rsidRDefault="00E3668D" w:rsidP="00E3668D">
            <w:pPr>
              <w:spacing w:line="240" w:lineRule="atLeast"/>
              <w:jc w:val="left"/>
              <w:rPr>
                <w:highlight w:val="green"/>
              </w:rPr>
            </w:pPr>
            <w:r w:rsidRPr="00904370">
              <w:rPr>
                <w:rFonts w:hint="eastAsia"/>
                <w:highlight w:val="green"/>
              </w:rPr>
              <w:t>微信退款单号，等于微信返回的</w:t>
            </w:r>
            <w:r w:rsidRPr="00904370">
              <w:rPr>
                <w:highlight w:val="green"/>
              </w:rPr>
              <w:t>out_refund_no</w:t>
            </w:r>
            <w:r w:rsidRPr="00904370">
              <w:rPr>
                <w:rFonts w:hint="eastAsia"/>
                <w:highlight w:val="green"/>
              </w:rPr>
              <w:t>的值</w:t>
            </w:r>
            <w:r>
              <w:rPr>
                <w:rFonts w:hint="eastAsia"/>
                <w:highlight w:val="green"/>
              </w:rPr>
              <w:t>。参看</w:t>
            </w:r>
            <w:hyperlink w:anchor="_购物退货和退款流程" w:history="1">
              <w:r w:rsidRPr="00EE1CBC">
                <w:rPr>
                  <w:rStyle w:val="ad"/>
                  <w:rFonts w:hint="eastAsia"/>
                  <w:highlight w:val="green"/>
                </w:rPr>
                <w:t>购物退货和退款流程</w:t>
              </w:r>
            </w:hyperlink>
          </w:p>
        </w:tc>
      </w:tr>
      <w:tr w:rsidR="00E3668D" w:rsidRPr="00702343" w14:paraId="7F398743" w14:textId="77777777" w:rsidTr="008A5000">
        <w:trPr>
          <w:trHeight w:val="255"/>
        </w:trPr>
        <w:tc>
          <w:tcPr>
            <w:tcW w:w="2263" w:type="dxa"/>
          </w:tcPr>
          <w:p w14:paraId="1FEB7320" w14:textId="77777777" w:rsidR="00E3668D" w:rsidRPr="00904370" w:rsidRDefault="00E3668D" w:rsidP="00E3668D">
            <w:pPr>
              <w:spacing w:line="240" w:lineRule="atLeast"/>
              <w:jc w:val="left"/>
              <w:rPr>
                <w:highlight w:val="green"/>
              </w:rPr>
            </w:pPr>
            <w:r w:rsidRPr="00904370">
              <w:rPr>
                <w:rFonts w:hint="eastAsia"/>
                <w:highlight w:val="green"/>
              </w:rPr>
              <w:t>微信退款描述</w:t>
            </w:r>
          </w:p>
        </w:tc>
        <w:tc>
          <w:tcPr>
            <w:tcW w:w="1985" w:type="dxa"/>
          </w:tcPr>
          <w:p w14:paraId="26AC5DEE" w14:textId="77777777" w:rsidR="00E3668D" w:rsidRPr="00904370" w:rsidRDefault="00E3668D" w:rsidP="00E3668D">
            <w:pPr>
              <w:spacing w:line="240" w:lineRule="atLeast"/>
              <w:jc w:val="left"/>
              <w:rPr>
                <w:highlight w:val="green"/>
              </w:rPr>
            </w:pPr>
            <w:r w:rsidRPr="00904370">
              <w:rPr>
                <w:rFonts w:hint="eastAsia"/>
                <w:highlight w:val="green"/>
              </w:rPr>
              <w:t>F</w:t>
            </w:r>
            <w:r w:rsidRPr="00904370">
              <w:rPr>
                <w:highlight w:val="green"/>
              </w:rPr>
              <w:t>_WxRefundDesc</w:t>
            </w:r>
          </w:p>
        </w:tc>
        <w:tc>
          <w:tcPr>
            <w:tcW w:w="1984" w:type="dxa"/>
          </w:tcPr>
          <w:p w14:paraId="3D9C3BFE" w14:textId="77777777" w:rsidR="00E3668D" w:rsidRPr="00904370" w:rsidRDefault="00E3668D" w:rsidP="00E3668D">
            <w:pPr>
              <w:spacing w:line="240" w:lineRule="atLeast"/>
              <w:jc w:val="left"/>
              <w:rPr>
                <w:highlight w:val="green"/>
              </w:rPr>
            </w:pPr>
            <w:r w:rsidRPr="00904370">
              <w:rPr>
                <w:highlight w:val="green"/>
              </w:rPr>
              <w:t>Varchar(80) null</w:t>
            </w:r>
          </w:p>
        </w:tc>
        <w:tc>
          <w:tcPr>
            <w:tcW w:w="941" w:type="dxa"/>
          </w:tcPr>
          <w:p w14:paraId="2DB65285" w14:textId="77777777" w:rsidR="00E3668D" w:rsidRPr="00904370" w:rsidRDefault="00E3668D" w:rsidP="00E3668D">
            <w:pPr>
              <w:spacing w:line="240" w:lineRule="atLeast"/>
              <w:jc w:val="left"/>
              <w:rPr>
                <w:highlight w:val="green"/>
              </w:rPr>
            </w:pPr>
          </w:p>
        </w:tc>
        <w:tc>
          <w:tcPr>
            <w:tcW w:w="8328" w:type="dxa"/>
          </w:tcPr>
          <w:p w14:paraId="46888A96" w14:textId="77777777" w:rsidR="00E3668D" w:rsidRPr="00904370" w:rsidRDefault="00E3668D" w:rsidP="00E3668D">
            <w:pPr>
              <w:spacing w:line="240" w:lineRule="atLeast"/>
              <w:jc w:val="left"/>
              <w:rPr>
                <w:highlight w:val="green"/>
              </w:rPr>
            </w:pPr>
            <w:r w:rsidRPr="00904370">
              <w:rPr>
                <w:rFonts w:hint="eastAsia"/>
                <w:highlight w:val="green"/>
              </w:rPr>
              <w:t>微信退款描述，通常</w:t>
            </w:r>
            <w:bookmarkStart w:id="220" w:name="OLE_LINK101"/>
            <w:bookmarkStart w:id="221" w:name="OLE_LINK102"/>
            <w:r w:rsidRPr="00904370">
              <w:rPr>
                <w:rFonts w:hint="eastAsia"/>
                <w:highlight w:val="green"/>
              </w:rPr>
              <w:t>是描述原</w:t>
            </w:r>
            <w:bookmarkEnd w:id="220"/>
            <w:bookmarkEnd w:id="221"/>
            <w:r w:rsidRPr="00904370">
              <w:rPr>
                <w:rFonts w:hint="eastAsia"/>
                <w:highlight w:val="green"/>
              </w:rPr>
              <w:t>因，等于微信返回的</w:t>
            </w:r>
            <w:r w:rsidRPr="00904370">
              <w:rPr>
                <w:highlight w:val="green"/>
              </w:rPr>
              <w:t>refund_desc</w:t>
            </w:r>
            <w:r w:rsidRPr="00904370">
              <w:rPr>
                <w:rFonts w:hint="eastAsia"/>
                <w:highlight w:val="green"/>
              </w:rPr>
              <w:t>的值</w:t>
            </w:r>
            <w:r>
              <w:rPr>
                <w:rFonts w:hint="eastAsia"/>
                <w:highlight w:val="green"/>
              </w:rPr>
              <w:t>。参看</w:t>
            </w:r>
            <w:hyperlink w:anchor="_购物退货和退款流程" w:history="1">
              <w:r w:rsidRPr="00EE1CBC">
                <w:rPr>
                  <w:rStyle w:val="ad"/>
                  <w:rFonts w:hint="eastAsia"/>
                  <w:highlight w:val="green"/>
                </w:rPr>
                <w:t>购物退货和退款流程</w:t>
              </w:r>
            </w:hyperlink>
          </w:p>
        </w:tc>
      </w:tr>
      <w:tr w:rsidR="00E3668D" w14:paraId="039C1D3D" w14:textId="77777777" w:rsidTr="008A5000">
        <w:trPr>
          <w:trHeight w:val="255"/>
        </w:trPr>
        <w:tc>
          <w:tcPr>
            <w:tcW w:w="2263" w:type="dxa"/>
          </w:tcPr>
          <w:p w14:paraId="5D070F52" w14:textId="77777777" w:rsidR="00E3668D" w:rsidRPr="00E272A9" w:rsidRDefault="00E3668D" w:rsidP="00E3668D">
            <w:pPr>
              <w:spacing w:line="240" w:lineRule="atLeast"/>
              <w:jc w:val="left"/>
              <w:rPr>
                <w:highlight w:val="green"/>
              </w:rPr>
            </w:pPr>
            <w:r w:rsidRPr="00E272A9">
              <w:rPr>
                <w:rFonts w:hint="eastAsia"/>
                <w:highlight w:val="green"/>
              </w:rPr>
              <w:t>微信退款子商户号</w:t>
            </w:r>
          </w:p>
        </w:tc>
        <w:tc>
          <w:tcPr>
            <w:tcW w:w="1985" w:type="dxa"/>
          </w:tcPr>
          <w:p w14:paraId="72E3B1E6" w14:textId="77777777" w:rsidR="00E3668D" w:rsidRPr="00E272A9" w:rsidRDefault="00E3668D" w:rsidP="00E3668D">
            <w:pPr>
              <w:spacing w:line="240" w:lineRule="atLeast"/>
              <w:jc w:val="left"/>
              <w:rPr>
                <w:highlight w:val="green"/>
              </w:rPr>
            </w:pPr>
            <w:r w:rsidRPr="00E272A9">
              <w:rPr>
                <w:rFonts w:hint="eastAsia"/>
                <w:highlight w:val="green"/>
              </w:rPr>
              <w:t>F</w:t>
            </w:r>
            <w:r w:rsidRPr="00E272A9">
              <w:rPr>
                <w:highlight w:val="green"/>
              </w:rPr>
              <w:t>_WxRefundSubMchID</w:t>
            </w:r>
          </w:p>
        </w:tc>
        <w:tc>
          <w:tcPr>
            <w:tcW w:w="1984" w:type="dxa"/>
          </w:tcPr>
          <w:p w14:paraId="242CC116" w14:textId="77777777" w:rsidR="00E3668D" w:rsidRPr="00E272A9" w:rsidRDefault="00E3668D" w:rsidP="00E3668D">
            <w:pPr>
              <w:spacing w:line="240" w:lineRule="atLeast"/>
              <w:jc w:val="left"/>
              <w:rPr>
                <w:highlight w:val="green"/>
              </w:rPr>
            </w:pPr>
            <w:r w:rsidRPr="00E272A9">
              <w:rPr>
                <w:highlight w:val="green"/>
              </w:rPr>
              <w:t>Varchar(32) null</w:t>
            </w:r>
          </w:p>
        </w:tc>
        <w:tc>
          <w:tcPr>
            <w:tcW w:w="941" w:type="dxa"/>
          </w:tcPr>
          <w:p w14:paraId="63F83EA2" w14:textId="77777777" w:rsidR="00E3668D" w:rsidRPr="00E272A9" w:rsidRDefault="00E3668D" w:rsidP="00E3668D">
            <w:pPr>
              <w:spacing w:line="240" w:lineRule="atLeast"/>
              <w:jc w:val="left"/>
              <w:rPr>
                <w:highlight w:val="green"/>
              </w:rPr>
            </w:pPr>
          </w:p>
        </w:tc>
        <w:tc>
          <w:tcPr>
            <w:tcW w:w="8328" w:type="dxa"/>
          </w:tcPr>
          <w:p w14:paraId="4587BE4B" w14:textId="77777777" w:rsidR="00E3668D" w:rsidRPr="00E272A9" w:rsidRDefault="00E3668D" w:rsidP="00E3668D">
            <w:pPr>
              <w:spacing w:line="240" w:lineRule="atLeast"/>
              <w:jc w:val="left"/>
            </w:pPr>
            <w:r w:rsidRPr="00E272A9">
              <w:rPr>
                <w:rFonts w:hint="eastAsia"/>
                <w:highlight w:val="green"/>
              </w:rPr>
              <w:t>微信退款要传递到微信服务器的的子商户</w:t>
            </w:r>
            <w:r w:rsidRPr="00E272A9">
              <w:rPr>
                <w:rFonts w:hint="eastAsia"/>
                <w:highlight w:val="green"/>
              </w:rPr>
              <w:t>ID</w:t>
            </w:r>
            <w:r w:rsidRPr="00E272A9">
              <w:rPr>
                <w:rFonts w:hint="eastAsia"/>
                <w:highlight w:val="green"/>
              </w:rPr>
              <w:t>：</w:t>
            </w:r>
            <w:r w:rsidRPr="00E272A9">
              <w:rPr>
                <w:highlight w:val="green"/>
              </w:rPr>
              <w:t>sub_mch_id</w:t>
            </w:r>
            <w:r>
              <w:rPr>
                <w:rFonts w:hint="eastAsia"/>
                <w:highlight w:val="green"/>
              </w:rPr>
              <w:t>。参看</w:t>
            </w:r>
            <w:hyperlink w:anchor="_购物退货和退款流程" w:history="1">
              <w:r w:rsidRPr="00EE1CBC">
                <w:rPr>
                  <w:rStyle w:val="ad"/>
                  <w:rFonts w:hint="eastAsia"/>
                  <w:highlight w:val="green"/>
                </w:rPr>
                <w:t>购物退货和退款流程</w:t>
              </w:r>
            </w:hyperlink>
          </w:p>
        </w:tc>
      </w:tr>
      <w:bookmarkEnd w:id="219"/>
      <w:tr w:rsidR="00697FB3" w:rsidRPr="00B86CD9" w14:paraId="54D8137C" w14:textId="77777777" w:rsidTr="00904058">
        <w:trPr>
          <w:trHeight w:val="255"/>
        </w:trPr>
        <w:tc>
          <w:tcPr>
            <w:tcW w:w="2263" w:type="dxa"/>
            <w:tcBorders>
              <w:top w:val="single" w:sz="4" w:space="0" w:color="auto"/>
              <w:left w:val="single" w:sz="4" w:space="0" w:color="auto"/>
              <w:bottom w:val="single" w:sz="4" w:space="0" w:color="auto"/>
              <w:right w:val="single" w:sz="4" w:space="0" w:color="auto"/>
            </w:tcBorders>
          </w:tcPr>
          <w:p w14:paraId="171A6668" w14:textId="77777777" w:rsidR="00697FB3" w:rsidRDefault="00697FB3" w:rsidP="00697FB3">
            <w:pPr>
              <w:spacing w:line="240" w:lineRule="exact"/>
              <w:jc w:val="left"/>
              <w:rPr>
                <w:szCs w:val="21"/>
                <w:highlight w:val="red"/>
              </w:rPr>
            </w:pPr>
            <w:r>
              <w:rPr>
                <w:rFonts w:hint="eastAsia"/>
                <w:highlight w:val="red"/>
              </w:rPr>
              <w:t>优惠券抵扣金额</w:t>
            </w:r>
          </w:p>
        </w:tc>
        <w:tc>
          <w:tcPr>
            <w:tcW w:w="1985" w:type="dxa"/>
            <w:tcBorders>
              <w:top w:val="single" w:sz="4" w:space="0" w:color="auto"/>
              <w:left w:val="single" w:sz="4" w:space="0" w:color="auto"/>
              <w:bottom w:val="single" w:sz="4" w:space="0" w:color="auto"/>
              <w:right w:val="single" w:sz="4" w:space="0" w:color="auto"/>
            </w:tcBorders>
          </w:tcPr>
          <w:p w14:paraId="6AD774ED" w14:textId="77777777" w:rsidR="00697FB3" w:rsidRDefault="00697FB3" w:rsidP="00697FB3">
            <w:pPr>
              <w:spacing w:line="240" w:lineRule="exact"/>
              <w:jc w:val="left"/>
              <w:rPr>
                <w:highlight w:val="red"/>
              </w:rPr>
            </w:pPr>
            <w:r>
              <w:rPr>
                <w:rFonts w:hint="eastAsia"/>
                <w:highlight w:val="red"/>
              </w:rPr>
              <w:t xml:space="preserve">F_CouponAmount </w:t>
            </w:r>
          </w:p>
        </w:tc>
        <w:tc>
          <w:tcPr>
            <w:tcW w:w="1984" w:type="dxa"/>
            <w:tcBorders>
              <w:top w:val="single" w:sz="4" w:space="0" w:color="auto"/>
              <w:left w:val="single" w:sz="4" w:space="0" w:color="auto"/>
              <w:bottom w:val="single" w:sz="4" w:space="0" w:color="auto"/>
              <w:right w:val="single" w:sz="4" w:space="0" w:color="auto"/>
            </w:tcBorders>
          </w:tcPr>
          <w:p w14:paraId="66AD9D6F" w14:textId="77777777" w:rsidR="00697FB3" w:rsidRDefault="00697FB3" w:rsidP="00697FB3">
            <w:pPr>
              <w:spacing w:line="240" w:lineRule="exact"/>
              <w:jc w:val="left"/>
              <w:rPr>
                <w:highlight w:val="red"/>
              </w:rPr>
            </w:pPr>
            <w:bookmarkStart w:id="222" w:name="OLE_LINK164"/>
            <w:r>
              <w:rPr>
                <w:rFonts w:hint="eastAsia"/>
                <w:highlight w:val="red"/>
              </w:rPr>
              <w:t>Decimal</w:t>
            </w:r>
            <w:bookmarkEnd w:id="222"/>
            <w:r>
              <w:rPr>
                <w:rFonts w:hint="eastAsia"/>
                <w:highlight w:val="red"/>
              </w:rPr>
              <w:t>(20, 6) default 0.000000d</w:t>
            </w:r>
          </w:p>
        </w:tc>
        <w:tc>
          <w:tcPr>
            <w:tcW w:w="941" w:type="dxa"/>
            <w:tcBorders>
              <w:top w:val="single" w:sz="4" w:space="0" w:color="auto"/>
              <w:left w:val="single" w:sz="4" w:space="0" w:color="auto"/>
              <w:bottom w:val="single" w:sz="4" w:space="0" w:color="auto"/>
              <w:right w:val="single" w:sz="4" w:space="0" w:color="auto"/>
            </w:tcBorders>
          </w:tcPr>
          <w:p w14:paraId="2D7D968C" w14:textId="77777777" w:rsidR="00697FB3" w:rsidRDefault="00697FB3" w:rsidP="00697FB3">
            <w:pPr>
              <w:spacing w:line="240" w:lineRule="exact"/>
              <w:jc w:val="left"/>
              <w:rPr>
                <w:highlight w:val="red"/>
              </w:rPr>
            </w:pPr>
          </w:p>
        </w:tc>
        <w:tc>
          <w:tcPr>
            <w:tcW w:w="8328" w:type="dxa"/>
            <w:tcBorders>
              <w:top w:val="single" w:sz="4" w:space="0" w:color="auto"/>
              <w:left w:val="single" w:sz="4" w:space="0" w:color="auto"/>
              <w:bottom w:val="single" w:sz="4" w:space="0" w:color="auto"/>
              <w:right w:val="single" w:sz="4" w:space="0" w:color="auto"/>
            </w:tcBorders>
          </w:tcPr>
          <w:p w14:paraId="46054FED" w14:textId="77777777" w:rsidR="00697FB3" w:rsidRDefault="00697FB3" w:rsidP="00697FB3">
            <w:pPr>
              <w:spacing w:line="240" w:lineRule="exact"/>
              <w:jc w:val="left"/>
              <w:rPr>
                <w:highlight w:val="red"/>
              </w:rPr>
            </w:pPr>
            <w:r>
              <w:rPr>
                <w:rFonts w:hint="eastAsia"/>
                <w:highlight w:val="red"/>
              </w:rPr>
              <w:t>新增优惠券抵扣金额。使用优惠券时必填，不包括在</w:t>
            </w:r>
            <w:r>
              <w:rPr>
                <w:rFonts w:eastAsia="等线" w:hint="eastAsia"/>
                <w:highlight w:val="red"/>
              </w:rPr>
              <w:t>A</w:t>
            </w:r>
            <w:r>
              <w:rPr>
                <w:rFonts w:hint="eastAsia"/>
                <w:highlight w:val="red"/>
              </w:rPr>
              <w:t>mount</w:t>
            </w:r>
            <w:r>
              <w:rPr>
                <w:rFonts w:hint="eastAsia"/>
                <w:highlight w:val="red"/>
              </w:rPr>
              <w:t>中，因为报表只记录真实金钱来往。在创建零售单时，是不知道值的。只有</w:t>
            </w:r>
            <w:r>
              <w:rPr>
                <w:rFonts w:eastAsia="等线" w:hint="eastAsia"/>
                <w:highlight w:val="red"/>
              </w:rPr>
              <w:t>WX</w:t>
            </w:r>
            <w:r>
              <w:rPr>
                <w:rFonts w:ascii="微软雅黑" w:hAnsi="微软雅黑" w:hint="eastAsia"/>
                <w:highlight w:val="red"/>
              </w:rPr>
              <w:t>消息推送回来后，才知道</w:t>
            </w:r>
            <w:r>
              <w:rPr>
                <w:rFonts w:eastAsia="等线" w:hint="eastAsia"/>
                <w:highlight w:val="red"/>
              </w:rPr>
              <w:t>F_ConsumerOpenID</w:t>
            </w:r>
            <w:r>
              <w:rPr>
                <w:rFonts w:ascii="微软雅黑" w:hAnsi="微软雅黑" w:hint="eastAsia"/>
                <w:highlight w:val="red"/>
              </w:rPr>
              <w:t>用了什么券，用了多少张，</w:t>
            </w:r>
            <w:r>
              <w:rPr>
                <w:rFonts w:hint="eastAsia"/>
                <w:highlight w:val="red"/>
              </w:rPr>
              <w:t>F_CouponAmount+=F_CouponAmount</w:t>
            </w:r>
            <w:r>
              <w:rPr>
                <w:rFonts w:hint="eastAsia"/>
                <w:highlight w:val="red"/>
              </w:rPr>
              <w:t>，是累加起来的，不是直接赋值。处理后，标识对应的推送消息为已删除</w:t>
            </w:r>
          </w:p>
        </w:tc>
      </w:tr>
      <w:tr w:rsidR="00697FB3" w:rsidRPr="00EC5E79" w14:paraId="3E7FC7F8" w14:textId="77777777" w:rsidTr="00EC5E79">
        <w:trPr>
          <w:trHeight w:val="255"/>
        </w:trPr>
        <w:tc>
          <w:tcPr>
            <w:tcW w:w="2263" w:type="dxa"/>
            <w:tcBorders>
              <w:top w:val="single" w:sz="4" w:space="0" w:color="auto"/>
              <w:left w:val="single" w:sz="4" w:space="0" w:color="auto"/>
              <w:bottom w:val="single" w:sz="4" w:space="0" w:color="auto"/>
              <w:right w:val="single" w:sz="4" w:space="0" w:color="auto"/>
            </w:tcBorders>
            <w:shd w:val="clear" w:color="auto" w:fill="70AD47" w:themeFill="accent6"/>
          </w:tcPr>
          <w:p w14:paraId="00705477" w14:textId="77777777" w:rsidR="00697FB3" w:rsidRPr="00EC5E79" w:rsidRDefault="00697FB3" w:rsidP="00697FB3">
            <w:pPr>
              <w:spacing w:line="240" w:lineRule="exact"/>
              <w:jc w:val="left"/>
              <w:rPr>
                <w:strike/>
                <w:highlight w:val="red"/>
              </w:rPr>
            </w:pPr>
            <w:r w:rsidRPr="00EC5E79">
              <w:rPr>
                <w:rFonts w:hint="eastAsia"/>
                <w:strike/>
                <w:highlight w:val="red"/>
              </w:rPr>
              <w:t>积分抵扣的金额</w:t>
            </w:r>
          </w:p>
        </w:tc>
        <w:tc>
          <w:tcPr>
            <w:tcW w:w="1985" w:type="dxa"/>
            <w:tcBorders>
              <w:top w:val="single" w:sz="4" w:space="0" w:color="auto"/>
              <w:left w:val="single" w:sz="4" w:space="0" w:color="auto"/>
              <w:bottom w:val="single" w:sz="4" w:space="0" w:color="auto"/>
              <w:right w:val="single" w:sz="4" w:space="0" w:color="auto"/>
            </w:tcBorders>
            <w:shd w:val="clear" w:color="auto" w:fill="70AD47" w:themeFill="accent6"/>
          </w:tcPr>
          <w:p w14:paraId="70651997" w14:textId="77777777" w:rsidR="00697FB3" w:rsidRPr="00EC5E79" w:rsidRDefault="00697FB3" w:rsidP="00697FB3">
            <w:pPr>
              <w:spacing w:line="240" w:lineRule="exact"/>
              <w:jc w:val="left"/>
              <w:rPr>
                <w:strike/>
                <w:highlight w:val="red"/>
              </w:rPr>
            </w:pPr>
            <w:r w:rsidRPr="00EC5E79">
              <w:rPr>
                <w:rFonts w:hint="eastAsia"/>
                <w:strike/>
                <w:highlight w:val="red"/>
              </w:rPr>
              <w:t xml:space="preserve">F_BonusAmout </w:t>
            </w:r>
          </w:p>
        </w:tc>
        <w:tc>
          <w:tcPr>
            <w:tcW w:w="1984" w:type="dxa"/>
            <w:tcBorders>
              <w:top w:val="single" w:sz="4" w:space="0" w:color="auto"/>
              <w:left w:val="single" w:sz="4" w:space="0" w:color="auto"/>
              <w:bottom w:val="single" w:sz="4" w:space="0" w:color="auto"/>
              <w:right w:val="single" w:sz="4" w:space="0" w:color="auto"/>
            </w:tcBorders>
            <w:shd w:val="clear" w:color="auto" w:fill="70AD47" w:themeFill="accent6"/>
          </w:tcPr>
          <w:p w14:paraId="7193B72E" w14:textId="77777777" w:rsidR="00697FB3" w:rsidRPr="00EC5E79" w:rsidRDefault="00697FB3" w:rsidP="00697FB3">
            <w:pPr>
              <w:spacing w:line="240" w:lineRule="exact"/>
              <w:jc w:val="left"/>
              <w:rPr>
                <w:strike/>
                <w:highlight w:val="red"/>
              </w:rPr>
            </w:pPr>
            <w:r w:rsidRPr="00EC5E79">
              <w:rPr>
                <w:rFonts w:hint="eastAsia"/>
                <w:strike/>
                <w:highlight w:val="red"/>
              </w:rPr>
              <w:t>Decimal(20,6) default 0.000000d</w:t>
            </w:r>
          </w:p>
        </w:tc>
        <w:tc>
          <w:tcPr>
            <w:tcW w:w="941" w:type="dxa"/>
            <w:tcBorders>
              <w:top w:val="single" w:sz="4" w:space="0" w:color="auto"/>
              <w:left w:val="single" w:sz="4" w:space="0" w:color="auto"/>
              <w:bottom w:val="single" w:sz="4" w:space="0" w:color="auto"/>
              <w:right w:val="single" w:sz="4" w:space="0" w:color="auto"/>
            </w:tcBorders>
            <w:shd w:val="clear" w:color="auto" w:fill="70AD47" w:themeFill="accent6"/>
          </w:tcPr>
          <w:p w14:paraId="4AE758B8" w14:textId="77777777" w:rsidR="00697FB3" w:rsidRPr="00EC5E79" w:rsidRDefault="00697FB3" w:rsidP="00697FB3">
            <w:pPr>
              <w:spacing w:line="240" w:lineRule="exact"/>
              <w:jc w:val="left"/>
              <w:rPr>
                <w:strike/>
                <w:highlight w:val="red"/>
              </w:rPr>
            </w:pPr>
          </w:p>
        </w:tc>
        <w:tc>
          <w:tcPr>
            <w:tcW w:w="8328" w:type="dxa"/>
            <w:tcBorders>
              <w:top w:val="single" w:sz="4" w:space="0" w:color="auto"/>
              <w:left w:val="single" w:sz="4" w:space="0" w:color="auto"/>
              <w:bottom w:val="single" w:sz="4" w:space="0" w:color="auto"/>
              <w:right w:val="single" w:sz="4" w:space="0" w:color="auto"/>
            </w:tcBorders>
            <w:shd w:val="clear" w:color="auto" w:fill="70AD47" w:themeFill="accent6"/>
          </w:tcPr>
          <w:p w14:paraId="2843722C" w14:textId="77777777" w:rsidR="00697FB3" w:rsidRPr="00EC5E79" w:rsidRDefault="00697FB3" w:rsidP="00697FB3">
            <w:pPr>
              <w:spacing w:line="240" w:lineRule="exact"/>
              <w:jc w:val="left"/>
              <w:rPr>
                <w:strike/>
                <w:highlight w:val="red"/>
              </w:rPr>
            </w:pPr>
            <w:r w:rsidRPr="00EC5E79">
              <w:rPr>
                <w:rFonts w:hint="eastAsia"/>
                <w:strike/>
                <w:highlight w:val="red"/>
              </w:rPr>
              <w:t>新增积分抵扣的金额，不包括在</w:t>
            </w:r>
            <w:r w:rsidRPr="00EC5E79">
              <w:rPr>
                <w:rFonts w:eastAsia="等线" w:hint="eastAsia"/>
                <w:strike/>
                <w:highlight w:val="red"/>
              </w:rPr>
              <w:t>A</w:t>
            </w:r>
            <w:r w:rsidRPr="00EC5E79">
              <w:rPr>
                <w:rFonts w:hint="eastAsia"/>
                <w:strike/>
                <w:highlight w:val="red"/>
              </w:rPr>
              <w:t>mount</w:t>
            </w:r>
            <w:r w:rsidRPr="00EC5E79">
              <w:rPr>
                <w:rFonts w:hint="eastAsia"/>
                <w:strike/>
                <w:highlight w:val="red"/>
              </w:rPr>
              <w:t>中，因为报表只记录真实金钱来往</w:t>
            </w:r>
          </w:p>
        </w:tc>
      </w:tr>
      <w:tr w:rsidR="00697FB3" w:rsidRPr="00B86CD9" w14:paraId="190F06EC" w14:textId="77777777" w:rsidTr="00904058">
        <w:trPr>
          <w:trHeight w:val="255"/>
        </w:trPr>
        <w:tc>
          <w:tcPr>
            <w:tcW w:w="2263" w:type="dxa"/>
            <w:tcBorders>
              <w:top w:val="single" w:sz="4" w:space="0" w:color="auto"/>
              <w:left w:val="single" w:sz="4" w:space="0" w:color="auto"/>
              <w:bottom w:val="single" w:sz="4" w:space="0" w:color="auto"/>
              <w:right w:val="single" w:sz="4" w:space="0" w:color="auto"/>
            </w:tcBorders>
          </w:tcPr>
          <w:p w14:paraId="47274198" w14:textId="77777777" w:rsidR="00697FB3" w:rsidRDefault="00697FB3" w:rsidP="00697FB3">
            <w:pPr>
              <w:spacing w:line="240" w:lineRule="exact"/>
              <w:jc w:val="left"/>
              <w:rPr>
                <w:highlight w:val="red"/>
              </w:rPr>
            </w:pPr>
            <w:r>
              <w:rPr>
                <w:rFonts w:hint="eastAsia"/>
                <w:highlight w:val="red"/>
              </w:rPr>
              <w:t>消费者的</w:t>
            </w:r>
            <w:r>
              <w:rPr>
                <w:rFonts w:eastAsia="等线" w:hint="eastAsia"/>
                <w:highlight w:val="red"/>
              </w:rPr>
              <w:t>openId</w:t>
            </w:r>
          </w:p>
        </w:tc>
        <w:tc>
          <w:tcPr>
            <w:tcW w:w="1985" w:type="dxa"/>
            <w:tcBorders>
              <w:top w:val="single" w:sz="4" w:space="0" w:color="auto"/>
              <w:left w:val="single" w:sz="4" w:space="0" w:color="auto"/>
              <w:bottom w:val="single" w:sz="4" w:space="0" w:color="auto"/>
              <w:right w:val="single" w:sz="4" w:space="0" w:color="auto"/>
            </w:tcBorders>
          </w:tcPr>
          <w:p w14:paraId="480C4F84" w14:textId="77777777" w:rsidR="00697FB3" w:rsidRDefault="00697FB3" w:rsidP="00697FB3">
            <w:pPr>
              <w:spacing w:line="240" w:lineRule="exact"/>
              <w:jc w:val="left"/>
              <w:rPr>
                <w:highlight w:val="red"/>
              </w:rPr>
            </w:pPr>
            <w:r>
              <w:rPr>
                <w:rFonts w:hint="eastAsia"/>
                <w:highlight w:val="red"/>
              </w:rPr>
              <w:t>F_ConsumerOpenID</w:t>
            </w:r>
          </w:p>
        </w:tc>
        <w:tc>
          <w:tcPr>
            <w:tcW w:w="1984" w:type="dxa"/>
            <w:tcBorders>
              <w:top w:val="single" w:sz="4" w:space="0" w:color="auto"/>
              <w:left w:val="single" w:sz="4" w:space="0" w:color="auto"/>
              <w:bottom w:val="single" w:sz="4" w:space="0" w:color="auto"/>
              <w:right w:val="single" w:sz="4" w:space="0" w:color="auto"/>
            </w:tcBorders>
          </w:tcPr>
          <w:p w14:paraId="1B5358FE" w14:textId="77777777" w:rsidR="00697FB3" w:rsidRDefault="00697FB3" w:rsidP="00697FB3">
            <w:pPr>
              <w:spacing w:line="240" w:lineRule="exact"/>
              <w:jc w:val="left"/>
            </w:pPr>
            <w:r>
              <w:rPr>
                <w:rFonts w:hint="eastAsia"/>
              </w:rPr>
              <w:t>VARCHAR (100)</w:t>
            </w:r>
          </w:p>
        </w:tc>
        <w:tc>
          <w:tcPr>
            <w:tcW w:w="941" w:type="dxa"/>
            <w:tcBorders>
              <w:top w:val="single" w:sz="4" w:space="0" w:color="auto"/>
              <w:left w:val="single" w:sz="4" w:space="0" w:color="auto"/>
              <w:bottom w:val="single" w:sz="4" w:space="0" w:color="auto"/>
              <w:right w:val="single" w:sz="4" w:space="0" w:color="auto"/>
            </w:tcBorders>
          </w:tcPr>
          <w:p w14:paraId="6789BA2C" w14:textId="77777777" w:rsidR="00697FB3" w:rsidRDefault="00697FB3" w:rsidP="00697FB3">
            <w:pPr>
              <w:spacing w:line="240" w:lineRule="exact"/>
              <w:jc w:val="left"/>
              <w:rPr>
                <w:highlight w:val="red"/>
              </w:rPr>
            </w:pPr>
          </w:p>
        </w:tc>
        <w:tc>
          <w:tcPr>
            <w:tcW w:w="8328" w:type="dxa"/>
            <w:tcBorders>
              <w:top w:val="single" w:sz="4" w:space="0" w:color="auto"/>
              <w:left w:val="single" w:sz="4" w:space="0" w:color="auto"/>
              <w:bottom w:val="single" w:sz="4" w:space="0" w:color="auto"/>
              <w:right w:val="single" w:sz="4" w:space="0" w:color="auto"/>
            </w:tcBorders>
          </w:tcPr>
          <w:p w14:paraId="29B82924" w14:textId="77777777" w:rsidR="00697FB3" w:rsidRDefault="00697FB3" w:rsidP="00697FB3">
            <w:pPr>
              <w:spacing w:line="240" w:lineRule="exact"/>
              <w:jc w:val="left"/>
              <w:rPr>
                <w:highlight w:val="red"/>
              </w:rPr>
            </w:pPr>
            <w:r>
              <w:rPr>
                <w:rFonts w:hint="eastAsia"/>
                <w:highlight w:val="red"/>
              </w:rPr>
              <w:t>标识谁用</w:t>
            </w:r>
            <w:r>
              <w:rPr>
                <w:rFonts w:eastAsia="等线" w:hint="eastAsia"/>
                <w:highlight w:val="red"/>
              </w:rPr>
              <w:t>WX</w:t>
            </w:r>
            <w:r>
              <w:rPr>
                <w:rFonts w:ascii="微软雅黑" w:hAnsi="微软雅黑" w:hint="eastAsia"/>
                <w:highlight w:val="red"/>
              </w:rPr>
              <w:t>支付了本零售单，方便在接收</w:t>
            </w:r>
            <w:r>
              <w:rPr>
                <w:rFonts w:eastAsia="等线" w:hint="eastAsia"/>
                <w:highlight w:val="red"/>
              </w:rPr>
              <w:t>WX</w:t>
            </w:r>
            <w:r>
              <w:rPr>
                <w:rFonts w:ascii="微软雅黑" w:hAnsi="微软雅黑" w:hint="eastAsia"/>
                <w:highlight w:val="red"/>
              </w:rPr>
              <w:t>消息推送时，识别是本零售单的消费者消费的，加券对应的钱到</w:t>
            </w:r>
            <w:r>
              <w:rPr>
                <w:rFonts w:hint="eastAsia"/>
                <w:highlight w:val="red"/>
              </w:rPr>
              <w:t>F_CouponAmount</w:t>
            </w:r>
            <w:r>
              <w:rPr>
                <w:rFonts w:hint="eastAsia"/>
                <w:highlight w:val="red"/>
              </w:rPr>
              <w:t>上</w:t>
            </w:r>
          </w:p>
        </w:tc>
      </w:tr>
    </w:tbl>
    <w:p w14:paraId="70895217" w14:textId="77777777" w:rsidR="00904058" w:rsidRDefault="00904058" w:rsidP="00A76ABC">
      <w:pPr>
        <w:spacing w:line="240" w:lineRule="atLeast"/>
        <w:jc w:val="left"/>
      </w:pPr>
    </w:p>
    <w:p w14:paraId="5F1F2BB3" w14:textId="77777777" w:rsidR="00A35016" w:rsidRPr="00A35016" w:rsidRDefault="00C671E9" w:rsidP="00A76ABC">
      <w:pPr>
        <w:spacing w:line="240" w:lineRule="atLeast"/>
        <w:jc w:val="left"/>
      </w:pPr>
      <w:r>
        <w:rPr>
          <w:rFonts w:hint="eastAsia"/>
        </w:rPr>
        <w:t>微信退款</w:t>
      </w:r>
      <w:r w:rsidR="00A35016" w:rsidRPr="00A35016">
        <w:rPr>
          <w:rFonts w:hint="eastAsia"/>
        </w:rPr>
        <w:t>注意</w:t>
      </w:r>
      <w:r>
        <w:rPr>
          <w:rFonts w:hint="eastAsia"/>
        </w:rPr>
        <w:t>事项</w:t>
      </w:r>
      <w:r w:rsidR="00A35016" w:rsidRPr="00A35016">
        <w:rPr>
          <w:rFonts w:hint="eastAsia"/>
        </w:rPr>
        <w:t>：</w:t>
      </w:r>
      <w:r w:rsidR="00A35016" w:rsidRPr="00A35016">
        <w:t xml:space="preserve"> </w:t>
      </w:r>
      <w:r w:rsidR="00A35016" w:rsidRPr="00A35016">
        <w:cr/>
        <w:t>1</w:t>
      </w:r>
      <w:r w:rsidR="00A35016" w:rsidRPr="00A35016">
        <w:t>、交易时间超过一年的订单无法提交退款</w:t>
      </w:r>
      <w:r w:rsidR="00D347AF">
        <w:rPr>
          <w:rFonts w:hint="eastAsia"/>
        </w:rPr>
        <w:t>。</w:t>
      </w:r>
      <w:r w:rsidR="00A35016" w:rsidRPr="00A35016">
        <w:cr/>
        <w:t>2</w:t>
      </w:r>
      <w:r w:rsidR="00A35016" w:rsidRPr="00A35016">
        <w:t>、微信支付退款支持单笔交易分多次退款，多次退款需要提交原支付订单的商户订单号和</w:t>
      </w:r>
      <w:r w:rsidR="00A35016" w:rsidRPr="00C144C0">
        <w:rPr>
          <w:highlight w:val="red"/>
        </w:rPr>
        <w:t>设置不同的退款单号</w:t>
      </w:r>
      <w:r w:rsidR="00A35016" w:rsidRPr="00A35016">
        <w:t>。申请退款总金额不能超过订单金额。</w:t>
      </w:r>
      <w:r w:rsidR="00A35016" w:rsidRPr="00A35016">
        <w:t xml:space="preserve"> </w:t>
      </w:r>
      <w:r w:rsidR="00A35016" w:rsidRPr="00C144C0">
        <w:rPr>
          <w:highlight w:val="red"/>
        </w:rPr>
        <w:t>一笔退款失败后重新提交，请不要更换退款单号，请使用原商户退款单号</w:t>
      </w:r>
      <w:r w:rsidR="00A35016" w:rsidRPr="00A35016">
        <w:t>。</w:t>
      </w:r>
      <w:r w:rsidR="009D3708">
        <w:rPr>
          <w:rFonts w:hint="eastAsia"/>
        </w:rPr>
        <w:t>在实现时，我们不支持针对一张单多次退款！</w:t>
      </w:r>
      <w:r w:rsidR="00A35016" w:rsidRPr="00A35016">
        <w:cr/>
        <w:t>3</w:t>
      </w:r>
      <w:r w:rsidR="00A35016" w:rsidRPr="00A35016">
        <w:t>、请求频率限制：</w:t>
      </w:r>
      <w:r w:rsidR="00A35016" w:rsidRPr="00A35016">
        <w:t>150qps</w:t>
      </w:r>
      <w:r w:rsidR="00A35016" w:rsidRPr="00A35016">
        <w:t>，即每秒钟正常的申请退款请求次数不超过</w:t>
      </w:r>
      <w:r w:rsidR="00A35016" w:rsidRPr="00A35016">
        <w:t>150</w:t>
      </w:r>
      <w:r w:rsidR="00A35016" w:rsidRPr="00A35016">
        <w:t>次</w:t>
      </w:r>
      <w:r w:rsidR="00D347AF">
        <w:rPr>
          <w:rFonts w:hint="eastAsia"/>
        </w:rPr>
        <w:t>。</w:t>
      </w:r>
      <w:r w:rsidR="00A35016" w:rsidRPr="00A35016">
        <w:cr/>
        <w:t>    </w:t>
      </w:r>
      <w:r w:rsidR="00A35016" w:rsidRPr="00A35016">
        <w:t>错误或无效请求频率限制：</w:t>
      </w:r>
      <w:r w:rsidR="00A35016" w:rsidRPr="00A35016">
        <w:t>6qps</w:t>
      </w:r>
      <w:r w:rsidR="00A35016" w:rsidRPr="00A35016">
        <w:t>，即每秒钟异常或错误的退款申请请求不超过</w:t>
      </w:r>
      <w:r w:rsidR="00A35016" w:rsidRPr="00A35016">
        <w:t>6</w:t>
      </w:r>
      <w:r w:rsidR="00A35016" w:rsidRPr="00A35016">
        <w:t>次</w:t>
      </w:r>
      <w:r w:rsidR="00D347AF">
        <w:rPr>
          <w:rFonts w:hint="eastAsia"/>
        </w:rPr>
        <w:t>。</w:t>
      </w:r>
      <w:r w:rsidR="00A35016" w:rsidRPr="00A35016">
        <w:cr/>
        <w:t>4</w:t>
      </w:r>
      <w:r w:rsidR="00A35016" w:rsidRPr="00A35016">
        <w:t>、每个支付订单的部分退款次数不能超过</w:t>
      </w:r>
      <w:r w:rsidR="00A35016" w:rsidRPr="00A35016">
        <w:t>50</w:t>
      </w:r>
      <w:r w:rsidR="00A35016" w:rsidRPr="00A35016">
        <w:t>次</w:t>
      </w:r>
      <w:r w:rsidR="00D347AF">
        <w:rPr>
          <w:rFonts w:hint="eastAsia"/>
        </w:rPr>
        <w:t>。</w:t>
      </w:r>
      <w:r w:rsidR="00A35016" w:rsidRPr="00A35016">
        <w:cr/>
      </w:r>
    </w:p>
    <w:p w14:paraId="49DC48DE" w14:textId="77777777" w:rsidR="00C80AEA" w:rsidRDefault="00C80AEA" w:rsidP="00A76ABC">
      <w:pPr>
        <w:spacing w:line="240" w:lineRule="atLeast"/>
        <w:jc w:val="left"/>
      </w:pPr>
      <w:r>
        <w:rPr>
          <w:rFonts w:hint="eastAsia"/>
        </w:rPr>
        <w:t>参考：</w:t>
      </w:r>
      <w:hyperlink r:id="rId73" w:history="1">
        <w:r w:rsidRPr="008C6211">
          <w:rPr>
            <w:rStyle w:val="ad"/>
          </w:rPr>
          <w:t>https://pay.weixin.qq.com/wiki/doc/api/app/app.php?chapter=9_4&amp;index=6</w:t>
        </w:r>
      </w:hyperlink>
    </w:p>
    <w:p w14:paraId="22E45A7F" w14:textId="77777777" w:rsidR="00C80AEA" w:rsidRDefault="00C80AEA" w:rsidP="00A76ABC">
      <w:pPr>
        <w:spacing w:line="240" w:lineRule="atLeast"/>
        <w:jc w:val="left"/>
      </w:pPr>
    </w:p>
    <w:p w14:paraId="2D70788E" w14:textId="77777777" w:rsidR="00EF7019" w:rsidRDefault="00EF7019" w:rsidP="00EF7019">
      <w:pPr>
        <w:pStyle w:val="4"/>
        <w:spacing w:line="240" w:lineRule="atLeast"/>
        <w:jc w:val="left"/>
      </w:pPr>
      <w:bookmarkStart w:id="223" w:name="OLE_LINK169"/>
      <w:bookmarkStart w:id="224" w:name="OLE_LINK168"/>
      <w:r>
        <w:rPr>
          <w:rFonts w:hint="eastAsia"/>
        </w:rPr>
        <w:t>零售单</w:t>
      </w:r>
      <w:bookmarkEnd w:id="223"/>
      <w:bookmarkEnd w:id="224"/>
      <w:r>
        <w:rPr>
          <w:rFonts w:hint="eastAsia"/>
        </w:rPr>
        <w:t>使用的优惠券</w:t>
      </w:r>
      <w:r>
        <w:t>T_RetailTradeCoupon</w:t>
      </w:r>
    </w:p>
    <w:tbl>
      <w:tblPr>
        <w:tblW w:w="14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5"/>
        <w:gridCol w:w="2179"/>
        <w:gridCol w:w="2127"/>
        <w:gridCol w:w="850"/>
        <w:gridCol w:w="8045"/>
      </w:tblGrid>
      <w:tr w:rsidR="00EF7019" w14:paraId="3543E321"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shd w:val="clear" w:color="auto" w:fill="FF0000"/>
            <w:hideMark/>
          </w:tcPr>
          <w:p w14:paraId="4ECD9ED3" w14:textId="77777777" w:rsidR="00EF7019" w:rsidRDefault="00EF7019" w:rsidP="00EF7019">
            <w:pPr>
              <w:spacing w:line="240" w:lineRule="atLeast"/>
              <w:jc w:val="left"/>
              <w:rPr>
                <w:color w:val="FFFFFF" w:themeColor="background1"/>
              </w:rPr>
            </w:pPr>
            <w:r>
              <w:rPr>
                <w:rFonts w:hint="eastAsia"/>
                <w:color w:val="FFFFFF" w:themeColor="background1"/>
              </w:rPr>
              <w:t>数据项</w:t>
            </w:r>
          </w:p>
        </w:tc>
        <w:tc>
          <w:tcPr>
            <w:tcW w:w="2179" w:type="dxa"/>
            <w:tcBorders>
              <w:top w:val="single" w:sz="4" w:space="0" w:color="auto"/>
              <w:left w:val="single" w:sz="4" w:space="0" w:color="auto"/>
              <w:bottom w:val="single" w:sz="4" w:space="0" w:color="auto"/>
              <w:right w:val="single" w:sz="4" w:space="0" w:color="auto"/>
            </w:tcBorders>
            <w:shd w:val="clear" w:color="auto" w:fill="FF0000"/>
            <w:hideMark/>
          </w:tcPr>
          <w:p w14:paraId="4152EA2E" w14:textId="77777777" w:rsidR="00EF7019" w:rsidRDefault="00EF7019" w:rsidP="00EF7019">
            <w:pPr>
              <w:spacing w:line="240" w:lineRule="atLeast"/>
              <w:jc w:val="left"/>
              <w:rPr>
                <w:color w:val="FFFFFF" w:themeColor="background1"/>
              </w:rPr>
            </w:pPr>
            <w:r>
              <w:rPr>
                <w:rFonts w:hint="eastAsia"/>
                <w:color w:val="FFFFFF" w:themeColor="background1"/>
              </w:rPr>
              <w:t>SQL field</w:t>
            </w:r>
          </w:p>
        </w:tc>
        <w:tc>
          <w:tcPr>
            <w:tcW w:w="2127" w:type="dxa"/>
            <w:tcBorders>
              <w:top w:val="single" w:sz="4" w:space="0" w:color="auto"/>
              <w:left w:val="single" w:sz="4" w:space="0" w:color="auto"/>
              <w:bottom w:val="single" w:sz="4" w:space="0" w:color="auto"/>
              <w:right w:val="single" w:sz="4" w:space="0" w:color="auto"/>
            </w:tcBorders>
            <w:shd w:val="clear" w:color="auto" w:fill="FF0000"/>
            <w:hideMark/>
          </w:tcPr>
          <w:p w14:paraId="24EEC546" w14:textId="77777777" w:rsidR="00EF7019" w:rsidRDefault="00EF7019" w:rsidP="00EF7019">
            <w:pPr>
              <w:spacing w:line="240" w:lineRule="atLeast"/>
              <w:jc w:val="left"/>
              <w:rPr>
                <w:color w:val="FFFFFF" w:themeColor="background1"/>
              </w:rPr>
            </w:pPr>
            <w:r>
              <w:rPr>
                <w:rFonts w:hint="eastAsia"/>
                <w:color w:val="FFFFFF" w:themeColor="background1"/>
              </w:rPr>
              <w:t>Type</w:t>
            </w:r>
          </w:p>
        </w:tc>
        <w:tc>
          <w:tcPr>
            <w:tcW w:w="850" w:type="dxa"/>
            <w:tcBorders>
              <w:top w:val="single" w:sz="4" w:space="0" w:color="auto"/>
              <w:left w:val="single" w:sz="4" w:space="0" w:color="auto"/>
              <w:bottom w:val="single" w:sz="4" w:space="0" w:color="auto"/>
              <w:right w:val="single" w:sz="4" w:space="0" w:color="auto"/>
            </w:tcBorders>
            <w:shd w:val="clear" w:color="auto" w:fill="FF0000"/>
            <w:hideMark/>
          </w:tcPr>
          <w:p w14:paraId="7712CABE" w14:textId="77777777" w:rsidR="00EF7019" w:rsidRDefault="00EF7019" w:rsidP="00EF7019">
            <w:pPr>
              <w:spacing w:line="240" w:lineRule="atLeast"/>
              <w:jc w:val="left"/>
              <w:rPr>
                <w:color w:val="FFFFFF" w:themeColor="background1"/>
              </w:rPr>
            </w:pPr>
            <w:r>
              <w:rPr>
                <w:rFonts w:hint="eastAsia"/>
                <w:color w:val="FFFFFF" w:themeColor="background1"/>
              </w:rPr>
              <w:t>默认值</w:t>
            </w:r>
          </w:p>
        </w:tc>
        <w:tc>
          <w:tcPr>
            <w:tcW w:w="8045" w:type="dxa"/>
            <w:tcBorders>
              <w:top w:val="single" w:sz="4" w:space="0" w:color="auto"/>
              <w:left w:val="single" w:sz="4" w:space="0" w:color="auto"/>
              <w:bottom w:val="single" w:sz="4" w:space="0" w:color="auto"/>
              <w:right w:val="single" w:sz="4" w:space="0" w:color="auto"/>
            </w:tcBorders>
            <w:shd w:val="clear" w:color="auto" w:fill="FF0000"/>
            <w:hideMark/>
          </w:tcPr>
          <w:p w14:paraId="26F8E3B2" w14:textId="77777777" w:rsidR="00EF7019" w:rsidRDefault="00EF7019" w:rsidP="00EF7019">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EF7019" w14:paraId="60EF4358"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tcPr>
          <w:p w14:paraId="086D3D10" w14:textId="77777777" w:rsidR="00EF7019" w:rsidRPr="00EF7019" w:rsidRDefault="00EF7019" w:rsidP="00EF7019">
            <w:pPr>
              <w:spacing w:line="240" w:lineRule="atLeast"/>
              <w:jc w:val="left"/>
            </w:pPr>
          </w:p>
        </w:tc>
        <w:tc>
          <w:tcPr>
            <w:tcW w:w="2179" w:type="dxa"/>
            <w:tcBorders>
              <w:top w:val="single" w:sz="4" w:space="0" w:color="auto"/>
              <w:left w:val="single" w:sz="4" w:space="0" w:color="auto"/>
              <w:bottom w:val="single" w:sz="4" w:space="0" w:color="auto"/>
              <w:right w:val="single" w:sz="4" w:space="0" w:color="auto"/>
            </w:tcBorders>
            <w:hideMark/>
          </w:tcPr>
          <w:p w14:paraId="61CC3AA5" w14:textId="77777777" w:rsidR="00EF7019" w:rsidRPr="00EF7019" w:rsidRDefault="00EF7019" w:rsidP="00EF7019">
            <w:pPr>
              <w:spacing w:line="240" w:lineRule="atLeast"/>
              <w:jc w:val="left"/>
            </w:pPr>
            <w:r w:rsidRPr="00EF7019">
              <w:rPr>
                <w:rFonts w:hint="eastAsia"/>
              </w:rPr>
              <w:t>F_ID</w:t>
            </w:r>
          </w:p>
        </w:tc>
        <w:tc>
          <w:tcPr>
            <w:tcW w:w="2127" w:type="dxa"/>
            <w:tcBorders>
              <w:top w:val="single" w:sz="4" w:space="0" w:color="auto"/>
              <w:left w:val="single" w:sz="4" w:space="0" w:color="auto"/>
              <w:bottom w:val="single" w:sz="4" w:space="0" w:color="auto"/>
              <w:right w:val="single" w:sz="4" w:space="0" w:color="auto"/>
            </w:tcBorders>
          </w:tcPr>
          <w:p w14:paraId="72F2AFBE" w14:textId="77777777" w:rsidR="00EF7019" w:rsidRPr="00EF7019" w:rsidRDefault="00EF7019" w:rsidP="00EF7019">
            <w:pPr>
              <w:spacing w:line="240" w:lineRule="atLeast"/>
              <w:jc w:val="left"/>
            </w:pPr>
          </w:p>
        </w:tc>
        <w:tc>
          <w:tcPr>
            <w:tcW w:w="850" w:type="dxa"/>
            <w:tcBorders>
              <w:top w:val="single" w:sz="4" w:space="0" w:color="auto"/>
              <w:left w:val="single" w:sz="4" w:space="0" w:color="auto"/>
              <w:bottom w:val="single" w:sz="4" w:space="0" w:color="auto"/>
              <w:right w:val="single" w:sz="4" w:space="0" w:color="auto"/>
            </w:tcBorders>
          </w:tcPr>
          <w:p w14:paraId="634D0A20" w14:textId="77777777" w:rsidR="00EF7019" w:rsidRPr="00EF7019" w:rsidRDefault="00EF7019"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tcPr>
          <w:p w14:paraId="1D8A6271" w14:textId="77777777" w:rsidR="00EF7019" w:rsidRPr="00EF7019" w:rsidRDefault="00EF7019" w:rsidP="00EF7019">
            <w:pPr>
              <w:spacing w:line="240" w:lineRule="atLeast"/>
              <w:jc w:val="left"/>
            </w:pPr>
          </w:p>
        </w:tc>
      </w:tr>
      <w:tr w:rsidR="00EF7019" w14:paraId="4AE0EF7C"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tcPr>
          <w:p w14:paraId="55F76CF2" w14:textId="77777777" w:rsidR="00EF7019" w:rsidRPr="00EF7019" w:rsidRDefault="00EF7019" w:rsidP="00EF7019">
            <w:pPr>
              <w:spacing w:line="240" w:lineRule="atLeast"/>
              <w:jc w:val="left"/>
            </w:pPr>
          </w:p>
        </w:tc>
        <w:tc>
          <w:tcPr>
            <w:tcW w:w="2179" w:type="dxa"/>
            <w:tcBorders>
              <w:top w:val="single" w:sz="4" w:space="0" w:color="auto"/>
              <w:left w:val="single" w:sz="4" w:space="0" w:color="auto"/>
              <w:bottom w:val="single" w:sz="4" w:space="0" w:color="auto"/>
              <w:right w:val="single" w:sz="4" w:space="0" w:color="auto"/>
            </w:tcBorders>
            <w:hideMark/>
          </w:tcPr>
          <w:p w14:paraId="101B61EC" w14:textId="77777777" w:rsidR="00EF7019" w:rsidRPr="00EF7019" w:rsidRDefault="00EF7019" w:rsidP="00EF7019">
            <w:pPr>
              <w:spacing w:line="240" w:lineRule="atLeast"/>
              <w:jc w:val="left"/>
            </w:pPr>
            <w:r w:rsidRPr="00EF7019">
              <w:rPr>
                <w:rFonts w:hint="eastAsia"/>
              </w:rPr>
              <w:t>F_RetailTradeID</w:t>
            </w:r>
          </w:p>
        </w:tc>
        <w:tc>
          <w:tcPr>
            <w:tcW w:w="2127" w:type="dxa"/>
            <w:tcBorders>
              <w:top w:val="single" w:sz="4" w:space="0" w:color="auto"/>
              <w:left w:val="single" w:sz="4" w:space="0" w:color="auto"/>
              <w:bottom w:val="single" w:sz="4" w:space="0" w:color="auto"/>
              <w:right w:val="single" w:sz="4" w:space="0" w:color="auto"/>
            </w:tcBorders>
          </w:tcPr>
          <w:p w14:paraId="058864B1" w14:textId="77777777" w:rsidR="00EF7019" w:rsidRPr="00EF7019" w:rsidRDefault="00EF7019" w:rsidP="00EF7019">
            <w:pPr>
              <w:spacing w:line="240" w:lineRule="atLeast"/>
              <w:jc w:val="left"/>
            </w:pPr>
          </w:p>
        </w:tc>
        <w:tc>
          <w:tcPr>
            <w:tcW w:w="850" w:type="dxa"/>
            <w:tcBorders>
              <w:top w:val="single" w:sz="4" w:space="0" w:color="auto"/>
              <w:left w:val="single" w:sz="4" w:space="0" w:color="auto"/>
              <w:bottom w:val="single" w:sz="4" w:space="0" w:color="auto"/>
              <w:right w:val="single" w:sz="4" w:space="0" w:color="auto"/>
            </w:tcBorders>
          </w:tcPr>
          <w:p w14:paraId="5C8B987D" w14:textId="77777777" w:rsidR="00EF7019" w:rsidRPr="00EF7019" w:rsidRDefault="00EF7019"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hideMark/>
          </w:tcPr>
          <w:p w14:paraId="7265EA78" w14:textId="77777777" w:rsidR="00EF7019" w:rsidRPr="00EF7019" w:rsidRDefault="00EF7019" w:rsidP="00EF7019">
            <w:pPr>
              <w:spacing w:line="240" w:lineRule="atLeast"/>
              <w:jc w:val="left"/>
            </w:pPr>
            <w:r w:rsidRPr="00EF7019">
              <w:rPr>
                <w:rFonts w:hint="eastAsia"/>
              </w:rPr>
              <w:t>外键</w:t>
            </w:r>
          </w:p>
        </w:tc>
      </w:tr>
      <w:tr w:rsidR="00EF7019" w:rsidRPr="00EC5E79" w14:paraId="608233AA"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hideMark/>
          </w:tcPr>
          <w:p w14:paraId="3250457C" w14:textId="77777777" w:rsidR="00EF7019" w:rsidRPr="00EC5E79" w:rsidRDefault="00EF7019" w:rsidP="00EF7019">
            <w:pPr>
              <w:spacing w:line="240" w:lineRule="atLeast"/>
              <w:jc w:val="left"/>
              <w:rPr>
                <w:strike/>
              </w:rPr>
            </w:pPr>
            <w:r w:rsidRPr="00EC5E79">
              <w:rPr>
                <w:rFonts w:hint="eastAsia"/>
                <w:strike/>
              </w:rPr>
              <w:t>券</w:t>
            </w:r>
            <w:r w:rsidRPr="00EC5E79">
              <w:rPr>
                <w:rFonts w:hint="eastAsia"/>
                <w:strike/>
              </w:rPr>
              <w:t>ID</w:t>
            </w:r>
          </w:p>
        </w:tc>
        <w:tc>
          <w:tcPr>
            <w:tcW w:w="2179" w:type="dxa"/>
            <w:tcBorders>
              <w:top w:val="single" w:sz="4" w:space="0" w:color="auto"/>
              <w:left w:val="single" w:sz="4" w:space="0" w:color="auto"/>
              <w:bottom w:val="single" w:sz="4" w:space="0" w:color="auto"/>
              <w:right w:val="single" w:sz="4" w:space="0" w:color="auto"/>
            </w:tcBorders>
            <w:hideMark/>
          </w:tcPr>
          <w:p w14:paraId="4C866CEE" w14:textId="77777777" w:rsidR="00EF7019" w:rsidRPr="00EC5E79" w:rsidRDefault="00EF7019" w:rsidP="00EF7019">
            <w:pPr>
              <w:spacing w:line="240" w:lineRule="atLeast"/>
              <w:jc w:val="left"/>
              <w:rPr>
                <w:strike/>
              </w:rPr>
            </w:pPr>
            <w:r w:rsidRPr="00EC5E79">
              <w:rPr>
                <w:rFonts w:hint="eastAsia"/>
                <w:strike/>
              </w:rPr>
              <w:t>F_</w:t>
            </w:r>
            <w:r w:rsidR="002F365A" w:rsidRPr="00EC5E79">
              <w:rPr>
                <w:strike/>
              </w:rPr>
              <w:t>Coupon</w:t>
            </w:r>
            <w:r w:rsidRPr="00EC5E79">
              <w:rPr>
                <w:rFonts w:hint="eastAsia"/>
                <w:strike/>
              </w:rPr>
              <w:t>I</w:t>
            </w:r>
            <w:r w:rsidR="000B2D91" w:rsidRPr="00EC5E79">
              <w:rPr>
                <w:rFonts w:hint="eastAsia"/>
                <w:strike/>
              </w:rPr>
              <w:t>D</w:t>
            </w:r>
          </w:p>
        </w:tc>
        <w:tc>
          <w:tcPr>
            <w:tcW w:w="2127" w:type="dxa"/>
            <w:tcBorders>
              <w:top w:val="single" w:sz="4" w:space="0" w:color="auto"/>
              <w:left w:val="single" w:sz="4" w:space="0" w:color="auto"/>
              <w:bottom w:val="single" w:sz="4" w:space="0" w:color="auto"/>
              <w:right w:val="single" w:sz="4" w:space="0" w:color="auto"/>
            </w:tcBorders>
            <w:hideMark/>
          </w:tcPr>
          <w:p w14:paraId="5C0DB9DB" w14:textId="77777777" w:rsidR="00EF7019" w:rsidRPr="00EC5E79" w:rsidRDefault="002F365A" w:rsidP="00EF7019">
            <w:pPr>
              <w:spacing w:line="240" w:lineRule="atLeast"/>
              <w:jc w:val="left"/>
              <w:rPr>
                <w:strike/>
              </w:rPr>
            </w:pPr>
            <w:r w:rsidRPr="00EC5E79">
              <w:rPr>
                <w:strike/>
              </w:rPr>
              <w:t>int</w:t>
            </w:r>
            <w:r w:rsidR="009E4FCC" w:rsidRPr="00EC5E79">
              <w:rPr>
                <w:strike/>
              </w:rPr>
              <w:t xml:space="preserve"> </w:t>
            </w:r>
            <w:r w:rsidR="00BB1719" w:rsidRPr="00EC5E79">
              <w:rPr>
                <w:rFonts w:hint="eastAsia"/>
                <w:strike/>
              </w:rPr>
              <w:t>not</w:t>
            </w:r>
            <w:r w:rsidR="00BB1719" w:rsidRPr="00EC5E79">
              <w:rPr>
                <w:strike/>
              </w:rPr>
              <w:t xml:space="preserve"> null</w:t>
            </w:r>
          </w:p>
        </w:tc>
        <w:tc>
          <w:tcPr>
            <w:tcW w:w="850" w:type="dxa"/>
            <w:tcBorders>
              <w:top w:val="single" w:sz="4" w:space="0" w:color="auto"/>
              <w:left w:val="single" w:sz="4" w:space="0" w:color="auto"/>
              <w:bottom w:val="single" w:sz="4" w:space="0" w:color="auto"/>
              <w:right w:val="single" w:sz="4" w:space="0" w:color="auto"/>
            </w:tcBorders>
          </w:tcPr>
          <w:p w14:paraId="159FE6C5" w14:textId="77777777" w:rsidR="00EF7019" w:rsidRPr="00EC5E79" w:rsidRDefault="00EF7019" w:rsidP="00EF7019">
            <w:pPr>
              <w:spacing w:line="240" w:lineRule="atLeast"/>
              <w:jc w:val="left"/>
              <w:rPr>
                <w:strike/>
              </w:rPr>
            </w:pPr>
          </w:p>
        </w:tc>
        <w:tc>
          <w:tcPr>
            <w:tcW w:w="8045" w:type="dxa"/>
            <w:tcBorders>
              <w:top w:val="single" w:sz="4" w:space="0" w:color="auto"/>
              <w:left w:val="single" w:sz="4" w:space="0" w:color="auto"/>
              <w:bottom w:val="single" w:sz="4" w:space="0" w:color="auto"/>
              <w:right w:val="single" w:sz="4" w:space="0" w:color="auto"/>
            </w:tcBorders>
            <w:hideMark/>
          </w:tcPr>
          <w:p w14:paraId="3264CFBC" w14:textId="77777777" w:rsidR="00EF7019" w:rsidRPr="00EC5E79" w:rsidRDefault="00D838B4" w:rsidP="00EF7019">
            <w:pPr>
              <w:spacing w:line="240" w:lineRule="atLeast"/>
              <w:jc w:val="left"/>
              <w:rPr>
                <w:strike/>
              </w:rPr>
            </w:pPr>
            <w:r w:rsidRPr="00EC5E79">
              <w:rPr>
                <w:rFonts w:hint="eastAsia"/>
                <w:strike/>
              </w:rPr>
              <w:t>外键。</w:t>
            </w:r>
            <w:r w:rsidR="00EF7019" w:rsidRPr="00EC5E79">
              <w:rPr>
                <w:rFonts w:hint="eastAsia"/>
                <w:strike/>
              </w:rPr>
              <w:t>券</w:t>
            </w:r>
            <w:r w:rsidR="00EF7019" w:rsidRPr="00EC5E79">
              <w:rPr>
                <w:rFonts w:hint="eastAsia"/>
                <w:strike/>
              </w:rPr>
              <w:t>ID</w:t>
            </w:r>
            <w:r w:rsidR="00EF7019" w:rsidRPr="00EC5E79">
              <w:rPr>
                <w:rFonts w:hint="eastAsia"/>
                <w:strike/>
              </w:rPr>
              <w:t>。使用优惠券时必填。字段名容易误会为卡</w:t>
            </w:r>
            <w:r w:rsidR="00EF7019" w:rsidRPr="00EC5E79">
              <w:rPr>
                <w:rFonts w:hint="eastAsia"/>
                <w:strike/>
              </w:rPr>
              <w:t>ID</w:t>
            </w:r>
            <w:r w:rsidR="00EF7019" w:rsidRPr="00EC5E79">
              <w:rPr>
                <w:rFonts w:hint="eastAsia"/>
                <w:strike/>
              </w:rPr>
              <w:t>，实际上是券</w:t>
            </w:r>
            <w:r w:rsidR="00EF7019" w:rsidRPr="00EC5E79">
              <w:rPr>
                <w:rFonts w:hint="eastAsia"/>
                <w:strike/>
              </w:rPr>
              <w:t>ID</w:t>
            </w:r>
          </w:p>
        </w:tc>
      </w:tr>
      <w:tr w:rsidR="00EF7019" w14:paraId="613B4163"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hideMark/>
          </w:tcPr>
          <w:p w14:paraId="7E04EED3" w14:textId="77777777" w:rsidR="00EF7019" w:rsidRPr="00EF7019" w:rsidRDefault="00EF7019" w:rsidP="00EF7019">
            <w:pPr>
              <w:spacing w:line="240" w:lineRule="atLeast"/>
              <w:jc w:val="left"/>
            </w:pPr>
            <w:r w:rsidRPr="00EF7019">
              <w:rPr>
                <w:rFonts w:hint="eastAsia"/>
              </w:rPr>
              <w:t>券</w:t>
            </w:r>
            <w:r w:rsidRPr="00EF7019">
              <w:rPr>
                <w:rFonts w:hint="eastAsia"/>
              </w:rPr>
              <w:t>code</w:t>
            </w:r>
            <w:r w:rsidRPr="00EF7019">
              <w:rPr>
                <w:rFonts w:hint="eastAsia"/>
              </w:rPr>
              <w:t>序列号</w:t>
            </w:r>
          </w:p>
        </w:tc>
        <w:tc>
          <w:tcPr>
            <w:tcW w:w="2179" w:type="dxa"/>
            <w:tcBorders>
              <w:top w:val="single" w:sz="4" w:space="0" w:color="auto"/>
              <w:left w:val="single" w:sz="4" w:space="0" w:color="auto"/>
              <w:bottom w:val="single" w:sz="4" w:space="0" w:color="auto"/>
              <w:right w:val="single" w:sz="4" w:space="0" w:color="auto"/>
            </w:tcBorders>
            <w:hideMark/>
          </w:tcPr>
          <w:p w14:paraId="467649E4" w14:textId="77777777" w:rsidR="00EF7019" w:rsidRPr="00EC5E79" w:rsidRDefault="00EF7019" w:rsidP="00EF7019">
            <w:pPr>
              <w:spacing w:line="240" w:lineRule="atLeast"/>
              <w:jc w:val="left"/>
              <w:rPr>
                <w:strike/>
              </w:rPr>
            </w:pPr>
            <w:r w:rsidRPr="00EC5E79">
              <w:rPr>
                <w:rFonts w:hint="eastAsia"/>
                <w:strike/>
              </w:rPr>
              <w:t>F_ User</w:t>
            </w:r>
            <w:r w:rsidR="00E8384E" w:rsidRPr="00EC5E79">
              <w:rPr>
                <w:rFonts w:hint="eastAsia"/>
                <w:strike/>
              </w:rPr>
              <w:t>C</w:t>
            </w:r>
            <w:r w:rsidR="00E8384E" w:rsidRPr="00EC5E79">
              <w:rPr>
                <w:strike/>
              </w:rPr>
              <w:t>oupon</w:t>
            </w:r>
            <w:r w:rsidRPr="00EC5E79">
              <w:rPr>
                <w:rFonts w:hint="eastAsia"/>
                <w:strike/>
              </w:rPr>
              <w:t>Code</w:t>
            </w:r>
          </w:p>
          <w:p w14:paraId="1E4B0E57" w14:textId="309F8764" w:rsidR="00EC5E79" w:rsidRPr="00EF7019" w:rsidRDefault="00EC5E79" w:rsidP="00EF7019">
            <w:pPr>
              <w:spacing w:line="240" w:lineRule="atLeast"/>
              <w:jc w:val="left"/>
            </w:pPr>
            <w:r w:rsidRPr="00EF7019">
              <w:rPr>
                <w:rFonts w:hint="eastAsia"/>
              </w:rPr>
              <w:t xml:space="preserve">F_ </w:t>
            </w:r>
            <w:r>
              <w:rPr>
                <w:rFonts w:hint="eastAsia"/>
              </w:rPr>
              <w:t>C</w:t>
            </w:r>
            <w:r>
              <w:t>oupon</w:t>
            </w:r>
            <w:r>
              <w:rPr>
                <w:rFonts w:hint="eastAsia"/>
              </w:rPr>
              <w:t>CodeID</w:t>
            </w:r>
          </w:p>
        </w:tc>
        <w:tc>
          <w:tcPr>
            <w:tcW w:w="2127" w:type="dxa"/>
            <w:tcBorders>
              <w:top w:val="single" w:sz="4" w:space="0" w:color="auto"/>
              <w:left w:val="single" w:sz="4" w:space="0" w:color="auto"/>
              <w:bottom w:val="single" w:sz="4" w:space="0" w:color="auto"/>
              <w:right w:val="single" w:sz="4" w:space="0" w:color="auto"/>
            </w:tcBorders>
            <w:hideMark/>
          </w:tcPr>
          <w:p w14:paraId="4071D27B" w14:textId="77777777" w:rsidR="00EF7019" w:rsidRPr="00EF7019" w:rsidRDefault="009E4FCC" w:rsidP="00EF7019">
            <w:pPr>
              <w:spacing w:line="240" w:lineRule="atLeast"/>
              <w:jc w:val="left"/>
            </w:pPr>
            <w:r w:rsidRPr="00EF7019">
              <w:t>V</w:t>
            </w:r>
            <w:r w:rsidR="00EF7019" w:rsidRPr="00EF7019">
              <w:rPr>
                <w:rFonts w:hint="eastAsia"/>
              </w:rPr>
              <w:t>archar</w:t>
            </w:r>
            <w:r>
              <w:rPr>
                <w:rFonts w:hint="eastAsia"/>
              </w:rPr>
              <w:t>(</w:t>
            </w:r>
            <w:r w:rsidR="00EF7019" w:rsidRPr="00EF7019">
              <w:rPr>
                <w:rFonts w:hint="eastAsia"/>
              </w:rPr>
              <w:t>100</w:t>
            </w:r>
            <w:r>
              <w:t>)</w:t>
            </w:r>
            <w:r>
              <w:rPr>
                <w:rFonts w:hint="eastAsia"/>
              </w:rPr>
              <w:t xml:space="preserve"> </w:t>
            </w:r>
            <w:r w:rsidR="00BB1719">
              <w:rPr>
                <w:rFonts w:hint="eastAsia"/>
              </w:rPr>
              <w:t>not</w:t>
            </w:r>
            <w:r w:rsidR="00BB1719">
              <w:t xml:space="preserve"> null</w:t>
            </w:r>
            <w:r w:rsidR="00E82337">
              <w:t>,</w:t>
            </w:r>
            <w:r w:rsidR="00E82337" w:rsidRPr="00E125F4">
              <w:rPr>
                <w:rFonts w:hint="eastAsia"/>
                <w:highlight w:val="yellow"/>
              </w:rPr>
              <w:t>格式？</w:t>
            </w:r>
          </w:p>
        </w:tc>
        <w:tc>
          <w:tcPr>
            <w:tcW w:w="850" w:type="dxa"/>
            <w:tcBorders>
              <w:top w:val="single" w:sz="4" w:space="0" w:color="auto"/>
              <w:left w:val="single" w:sz="4" w:space="0" w:color="auto"/>
              <w:bottom w:val="single" w:sz="4" w:space="0" w:color="auto"/>
              <w:right w:val="single" w:sz="4" w:space="0" w:color="auto"/>
            </w:tcBorders>
          </w:tcPr>
          <w:p w14:paraId="69A49F55" w14:textId="77777777" w:rsidR="00EF7019" w:rsidRPr="00EF7019" w:rsidRDefault="00EF7019"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hideMark/>
          </w:tcPr>
          <w:p w14:paraId="745ECC27" w14:textId="77777777" w:rsidR="00EF7019" w:rsidRPr="00EC5E79" w:rsidRDefault="00EF7019" w:rsidP="00EF7019">
            <w:pPr>
              <w:spacing w:line="240" w:lineRule="atLeast"/>
              <w:jc w:val="left"/>
              <w:rPr>
                <w:strike/>
              </w:rPr>
            </w:pPr>
            <w:r w:rsidRPr="00EC5E79">
              <w:rPr>
                <w:rFonts w:hint="eastAsia"/>
                <w:strike/>
              </w:rPr>
              <w:t>code</w:t>
            </w:r>
            <w:r w:rsidRPr="00EC5E79">
              <w:rPr>
                <w:rFonts w:hint="eastAsia"/>
                <w:strike/>
              </w:rPr>
              <w:t>序列号。使用优惠券时必填</w:t>
            </w:r>
            <w:r w:rsidR="00D838B4" w:rsidRPr="00EC5E79">
              <w:rPr>
                <w:rFonts w:hint="eastAsia"/>
                <w:strike/>
              </w:rPr>
              <w:t>。不是外键，原因是发券后，才知道序列号。</w:t>
            </w:r>
          </w:p>
          <w:p w14:paraId="6B817A3C" w14:textId="25B2C5AF" w:rsidR="00EC5E79" w:rsidRPr="00EF7019" w:rsidRDefault="00EC5E79" w:rsidP="00EF7019">
            <w:pPr>
              <w:spacing w:line="240" w:lineRule="atLeast"/>
              <w:jc w:val="left"/>
            </w:pPr>
            <w:r>
              <w:rPr>
                <w:rFonts w:hint="eastAsia"/>
              </w:rPr>
              <w:t>外键，指向</w:t>
            </w:r>
            <w:r>
              <w:rPr>
                <w:rFonts w:hint="eastAsia"/>
              </w:rPr>
              <w:t>T</w:t>
            </w:r>
            <w:r>
              <w:t>_CouponCode.F_ID</w:t>
            </w:r>
          </w:p>
        </w:tc>
      </w:tr>
      <w:tr w:rsidR="007F3D5D" w14:paraId="0C869061" w14:textId="77777777" w:rsidTr="001A4229">
        <w:trPr>
          <w:trHeight w:val="255"/>
        </w:trPr>
        <w:tc>
          <w:tcPr>
            <w:tcW w:w="1785" w:type="dxa"/>
            <w:tcBorders>
              <w:top w:val="single" w:sz="4" w:space="0" w:color="auto"/>
              <w:left w:val="single" w:sz="4" w:space="0" w:color="auto"/>
              <w:bottom w:val="single" w:sz="4" w:space="0" w:color="auto"/>
              <w:right w:val="single" w:sz="4" w:space="0" w:color="auto"/>
            </w:tcBorders>
          </w:tcPr>
          <w:p w14:paraId="1A83F01C" w14:textId="77777777" w:rsidR="007F3D5D" w:rsidRPr="00EF7019" w:rsidRDefault="007F3D5D" w:rsidP="00EF7019">
            <w:pPr>
              <w:spacing w:line="240" w:lineRule="atLeast"/>
              <w:jc w:val="left"/>
            </w:pPr>
          </w:p>
        </w:tc>
        <w:tc>
          <w:tcPr>
            <w:tcW w:w="2179" w:type="dxa"/>
            <w:tcBorders>
              <w:top w:val="single" w:sz="4" w:space="0" w:color="auto"/>
              <w:left w:val="single" w:sz="4" w:space="0" w:color="auto"/>
              <w:bottom w:val="single" w:sz="4" w:space="0" w:color="auto"/>
              <w:right w:val="single" w:sz="4" w:space="0" w:color="auto"/>
            </w:tcBorders>
          </w:tcPr>
          <w:p w14:paraId="529F1546" w14:textId="1C6EC140" w:rsidR="007F3D5D" w:rsidRPr="00EC5E79" w:rsidRDefault="007F3D5D" w:rsidP="00EF7019">
            <w:pPr>
              <w:spacing w:line="240" w:lineRule="atLeast"/>
              <w:jc w:val="left"/>
              <w:rPr>
                <w:strike/>
              </w:rPr>
            </w:pPr>
            <w:r>
              <w:t>F_SyncDatetime</w:t>
            </w:r>
          </w:p>
        </w:tc>
        <w:tc>
          <w:tcPr>
            <w:tcW w:w="2127" w:type="dxa"/>
            <w:tcBorders>
              <w:top w:val="single" w:sz="4" w:space="0" w:color="auto"/>
              <w:left w:val="single" w:sz="4" w:space="0" w:color="auto"/>
              <w:bottom w:val="single" w:sz="4" w:space="0" w:color="auto"/>
              <w:right w:val="single" w:sz="4" w:space="0" w:color="auto"/>
            </w:tcBorders>
          </w:tcPr>
          <w:p w14:paraId="3BFFF3A0" w14:textId="0CCA9C59" w:rsidR="007F3D5D" w:rsidRPr="00EF7019" w:rsidRDefault="00293588" w:rsidP="00EF7019">
            <w:pPr>
              <w:spacing w:line="240" w:lineRule="atLeast"/>
              <w:jc w:val="left"/>
            </w:pPr>
            <w:r>
              <w:rPr>
                <w:rFonts w:hint="eastAsia"/>
              </w:rPr>
              <w:t>D</w:t>
            </w:r>
            <w:r>
              <w:t>atetime not null</w:t>
            </w:r>
          </w:p>
        </w:tc>
        <w:tc>
          <w:tcPr>
            <w:tcW w:w="850" w:type="dxa"/>
            <w:tcBorders>
              <w:top w:val="single" w:sz="4" w:space="0" w:color="auto"/>
              <w:left w:val="single" w:sz="4" w:space="0" w:color="auto"/>
              <w:bottom w:val="single" w:sz="4" w:space="0" w:color="auto"/>
              <w:right w:val="single" w:sz="4" w:space="0" w:color="auto"/>
            </w:tcBorders>
          </w:tcPr>
          <w:p w14:paraId="653208C1" w14:textId="77777777" w:rsidR="007F3D5D" w:rsidRPr="00EF7019" w:rsidRDefault="007F3D5D" w:rsidP="00EF7019">
            <w:pPr>
              <w:spacing w:line="240" w:lineRule="atLeast"/>
              <w:jc w:val="left"/>
            </w:pPr>
          </w:p>
        </w:tc>
        <w:tc>
          <w:tcPr>
            <w:tcW w:w="8045" w:type="dxa"/>
            <w:tcBorders>
              <w:top w:val="single" w:sz="4" w:space="0" w:color="auto"/>
              <w:left w:val="single" w:sz="4" w:space="0" w:color="auto"/>
              <w:bottom w:val="single" w:sz="4" w:space="0" w:color="auto"/>
              <w:right w:val="single" w:sz="4" w:space="0" w:color="auto"/>
            </w:tcBorders>
          </w:tcPr>
          <w:p w14:paraId="4B86C6D4" w14:textId="77777777" w:rsidR="007F3D5D" w:rsidRPr="00EC5E79" w:rsidRDefault="007F3D5D" w:rsidP="00EF7019">
            <w:pPr>
              <w:spacing w:line="240" w:lineRule="atLeast"/>
              <w:jc w:val="left"/>
              <w:rPr>
                <w:strike/>
              </w:rPr>
            </w:pPr>
          </w:p>
        </w:tc>
      </w:tr>
    </w:tbl>
    <w:p w14:paraId="39485AE4" w14:textId="77777777" w:rsidR="00EF7019" w:rsidRPr="00EF7019" w:rsidRDefault="00EF7019" w:rsidP="00A76ABC">
      <w:pPr>
        <w:spacing w:line="240" w:lineRule="atLeast"/>
        <w:jc w:val="left"/>
      </w:pPr>
    </w:p>
    <w:p w14:paraId="27D3B432" w14:textId="77777777" w:rsidR="009E452E" w:rsidRDefault="00D67AD0" w:rsidP="00A76ABC">
      <w:pPr>
        <w:pStyle w:val="4"/>
        <w:spacing w:line="240" w:lineRule="atLeast"/>
        <w:jc w:val="left"/>
      </w:pPr>
      <w:bookmarkStart w:id="225" w:name="OLE_LINK129"/>
      <w:bookmarkStart w:id="226" w:name="OLE_LINK130"/>
      <w:r>
        <w:rPr>
          <w:rFonts w:hint="eastAsia"/>
        </w:rPr>
        <w:t>零售单商品表</w:t>
      </w:r>
      <w:r>
        <w:t>T</w:t>
      </w:r>
      <w:r>
        <w:rPr>
          <w:rFonts w:hint="eastAsia"/>
        </w:rPr>
        <w:t>_</w:t>
      </w:r>
      <w:r>
        <w:t>RetailT</w:t>
      </w:r>
      <w:r>
        <w:rPr>
          <w:rFonts w:hint="eastAsia"/>
        </w:rPr>
        <w:t>ra</w:t>
      </w:r>
      <w:r>
        <w:t>deCommodity</w:t>
      </w:r>
      <w:bookmarkEnd w:id="225"/>
      <w:bookmarkEnd w:id="226"/>
    </w:p>
    <w:p w14:paraId="7FB4B40F" w14:textId="77777777" w:rsidR="00242E2B" w:rsidRDefault="00242E2B" w:rsidP="00242E2B">
      <w:r>
        <w:rPr>
          <w:rFonts w:hint="eastAsia"/>
        </w:rPr>
        <w:t>对于非退货型零售单和退货型零售单，其从表均为</w:t>
      </w:r>
      <w:r>
        <w:t>T</w:t>
      </w:r>
      <w:r>
        <w:rPr>
          <w:rFonts w:hint="eastAsia"/>
        </w:rPr>
        <w:t>_</w:t>
      </w:r>
      <w:r>
        <w:t>RetailT</w:t>
      </w:r>
      <w:r>
        <w:rPr>
          <w:rFonts w:hint="eastAsia"/>
        </w:rPr>
        <w:t>ra</w:t>
      </w:r>
      <w:r>
        <w:t>deCommodity</w:t>
      </w:r>
      <w:r>
        <w:rPr>
          <w:rFonts w:hint="eastAsia"/>
        </w:rPr>
        <w:t>。</w:t>
      </w:r>
    </w:p>
    <w:p w14:paraId="526C91BE" w14:textId="77777777" w:rsidR="00242E2B" w:rsidRDefault="00242E2B" w:rsidP="00242E2B">
      <w:r>
        <w:rPr>
          <w:rFonts w:hint="eastAsia"/>
        </w:rPr>
        <w:t>但是对于从表的从表，前者为</w:t>
      </w:r>
      <w:r>
        <w:rPr>
          <w:rFonts w:hint="eastAsia"/>
        </w:rPr>
        <w:t>T</w:t>
      </w:r>
      <w:r>
        <w:t>_RetailTradeCommoditySource</w:t>
      </w:r>
      <w:r>
        <w:rPr>
          <w:rFonts w:hint="eastAsia"/>
        </w:rPr>
        <w:t>，后者为</w:t>
      </w:r>
      <w:r>
        <w:rPr>
          <w:rFonts w:hint="eastAsia"/>
        </w:rPr>
        <w:t>T</w:t>
      </w:r>
      <w:r>
        <w:t>_ReturnRetailTradeCommodity</w:t>
      </w:r>
      <w:r>
        <w:rPr>
          <w:rFonts w:hint="eastAsia"/>
        </w:rPr>
        <w:t>Des</w:t>
      </w:r>
      <w:r>
        <w:t>tination</w:t>
      </w:r>
      <w:r>
        <w:rPr>
          <w:rFonts w:hint="eastAsia"/>
        </w:rPr>
        <w:t>。</w:t>
      </w:r>
    </w:p>
    <w:p w14:paraId="2A200E40" w14:textId="77777777" w:rsidR="009E452E" w:rsidRDefault="009E452E" w:rsidP="00A76ABC">
      <w:pPr>
        <w:spacing w:line="240" w:lineRule="atLeast"/>
        <w:jc w:val="left"/>
      </w:pPr>
    </w:p>
    <w:tbl>
      <w:tblPr>
        <w:tblW w:w="15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025"/>
        <w:gridCol w:w="2362"/>
        <w:gridCol w:w="851"/>
        <w:gridCol w:w="8646"/>
      </w:tblGrid>
      <w:tr w:rsidR="00D10F36" w14:paraId="2237B2A3" w14:textId="77777777" w:rsidTr="00D10F36">
        <w:trPr>
          <w:trHeight w:val="255"/>
        </w:trPr>
        <w:tc>
          <w:tcPr>
            <w:tcW w:w="1656" w:type="dxa"/>
            <w:shd w:val="clear" w:color="auto" w:fill="FF0000"/>
          </w:tcPr>
          <w:p w14:paraId="2ACF7A21" w14:textId="77777777" w:rsidR="00D10F36" w:rsidRDefault="00D10F36" w:rsidP="00D10F36">
            <w:pPr>
              <w:spacing w:line="240" w:lineRule="atLeast"/>
              <w:jc w:val="left"/>
              <w:rPr>
                <w:color w:val="FFFFFF" w:themeColor="background1"/>
              </w:rPr>
            </w:pPr>
            <w:bookmarkStart w:id="227" w:name="_Hlk23841513"/>
            <w:r>
              <w:rPr>
                <w:rFonts w:hint="eastAsia"/>
                <w:color w:val="FFFFFF" w:themeColor="background1"/>
              </w:rPr>
              <w:t>数据项</w:t>
            </w:r>
          </w:p>
        </w:tc>
        <w:tc>
          <w:tcPr>
            <w:tcW w:w="2025" w:type="dxa"/>
            <w:shd w:val="clear" w:color="auto" w:fill="FF0000"/>
          </w:tcPr>
          <w:p w14:paraId="748D0566"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362" w:type="dxa"/>
            <w:shd w:val="clear" w:color="auto" w:fill="FF0000"/>
          </w:tcPr>
          <w:p w14:paraId="611509D9"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851" w:type="dxa"/>
            <w:shd w:val="clear" w:color="auto" w:fill="FF0000"/>
          </w:tcPr>
          <w:p w14:paraId="7F27A3F8"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8646" w:type="dxa"/>
            <w:shd w:val="clear" w:color="auto" w:fill="FF0000"/>
          </w:tcPr>
          <w:p w14:paraId="2ECA4EA4"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bookmarkEnd w:id="227"/>
      <w:tr w:rsidR="00D10F36" w14:paraId="6A7AEB18" w14:textId="77777777" w:rsidTr="00D10F36">
        <w:trPr>
          <w:trHeight w:val="267"/>
        </w:trPr>
        <w:tc>
          <w:tcPr>
            <w:tcW w:w="1656" w:type="dxa"/>
          </w:tcPr>
          <w:p w14:paraId="4DCCCE83" w14:textId="77777777" w:rsidR="00D10F36" w:rsidRDefault="00D10F36" w:rsidP="00D10F36">
            <w:pPr>
              <w:spacing w:line="240" w:lineRule="atLeast"/>
              <w:jc w:val="left"/>
            </w:pPr>
            <w:r>
              <w:rPr>
                <w:rFonts w:hint="eastAsia"/>
              </w:rPr>
              <w:t>F</w:t>
            </w:r>
            <w:r>
              <w:t>_</w:t>
            </w:r>
            <w:r>
              <w:rPr>
                <w:rFonts w:hint="eastAsia"/>
              </w:rPr>
              <w:t>I</w:t>
            </w:r>
            <w:r>
              <w:t>D</w:t>
            </w:r>
          </w:p>
        </w:tc>
        <w:tc>
          <w:tcPr>
            <w:tcW w:w="2025" w:type="dxa"/>
          </w:tcPr>
          <w:p w14:paraId="451B5361" w14:textId="77777777" w:rsidR="00D10F36" w:rsidRDefault="00D10F36" w:rsidP="00D10F36">
            <w:pPr>
              <w:spacing w:line="240" w:lineRule="atLeast"/>
              <w:jc w:val="left"/>
            </w:pPr>
            <w:r>
              <w:rPr>
                <w:rFonts w:hint="eastAsia"/>
              </w:rPr>
              <w:t>F_</w:t>
            </w:r>
            <w:r>
              <w:t>ID</w:t>
            </w:r>
          </w:p>
        </w:tc>
        <w:tc>
          <w:tcPr>
            <w:tcW w:w="2362" w:type="dxa"/>
          </w:tcPr>
          <w:p w14:paraId="445A7745" w14:textId="77777777" w:rsidR="00D10F36" w:rsidRDefault="00D10F36" w:rsidP="00D10F36">
            <w:pPr>
              <w:spacing w:line="240" w:lineRule="atLeast"/>
              <w:jc w:val="left"/>
            </w:pPr>
          </w:p>
        </w:tc>
        <w:tc>
          <w:tcPr>
            <w:tcW w:w="851" w:type="dxa"/>
          </w:tcPr>
          <w:p w14:paraId="5D9E7366" w14:textId="77777777" w:rsidR="00D10F36" w:rsidRDefault="00D10F36" w:rsidP="00D10F36">
            <w:pPr>
              <w:spacing w:line="240" w:lineRule="atLeast"/>
              <w:jc w:val="left"/>
            </w:pPr>
          </w:p>
        </w:tc>
        <w:tc>
          <w:tcPr>
            <w:tcW w:w="8646" w:type="dxa"/>
          </w:tcPr>
          <w:p w14:paraId="22BDE806" w14:textId="77777777" w:rsidR="00D10F36" w:rsidRDefault="00D10F36" w:rsidP="00D10F36">
            <w:pPr>
              <w:spacing w:line="240" w:lineRule="atLeast"/>
              <w:jc w:val="left"/>
            </w:pPr>
          </w:p>
        </w:tc>
      </w:tr>
      <w:tr w:rsidR="00D10F36" w14:paraId="19AA251E" w14:textId="77777777" w:rsidTr="00D10F36">
        <w:trPr>
          <w:trHeight w:val="267"/>
        </w:trPr>
        <w:tc>
          <w:tcPr>
            <w:tcW w:w="1656" w:type="dxa"/>
          </w:tcPr>
          <w:p w14:paraId="0899EB69" w14:textId="77777777" w:rsidR="00D10F36" w:rsidRDefault="00D10F36" w:rsidP="00D10F36">
            <w:pPr>
              <w:spacing w:line="240" w:lineRule="atLeast"/>
              <w:jc w:val="left"/>
            </w:pPr>
            <w:r>
              <w:rPr>
                <w:rFonts w:hint="eastAsia"/>
              </w:rPr>
              <w:t>主表</w:t>
            </w:r>
            <w:r>
              <w:rPr>
                <w:rFonts w:hint="eastAsia"/>
              </w:rPr>
              <w:t>I</w:t>
            </w:r>
            <w:r>
              <w:t>D</w:t>
            </w:r>
          </w:p>
        </w:tc>
        <w:tc>
          <w:tcPr>
            <w:tcW w:w="2025" w:type="dxa"/>
          </w:tcPr>
          <w:p w14:paraId="13E8E002" w14:textId="77777777" w:rsidR="00D10F36" w:rsidRDefault="00D10F36" w:rsidP="00D10F36">
            <w:pPr>
              <w:spacing w:line="240" w:lineRule="atLeast"/>
              <w:jc w:val="left"/>
            </w:pPr>
            <w:r>
              <w:t>F_T</w:t>
            </w:r>
            <w:r>
              <w:rPr>
                <w:rFonts w:hint="eastAsia"/>
              </w:rPr>
              <w:t>rade</w:t>
            </w:r>
            <w:r>
              <w:t>ID</w:t>
            </w:r>
          </w:p>
        </w:tc>
        <w:tc>
          <w:tcPr>
            <w:tcW w:w="2362" w:type="dxa"/>
          </w:tcPr>
          <w:p w14:paraId="67E65D6E" w14:textId="77777777" w:rsidR="00D10F36" w:rsidRDefault="00D10F36" w:rsidP="00D10F36">
            <w:pPr>
              <w:spacing w:line="240" w:lineRule="atLeast"/>
              <w:jc w:val="left"/>
            </w:pPr>
          </w:p>
        </w:tc>
        <w:tc>
          <w:tcPr>
            <w:tcW w:w="851" w:type="dxa"/>
          </w:tcPr>
          <w:p w14:paraId="0B9B215A" w14:textId="77777777" w:rsidR="00D10F36" w:rsidRDefault="00D10F36" w:rsidP="00D10F36">
            <w:pPr>
              <w:spacing w:line="240" w:lineRule="atLeast"/>
              <w:jc w:val="left"/>
            </w:pPr>
          </w:p>
        </w:tc>
        <w:tc>
          <w:tcPr>
            <w:tcW w:w="8646" w:type="dxa"/>
          </w:tcPr>
          <w:p w14:paraId="595B2BBF" w14:textId="77777777" w:rsidR="00D10F36" w:rsidRDefault="00D10F36" w:rsidP="00D10F36">
            <w:pPr>
              <w:spacing w:line="240" w:lineRule="atLeast"/>
              <w:jc w:val="left"/>
            </w:pPr>
          </w:p>
        </w:tc>
      </w:tr>
      <w:tr w:rsidR="00D10F36" w14:paraId="6131A079" w14:textId="77777777" w:rsidTr="00D10F36">
        <w:trPr>
          <w:trHeight w:val="267"/>
        </w:trPr>
        <w:tc>
          <w:tcPr>
            <w:tcW w:w="1656" w:type="dxa"/>
            <w:shd w:val="clear" w:color="auto" w:fill="auto"/>
          </w:tcPr>
          <w:p w14:paraId="2F5EA480" w14:textId="77777777" w:rsidR="00D10F36" w:rsidRDefault="00D10F36" w:rsidP="00D10F36">
            <w:pPr>
              <w:spacing w:line="240" w:lineRule="atLeast"/>
              <w:jc w:val="left"/>
            </w:pPr>
            <w:r>
              <w:rPr>
                <w:rFonts w:hint="eastAsia"/>
              </w:rPr>
              <w:t>商品</w:t>
            </w:r>
            <w:r>
              <w:rPr>
                <w:rFonts w:hint="eastAsia"/>
              </w:rPr>
              <w:t>I</w:t>
            </w:r>
            <w:r>
              <w:t>D</w:t>
            </w:r>
          </w:p>
        </w:tc>
        <w:tc>
          <w:tcPr>
            <w:tcW w:w="2025" w:type="dxa"/>
            <w:shd w:val="clear" w:color="auto" w:fill="auto"/>
          </w:tcPr>
          <w:p w14:paraId="5CD9899B" w14:textId="77777777" w:rsidR="00D10F36" w:rsidRDefault="00D10F36" w:rsidP="00D10F36">
            <w:pPr>
              <w:spacing w:line="240" w:lineRule="atLeast"/>
              <w:jc w:val="left"/>
            </w:pPr>
            <w:r>
              <w:rPr>
                <w:rFonts w:hint="eastAsia"/>
              </w:rPr>
              <w:t>F</w:t>
            </w:r>
            <w:r>
              <w:t>_CommodityID</w:t>
            </w:r>
          </w:p>
        </w:tc>
        <w:tc>
          <w:tcPr>
            <w:tcW w:w="2362" w:type="dxa"/>
            <w:shd w:val="clear" w:color="auto" w:fill="auto"/>
          </w:tcPr>
          <w:p w14:paraId="2080E79C" w14:textId="77777777" w:rsidR="00D10F36" w:rsidRDefault="00D10F36" w:rsidP="00D10F36">
            <w:pPr>
              <w:spacing w:line="240" w:lineRule="atLeast"/>
              <w:jc w:val="left"/>
            </w:pPr>
          </w:p>
        </w:tc>
        <w:tc>
          <w:tcPr>
            <w:tcW w:w="851" w:type="dxa"/>
            <w:shd w:val="clear" w:color="auto" w:fill="auto"/>
          </w:tcPr>
          <w:p w14:paraId="0C421F85" w14:textId="77777777" w:rsidR="00D10F36" w:rsidRDefault="00D10F36" w:rsidP="00D10F36">
            <w:pPr>
              <w:spacing w:line="240" w:lineRule="atLeast"/>
              <w:jc w:val="left"/>
            </w:pPr>
            <w:r>
              <w:rPr>
                <w:rFonts w:hint="eastAsia"/>
              </w:rPr>
              <w:t>N</w:t>
            </w:r>
            <w:r>
              <w:t>ULL</w:t>
            </w:r>
          </w:p>
        </w:tc>
        <w:tc>
          <w:tcPr>
            <w:tcW w:w="8646" w:type="dxa"/>
            <w:shd w:val="clear" w:color="auto" w:fill="auto"/>
          </w:tcPr>
          <w:p w14:paraId="5FBFEE9B" w14:textId="77777777" w:rsidR="00D10F36" w:rsidRDefault="00D10F36" w:rsidP="00D10F36">
            <w:pPr>
              <w:spacing w:line="240" w:lineRule="atLeast"/>
              <w:jc w:val="left"/>
            </w:pPr>
            <w:r>
              <w:rPr>
                <w:rFonts w:hint="eastAsia"/>
                <w:highlight w:val="yellow"/>
              </w:rPr>
              <w:t>外键。当本字段有效时，</w:t>
            </w:r>
            <w:r>
              <w:rPr>
                <w:rFonts w:hint="eastAsia"/>
                <w:highlight w:val="yellow"/>
              </w:rPr>
              <w:t>F_Gift</w:t>
            </w:r>
            <w:r>
              <w:rPr>
                <w:highlight w:val="yellow"/>
              </w:rPr>
              <w:t>C</w:t>
            </w:r>
            <w:r>
              <w:rPr>
                <w:rFonts w:hint="eastAsia"/>
                <w:highlight w:val="yellow"/>
              </w:rPr>
              <w:t>omm</w:t>
            </w:r>
            <w:r>
              <w:rPr>
                <w:highlight w:val="yellow"/>
              </w:rPr>
              <w:t>odityID</w:t>
            </w:r>
            <w:r>
              <w:rPr>
                <w:rFonts w:hint="eastAsia"/>
                <w:highlight w:val="yellow"/>
              </w:rPr>
              <w:t>字段无效</w:t>
            </w:r>
          </w:p>
        </w:tc>
      </w:tr>
      <w:tr w:rsidR="00D10F36" w14:paraId="1427F180" w14:textId="77777777" w:rsidTr="00D10F36">
        <w:trPr>
          <w:trHeight w:val="267"/>
        </w:trPr>
        <w:tc>
          <w:tcPr>
            <w:tcW w:w="1656" w:type="dxa"/>
            <w:shd w:val="clear" w:color="auto" w:fill="FFFF00"/>
          </w:tcPr>
          <w:p w14:paraId="47E63EF0" w14:textId="77777777" w:rsidR="00D10F36" w:rsidRDefault="00D10F36" w:rsidP="00D10F36">
            <w:pPr>
              <w:spacing w:line="240" w:lineRule="atLeast"/>
              <w:jc w:val="left"/>
              <w:rPr>
                <w:highlight w:val="yellow"/>
              </w:rPr>
            </w:pPr>
            <w:r>
              <w:rPr>
                <w:rFonts w:hint="eastAsia"/>
                <w:highlight w:val="yellow"/>
              </w:rPr>
              <w:t>商品名称</w:t>
            </w:r>
          </w:p>
        </w:tc>
        <w:tc>
          <w:tcPr>
            <w:tcW w:w="2025" w:type="dxa"/>
            <w:shd w:val="clear" w:color="auto" w:fill="FFFF00"/>
          </w:tcPr>
          <w:p w14:paraId="67095620" w14:textId="77777777" w:rsidR="00D10F36" w:rsidRDefault="00D10F36" w:rsidP="00D10F36">
            <w:pPr>
              <w:spacing w:line="240" w:lineRule="atLeast"/>
              <w:jc w:val="left"/>
              <w:rPr>
                <w:highlight w:val="yellow"/>
              </w:rPr>
            </w:pPr>
            <w:r>
              <w:rPr>
                <w:rFonts w:hint="eastAsia"/>
                <w:highlight w:val="yellow"/>
              </w:rPr>
              <w:t>F</w:t>
            </w:r>
            <w:r>
              <w:rPr>
                <w:highlight w:val="yellow"/>
              </w:rPr>
              <w:t>_CommodityName</w:t>
            </w:r>
          </w:p>
        </w:tc>
        <w:tc>
          <w:tcPr>
            <w:tcW w:w="2362" w:type="dxa"/>
            <w:shd w:val="clear" w:color="auto" w:fill="FFFF00"/>
          </w:tcPr>
          <w:p w14:paraId="6C39FAC4" w14:textId="77777777" w:rsidR="00D10F36" w:rsidRDefault="00D10F36" w:rsidP="00D10F36">
            <w:pPr>
              <w:spacing w:line="240" w:lineRule="atLeast"/>
              <w:jc w:val="left"/>
            </w:pPr>
            <w:r>
              <w:rPr>
                <w:rFonts w:hint="eastAsia"/>
              </w:rPr>
              <w:t>同</w:t>
            </w:r>
            <w:r>
              <w:rPr>
                <w:rFonts w:hint="eastAsia"/>
                <w:highlight w:val="yellow"/>
              </w:rPr>
              <w:t>T</w:t>
            </w:r>
            <w:r>
              <w:rPr>
                <w:highlight w:val="yellow"/>
              </w:rPr>
              <w:t>_Commodity</w:t>
            </w:r>
            <w:r>
              <w:t>.F_CommodityName</w:t>
            </w:r>
          </w:p>
          <w:p w14:paraId="075615B0" w14:textId="77777777" w:rsidR="00D10F36" w:rsidRDefault="00D10F36" w:rsidP="00D10F36">
            <w:pPr>
              <w:spacing w:line="240" w:lineRule="atLeast"/>
              <w:jc w:val="left"/>
              <w:rPr>
                <w:highlight w:val="yellow"/>
              </w:rPr>
            </w:pPr>
          </w:p>
        </w:tc>
        <w:tc>
          <w:tcPr>
            <w:tcW w:w="851" w:type="dxa"/>
            <w:shd w:val="clear" w:color="auto" w:fill="FFFF00"/>
          </w:tcPr>
          <w:p w14:paraId="0C8AA462" w14:textId="77777777" w:rsidR="00D10F36" w:rsidRDefault="00D10F36" w:rsidP="00D10F36">
            <w:pPr>
              <w:spacing w:line="240" w:lineRule="atLeast"/>
              <w:jc w:val="left"/>
              <w:rPr>
                <w:highlight w:val="yellow"/>
              </w:rPr>
            </w:pPr>
          </w:p>
        </w:tc>
        <w:tc>
          <w:tcPr>
            <w:tcW w:w="8646" w:type="dxa"/>
            <w:shd w:val="clear" w:color="auto" w:fill="FFFF00"/>
          </w:tcPr>
          <w:p w14:paraId="3DD0F3DB" w14:textId="77777777" w:rsidR="00D10F36" w:rsidRPr="005E532D" w:rsidRDefault="00D10F36" w:rsidP="00D10F36">
            <w:pPr>
              <w:spacing w:line="240" w:lineRule="atLeast"/>
              <w:jc w:val="left"/>
            </w:pPr>
            <w:r>
              <w:rPr>
                <w:rFonts w:hint="eastAsia"/>
                <w:highlight w:val="yellow"/>
              </w:rPr>
              <w:t>记录售卖时此商品的名称。日后如果</w:t>
            </w:r>
            <w:r>
              <w:rPr>
                <w:rFonts w:hint="eastAsia"/>
                <w:highlight w:val="yellow"/>
              </w:rPr>
              <w:t>T</w:t>
            </w:r>
            <w:r>
              <w:rPr>
                <w:highlight w:val="yellow"/>
              </w:rPr>
              <w:t>_Commodity</w:t>
            </w:r>
            <w:r>
              <w:rPr>
                <w:rFonts w:hint="eastAsia"/>
                <w:highlight w:val="yellow"/>
              </w:rPr>
              <w:t>中的商品名称改变了，此处名称仍然不变。</w:t>
            </w:r>
          </w:p>
        </w:tc>
      </w:tr>
      <w:tr w:rsidR="00D10F36" w14:paraId="0AB1925B" w14:textId="77777777" w:rsidTr="00D10F36">
        <w:trPr>
          <w:trHeight w:val="267"/>
        </w:trPr>
        <w:tc>
          <w:tcPr>
            <w:tcW w:w="1656" w:type="dxa"/>
          </w:tcPr>
          <w:p w14:paraId="5B688647" w14:textId="77777777" w:rsidR="00D10F36" w:rsidRDefault="00D10F36" w:rsidP="00D10F36">
            <w:pPr>
              <w:spacing w:line="240" w:lineRule="atLeast"/>
              <w:jc w:val="left"/>
            </w:pPr>
            <w:r>
              <w:rPr>
                <w:rFonts w:hint="eastAsia"/>
              </w:rPr>
              <w:t>商品数量</w:t>
            </w:r>
          </w:p>
        </w:tc>
        <w:tc>
          <w:tcPr>
            <w:tcW w:w="2025" w:type="dxa"/>
          </w:tcPr>
          <w:p w14:paraId="53F43645" w14:textId="77777777" w:rsidR="00D10F36" w:rsidRDefault="00D10F36" w:rsidP="00D10F36">
            <w:pPr>
              <w:spacing w:line="240" w:lineRule="atLeast"/>
              <w:jc w:val="left"/>
            </w:pPr>
            <w:r>
              <w:rPr>
                <w:rFonts w:hint="eastAsia"/>
              </w:rPr>
              <w:t>F</w:t>
            </w:r>
            <w:r>
              <w:t>_NO</w:t>
            </w:r>
          </w:p>
        </w:tc>
        <w:tc>
          <w:tcPr>
            <w:tcW w:w="2362" w:type="dxa"/>
          </w:tcPr>
          <w:p w14:paraId="5AD2E528" w14:textId="77777777" w:rsidR="00D10F36" w:rsidRDefault="00D10F36" w:rsidP="00D10F36">
            <w:pPr>
              <w:spacing w:line="240" w:lineRule="atLeast"/>
              <w:jc w:val="left"/>
            </w:pPr>
          </w:p>
        </w:tc>
        <w:tc>
          <w:tcPr>
            <w:tcW w:w="851" w:type="dxa"/>
          </w:tcPr>
          <w:p w14:paraId="67AE258B" w14:textId="77777777" w:rsidR="00D10F36" w:rsidRDefault="00D10F36" w:rsidP="00D10F36">
            <w:pPr>
              <w:spacing w:line="240" w:lineRule="atLeast"/>
              <w:jc w:val="left"/>
            </w:pPr>
          </w:p>
        </w:tc>
        <w:tc>
          <w:tcPr>
            <w:tcW w:w="8646" w:type="dxa"/>
          </w:tcPr>
          <w:p w14:paraId="1EE3228F" w14:textId="77777777" w:rsidR="00D10F36" w:rsidRDefault="00D10F36" w:rsidP="00D10F36">
            <w:pPr>
              <w:spacing w:line="240" w:lineRule="atLeast"/>
              <w:jc w:val="left"/>
            </w:pPr>
          </w:p>
        </w:tc>
      </w:tr>
      <w:tr w:rsidR="00D10F36" w14:paraId="05E23507" w14:textId="77777777" w:rsidTr="00D10F36">
        <w:trPr>
          <w:trHeight w:val="267"/>
        </w:trPr>
        <w:tc>
          <w:tcPr>
            <w:tcW w:w="1656" w:type="dxa"/>
            <w:shd w:val="clear" w:color="auto" w:fill="FFFF00"/>
          </w:tcPr>
          <w:p w14:paraId="59486EB2" w14:textId="77777777" w:rsidR="00D10F36" w:rsidRDefault="00D10F36" w:rsidP="00D10F36">
            <w:pPr>
              <w:spacing w:line="240" w:lineRule="atLeast"/>
              <w:jc w:val="left"/>
            </w:pPr>
            <w:r>
              <w:rPr>
                <w:rFonts w:hint="eastAsia"/>
              </w:rPr>
              <w:t>条形码</w:t>
            </w:r>
          </w:p>
        </w:tc>
        <w:tc>
          <w:tcPr>
            <w:tcW w:w="2025" w:type="dxa"/>
            <w:shd w:val="clear" w:color="auto" w:fill="FFFF00"/>
          </w:tcPr>
          <w:p w14:paraId="4ACB8100" w14:textId="77777777" w:rsidR="00D10F36" w:rsidRDefault="00D10F36" w:rsidP="00D10F36">
            <w:pPr>
              <w:spacing w:line="240" w:lineRule="atLeast"/>
              <w:jc w:val="left"/>
            </w:pPr>
            <w:r>
              <w:rPr>
                <w:rFonts w:hint="eastAsia"/>
              </w:rPr>
              <w:t>F</w:t>
            </w:r>
            <w:r>
              <w:t>_BarcodeID</w:t>
            </w:r>
          </w:p>
        </w:tc>
        <w:tc>
          <w:tcPr>
            <w:tcW w:w="2362" w:type="dxa"/>
            <w:shd w:val="clear" w:color="auto" w:fill="FFFF00"/>
          </w:tcPr>
          <w:p w14:paraId="7C20AAC6" w14:textId="77777777" w:rsidR="00D10F36" w:rsidRDefault="00D10F36" w:rsidP="00D10F36">
            <w:pPr>
              <w:spacing w:line="240" w:lineRule="atLeast"/>
              <w:jc w:val="left"/>
            </w:pPr>
          </w:p>
        </w:tc>
        <w:tc>
          <w:tcPr>
            <w:tcW w:w="851" w:type="dxa"/>
            <w:shd w:val="clear" w:color="auto" w:fill="FFFF00"/>
          </w:tcPr>
          <w:p w14:paraId="0C445C9A" w14:textId="77777777" w:rsidR="00D10F36" w:rsidRDefault="00D10F36" w:rsidP="00D10F36">
            <w:pPr>
              <w:spacing w:line="240" w:lineRule="atLeast"/>
              <w:jc w:val="left"/>
            </w:pPr>
          </w:p>
        </w:tc>
        <w:tc>
          <w:tcPr>
            <w:tcW w:w="8646" w:type="dxa"/>
            <w:shd w:val="clear" w:color="auto" w:fill="FFFF00"/>
          </w:tcPr>
          <w:p w14:paraId="35A13E5D" w14:textId="77777777" w:rsidR="00D10F36" w:rsidRDefault="00D10F36" w:rsidP="00D10F36">
            <w:pPr>
              <w:spacing w:line="240" w:lineRule="atLeast"/>
              <w:jc w:val="left"/>
            </w:pPr>
            <w:r>
              <w:rPr>
                <w:rFonts w:hint="eastAsia"/>
              </w:rPr>
              <w:t>外键。对应一个单品或一个多包装商品，其它</w:t>
            </w:r>
            <w:r w:rsidRPr="00A25838">
              <w:rPr>
                <w:rFonts w:hint="eastAsia"/>
              </w:rPr>
              <w:t>业务逻辑处理条形码时，知道依赖性</w:t>
            </w:r>
          </w:p>
        </w:tc>
      </w:tr>
      <w:tr w:rsidR="00D10F36" w14:paraId="5A5B2DD2" w14:textId="77777777" w:rsidTr="00D10F36">
        <w:trPr>
          <w:trHeight w:val="267"/>
        </w:trPr>
        <w:tc>
          <w:tcPr>
            <w:tcW w:w="1656" w:type="dxa"/>
          </w:tcPr>
          <w:p w14:paraId="52190CB5" w14:textId="77777777" w:rsidR="00D10F36" w:rsidRDefault="00D10F36" w:rsidP="00D10F36">
            <w:pPr>
              <w:spacing w:line="240" w:lineRule="atLeast"/>
              <w:jc w:val="left"/>
            </w:pPr>
            <w:r>
              <w:rPr>
                <w:rFonts w:hint="eastAsia"/>
              </w:rPr>
              <w:t>可退货数量</w:t>
            </w:r>
          </w:p>
        </w:tc>
        <w:tc>
          <w:tcPr>
            <w:tcW w:w="2025" w:type="dxa"/>
          </w:tcPr>
          <w:p w14:paraId="26095A51" w14:textId="77777777" w:rsidR="00D10F36" w:rsidRDefault="00D10F36" w:rsidP="00D10F36">
            <w:pPr>
              <w:spacing w:line="240" w:lineRule="atLeast"/>
              <w:jc w:val="left"/>
            </w:pPr>
            <w:r>
              <w:rPr>
                <w:rFonts w:hint="eastAsia"/>
              </w:rPr>
              <w:t>F_NOCanReturn</w:t>
            </w:r>
          </w:p>
        </w:tc>
        <w:tc>
          <w:tcPr>
            <w:tcW w:w="2362" w:type="dxa"/>
          </w:tcPr>
          <w:p w14:paraId="4FDA91BE" w14:textId="77777777" w:rsidR="00D10F36" w:rsidRDefault="00D10F36" w:rsidP="00D10F36">
            <w:pPr>
              <w:spacing w:line="240" w:lineRule="atLeast"/>
              <w:jc w:val="left"/>
            </w:pPr>
          </w:p>
        </w:tc>
        <w:tc>
          <w:tcPr>
            <w:tcW w:w="851" w:type="dxa"/>
          </w:tcPr>
          <w:p w14:paraId="0F160855" w14:textId="77777777" w:rsidR="00D10F36" w:rsidRDefault="00D10F36" w:rsidP="00D10F36">
            <w:pPr>
              <w:spacing w:line="240" w:lineRule="atLeast"/>
              <w:jc w:val="left"/>
            </w:pPr>
          </w:p>
        </w:tc>
        <w:tc>
          <w:tcPr>
            <w:tcW w:w="8646" w:type="dxa"/>
          </w:tcPr>
          <w:p w14:paraId="5B4A6458" w14:textId="77777777" w:rsidR="00D10F36" w:rsidRDefault="00D10F36" w:rsidP="00D10F36">
            <w:pPr>
              <w:spacing w:line="240" w:lineRule="atLeast"/>
              <w:jc w:val="left"/>
            </w:pPr>
            <w:r>
              <w:rPr>
                <w:rFonts w:hint="eastAsia"/>
              </w:rPr>
              <w:t>客户退货时，</w:t>
            </w:r>
            <w:r>
              <w:rPr>
                <w:rFonts w:hint="eastAsia"/>
              </w:rPr>
              <w:t>POS</w:t>
            </w:r>
            <w:r>
              <w:rPr>
                <w:rFonts w:hint="eastAsia"/>
              </w:rPr>
              <w:t>会从服务器重新下载原始交易并进行退货。可退货数量不能大于本字段的值，否则提醒收银员。退货后，同步到服务器时，服务器会将此值降低退货的数量。</w:t>
            </w:r>
          </w:p>
          <w:p w14:paraId="4FF8580A" w14:textId="77777777" w:rsidR="00D10F36" w:rsidRDefault="00D10F36" w:rsidP="00D10F36">
            <w:pPr>
              <w:spacing w:line="240" w:lineRule="atLeast"/>
              <w:jc w:val="left"/>
            </w:pPr>
            <w:r>
              <w:rPr>
                <w:rFonts w:hint="eastAsia"/>
              </w:rPr>
              <w:t>意外情况</w:t>
            </w:r>
            <w:r>
              <w:rPr>
                <w:rFonts w:hint="eastAsia"/>
              </w:rPr>
              <w:t>1</w:t>
            </w:r>
            <w:r>
              <w:rPr>
                <w:rFonts w:hint="eastAsia"/>
              </w:rPr>
              <w:t>：零售开单创建后未同步到服务器，顾客就已经回来退货？</w:t>
            </w:r>
            <w:r>
              <w:rPr>
                <w:rFonts w:hint="eastAsia"/>
              </w:rPr>
              <w:t>--</w:t>
            </w:r>
            <w:r>
              <w:rPr>
                <w:rFonts w:hint="eastAsia"/>
              </w:rPr>
              <w:t>先触发同步，同步完成再退货</w:t>
            </w:r>
          </w:p>
          <w:p w14:paraId="055649D5" w14:textId="77777777" w:rsidR="00D10F36" w:rsidRDefault="00D10F36" w:rsidP="00D10F36">
            <w:pPr>
              <w:spacing w:line="240" w:lineRule="atLeast"/>
              <w:jc w:val="left"/>
            </w:pPr>
            <w:r>
              <w:rPr>
                <w:rFonts w:hint="eastAsia"/>
              </w:rPr>
              <w:t>意外情况</w:t>
            </w:r>
            <w:r>
              <w:t>2</w:t>
            </w:r>
            <w:r>
              <w:rPr>
                <w:rFonts w:hint="eastAsia"/>
              </w:rPr>
              <w:t>：此字段值为负数，这表明出现了不正常的退货。在</w:t>
            </w:r>
            <w:r>
              <w:rPr>
                <w:rFonts w:hint="eastAsia"/>
              </w:rPr>
              <w:t>P</w:t>
            </w:r>
            <w:r>
              <w:t>OS</w:t>
            </w:r>
            <w:r>
              <w:rPr>
                <w:rFonts w:hint="eastAsia"/>
              </w:rPr>
              <w:t>端获取本交易后，应当对收银员进行提醒。后台暂时不阻止这种情况的发生。</w:t>
            </w:r>
          </w:p>
        </w:tc>
      </w:tr>
      <w:tr w:rsidR="00D10F36" w14:paraId="2902EDA8" w14:textId="77777777" w:rsidTr="00D10F36">
        <w:trPr>
          <w:trHeight w:val="267"/>
        </w:trPr>
        <w:tc>
          <w:tcPr>
            <w:tcW w:w="1656" w:type="dxa"/>
            <w:shd w:val="clear" w:color="auto" w:fill="FFFFFF" w:themeFill="background1"/>
          </w:tcPr>
          <w:p w14:paraId="76F9A907" w14:textId="77777777" w:rsidR="00D10F36" w:rsidRDefault="00D10F36" w:rsidP="00D10F36">
            <w:pPr>
              <w:spacing w:line="240" w:lineRule="atLeast"/>
              <w:jc w:val="left"/>
            </w:pPr>
            <w:r>
              <w:rPr>
                <w:rFonts w:hint="eastAsia"/>
              </w:rPr>
              <w:t>商品原会员价</w:t>
            </w:r>
          </w:p>
        </w:tc>
        <w:tc>
          <w:tcPr>
            <w:tcW w:w="2025" w:type="dxa"/>
            <w:shd w:val="clear" w:color="auto" w:fill="FFFFFF" w:themeFill="background1"/>
          </w:tcPr>
          <w:p w14:paraId="62D66648" w14:textId="77777777" w:rsidR="00D10F36" w:rsidRDefault="00D10F36" w:rsidP="00D10F36">
            <w:pPr>
              <w:spacing w:line="240" w:lineRule="atLeast"/>
              <w:jc w:val="left"/>
            </w:pPr>
            <w:r>
              <w:rPr>
                <w:rFonts w:hint="eastAsia"/>
              </w:rPr>
              <w:t>F_</w:t>
            </w:r>
            <w:r>
              <w:t>P</w:t>
            </w:r>
            <w:r>
              <w:rPr>
                <w:rFonts w:hint="eastAsia"/>
              </w:rPr>
              <w:t>ri</w:t>
            </w:r>
            <w:r>
              <w:t>ceVIPO</w:t>
            </w:r>
            <w:r>
              <w:rPr>
                <w:rFonts w:hint="eastAsia"/>
              </w:rPr>
              <w:t>ri</w:t>
            </w:r>
            <w:r>
              <w:t>ginal</w:t>
            </w:r>
          </w:p>
        </w:tc>
        <w:tc>
          <w:tcPr>
            <w:tcW w:w="2362" w:type="dxa"/>
            <w:shd w:val="clear" w:color="auto" w:fill="FFFFFF" w:themeFill="background1"/>
          </w:tcPr>
          <w:p w14:paraId="561EB1FF" w14:textId="77777777" w:rsidR="00D10F36" w:rsidRDefault="00D10F36" w:rsidP="00D10F36">
            <w:pPr>
              <w:spacing w:line="240" w:lineRule="atLeast"/>
              <w:jc w:val="left"/>
            </w:pPr>
            <w:r>
              <w:rPr>
                <w:rFonts w:hint="eastAsia"/>
              </w:rPr>
              <w:t>f</w:t>
            </w:r>
            <w:r>
              <w:t>loat</w:t>
            </w:r>
          </w:p>
        </w:tc>
        <w:tc>
          <w:tcPr>
            <w:tcW w:w="851" w:type="dxa"/>
            <w:shd w:val="clear" w:color="auto" w:fill="FFFFFF" w:themeFill="background1"/>
          </w:tcPr>
          <w:p w14:paraId="729F554E" w14:textId="77777777" w:rsidR="00D10F36" w:rsidRDefault="00D10F36" w:rsidP="00D10F36">
            <w:pPr>
              <w:spacing w:line="240" w:lineRule="atLeast"/>
              <w:jc w:val="left"/>
            </w:pPr>
            <w:r>
              <w:rPr>
                <w:rFonts w:hint="eastAsia"/>
              </w:rPr>
              <w:t>N</w:t>
            </w:r>
            <w:r>
              <w:t>ULL</w:t>
            </w:r>
          </w:p>
        </w:tc>
        <w:tc>
          <w:tcPr>
            <w:tcW w:w="8646" w:type="dxa"/>
            <w:shd w:val="clear" w:color="auto" w:fill="FFFFFF" w:themeFill="background1"/>
          </w:tcPr>
          <w:p w14:paraId="65989116" w14:textId="77777777" w:rsidR="00D10F36" w:rsidRDefault="00D10F36" w:rsidP="00D10F36">
            <w:pPr>
              <w:spacing w:line="240" w:lineRule="atLeast"/>
              <w:jc w:val="left"/>
            </w:pPr>
            <w:r>
              <w:rPr>
                <w:rFonts w:hint="eastAsia"/>
              </w:rPr>
              <w:t>记录在本零售进行时的商品会员价</w:t>
            </w:r>
          </w:p>
        </w:tc>
      </w:tr>
      <w:tr w:rsidR="00D10F36" w14:paraId="5F60B68B" w14:textId="77777777" w:rsidTr="00D10F36">
        <w:trPr>
          <w:trHeight w:val="267"/>
        </w:trPr>
        <w:tc>
          <w:tcPr>
            <w:tcW w:w="1656" w:type="dxa"/>
            <w:shd w:val="clear" w:color="auto" w:fill="FFFFFF" w:themeFill="background1"/>
          </w:tcPr>
          <w:p w14:paraId="706418C0" w14:textId="77777777" w:rsidR="00D10F36" w:rsidRDefault="00D10F36" w:rsidP="00D10F36">
            <w:pPr>
              <w:spacing w:line="240" w:lineRule="atLeast"/>
              <w:jc w:val="left"/>
            </w:pPr>
            <w:r>
              <w:rPr>
                <w:rFonts w:hint="eastAsia"/>
              </w:rPr>
              <w:t>商品原零售价</w:t>
            </w:r>
          </w:p>
        </w:tc>
        <w:tc>
          <w:tcPr>
            <w:tcW w:w="2025" w:type="dxa"/>
            <w:shd w:val="clear" w:color="auto" w:fill="FFFFFF" w:themeFill="background1"/>
          </w:tcPr>
          <w:p w14:paraId="4B166BF8" w14:textId="77777777" w:rsidR="00D10F36" w:rsidRDefault="00D10F36" w:rsidP="00D10F36">
            <w:pPr>
              <w:spacing w:line="240" w:lineRule="atLeast"/>
              <w:jc w:val="left"/>
            </w:pPr>
            <w:r>
              <w:rPr>
                <w:rFonts w:hint="eastAsia"/>
              </w:rPr>
              <w:t>F_PriceOriginal</w:t>
            </w:r>
          </w:p>
        </w:tc>
        <w:tc>
          <w:tcPr>
            <w:tcW w:w="2362" w:type="dxa"/>
            <w:shd w:val="clear" w:color="auto" w:fill="FFFFFF" w:themeFill="background1"/>
          </w:tcPr>
          <w:p w14:paraId="3638EA6D" w14:textId="77777777" w:rsidR="00D10F36" w:rsidRDefault="00D10F36" w:rsidP="00D10F36">
            <w:pPr>
              <w:spacing w:line="240" w:lineRule="atLeast"/>
              <w:jc w:val="left"/>
            </w:pPr>
            <w:r>
              <w:rPr>
                <w:rFonts w:hint="eastAsia"/>
              </w:rPr>
              <w:t>float</w:t>
            </w:r>
          </w:p>
        </w:tc>
        <w:tc>
          <w:tcPr>
            <w:tcW w:w="851" w:type="dxa"/>
            <w:shd w:val="clear" w:color="auto" w:fill="FFFFFF" w:themeFill="background1"/>
          </w:tcPr>
          <w:p w14:paraId="40862F90" w14:textId="77777777" w:rsidR="00D10F36" w:rsidRDefault="00D10F36" w:rsidP="00D10F36">
            <w:pPr>
              <w:spacing w:line="240" w:lineRule="atLeast"/>
              <w:jc w:val="left"/>
            </w:pPr>
            <w:r>
              <w:rPr>
                <w:rFonts w:hint="eastAsia"/>
              </w:rPr>
              <w:t>NULL</w:t>
            </w:r>
          </w:p>
        </w:tc>
        <w:tc>
          <w:tcPr>
            <w:tcW w:w="8646" w:type="dxa"/>
            <w:shd w:val="clear" w:color="auto" w:fill="FFFFFF" w:themeFill="background1"/>
          </w:tcPr>
          <w:p w14:paraId="76DB8A97" w14:textId="77777777" w:rsidR="00D10F36" w:rsidRDefault="00D10F36" w:rsidP="00D10F36">
            <w:pPr>
              <w:spacing w:line="240" w:lineRule="atLeast"/>
              <w:jc w:val="left"/>
            </w:pPr>
            <w:r>
              <w:rPr>
                <w:rFonts w:hint="eastAsia"/>
              </w:rPr>
              <w:t>记录在本零售进行时的商品单价</w:t>
            </w:r>
          </w:p>
        </w:tc>
      </w:tr>
      <w:tr w:rsidR="00D10F36" w14:paraId="1B03EAFE" w14:textId="77777777" w:rsidTr="00D10F36">
        <w:trPr>
          <w:trHeight w:val="267"/>
        </w:trPr>
        <w:tc>
          <w:tcPr>
            <w:tcW w:w="1656" w:type="dxa"/>
            <w:shd w:val="clear" w:color="auto" w:fill="FFFFFF" w:themeFill="background1"/>
          </w:tcPr>
          <w:p w14:paraId="1C47DDB9" w14:textId="77777777" w:rsidR="00D10F36" w:rsidRDefault="00D10F36" w:rsidP="00D10F36">
            <w:pPr>
              <w:spacing w:line="240" w:lineRule="atLeast"/>
              <w:jc w:val="left"/>
            </w:pPr>
            <w:r>
              <w:rPr>
                <w:rFonts w:hint="eastAsia"/>
              </w:rPr>
              <w:t>退货价</w:t>
            </w:r>
          </w:p>
        </w:tc>
        <w:tc>
          <w:tcPr>
            <w:tcW w:w="2025" w:type="dxa"/>
            <w:shd w:val="clear" w:color="auto" w:fill="FFFFFF" w:themeFill="background1"/>
          </w:tcPr>
          <w:p w14:paraId="0C11B2EA" w14:textId="77777777" w:rsidR="00D10F36" w:rsidRDefault="00D10F36" w:rsidP="00D10F36">
            <w:pPr>
              <w:spacing w:line="240" w:lineRule="atLeast"/>
              <w:jc w:val="left"/>
            </w:pPr>
            <w:r>
              <w:rPr>
                <w:rFonts w:hint="eastAsia"/>
              </w:rPr>
              <w:t>F_PriceReturn</w:t>
            </w:r>
          </w:p>
        </w:tc>
        <w:tc>
          <w:tcPr>
            <w:tcW w:w="2362" w:type="dxa"/>
            <w:shd w:val="clear" w:color="auto" w:fill="FFFFFF" w:themeFill="background1"/>
          </w:tcPr>
          <w:p w14:paraId="1E097109" w14:textId="77777777" w:rsidR="00D10F36" w:rsidRDefault="00D10F36" w:rsidP="00D10F36">
            <w:pPr>
              <w:spacing w:line="240" w:lineRule="atLeast"/>
              <w:jc w:val="left"/>
            </w:pPr>
            <w:r>
              <w:rPr>
                <w:rFonts w:hint="eastAsia"/>
              </w:rPr>
              <w:t>float</w:t>
            </w:r>
          </w:p>
        </w:tc>
        <w:tc>
          <w:tcPr>
            <w:tcW w:w="851" w:type="dxa"/>
            <w:shd w:val="clear" w:color="auto" w:fill="FFFFFF" w:themeFill="background1"/>
          </w:tcPr>
          <w:p w14:paraId="6B421852" w14:textId="77777777" w:rsidR="00D10F36" w:rsidRDefault="00D10F36" w:rsidP="00D10F36">
            <w:pPr>
              <w:spacing w:line="240" w:lineRule="atLeast"/>
              <w:jc w:val="left"/>
            </w:pPr>
            <w:r>
              <w:rPr>
                <w:rFonts w:hint="eastAsia"/>
              </w:rPr>
              <w:t>NULL</w:t>
            </w:r>
          </w:p>
        </w:tc>
        <w:tc>
          <w:tcPr>
            <w:tcW w:w="8646" w:type="dxa"/>
            <w:shd w:val="clear" w:color="auto" w:fill="FFFFFF" w:themeFill="background1"/>
          </w:tcPr>
          <w:p w14:paraId="61ABE884" w14:textId="77777777" w:rsidR="00D10F36" w:rsidRDefault="00D10F36" w:rsidP="00D10F36">
            <w:pPr>
              <w:spacing w:line="240" w:lineRule="atLeast"/>
              <w:jc w:val="left"/>
            </w:pPr>
            <w:r>
              <w:rPr>
                <w:rFonts w:hint="eastAsia"/>
              </w:rPr>
              <w:t>顾客进行商品退货的时候，需要归还金额。归还的金额和交易时商品的原价及促销后的价格相关。本字段记录的是退货时的价格。它可能等于</w:t>
            </w:r>
            <w:r>
              <w:rPr>
                <w:rFonts w:hint="eastAsia"/>
              </w:rPr>
              <w:t>F_PriceOriginal</w:t>
            </w:r>
            <w:r>
              <w:rPr>
                <w:rFonts w:hint="eastAsia"/>
              </w:rPr>
              <w:t>，也可能等于</w:t>
            </w:r>
            <w:r>
              <w:rPr>
                <w:rFonts w:hint="eastAsia"/>
              </w:rPr>
              <w:t>1</w:t>
            </w:r>
            <w:r>
              <w:rPr>
                <w:rFonts w:hint="eastAsia"/>
              </w:rPr>
              <w:t>次或</w:t>
            </w:r>
            <w:r>
              <w:rPr>
                <w:rFonts w:hint="eastAsia"/>
              </w:rPr>
              <w:t>N</w:t>
            </w:r>
            <w:r>
              <w:rPr>
                <w:rFonts w:hint="eastAsia"/>
              </w:rPr>
              <w:t>次促销优惠后的价格（如</w:t>
            </w:r>
            <w:r>
              <w:rPr>
                <w:rFonts w:hint="eastAsia"/>
              </w:rPr>
              <w:t>F_PriceSpecialOffer</w:t>
            </w:r>
            <w:r>
              <w:rPr>
                <w:rFonts w:hint="eastAsia"/>
              </w:rPr>
              <w:t>）</w:t>
            </w:r>
          </w:p>
        </w:tc>
      </w:tr>
      <w:tr w:rsidR="00D10F36" w14:paraId="1DBC3A8D" w14:textId="77777777" w:rsidTr="00D10F36">
        <w:trPr>
          <w:trHeight w:val="267"/>
        </w:trPr>
        <w:tc>
          <w:tcPr>
            <w:tcW w:w="1656" w:type="dxa"/>
            <w:shd w:val="clear" w:color="auto" w:fill="8EAADB" w:themeFill="accent1" w:themeFillTint="99"/>
          </w:tcPr>
          <w:p w14:paraId="005AE05A" w14:textId="77777777" w:rsidR="00D10F36" w:rsidRPr="009A0299" w:rsidRDefault="00D10F36" w:rsidP="00D10F36">
            <w:pPr>
              <w:spacing w:line="240" w:lineRule="atLeast"/>
              <w:jc w:val="left"/>
              <w:rPr>
                <w:strike/>
              </w:rPr>
            </w:pPr>
            <w:r w:rsidRPr="009A0299">
              <w:rPr>
                <w:rFonts w:hint="eastAsia"/>
                <w:strike/>
              </w:rPr>
              <w:t>商品特价</w:t>
            </w:r>
          </w:p>
        </w:tc>
        <w:tc>
          <w:tcPr>
            <w:tcW w:w="2025" w:type="dxa"/>
            <w:shd w:val="clear" w:color="auto" w:fill="8EAADB" w:themeFill="accent1" w:themeFillTint="99"/>
          </w:tcPr>
          <w:p w14:paraId="395D9A83" w14:textId="77777777" w:rsidR="00D10F36" w:rsidRPr="009A0299" w:rsidRDefault="00D10F36" w:rsidP="00D10F36">
            <w:pPr>
              <w:spacing w:line="240" w:lineRule="atLeast"/>
              <w:jc w:val="left"/>
              <w:rPr>
                <w:strike/>
              </w:rPr>
            </w:pPr>
            <w:r w:rsidRPr="009A0299">
              <w:rPr>
                <w:rFonts w:hint="eastAsia"/>
                <w:strike/>
              </w:rPr>
              <w:t>F_PriceSpecialOffer</w:t>
            </w:r>
          </w:p>
        </w:tc>
        <w:tc>
          <w:tcPr>
            <w:tcW w:w="2362" w:type="dxa"/>
            <w:shd w:val="clear" w:color="auto" w:fill="8EAADB" w:themeFill="accent1" w:themeFillTint="99"/>
          </w:tcPr>
          <w:p w14:paraId="56FD67CF" w14:textId="77777777" w:rsidR="00D10F36" w:rsidRPr="009A0299" w:rsidRDefault="00D10F36" w:rsidP="00D10F36">
            <w:pPr>
              <w:spacing w:line="240" w:lineRule="atLeast"/>
              <w:jc w:val="left"/>
              <w:rPr>
                <w:strike/>
              </w:rPr>
            </w:pPr>
            <w:r w:rsidRPr="009A0299">
              <w:rPr>
                <w:rFonts w:hint="eastAsia"/>
                <w:strike/>
              </w:rPr>
              <w:t>float</w:t>
            </w:r>
          </w:p>
        </w:tc>
        <w:tc>
          <w:tcPr>
            <w:tcW w:w="851" w:type="dxa"/>
            <w:shd w:val="clear" w:color="auto" w:fill="8EAADB" w:themeFill="accent1" w:themeFillTint="99"/>
          </w:tcPr>
          <w:p w14:paraId="52845EB8" w14:textId="77777777" w:rsidR="00D10F36" w:rsidRPr="009A0299" w:rsidRDefault="00D10F36" w:rsidP="00D10F36">
            <w:pPr>
              <w:spacing w:line="240" w:lineRule="atLeast"/>
              <w:jc w:val="left"/>
              <w:rPr>
                <w:strike/>
              </w:rPr>
            </w:pPr>
            <w:r w:rsidRPr="009A0299">
              <w:rPr>
                <w:rFonts w:hint="eastAsia"/>
                <w:strike/>
              </w:rPr>
              <w:t>NULL</w:t>
            </w:r>
          </w:p>
        </w:tc>
        <w:tc>
          <w:tcPr>
            <w:tcW w:w="8646" w:type="dxa"/>
            <w:shd w:val="clear" w:color="auto" w:fill="8EAADB" w:themeFill="accent1" w:themeFillTint="99"/>
          </w:tcPr>
          <w:p w14:paraId="3B328F9D" w14:textId="77777777" w:rsidR="00D10F36" w:rsidRPr="009A0299" w:rsidRDefault="00D10F36" w:rsidP="00D10F36">
            <w:pPr>
              <w:spacing w:line="240" w:lineRule="atLeast"/>
              <w:jc w:val="left"/>
              <w:rPr>
                <w:strike/>
              </w:rPr>
            </w:pPr>
            <w:r w:rsidRPr="009A0299">
              <w:rPr>
                <w:rFonts w:hint="eastAsia"/>
                <w:strike/>
              </w:rPr>
              <w:t>顾客进行交易时，本商品可能正在搞特价，本字段用于记录此时商品的特价。如果有多个特价（这种情况一般不会发生），则后面的特价会覆盖前面的特价</w:t>
            </w:r>
          </w:p>
        </w:tc>
      </w:tr>
      <w:tr w:rsidR="00D10F36" w14:paraId="1D92DED9" w14:textId="77777777" w:rsidTr="00D10F36">
        <w:trPr>
          <w:trHeight w:val="267"/>
        </w:trPr>
        <w:tc>
          <w:tcPr>
            <w:tcW w:w="1656" w:type="dxa"/>
            <w:shd w:val="clear" w:color="auto" w:fill="FFFFFF" w:themeFill="background1"/>
          </w:tcPr>
          <w:p w14:paraId="591EF5C2" w14:textId="77777777" w:rsidR="00D10F36" w:rsidRPr="00BE608E" w:rsidRDefault="00D10F36" w:rsidP="00D10F36">
            <w:pPr>
              <w:spacing w:line="240" w:lineRule="atLeast"/>
              <w:jc w:val="left"/>
              <w:rPr>
                <w:strike/>
              </w:rPr>
            </w:pPr>
            <w:r w:rsidRPr="00BE608E">
              <w:rPr>
                <w:rFonts w:hint="eastAsia"/>
                <w:strike/>
              </w:rPr>
              <w:t>折扣</w:t>
            </w:r>
          </w:p>
        </w:tc>
        <w:tc>
          <w:tcPr>
            <w:tcW w:w="2025" w:type="dxa"/>
            <w:shd w:val="clear" w:color="auto" w:fill="FFFFFF" w:themeFill="background1"/>
          </w:tcPr>
          <w:p w14:paraId="13C6F8B5" w14:textId="77777777" w:rsidR="00D10F36" w:rsidRPr="00BE608E" w:rsidRDefault="00D10F36" w:rsidP="00D10F36">
            <w:pPr>
              <w:spacing w:line="240" w:lineRule="atLeast"/>
              <w:jc w:val="left"/>
              <w:rPr>
                <w:strike/>
              </w:rPr>
            </w:pPr>
            <w:r w:rsidRPr="00BE608E">
              <w:rPr>
                <w:rFonts w:hint="eastAsia"/>
                <w:strike/>
              </w:rPr>
              <w:t>F</w:t>
            </w:r>
            <w:r w:rsidRPr="00BE608E">
              <w:rPr>
                <w:strike/>
              </w:rPr>
              <w:t>_Discount</w:t>
            </w:r>
          </w:p>
        </w:tc>
        <w:tc>
          <w:tcPr>
            <w:tcW w:w="2362" w:type="dxa"/>
            <w:shd w:val="clear" w:color="auto" w:fill="FFFFFF" w:themeFill="background1"/>
          </w:tcPr>
          <w:p w14:paraId="533FFA70" w14:textId="77777777" w:rsidR="00D10F36" w:rsidRPr="00BE608E" w:rsidRDefault="00D10F36" w:rsidP="00D10F36">
            <w:pPr>
              <w:spacing w:line="240" w:lineRule="atLeast"/>
              <w:jc w:val="left"/>
              <w:rPr>
                <w:strike/>
              </w:rPr>
            </w:pPr>
            <w:r w:rsidRPr="00BE608E">
              <w:rPr>
                <w:rFonts w:hint="eastAsia"/>
                <w:strike/>
              </w:rPr>
              <w:t>float</w:t>
            </w:r>
          </w:p>
        </w:tc>
        <w:tc>
          <w:tcPr>
            <w:tcW w:w="851" w:type="dxa"/>
            <w:shd w:val="clear" w:color="auto" w:fill="FFFFFF" w:themeFill="background1"/>
          </w:tcPr>
          <w:p w14:paraId="58778DDA" w14:textId="77777777" w:rsidR="00D10F36" w:rsidRPr="00BE608E" w:rsidRDefault="00D10F36" w:rsidP="00D10F36">
            <w:pPr>
              <w:spacing w:line="240" w:lineRule="atLeast"/>
              <w:jc w:val="left"/>
              <w:rPr>
                <w:strike/>
              </w:rPr>
            </w:pPr>
            <w:r w:rsidRPr="00BE608E">
              <w:rPr>
                <w:strike/>
              </w:rPr>
              <w:t>1(</w:t>
            </w:r>
            <w:r w:rsidRPr="00BE608E">
              <w:rPr>
                <w:rFonts w:hint="eastAsia"/>
                <w:strike/>
              </w:rPr>
              <w:t>代表不打折</w:t>
            </w:r>
            <w:r w:rsidRPr="00BE608E">
              <w:rPr>
                <w:strike/>
              </w:rPr>
              <w:t>)</w:t>
            </w:r>
          </w:p>
        </w:tc>
        <w:tc>
          <w:tcPr>
            <w:tcW w:w="8646" w:type="dxa"/>
            <w:shd w:val="clear" w:color="auto" w:fill="FFFFFF" w:themeFill="background1"/>
          </w:tcPr>
          <w:p w14:paraId="7D89C500" w14:textId="77777777" w:rsidR="00D10F36" w:rsidRPr="00BE608E" w:rsidRDefault="00D10F36" w:rsidP="00D10F36">
            <w:pPr>
              <w:spacing w:line="240" w:lineRule="atLeast"/>
              <w:jc w:val="left"/>
              <w:rPr>
                <w:strike/>
              </w:rPr>
            </w:pPr>
            <w:r w:rsidRPr="00BE608E">
              <w:rPr>
                <w:rFonts w:hint="eastAsia"/>
                <w:strike/>
              </w:rPr>
              <w:t>若本促销是折扣促销，则本字段记录的是折扣，如</w:t>
            </w:r>
            <w:r w:rsidRPr="00BE608E">
              <w:rPr>
                <w:rFonts w:hint="eastAsia"/>
                <w:strike/>
              </w:rPr>
              <w:t>0.99</w:t>
            </w:r>
            <w:r w:rsidRPr="00BE608E">
              <w:rPr>
                <w:rFonts w:hint="eastAsia"/>
                <w:strike/>
              </w:rPr>
              <w:t>和</w:t>
            </w:r>
            <w:r w:rsidRPr="00BE608E">
              <w:rPr>
                <w:rFonts w:hint="eastAsia"/>
                <w:strike/>
              </w:rPr>
              <w:t>0.9</w:t>
            </w:r>
            <w:r w:rsidRPr="00BE608E">
              <w:rPr>
                <w:rFonts w:hint="eastAsia"/>
                <w:strike/>
              </w:rPr>
              <w:t>，分别代表</w:t>
            </w:r>
            <w:r w:rsidRPr="00BE608E">
              <w:rPr>
                <w:rFonts w:hint="eastAsia"/>
                <w:strike/>
              </w:rPr>
              <w:t>9.9</w:t>
            </w:r>
            <w:r w:rsidRPr="00BE608E">
              <w:rPr>
                <w:rFonts w:hint="eastAsia"/>
                <w:strike/>
              </w:rPr>
              <w:t>折和</w:t>
            </w:r>
            <w:r w:rsidRPr="00BE608E">
              <w:rPr>
                <w:rFonts w:hint="eastAsia"/>
                <w:strike/>
              </w:rPr>
              <w:t>9</w:t>
            </w:r>
            <w:r w:rsidRPr="00BE608E">
              <w:rPr>
                <w:rFonts w:hint="eastAsia"/>
                <w:strike/>
              </w:rPr>
              <w:t>折</w:t>
            </w:r>
          </w:p>
          <w:p w14:paraId="295784EA" w14:textId="77777777" w:rsidR="00D10F36" w:rsidRPr="00BE608E" w:rsidRDefault="00D10F36" w:rsidP="00D10F36">
            <w:pPr>
              <w:spacing w:line="240" w:lineRule="atLeast"/>
              <w:jc w:val="left"/>
              <w:rPr>
                <w:strike/>
              </w:rPr>
            </w:pPr>
            <w:r w:rsidRPr="00BE608E">
              <w:rPr>
                <w:rFonts w:hint="eastAsia"/>
                <w:strike/>
              </w:rPr>
              <w:t>POS</w:t>
            </w:r>
            <w:r w:rsidRPr="00BE608E">
              <w:rPr>
                <w:rFonts w:hint="eastAsia"/>
                <w:strike/>
              </w:rPr>
              <w:t>和</w:t>
            </w:r>
            <w:r w:rsidRPr="00BE608E">
              <w:rPr>
                <w:rFonts w:hint="eastAsia"/>
                <w:strike/>
              </w:rPr>
              <w:t>w</w:t>
            </w:r>
            <w:r w:rsidRPr="00BE608E">
              <w:rPr>
                <w:strike/>
              </w:rPr>
              <w:t>eb</w:t>
            </w:r>
            <w:r w:rsidRPr="00BE608E">
              <w:rPr>
                <w:rFonts w:hint="eastAsia"/>
                <w:strike/>
              </w:rPr>
              <w:t>界面上显示的是被折的价钱，其</w:t>
            </w:r>
            <w:r w:rsidRPr="00BE608E">
              <w:rPr>
                <w:rFonts w:hint="eastAsia"/>
                <w:strike/>
              </w:rPr>
              <w:t>= F_PriceOriginal- F_PriceOriginal</w:t>
            </w:r>
            <w:r w:rsidRPr="00BE608E">
              <w:rPr>
                <w:strike/>
              </w:rPr>
              <w:t xml:space="preserve"> </w:t>
            </w:r>
            <w:r w:rsidRPr="00BE608E">
              <w:rPr>
                <w:rFonts w:hint="eastAsia"/>
                <w:strike/>
              </w:rPr>
              <w:t>X</w:t>
            </w:r>
            <w:r w:rsidRPr="00BE608E">
              <w:rPr>
                <w:strike/>
              </w:rPr>
              <w:t xml:space="preserve"> </w:t>
            </w:r>
            <w:r w:rsidRPr="00BE608E">
              <w:rPr>
                <w:rFonts w:hint="eastAsia"/>
                <w:strike/>
              </w:rPr>
              <w:t>F</w:t>
            </w:r>
            <w:r w:rsidRPr="00BE608E">
              <w:rPr>
                <w:strike/>
              </w:rPr>
              <w:t>_Discount</w:t>
            </w:r>
            <w:r w:rsidRPr="00BE608E">
              <w:rPr>
                <w:rFonts w:hint="eastAsia"/>
                <w:strike/>
              </w:rPr>
              <w:t>，而不是本字段的值，因为显示本字段的值意义不大</w:t>
            </w:r>
          </w:p>
        </w:tc>
      </w:tr>
      <w:tr w:rsidR="00D10F36" w14:paraId="16F826FB" w14:textId="77777777" w:rsidTr="00D10F36">
        <w:trPr>
          <w:trHeight w:val="267"/>
        </w:trPr>
        <w:tc>
          <w:tcPr>
            <w:tcW w:w="1656" w:type="dxa"/>
            <w:shd w:val="clear" w:color="auto" w:fill="FFFFFF" w:themeFill="background1"/>
          </w:tcPr>
          <w:p w14:paraId="267BFC81" w14:textId="77777777" w:rsidR="00D10F36" w:rsidRPr="009A0299" w:rsidRDefault="00D10F36" w:rsidP="00D10F36">
            <w:pPr>
              <w:spacing w:line="240" w:lineRule="atLeast"/>
              <w:jc w:val="left"/>
              <w:rPr>
                <w:strike/>
              </w:rPr>
            </w:pPr>
            <w:r w:rsidRPr="009A0299">
              <w:rPr>
                <w:rFonts w:hint="eastAsia"/>
                <w:strike/>
              </w:rPr>
              <w:t>赠送商品</w:t>
            </w:r>
            <w:r w:rsidRPr="009A0299">
              <w:rPr>
                <w:rFonts w:hint="eastAsia"/>
                <w:strike/>
              </w:rPr>
              <w:t>I</w:t>
            </w:r>
            <w:r w:rsidRPr="009A0299">
              <w:rPr>
                <w:strike/>
              </w:rPr>
              <w:t>D</w:t>
            </w:r>
          </w:p>
        </w:tc>
        <w:tc>
          <w:tcPr>
            <w:tcW w:w="2025" w:type="dxa"/>
            <w:shd w:val="clear" w:color="auto" w:fill="FFFFFF" w:themeFill="background1"/>
          </w:tcPr>
          <w:p w14:paraId="7D92BA40" w14:textId="77777777" w:rsidR="00D10F36" w:rsidRPr="009A0299" w:rsidRDefault="00D10F36" w:rsidP="00D10F36">
            <w:pPr>
              <w:spacing w:line="240" w:lineRule="atLeast"/>
              <w:jc w:val="left"/>
              <w:rPr>
                <w:strike/>
              </w:rPr>
            </w:pPr>
            <w:r w:rsidRPr="009A0299">
              <w:rPr>
                <w:rFonts w:hint="eastAsia"/>
                <w:strike/>
              </w:rPr>
              <w:t>F_</w:t>
            </w:r>
            <w:r w:rsidRPr="009A0299">
              <w:rPr>
                <w:strike/>
              </w:rPr>
              <w:t>G</w:t>
            </w:r>
            <w:r w:rsidRPr="009A0299">
              <w:rPr>
                <w:rFonts w:hint="eastAsia"/>
                <w:strike/>
              </w:rPr>
              <w:t>i</w:t>
            </w:r>
            <w:r w:rsidRPr="009A0299">
              <w:rPr>
                <w:strike/>
              </w:rPr>
              <w:t>ftC</w:t>
            </w:r>
            <w:r w:rsidRPr="009A0299">
              <w:rPr>
                <w:rFonts w:hint="eastAsia"/>
                <w:strike/>
              </w:rPr>
              <w:t>omm</w:t>
            </w:r>
            <w:r w:rsidRPr="009A0299">
              <w:rPr>
                <w:strike/>
              </w:rPr>
              <w:t>odityID</w:t>
            </w:r>
          </w:p>
        </w:tc>
        <w:tc>
          <w:tcPr>
            <w:tcW w:w="2362" w:type="dxa"/>
            <w:shd w:val="clear" w:color="auto" w:fill="FFFFFF" w:themeFill="background1"/>
          </w:tcPr>
          <w:p w14:paraId="01001DD8" w14:textId="77777777" w:rsidR="00D10F36" w:rsidRPr="009A0299" w:rsidRDefault="00D10F36" w:rsidP="00D10F36">
            <w:pPr>
              <w:spacing w:line="240" w:lineRule="atLeast"/>
              <w:jc w:val="left"/>
              <w:rPr>
                <w:strike/>
              </w:rPr>
            </w:pPr>
          </w:p>
        </w:tc>
        <w:tc>
          <w:tcPr>
            <w:tcW w:w="851" w:type="dxa"/>
            <w:shd w:val="clear" w:color="auto" w:fill="FFFFFF" w:themeFill="background1"/>
          </w:tcPr>
          <w:p w14:paraId="7C858CDB" w14:textId="77777777" w:rsidR="00D10F36" w:rsidRPr="009A0299" w:rsidRDefault="00D10F36" w:rsidP="00D10F36">
            <w:pPr>
              <w:spacing w:line="240" w:lineRule="atLeast"/>
              <w:jc w:val="left"/>
              <w:rPr>
                <w:strike/>
              </w:rPr>
            </w:pPr>
            <w:r w:rsidRPr="009A0299">
              <w:rPr>
                <w:rFonts w:hint="eastAsia"/>
                <w:strike/>
              </w:rPr>
              <w:t>N</w:t>
            </w:r>
            <w:r w:rsidRPr="009A0299">
              <w:rPr>
                <w:strike/>
              </w:rPr>
              <w:t>ULL</w:t>
            </w:r>
          </w:p>
        </w:tc>
        <w:tc>
          <w:tcPr>
            <w:tcW w:w="8646" w:type="dxa"/>
            <w:shd w:val="clear" w:color="auto" w:fill="FFFFFF" w:themeFill="background1"/>
          </w:tcPr>
          <w:p w14:paraId="2A799FE7" w14:textId="77777777" w:rsidR="00D10F36" w:rsidRPr="009A0299" w:rsidRDefault="00D10F36" w:rsidP="00D10F36">
            <w:pPr>
              <w:spacing w:line="240" w:lineRule="atLeast"/>
              <w:jc w:val="left"/>
              <w:rPr>
                <w:strike/>
              </w:rPr>
            </w:pPr>
            <w:r w:rsidRPr="009A0299">
              <w:rPr>
                <w:rFonts w:hint="eastAsia"/>
                <w:strike/>
              </w:rPr>
              <w:t>外键。当本字段有效时，</w:t>
            </w:r>
            <w:r w:rsidRPr="009A0299">
              <w:rPr>
                <w:rFonts w:hint="eastAsia"/>
                <w:strike/>
              </w:rPr>
              <w:t>F_</w:t>
            </w:r>
            <w:r w:rsidRPr="009A0299">
              <w:rPr>
                <w:strike/>
              </w:rPr>
              <w:t>C</w:t>
            </w:r>
            <w:r w:rsidRPr="009A0299">
              <w:rPr>
                <w:rFonts w:hint="eastAsia"/>
                <w:strike/>
              </w:rPr>
              <w:t>omm</w:t>
            </w:r>
            <w:r w:rsidRPr="009A0299">
              <w:rPr>
                <w:strike/>
              </w:rPr>
              <w:t>odityID</w:t>
            </w:r>
            <w:r w:rsidRPr="009A0299">
              <w:rPr>
                <w:rFonts w:hint="eastAsia"/>
                <w:strike/>
              </w:rPr>
              <w:t>字段无效</w:t>
            </w:r>
          </w:p>
        </w:tc>
      </w:tr>
      <w:tr w:rsidR="00D10F36" w14:paraId="4B323C6A" w14:textId="77777777" w:rsidTr="00D10F36">
        <w:trPr>
          <w:trHeight w:val="267"/>
        </w:trPr>
        <w:tc>
          <w:tcPr>
            <w:tcW w:w="1656" w:type="dxa"/>
          </w:tcPr>
          <w:p w14:paraId="48FC184A" w14:textId="77777777" w:rsidR="00D10F36" w:rsidRDefault="00D10F36" w:rsidP="00D10F36">
            <w:pPr>
              <w:spacing w:line="240" w:lineRule="atLeast"/>
              <w:jc w:val="left"/>
            </w:pPr>
          </w:p>
        </w:tc>
        <w:tc>
          <w:tcPr>
            <w:tcW w:w="2025" w:type="dxa"/>
          </w:tcPr>
          <w:p w14:paraId="0A3CB610" w14:textId="77777777" w:rsidR="00D10F36" w:rsidRDefault="00D10F36" w:rsidP="00D10F36">
            <w:pPr>
              <w:spacing w:line="240" w:lineRule="atLeast"/>
              <w:jc w:val="left"/>
            </w:pPr>
          </w:p>
        </w:tc>
        <w:tc>
          <w:tcPr>
            <w:tcW w:w="2362" w:type="dxa"/>
          </w:tcPr>
          <w:p w14:paraId="56213BDC" w14:textId="77777777" w:rsidR="00D10F36" w:rsidRDefault="00D10F36" w:rsidP="00D10F36">
            <w:pPr>
              <w:spacing w:line="240" w:lineRule="atLeast"/>
              <w:jc w:val="left"/>
            </w:pPr>
          </w:p>
        </w:tc>
        <w:tc>
          <w:tcPr>
            <w:tcW w:w="851" w:type="dxa"/>
          </w:tcPr>
          <w:p w14:paraId="54023BAA" w14:textId="77777777" w:rsidR="00D10F36" w:rsidRDefault="00D10F36" w:rsidP="00D10F36">
            <w:pPr>
              <w:spacing w:line="240" w:lineRule="atLeast"/>
              <w:jc w:val="left"/>
            </w:pPr>
          </w:p>
        </w:tc>
        <w:tc>
          <w:tcPr>
            <w:tcW w:w="8646" w:type="dxa"/>
          </w:tcPr>
          <w:p w14:paraId="74B7D34E" w14:textId="77777777" w:rsidR="00D10F36" w:rsidRDefault="00D10F36" w:rsidP="00D10F36">
            <w:pPr>
              <w:spacing w:line="240" w:lineRule="atLeast"/>
              <w:jc w:val="left"/>
            </w:pPr>
          </w:p>
        </w:tc>
      </w:tr>
    </w:tbl>
    <w:p w14:paraId="614489B2" w14:textId="77777777" w:rsidR="00D10F36" w:rsidRDefault="00D10F36" w:rsidP="00A76ABC">
      <w:pPr>
        <w:spacing w:line="240" w:lineRule="atLeast"/>
        <w:jc w:val="left"/>
      </w:pPr>
    </w:p>
    <w:p w14:paraId="1D634DAE" w14:textId="77777777" w:rsidR="009A0299" w:rsidRDefault="009A0299" w:rsidP="00A76ABC">
      <w:pPr>
        <w:pStyle w:val="4"/>
        <w:spacing w:line="240" w:lineRule="atLeast"/>
        <w:jc w:val="left"/>
      </w:pPr>
      <w:bookmarkStart w:id="228" w:name="OLE_LINK127"/>
      <w:bookmarkStart w:id="229" w:name="OLE_LINK128"/>
      <w:bookmarkStart w:id="230" w:name="OLE_LINK122"/>
      <w:bookmarkStart w:id="231" w:name="OLE_LINK10"/>
      <w:r>
        <w:rPr>
          <w:rFonts w:hint="eastAsia"/>
        </w:rPr>
        <w:t>零售单商品来源表</w:t>
      </w:r>
      <w:r w:rsidR="00A83971">
        <w:rPr>
          <w:rFonts w:hint="eastAsia"/>
        </w:rPr>
        <w:t>T</w:t>
      </w:r>
      <w:r w:rsidR="00A83971">
        <w:t>_RetailTradeCommoditySource</w:t>
      </w:r>
      <w:bookmarkEnd w:id="228"/>
      <w:bookmarkEnd w:id="229"/>
    </w:p>
    <w:bookmarkEnd w:id="230"/>
    <w:p w14:paraId="05A7C1CA" w14:textId="77777777" w:rsidR="00A83971" w:rsidRDefault="009A0299" w:rsidP="00A76ABC">
      <w:pPr>
        <w:spacing w:line="240" w:lineRule="atLeast"/>
        <w:jc w:val="left"/>
      </w:pPr>
      <w:r>
        <w:rPr>
          <w:rFonts w:hint="eastAsia"/>
        </w:rPr>
        <w:t>所谓来源，系标识该零售单中的商品分别属于哪几个入库</w:t>
      </w:r>
      <w:r w:rsidR="00EE4185">
        <w:rPr>
          <w:rFonts w:hint="eastAsia"/>
        </w:rPr>
        <w:t>，以便计算进货价和毛利等</w:t>
      </w:r>
      <w:r>
        <w:rPr>
          <w:rFonts w:hint="eastAsia"/>
        </w:rPr>
        <w:t>。</w:t>
      </w:r>
      <w:r w:rsidR="00A83971">
        <w:rPr>
          <w:rFonts w:hint="eastAsia"/>
        </w:rPr>
        <w:t>绝大多数情况下，一张零售单内的商品只会对应一个入库</w:t>
      </w:r>
      <w:r w:rsidR="00A83971">
        <w:rPr>
          <w:rFonts w:hint="eastAsia"/>
        </w:rPr>
        <w:t>I</w:t>
      </w:r>
      <w:r w:rsidR="00A83971">
        <w:t>D</w:t>
      </w:r>
      <w:r w:rsidR="00A83971">
        <w:rPr>
          <w:rFonts w:hint="eastAsia"/>
        </w:rPr>
        <w:t>。</w:t>
      </w:r>
    </w:p>
    <w:tbl>
      <w:tblPr>
        <w:tblW w:w="15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365"/>
        <w:gridCol w:w="1415"/>
        <w:gridCol w:w="990"/>
        <w:gridCol w:w="8704"/>
      </w:tblGrid>
      <w:tr w:rsidR="009A0299" w14:paraId="51A8C4C2" w14:textId="77777777" w:rsidTr="007C2ED5">
        <w:trPr>
          <w:trHeight w:val="255"/>
        </w:trPr>
        <w:tc>
          <w:tcPr>
            <w:tcW w:w="1866" w:type="dxa"/>
            <w:shd w:val="clear" w:color="auto" w:fill="FF0000"/>
          </w:tcPr>
          <w:p w14:paraId="0FC210FE" w14:textId="77777777" w:rsidR="009A0299" w:rsidRDefault="009A0299" w:rsidP="00A76ABC">
            <w:pPr>
              <w:spacing w:line="240" w:lineRule="atLeast"/>
              <w:jc w:val="left"/>
              <w:rPr>
                <w:color w:val="FFFFFF" w:themeColor="background1"/>
              </w:rPr>
            </w:pPr>
            <w:r>
              <w:rPr>
                <w:rFonts w:hint="eastAsia"/>
                <w:color w:val="FFFFFF" w:themeColor="background1"/>
              </w:rPr>
              <w:t>数据项</w:t>
            </w:r>
          </w:p>
        </w:tc>
        <w:tc>
          <w:tcPr>
            <w:tcW w:w="2365" w:type="dxa"/>
            <w:shd w:val="clear" w:color="auto" w:fill="FF0000"/>
          </w:tcPr>
          <w:p w14:paraId="23129301" w14:textId="77777777" w:rsidR="009A0299" w:rsidRDefault="009A0299"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1A9E3FB8" w14:textId="77777777" w:rsidR="009A0299" w:rsidRDefault="009A0299" w:rsidP="00A76ABC">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43FF2BB8" w14:textId="77777777" w:rsidR="009A0299" w:rsidRDefault="009A0299" w:rsidP="00A76ABC">
            <w:pPr>
              <w:spacing w:line="240" w:lineRule="atLeast"/>
              <w:jc w:val="left"/>
              <w:rPr>
                <w:color w:val="FFFFFF" w:themeColor="background1"/>
              </w:rPr>
            </w:pPr>
            <w:r>
              <w:rPr>
                <w:rFonts w:hint="eastAsia"/>
                <w:color w:val="FFFFFF" w:themeColor="background1"/>
              </w:rPr>
              <w:t>默认值</w:t>
            </w:r>
          </w:p>
        </w:tc>
        <w:tc>
          <w:tcPr>
            <w:tcW w:w="8704" w:type="dxa"/>
            <w:shd w:val="clear" w:color="auto" w:fill="FF0000"/>
          </w:tcPr>
          <w:p w14:paraId="2F3CFC53" w14:textId="77777777" w:rsidR="009A0299" w:rsidRDefault="009A0299"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A0299" w14:paraId="537FAA86" w14:textId="77777777" w:rsidTr="007C2ED5">
        <w:trPr>
          <w:trHeight w:val="267"/>
        </w:trPr>
        <w:tc>
          <w:tcPr>
            <w:tcW w:w="1866" w:type="dxa"/>
          </w:tcPr>
          <w:p w14:paraId="529120B0" w14:textId="77777777" w:rsidR="009A0299" w:rsidRDefault="009A0299" w:rsidP="00A76ABC">
            <w:pPr>
              <w:spacing w:line="240" w:lineRule="atLeast"/>
              <w:jc w:val="left"/>
            </w:pPr>
          </w:p>
        </w:tc>
        <w:tc>
          <w:tcPr>
            <w:tcW w:w="2365" w:type="dxa"/>
          </w:tcPr>
          <w:p w14:paraId="249FF474" w14:textId="77777777" w:rsidR="009A0299" w:rsidRDefault="009A0299" w:rsidP="00A76ABC">
            <w:pPr>
              <w:spacing w:line="240" w:lineRule="atLeast"/>
              <w:jc w:val="left"/>
            </w:pPr>
            <w:r>
              <w:rPr>
                <w:rFonts w:hint="eastAsia"/>
              </w:rPr>
              <w:t>F_</w:t>
            </w:r>
            <w:r>
              <w:t>ID</w:t>
            </w:r>
          </w:p>
        </w:tc>
        <w:tc>
          <w:tcPr>
            <w:tcW w:w="1415" w:type="dxa"/>
          </w:tcPr>
          <w:p w14:paraId="2771CAED" w14:textId="77777777" w:rsidR="009A0299" w:rsidRDefault="009A0299" w:rsidP="00A76ABC">
            <w:pPr>
              <w:spacing w:line="240" w:lineRule="atLeast"/>
              <w:jc w:val="left"/>
            </w:pPr>
          </w:p>
        </w:tc>
        <w:tc>
          <w:tcPr>
            <w:tcW w:w="990" w:type="dxa"/>
          </w:tcPr>
          <w:p w14:paraId="5382B632" w14:textId="77777777" w:rsidR="009A0299" w:rsidRDefault="009A0299" w:rsidP="00A76ABC">
            <w:pPr>
              <w:spacing w:line="240" w:lineRule="atLeast"/>
              <w:jc w:val="left"/>
            </w:pPr>
          </w:p>
        </w:tc>
        <w:tc>
          <w:tcPr>
            <w:tcW w:w="8704" w:type="dxa"/>
          </w:tcPr>
          <w:p w14:paraId="58947CAC" w14:textId="77777777" w:rsidR="009A0299" w:rsidRDefault="009A0299" w:rsidP="00A76ABC">
            <w:pPr>
              <w:spacing w:line="240" w:lineRule="atLeast"/>
              <w:jc w:val="left"/>
            </w:pPr>
          </w:p>
        </w:tc>
      </w:tr>
      <w:tr w:rsidR="009A0299" w14:paraId="323314DC" w14:textId="77777777" w:rsidTr="007C2ED5">
        <w:trPr>
          <w:trHeight w:val="267"/>
        </w:trPr>
        <w:tc>
          <w:tcPr>
            <w:tcW w:w="1866" w:type="dxa"/>
          </w:tcPr>
          <w:p w14:paraId="63BDC0ED" w14:textId="77777777" w:rsidR="009A0299" w:rsidRDefault="009A0299" w:rsidP="00A76ABC">
            <w:pPr>
              <w:spacing w:line="240" w:lineRule="atLeast"/>
              <w:jc w:val="left"/>
            </w:pPr>
            <w:r>
              <w:rPr>
                <w:rFonts w:hint="eastAsia"/>
              </w:rPr>
              <w:t>零售单商品</w:t>
            </w:r>
            <w:r>
              <w:rPr>
                <w:rFonts w:hint="eastAsia"/>
              </w:rPr>
              <w:t>I</w:t>
            </w:r>
            <w:r>
              <w:t>D</w:t>
            </w:r>
          </w:p>
        </w:tc>
        <w:tc>
          <w:tcPr>
            <w:tcW w:w="2365" w:type="dxa"/>
          </w:tcPr>
          <w:p w14:paraId="019F33AC" w14:textId="77777777" w:rsidR="009A0299" w:rsidRDefault="009A0299" w:rsidP="00A76ABC">
            <w:pPr>
              <w:spacing w:line="240" w:lineRule="atLeast"/>
              <w:jc w:val="left"/>
            </w:pPr>
            <w:r>
              <w:t>F_RetailTradeCommodityID</w:t>
            </w:r>
          </w:p>
        </w:tc>
        <w:tc>
          <w:tcPr>
            <w:tcW w:w="1415" w:type="dxa"/>
          </w:tcPr>
          <w:p w14:paraId="538DEC5B" w14:textId="77777777" w:rsidR="009A0299" w:rsidRDefault="00A83971" w:rsidP="00A76ABC">
            <w:pPr>
              <w:spacing w:line="240" w:lineRule="atLeast"/>
              <w:jc w:val="left"/>
            </w:pPr>
            <w:r>
              <w:t>Int not null</w:t>
            </w:r>
          </w:p>
        </w:tc>
        <w:tc>
          <w:tcPr>
            <w:tcW w:w="990" w:type="dxa"/>
          </w:tcPr>
          <w:p w14:paraId="06B1329C" w14:textId="77777777" w:rsidR="009A0299" w:rsidRDefault="009A0299" w:rsidP="00A76ABC">
            <w:pPr>
              <w:spacing w:line="240" w:lineRule="atLeast"/>
              <w:jc w:val="left"/>
            </w:pPr>
          </w:p>
        </w:tc>
        <w:tc>
          <w:tcPr>
            <w:tcW w:w="8704" w:type="dxa"/>
          </w:tcPr>
          <w:p w14:paraId="56EF378E" w14:textId="77777777" w:rsidR="009A0299" w:rsidRDefault="00700A78" w:rsidP="00A76ABC">
            <w:pPr>
              <w:spacing w:line="240" w:lineRule="atLeast"/>
              <w:jc w:val="left"/>
            </w:pPr>
            <w:r>
              <w:rPr>
                <w:rFonts w:hint="eastAsia"/>
              </w:rPr>
              <w:t>组合</w:t>
            </w:r>
            <w:r w:rsidR="00EB6179">
              <w:rPr>
                <w:rFonts w:hint="eastAsia"/>
              </w:rPr>
              <w:t>惟一</w:t>
            </w:r>
            <w:r>
              <w:rPr>
                <w:rFonts w:hint="eastAsia"/>
              </w:rPr>
              <w:t>键</w:t>
            </w:r>
            <w:r w:rsidR="00A83971">
              <w:rPr>
                <w:rFonts w:hint="eastAsia"/>
              </w:rPr>
              <w:t>。</w:t>
            </w:r>
            <w:r w:rsidR="005705D4" w:rsidRPr="005705D4">
              <w:rPr>
                <w:rFonts w:hint="eastAsia"/>
                <w:highlight w:val="yellow"/>
              </w:rPr>
              <w:t>外键，指向</w:t>
            </w:r>
            <w:r w:rsidR="005705D4" w:rsidRPr="005705D4">
              <w:rPr>
                <w:rFonts w:hint="eastAsia"/>
                <w:highlight w:val="yellow"/>
              </w:rPr>
              <w:t>T</w:t>
            </w:r>
            <w:r w:rsidR="005705D4" w:rsidRPr="005705D4">
              <w:rPr>
                <w:highlight w:val="yellow"/>
              </w:rPr>
              <w:t>_RetailTradeCommodity.F_ID</w:t>
            </w:r>
          </w:p>
        </w:tc>
      </w:tr>
      <w:tr w:rsidR="007C2ED5" w14:paraId="28C4BFE6" w14:textId="77777777" w:rsidTr="007C2ED5">
        <w:trPr>
          <w:trHeight w:val="267"/>
        </w:trPr>
        <w:tc>
          <w:tcPr>
            <w:tcW w:w="1866" w:type="dxa"/>
          </w:tcPr>
          <w:p w14:paraId="6CB40054" w14:textId="77777777" w:rsidR="007C2ED5" w:rsidRDefault="00700A78" w:rsidP="00A76ABC">
            <w:pPr>
              <w:spacing w:line="240" w:lineRule="atLeast"/>
              <w:jc w:val="left"/>
            </w:pPr>
            <w:r>
              <w:rPr>
                <w:rFonts w:hint="eastAsia"/>
              </w:rPr>
              <w:t>实际减少库存的商品</w:t>
            </w:r>
            <w:r>
              <w:rPr>
                <w:rFonts w:hint="eastAsia"/>
              </w:rPr>
              <w:t>ID</w:t>
            </w:r>
          </w:p>
        </w:tc>
        <w:tc>
          <w:tcPr>
            <w:tcW w:w="2365" w:type="dxa"/>
          </w:tcPr>
          <w:p w14:paraId="507D9080" w14:textId="77777777" w:rsidR="007C2ED5" w:rsidRDefault="00700A78" w:rsidP="00A76ABC">
            <w:pPr>
              <w:spacing w:line="240" w:lineRule="atLeast"/>
              <w:jc w:val="left"/>
            </w:pPr>
            <w:r w:rsidRPr="00700A78">
              <w:t>F_ReducingCommodityID</w:t>
            </w:r>
          </w:p>
        </w:tc>
        <w:tc>
          <w:tcPr>
            <w:tcW w:w="1415" w:type="dxa"/>
          </w:tcPr>
          <w:p w14:paraId="7C1D4D3F" w14:textId="77777777" w:rsidR="007C2ED5" w:rsidRDefault="00700A78" w:rsidP="00A76ABC">
            <w:pPr>
              <w:spacing w:line="240" w:lineRule="atLeast"/>
              <w:jc w:val="left"/>
            </w:pPr>
            <w:r w:rsidRPr="00700A78">
              <w:t>INT NOT NULL</w:t>
            </w:r>
          </w:p>
        </w:tc>
        <w:tc>
          <w:tcPr>
            <w:tcW w:w="990" w:type="dxa"/>
          </w:tcPr>
          <w:p w14:paraId="0B29666C" w14:textId="77777777" w:rsidR="007C2ED5" w:rsidRDefault="007C2ED5" w:rsidP="00A76ABC">
            <w:pPr>
              <w:spacing w:line="240" w:lineRule="atLeast"/>
              <w:jc w:val="left"/>
            </w:pPr>
          </w:p>
        </w:tc>
        <w:tc>
          <w:tcPr>
            <w:tcW w:w="8704" w:type="dxa"/>
          </w:tcPr>
          <w:p w14:paraId="4E4AEC83" w14:textId="77777777" w:rsidR="00700A78" w:rsidRDefault="00700A78" w:rsidP="00A76ABC">
            <w:pPr>
              <w:spacing w:line="240" w:lineRule="atLeast"/>
              <w:jc w:val="left"/>
            </w:pPr>
            <w:r>
              <w:rPr>
                <w:rFonts w:hint="eastAsia"/>
              </w:rPr>
              <w:t>组合</w:t>
            </w:r>
            <w:r w:rsidR="00EB6179">
              <w:rPr>
                <w:rFonts w:hint="eastAsia"/>
              </w:rPr>
              <w:t>惟一</w:t>
            </w:r>
            <w:r>
              <w:rPr>
                <w:rFonts w:hint="eastAsia"/>
              </w:rPr>
              <w:t>键。</w:t>
            </w:r>
          </w:p>
          <w:p w14:paraId="2B604F08" w14:textId="77777777" w:rsidR="007C2ED5" w:rsidRDefault="00700A78" w:rsidP="00A76ABC">
            <w:pPr>
              <w:spacing w:line="240" w:lineRule="atLeast"/>
              <w:jc w:val="left"/>
            </w:pPr>
            <w:r w:rsidRPr="00700A78">
              <w:t>实际被减少库存的商品</w:t>
            </w:r>
            <w:r w:rsidRPr="00700A78">
              <w:t>ID</w:t>
            </w:r>
            <w:r w:rsidRPr="00700A78">
              <w:t>。它可能是组合商品中的子商品，也可能是多包装商品对应的单品</w:t>
            </w:r>
            <w:r w:rsidR="00243F57" w:rsidRPr="00243F57">
              <w:rPr>
                <w:rFonts w:hint="eastAsia"/>
                <w:highlight w:val="yellow"/>
              </w:rPr>
              <w:t>，也可能</w:t>
            </w:r>
            <w:r w:rsidR="00366FDA">
              <w:rPr>
                <w:rFonts w:hint="eastAsia"/>
                <w:highlight w:val="yellow"/>
              </w:rPr>
              <w:t>是</w:t>
            </w:r>
            <w:r w:rsidR="00243F57" w:rsidRPr="00243F57">
              <w:rPr>
                <w:rFonts w:hint="eastAsia"/>
                <w:highlight w:val="yellow"/>
              </w:rPr>
              <w:t>服务型商品</w:t>
            </w:r>
          </w:p>
        </w:tc>
      </w:tr>
      <w:tr w:rsidR="009A0299" w14:paraId="4B397235" w14:textId="77777777" w:rsidTr="007C2ED5">
        <w:trPr>
          <w:trHeight w:val="267"/>
        </w:trPr>
        <w:tc>
          <w:tcPr>
            <w:tcW w:w="1866" w:type="dxa"/>
          </w:tcPr>
          <w:p w14:paraId="1F0293CD" w14:textId="77777777" w:rsidR="009A0299" w:rsidRDefault="009A0299" w:rsidP="00A76ABC">
            <w:pPr>
              <w:spacing w:line="240" w:lineRule="atLeast"/>
              <w:jc w:val="left"/>
            </w:pPr>
            <w:r>
              <w:rPr>
                <w:rFonts w:hint="eastAsia"/>
              </w:rPr>
              <w:t>零售单商品数量</w:t>
            </w:r>
          </w:p>
        </w:tc>
        <w:tc>
          <w:tcPr>
            <w:tcW w:w="2365" w:type="dxa"/>
          </w:tcPr>
          <w:p w14:paraId="40ECF09F" w14:textId="77777777" w:rsidR="009A0299" w:rsidRDefault="00A83971" w:rsidP="00A76ABC">
            <w:pPr>
              <w:spacing w:line="240" w:lineRule="atLeast"/>
              <w:jc w:val="left"/>
            </w:pPr>
            <w:r>
              <w:t>F_NO</w:t>
            </w:r>
          </w:p>
        </w:tc>
        <w:tc>
          <w:tcPr>
            <w:tcW w:w="1415" w:type="dxa"/>
          </w:tcPr>
          <w:p w14:paraId="5CD7D2BC" w14:textId="77777777" w:rsidR="009A0299" w:rsidRDefault="00A83971" w:rsidP="00A76ABC">
            <w:pPr>
              <w:spacing w:line="240" w:lineRule="atLeast"/>
              <w:jc w:val="left"/>
            </w:pPr>
            <w:r>
              <w:t>Int not null</w:t>
            </w:r>
          </w:p>
        </w:tc>
        <w:tc>
          <w:tcPr>
            <w:tcW w:w="990" w:type="dxa"/>
          </w:tcPr>
          <w:p w14:paraId="5EBC615E" w14:textId="77777777" w:rsidR="009A0299" w:rsidRDefault="009A0299" w:rsidP="00A76ABC">
            <w:pPr>
              <w:spacing w:line="240" w:lineRule="atLeast"/>
              <w:jc w:val="left"/>
            </w:pPr>
          </w:p>
        </w:tc>
        <w:tc>
          <w:tcPr>
            <w:tcW w:w="8704" w:type="dxa"/>
          </w:tcPr>
          <w:p w14:paraId="7BF042A3" w14:textId="77777777" w:rsidR="009A0299" w:rsidRDefault="007E1F36" w:rsidP="00A76ABC">
            <w:pPr>
              <w:spacing w:line="240" w:lineRule="atLeast"/>
              <w:jc w:val="left"/>
            </w:pPr>
            <w:r>
              <w:rPr>
                <w:rFonts w:hint="eastAsia"/>
              </w:rPr>
              <w:t>这个数量</w:t>
            </w:r>
            <w:r>
              <w:rPr>
                <w:rFonts w:hint="eastAsia"/>
              </w:rPr>
              <w:t>&lt;</w:t>
            </w:r>
            <w:r>
              <w:t>=</w:t>
            </w:r>
            <w:r>
              <w:rPr>
                <w:rFonts w:hint="eastAsia"/>
              </w:rPr>
              <w:t>对应的零售单商品表中该商品的数量。它表明这</w:t>
            </w:r>
            <w:r>
              <w:rPr>
                <w:rFonts w:hint="eastAsia"/>
              </w:rPr>
              <w:t>F</w:t>
            </w:r>
            <w:r>
              <w:t>_NO</w:t>
            </w:r>
            <w:r>
              <w:rPr>
                <w:rFonts w:hint="eastAsia"/>
              </w:rPr>
              <w:t>个商品，属于哪次入库，进而知道它的进货价</w:t>
            </w:r>
            <w:r>
              <w:t>—</w:t>
            </w:r>
            <w:r>
              <w:rPr>
                <w:rFonts w:hint="eastAsia"/>
              </w:rPr>
              <w:t>因为入库中有保存这</w:t>
            </w:r>
            <w:r>
              <w:rPr>
                <w:rFonts w:hint="eastAsia"/>
              </w:rPr>
              <w:t>F</w:t>
            </w:r>
            <w:r>
              <w:t>_NO</w:t>
            </w:r>
            <w:r>
              <w:rPr>
                <w:rFonts w:hint="eastAsia"/>
              </w:rPr>
              <w:t>个商品的进货价是多少</w:t>
            </w:r>
          </w:p>
        </w:tc>
      </w:tr>
      <w:tr w:rsidR="009A0299" w14:paraId="56376200" w14:textId="77777777" w:rsidTr="00517112">
        <w:trPr>
          <w:trHeight w:val="267"/>
        </w:trPr>
        <w:tc>
          <w:tcPr>
            <w:tcW w:w="1866" w:type="dxa"/>
          </w:tcPr>
          <w:p w14:paraId="75DF32FE" w14:textId="77777777" w:rsidR="009A0299" w:rsidRDefault="009A0299" w:rsidP="00A76ABC">
            <w:pPr>
              <w:spacing w:line="240" w:lineRule="atLeast"/>
              <w:jc w:val="left"/>
            </w:pPr>
            <w:r>
              <w:rPr>
                <w:rFonts w:hint="eastAsia"/>
              </w:rPr>
              <w:t>入库</w:t>
            </w:r>
            <w:r>
              <w:rPr>
                <w:rFonts w:hint="eastAsia"/>
              </w:rPr>
              <w:t>I</w:t>
            </w:r>
            <w:r>
              <w:t>D</w:t>
            </w:r>
          </w:p>
        </w:tc>
        <w:tc>
          <w:tcPr>
            <w:tcW w:w="2365" w:type="dxa"/>
          </w:tcPr>
          <w:p w14:paraId="0EB42F04" w14:textId="77777777" w:rsidR="009A0299" w:rsidRDefault="009A0299" w:rsidP="00A76ABC">
            <w:pPr>
              <w:spacing w:line="240" w:lineRule="atLeast"/>
              <w:jc w:val="left"/>
            </w:pPr>
            <w:r>
              <w:rPr>
                <w:rFonts w:hint="eastAsia"/>
              </w:rPr>
              <w:t>F</w:t>
            </w:r>
            <w:r>
              <w:t>_WarehousingID</w:t>
            </w:r>
          </w:p>
        </w:tc>
        <w:tc>
          <w:tcPr>
            <w:tcW w:w="1415" w:type="dxa"/>
            <w:shd w:val="clear" w:color="auto" w:fill="FF0000"/>
          </w:tcPr>
          <w:p w14:paraId="317C5FEE" w14:textId="77777777" w:rsidR="009A0299" w:rsidRDefault="00A83971" w:rsidP="00A76ABC">
            <w:pPr>
              <w:spacing w:line="240" w:lineRule="atLeast"/>
              <w:jc w:val="left"/>
            </w:pPr>
            <w:r>
              <w:t>Int null</w:t>
            </w:r>
          </w:p>
        </w:tc>
        <w:tc>
          <w:tcPr>
            <w:tcW w:w="990" w:type="dxa"/>
          </w:tcPr>
          <w:p w14:paraId="0B78FF23" w14:textId="77777777" w:rsidR="009A0299" w:rsidRDefault="009A0299" w:rsidP="00A76ABC">
            <w:pPr>
              <w:spacing w:line="240" w:lineRule="atLeast"/>
              <w:jc w:val="left"/>
            </w:pPr>
          </w:p>
        </w:tc>
        <w:tc>
          <w:tcPr>
            <w:tcW w:w="8704" w:type="dxa"/>
            <w:shd w:val="clear" w:color="auto" w:fill="FF0000"/>
          </w:tcPr>
          <w:p w14:paraId="3BE094BE" w14:textId="77777777" w:rsidR="009A0299" w:rsidRDefault="00700A78" w:rsidP="00A76ABC">
            <w:pPr>
              <w:spacing w:line="240" w:lineRule="atLeast"/>
              <w:jc w:val="left"/>
            </w:pPr>
            <w:r>
              <w:rPr>
                <w:rFonts w:hint="eastAsia"/>
              </w:rPr>
              <w:t>组合</w:t>
            </w:r>
            <w:r w:rsidR="00EB6179">
              <w:rPr>
                <w:rFonts w:hint="eastAsia"/>
              </w:rPr>
              <w:t>惟一</w:t>
            </w:r>
            <w:r>
              <w:rPr>
                <w:rFonts w:hint="eastAsia"/>
              </w:rPr>
              <w:t>外键</w:t>
            </w:r>
            <w:r w:rsidR="00A83971">
              <w:rPr>
                <w:rFonts w:hint="eastAsia"/>
              </w:rPr>
              <w:t>。</w:t>
            </w:r>
          </w:p>
          <w:p w14:paraId="31B70B40" w14:textId="77777777" w:rsidR="00517112" w:rsidRDefault="00517112" w:rsidP="00A76ABC">
            <w:pPr>
              <w:spacing w:line="240" w:lineRule="atLeast"/>
              <w:jc w:val="left"/>
            </w:pPr>
            <w:r>
              <w:rPr>
                <w:rFonts w:hint="eastAsia"/>
              </w:rPr>
              <w:t>有的商品是没有来源的，比如新开店后，用户创建了没有期初值的商品，就直接售卖。此时，创建的零售单是找不到相应的入库记录的，于是本字段就可能为空。如果本字段为空，就找不到相应的进货价，进而影响到毛利和毛利率的计算。</w:t>
            </w:r>
            <w:r>
              <w:rPr>
                <w:rFonts w:hint="eastAsia"/>
              </w:rPr>
              <w:t>BA</w:t>
            </w:r>
            <w:r>
              <w:rPr>
                <w:rFonts w:hint="eastAsia"/>
              </w:rPr>
              <w:t>建议，一旦找不到入库记录，就将其进货价设置为</w:t>
            </w:r>
            <w:r>
              <w:rPr>
                <w:rFonts w:hint="eastAsia"/>
              </w:rPr>
              <w:t>0</w:t>
            </w:r>
            <w:r>
              <w:t>.000000</w:t>
            </w:r>
            <w:r>
              <w:rPr>
                <w:rFonts w:hint="eastAsia"/>
              </w:rPr>
              <w:t>d</w:t>
            </w:r>
            <w:r>
              <w:rPr>
                <w:rFonts w:hint="eastAsia"/>
              </w:rPr>
              <w:t>。售出多少利润就是多少，这会对毛利产生巨大影响，但实属无奈</w:t>
            </w:r>
          </w:p>
        </w:tc>
      </w:tr>
    </w:tbl>
    <w:p w14:paraId="25B78C58" w14:textId="77777777" w:rsidR="009A0299" w:rsidRDefault="009A0299" w:rsidP="00A76ABC">
      <w:pPr>
        <w:spacing w:line="240" w:lineRule="atLeast"/>
        <w:jc w:val="left"/>
      </w:pPr>
    </w:p>
    <w:p w14:paraId="0D8FC67E" w14:textId="77777777" w:rsidR="00700A78" w:rsidRPr="009A0299" w:rsidRDefault="00700A78" w:rsidP="00A76ABC">
      <w:pPr>
        <w:spacing w:line="240" w:lineRule="atLeast"/>
        <w:jc w:val="left"/>
      </w:pPr>
      <w:bookmarkStart w:id="232" w:name="OLE_LINK113"/>
      <w:r>
        <w:rPr>
          <w:rFonts w:hint="eastAsia"/>
        </w:rPr>
        <w:t>组合</w:t>
      </w:r>
      <w:bookmarkStart w:id="233" w:name="OLE_LINK123"/>
      <w:r w:rsidR="00EB6179">
        <w:rPr>
          <w:rFonts w:hint="eastAsia"/>
        </w:rPr>
        <w:t>惟一</w:t>
      </w:r>
      <w:bookmarkEnd w:id="233"/>
      <w:r>
        <w:rPr>
          <w:rFonts w:hint="eastAsia"/>
        </w:rPr>
        <w:t>键</w:t>
      </w:r>
      <w:bookmarkEnd w:id="232"/>
      <w:r>
        <w:rPr>
          <w:rFonts w:hint="eastAsia"/>
        </w:rPr>
        <w:t>：</w:t>
      </w:r>
      <w:r w:rsidRPr="00700A78">
        <w:t xml:space="preserve">UNIQUE KEY UniqueWarehousing (F_RetailTradeCommodityID, F_WarehousingID, F_ReducingCommodityID) -- </w:t>
      </w:r>
      <w:r w:rsidRPr="00700A78">
        <w:t>惟一标识</w:t>
      </w:r>
      <w:r w:rsidRPr="00700A78">
        <w:t>N</w:t>
      </w:r>
      <w:r w:rsidRPr="00700A78">
        <w:t>个同样的商品的来源（入库）</w:t>
      </w:r>
    </w:p>
    <w:p w14:paraId="5FBE7DED" w14:textId="77777777" w:rsidR="009A0299" w:rsidRPr="009A0299" w:rsidRDefault="009A0299" w:rsidP="00A76ABC">
      <w:pPr>
        <w:spacing w:line="240" w:lineRule="atLeast"/>
        <w:jc w:val="left"/>
      </w:pPr>
    </w:p>
    <w:p w14:paraId="29F1E91B" w14:textId="77777777" w:rsidR="00AC7C05" w:rsidRDefault="00A3573B">
      <w:pPr>
        <w:pStyle w:val="4"/>
      </w:pPr>
      <w:bookmarkStart w:id="234" w:name="_零售单促销表T_RetailTradePromoting"/>
      <w:bookmarkEnd w:id="234"/>
      <w:r>
        <w:rPr>
          <w:rFonts w:hint="eastAsia"/>
        </w:rPr>
        <w:t>零售单商品退货去向表</w:t>
      </w:r>
      <w:r>
        <w:rPr>
          <w:rFonts w:hint="eastAsia"/>
        </w:rPr>
        <w:t>T</w:t>
      </w:r>
      <w:r>
        <w:t>_ReturnRetailTradeCommodity</w:t>
      </w:r>
      <w:r>
        <w:rPr>
          <w:rFonts w:hint="eastAsia"/>
        </w:rPr>
        <w:t>Des</w:t>
      </w:r>
      <w:r>
        <w:t>tination</w:t>
      </w:r>
    </w:p>
    <w:p w14:paraId="40887BE3" w14:textId="77777777" w:rsidR="00A3573B" w:rsidRDefault="00A3573B" w:rsidP="00A3573B">
      <w:pPr>
        <w:spacing w:line="240" w:lineRule="atLeast"/>
        <w:jc w:val="left"/>
      </w:pPr>
      <w:r>
        <w:rPr>
          <w:rFonts w:hint="eastAsia"/>
        </w:rPr>
        <w:t>所谓</w:t>
      </w:r>
      <w:r w:rsidR="00366FDA">
        <w:rPr>
          <w:rFonts w:hint="eastAsia"/>
        </w:rPr>
        <w:t>去向</w:t>
      </w:r>
      <w:r>
        <w:rPr>
          <w:rFonts w:hint="eastAsia"/>
        </w:rPr>
        <w:t>，系标识该</w:t>
      </w:r>
      <w:r w:rsidR="00366FDA">
        <w:rPr>
          <w:rFonts w:hint="eastAsia"/>
        </w:rPr>
        <w:t>退货</w:t>
      </w:r>
      <w:r w:rsidR="00EE0A9A">
        <w:rPr>
          <w:rFonts w:hint="eastAsia"/>
        </w:rPr>
        <w:t>型</w:t>
      </w:r>
      <w:r>
        <w:rPr>
          <w:rFonts w:hint="eastAsia"/>
        </w:rPr>
        <w:t>零售单中的商品分别</w:t>
      </w:r>
      <w:r w:rsidR="00EE0A9A">
        <w:rPr>
          <w:rFonts w:hint="eastAsia"/>
        </w:rPr>
        <w:t>按照来源表</w:t>
      </w:r>
      <w:r w:rsidR="00366FDA">
        <w:rPr>
          <w:rFonts w:hint="eastAsia"/>
        </w:rPr>
        <w:t>退回到</w:t>
      </w:r>
      <w:r>
        <w:rPr>
          <w:rFonts w:hint="eastAsia"/>
        </w:rPr>
        <w:t>哪几个入库</w:t>
      </w:r>
      <w:r w:rsidR="00EE4185">
        <w:rPr>
          <w:rFonts w:hint="eastAsia"/>
        </w:rPr>
        <w:t>，以便计算员工业绩等</w:t>
      </w:r>
      <w:r>
        <w:rPr>
          <w:rFonts w:hint="eastAsia"/>
        </w:rPr>
        <w:t>。绝大多数情况下，一张零售单内的商品只会对应一个入库</w:t>
      </w:r>
      <w:r>
        <w:rPr>
          <w:rFonts w:hint="eastAsia"/>
        </w:rPr>
        <w:t>I</w:t>
      </w:r>
      <w:r>
        <w:t>D</w:t>
      </w:r>
      <w:r>
        <w:rPr>
          <w:rFonts w:hint="eastAsia"/>
        </w:rPr>
        <w:t>。</w:t>
      </w:r>
    </w:p>
    <w:tbl>
      <w:tblPr>
        <w:tblW w:w="15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365"/>
        <w:gridCol w:w="1415"/>
        <w:gridCol w:w="990"/>
        <w:gridCol w:w="8704"/>
      </w:tblGrid>
      <w:tr w:rsidR="00A3573B" w14:paraId="03159408" w14:textId="77777777" w:rsidTr="0081460F">
        <w:trPr>
          <w:trHeight w:val="255"/>
        </w:trPr>
        <w:tc>
          <w:tcPr>
            <w:tcW w:w="1866" w:type="dxa"/>
            <w:shd w:val="clear" w:color="auto" w:fill="FF0000"/>
          </w:tcPr>
          <w:p w14:paraId="4F058D74" w14:textId="77777777" w:rsidR="00A3573B" w:rsidRDefault="00A3573B" w:rsidP="0081460F">
            <w:pPr>
              <w:spacing w:line="240" w:lineRule="atLeast"/>
              <w:jc w:val="left"/>
              <w:rPr>
                <w:color w:val="FFFFFF" w:themeColor="background1"/>
              </w:rPr>
            </w:pPr>
            <w:r>
              <w:rPr>
                <w:rFonts w:hint="eastAsia"/>
                <w:color w:val="FFFFFF" w:themeColor="background1"/>
              </w:rPr>
              <w:t>数据项</w:t>
            </w:r>
          </w:p>
        </w:tc>
        <w:tc>
          <w:tcPr>
            <w:tcW w:w="2365" w:type="dxa"/>
            <w:shd w:val="clear" w:color="auto" w:fill="FF0000"/>
          </w:tcPr>
          <w:p w14:paraId="23107AC0" w14:textId="77777777" w:rsidR="00A3573B" w:rsidRDefault="00A3573B" w:rsidP="0081460F">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4A41E8E6" w14:textId="77777777" w:rsidR="00A3573B" w:rsidRDefault="00A3573B" w:rsidP="0081460F">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5D908E87" w14:textId="77777777" w:rsidR="00A3573B" w:rsidRDefault="00A3573B" w:rsidP="0081460F">
            <w:pPr>
              <w:spacing w:line="240" w:lineRule="atLeast"/>
              <w:jc w:val="left"/>
              <w:rPr>
                <w:color w:val="FFFFFF" w:themeColor="background1"/>
              </w:rPr>
            </w:pPr>
            <w:r>
              <w:rPr>
                <w:rFonts w:hint="eastAsia"/>
                <w:color w:val="FFFFFF" w:themeColor="background1"/>
              </w:rPr>
              <w:t>默认值</w:t>
            </w:r>
          </w:p>
        </w:tc>
        <w:tc>
          <w:tcPr>
            <w:tcW w:w="8704" w:type="dxa"/>
            <w:shd w:val="clear" w:color="auto" w:fill="FF0000"/>
          </w:tcPr>
          <w:p w14:paraId="0DB8BC1E" w14:textId="77777777" w:rsidR="00A3573B" w:rsidRDefault="00A3573B" w:rsidP="0081460F">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A3573B" w14:paraId="01B7CAB7" w14:textId="77777777" w:rsidTr="0081460F">
        <w:trPr>
          <w:trHeight w:val="267"/>
        </w:trPr>
        <w:tc>
          <w:tcPr>
            <w:tcW w:w="1866" w:type="dxa"/>
          </w:tcPr>
          <w:p w14:paraId="6DDCB52B" w14:textId="77777777" w:rsidR="00A3573B" w:rsidRDefault="00A3573B" w:rsidP="0081460F">
            <w:pPr>
              <w:spacing w:line="240" w:lineRule="atLeast"/>
              <w:jc w:val="left"/>
            </w:pPr>
          </w:p>
        </w:tc>
        <w:tc>
          <w:tcPr>
            <w:tcW w:w="2365" w:type="dxa"/>
          </w:tcPr>
          <w:p w14:paraId="471F30A7" w14:textId="77777777" w:rsidR="00A3573B" w:rsidRDefault="00A3573B" w:rsidP="0081460F">
            <w:pPr>
              <w:spacing w:line="240" w:lineRule="atLeast"/>
              <w:jc w:val="left"/>
            </w:pPr>
            <w:r>
              <w:rPr>
                <w:rFonts w:hint="eastAsia"/>
              </w:rPr>
              <w:t>F_</w:t>
            </w:r>
            <w:r>
              <w:t>ID</w:t>
            </w:r>
          </w:p>
        </w:tc>
        <w:tc>
          <w:tcPr>
            <w:tcW w:w="1415" w:type="dxa"/>
          </w:tcPr>
          <w:p w14:paraId="129A5528" w14:textId="77777777" w:rsidR="00A3573B" w:rsidRDefault="00A3573B" w:rsidP="0081460F">
            <w:pPr>
              <w:spacing w:line="240" w:lineRule="atLeast"/>
              <w:jc w:val="left"/>
            </w:pPr>
          </w:p>
        </w:tc>
        <w:tc>
          <w:tcPr>
            <w:tcW w:w="990" w:type="dxa"/>
          </w:tcPr>
          <w:p w14:paraId="45C194E1" w14:textId="77777777" w:rsidR="00A3573B" w:rsidRDefault="00A3573B" w:rsidP="0081460F">
            <w:pPr>
              <w:spacing w:line="240" w:lineRule="atLeast"/>
              <w:jc w:val="left"/>
            </w:pPr>
          </w:p>
        </w:tc>
        <w:tc>
          <w:tcPr>
            <w:tcW w:w="8704" w:type="dxa"/>
          </w:tcPr>
          <w:p w14:paraId="2E79622B" w14:textId="77777777" w:rsidR="00A3573B" w:rsidRDefault="00A3573B" w:rsidP="0081460F">
            <w:pPr>
              <w:spacing w:line="240" w:lineRule="atLeast"/>
              <w:jc w:val="left"/>
            </w:pPr>
          </w:p>
        </w:tc>
      </w:tr>
      <w:tr w:rsidR="00A3573B" w14:paraId="53388F02" w14:textId="77777777" w:rsidTr="0081460F">
        <w:trPr>
          <w:trHeight w:val="267"/>
        </w:trPr>
        <w:tc>
          <w:tcPr>
            <w:tcW w:w="1866" w:type="dxa"/>
          </w:tcPr>
          <w:p w14:paraId="02E87FB6" w14:textId="77777777" w:rsidR="00A3573B" w:rsidRDefault="00A3573B" w:rsidP="0081460F">
            <w:pPr>
              <w:spacing w:line="240" w:lineRule="atLeast"/>
              <w:jc w:val="left"/>
            </w:pPr>
            <w:r>
              <w:rPr>
                <w:rFonts w:hint="eastAsia"/>
              </w:rPr>
              <w:t>零售单商品</w:t>
            </w:r>
            <w:r>
              <w:rPr>
                <w:rFonts w:hint="eastAsia"/>
              </w:rPr>
              <w:t>I</w:t>
            </w:r>
            <w:r>
              <w:t>D</w:t>
            </w:r>
          </w:p>
        </w:tc>
        <w:tc>
          <w:tcPr>
            <w:tcW w:w="2365" w:type="dxa"/>
          </w:tcPr>
          <w:p w14:paraId="2C78298F" w14:textId="77777777" w:rsidR="00A3573B" w:rsidRDefault="00A3573B" w:rsidP="0081460F">
            <w:pPr>
              <w:spacing w:line="240" w:lineRule="atLeast"/>
              <w:jc w:val="left"/>
            </w:pPr>
            <w:r>
              <w:t>F_RetailTradeCommodityID</w:t>
            </w:r>
          </w:p>
        </w:tc>
        <w:tc>
          <w:tcPr>
            <w:tcW w:w="1415" w:type="dxa"/>
          </w:tcPr>
          <w:p w14:paraId="18DF2585" w14:textId="77777777" w:rsidR="00A3573B" w:rsidRDefault="00A3573B" w:rsidP="0081460F">
            <w:pPr>
              <w:spacing w:line="240" w:lineRule="atLeast"/>
              <w:jc w:val="left"/>
            </w:pPr>
            <w:r>
              <w:t>Int not null</w:t>
            </w:r>
          </w:p>
        </w:tc>
        <w:tc>
          <w:tcPr>
            <w:tcW w:w="990" w:type="dxa"/>
          </w:tcPr>
          <w:p w14:paraId="43AF1198" w14:textId="77777777" w:rsidR="00A3573B" w:rsidRDefault="00A3573B" w:rsidP="0081460F">
            <w:pPr>
              <w:spacing w:line="240" w:lineRule="atLeast"/>
              <w:jc w:val="left"/>
            </w:pPr>
          </w:p>
        </w:tc>
        <w:tc>
          <w:tcPr>
            <w:tcW w:w="8704" w:type="dxa"/>
          </w:tcPr>
          <w:p w14:paraId="2E42C97D" w14:textId="77777777" w:rsidR="00A3573B" w:rsidRDefault="00A3573B" w:rsidP="0081460F">
            <w:pPr>
              <w:spacing w:line="240" w:lineRule="atLeast"/>
              <w:jc w:val="left"/>
            </w:pPr>
            <w:r>
              <w:rPr>
                <w:rFonts w:hint="eastAsia"/>
              </w:rPr>
              <w:t>组合惟一键。</w:t>
            </w:r>
            <w:r w:rsidR="005705D4" w:rsidRPr="005705D4">
              <w:rPr>
                <w:rFonts w:hint="eastAsia"/>
                <w:highlight w:val="yellow"/>
              </w:rPr>
              <w:t>外键，指向</w:t>
            </w:r>
            <w:r w:rsidR="005705D4" w:rsidRPr="005705D4">
              <w:rPr>
                <w:rFonts w:hint="eastAsia"/>
                <w:highlight w:val="yellow"/>
              </w:rPr>
              <w:t>T</w:t>
            </w:r>
            <w:r w:rsidR="005705D4" w:rsidRPr="005705D4">
              <w:rPr>
                <w:highlight w:val="yellow"/>
              </w:rPr>
              <w:t>_RetailTradeCommodity.F_ID</w:t>
            </w:r>
          </w:p>
        </w:tc>
      </w:tr>
      <w:tr w:rsidR="00A3573B" w14:paraId="09FF4232" w14:textId="77777777" w:rsidTr="0081460F">
        <w:trPr>
          <w:trHeight w:val="267"/>
        </w:trPr>
        <w:tc>
          <w:tcPr>
            <w:tcW w:w="1866" w:type="dxa"/>
          </w:tcPr>
          <w:p w14:paraId="3BD32E52" w14:textId="77777777" w:rsidR="00A3573B" w:rsidRDefault="00A3573B" w:rsidP="0081460F">
            <w:pPr>
              <w:spacing w:line="240" w:lineRule="atLeast"/>
              <w:jc w:val="left"/>
            </w:pPr>
            <w:r>
              <w:rPr>
                <w:rFonts w:hint="eastAsia"/>
              </w:rPr>
              <w:t>实际</w:t>
            </w:r>
            <w:r w:rsidR="00366FDA" w:rsidRPr="00366FDA">
              <w:rPr>
                <w:rFonts w:hint="eastAsia"/>
                <w:highlight w:val="yellow"/>
              </w:rPr>
              <w:t>增加</w:t>
            </w:r>
            <w:r>
              <w:rPr>
                <w:rFonts w:hint="eastAsia"/>
              </w:rPr>
              <w:t>库存的商品</w:t>
            </w:r>
            <w:r>
              <w:rPr>
                <w:rFonts w:hint="eastAsia"/>
              </w:rPr>
              <w:t>ID</w:t>
            </w:r>
          </w:p>
        </w:tc>
        <w:tc>
          <w:tcPr>
            <w:tcW w:w="2365" w:type="dxa"/>
          </w:tcPr>
          <w:p w14:paraId="2FA4DD87" w14:textId="77777777" w:rsidR="00A3573B" w:rsidRDefault="00A3573B" w:rsidP="0081460F">
            <w:pPr>
              <w:spacing w:line="240" w:lineRule="atLeast"/>
              <w:jc w:val="left"/>
            </w:pPr>
            <w:r w:rsidRPr="00700A78">
              <w:t>F_</w:t>
            </w:r>
            <w:r w:rsidR="00366FDA">
              <w:rPr>
                <w:rFonts w:hint="eastAsia"/>
              </w:rPr>
              <w:t>In</w:t>
            </w:r>
            <w:r w:rsidR="00366FDA">
              <w:t>creasing</w:t>
            </w:r>
            <w:r w:rsidRPr="00700A78">
              <w:t>CommodityID</w:t>
            </w:r>
          </w:p>
        </w:tc>
        <w:tc>
          <w:tcPr>
            <w:tcW w:w="1415" w:type="dxa"/>
          </w:tcPr>
          <w:p w14:paraId="62D3406F" w14:textId="77777777" w:rsidR="00A3573B" w:rsidRDefault="00A3573B" w:rsidP="0081460F">
            <w:pPr>
              <w:spacing w:line="240" w:lineRule="atLeast"/>
              <w:jc w:val="left"/>
            </w:pPr>
            <w:r w:rsidRPr="00700A78">
              <w:t>INT NOT NULL</w:t>
            </w:r>
          </w:p>
        </w:tc>
        <w:tc>
          <w:tcPr>
            <w:tcW w:w="990" w:type="dxa"/>
          </w:tcPr>
          <w:p w14:paraId="5D5BCB99" w14:textId="77777777" w:rsidR="00A3573B" w:rsidRDefault="00A3573B" w:rsidP="0081460F">
            <w:pPr>
              <w:spacing w:line="240" w:lineRule="atLeast"/>
              <w:jc w:val="left"/>
            </w:pPr>
          </w:p>
        </w:tc>
        <w:tc>
          <w:tcPr>
            <w:tcW w:w="8704" w:type="dxa"/>
          </w:tcPr>
          <w:p w14:paraId="259E8E4A" w14:textId="77777777" w:rsidR="00A3573B" w:rsidRDefault="00A3573B" w:rsidP="0081460F">
            <w:pPr>
              <w:spacing w:line="240" w:lineRule="atLeast"/>
              <w:jc w:val="left"/>
            </w:pPr>
            <w:r>
              <w:rPr>
                <w:rFonts w:hint="eastAsia"/>
              </w:rPr>
              <w:t>组合惟一键。</w:t>
            </w:r>
          </w:p>
          <w:p w14:paraId="4EC58154" w14:textId="77777777" w:rsidR="00A3573B" w:rsidRDefault="00A3573B" w:rsidP="0081460F">
            <w:pPr>
              <w:spacing w:line="240" w:lineRule="atLeast"/>
              <w:jc w:val="left"/>
            </w:pPr>
            <w:r w:rsidRPr="00700A78">
              <w:t>实际被</w:t>
            </w:r>
            <w:r w:rsidR="00366FDA" w:rsidRPr="00366FDA">
              <w:rPr>
                <w:rFonts w:hint="eastAsia"/>
                <w:highlight w:val="yellow"/>
              </w:rPr>
              <w:t>增加</w:t>
            </w:r>
            <w:r w:rsidRPr="00700A78">
              <w:t>库存的商品</w:t>
            </w:r>
            <w:r w:rsidRPr="00700A78">
              <w:t>ID</w:t>
            </w:r>
            <w:r w:rsidRPr="00700A78">
              <w:t>。它可能是组合商品中的子商品，也可能是多包装商品对应的单品</w:t>
            </w:r>
            <w:r w:rsidRPr="00243F57">
              <w:rPr>
                <w:rFonts w:hint="eastAsia"/>
                <w:highlight w:val="yellow"/>
              </w:rPr>
              <w:t>，也可能</w:t>
            </w:r>
            <w:r w:rsidR="00366FDA">
              <w:rPr>
                <w:rFonts w:hint="eastAsia"/>
                <w:highlight w:val="yellow"/>
              </w:rPr>
              <w:t>是</w:t>
            </w:r>
            <w:r w:rsidRPr="00243F57">
              <w:rPr>
                <w:rFonts w:hint="eastAsia"/>
                <w:highlight w:val="yellow"/>
              </w:rPr>
              <w:t>服务型商品</w:t>
            </w:r>
          </w:p>
        </w:tc>
      </w:tr>
      <w:tr w:rsidR="00A3573B" w14:paraId="14151903" w14:textId="77777777" w:rsidTr="0081460F">
        <w:trPr>
          <w:trHeight w:val="267"/>
        </w:trPr>
        <w:tc>
          <w:tcPr>
            <w:tcW w:w="1866" w:type="dxa"/>
          </w:tcPr>
          <w:p w14:paraId="209B2101" w14:textId="77777777" w:rsidR="00A3573B" w:rsidRDefault="00A3573B" w:rsidP="0081460F">
            <w:pPr>
              <w:spacing w:line="240" w:lineRule="atLeast"/>
              <w:jc w:val="left"/>
            </w:pPr>
            <w:r>
              <w:rPr>
                <w:rFonts w:hint="eastAsia"/>
              </w:rPr>
              <w:t>零售单商品数量</w:t>
            </w:r>
          </w:p>
        </w:tc>
        <w:tc>
          <w:tcPr>
            <w:tcW w:w="2365" w:type="dxa"/>
          </w:tcPr>
          <w:p w14:paraId="7A4DD69C" w14:textId="77777777" w:rsidR="00A3573B" w:rsidRDefault="00A3573B" w:rsidP="0081460F">
            <w:pPr>
              <w:spacing w:line="240" w:lineRule="atLeast"/>
              <w:jc w:val="left"/>
            </w:pPr>
            <w:r>
              <w:t>F_NO</w:t>
            </w:r>
          </w:p>
        </w:tc>
        <w:tc>
          <w:tcPr>
            <w:tcW w:w="1415" w:type="dxa"/>
          </w:tcPr>
          <w:p w14:paraId="172F282B" w14:textId="77777777" w:rsidR="00A3573B" w:rsidRDefault="00A3573B" w:rsidP="0081460F">
            <w:pPr>
              <w:spacing w:line="240" w:lineRule="atLeast"/>
              <w:jc w:val="left"/>
            </w:pPr>
            <w:r>
              <w:t>Int not null</w:t>
            </w:r>
          </w:p>
        </w:tc>
        <w:tc>
          <w:tcPr>
            <w:tcW w:w="990" w:type="dxa"/>
          </w:tcPr>
          <w:p w14:paraId="0724B917" w14:textId="77777777" w:rsidR="00A3573B" w:rsidRDefault="00A3573B" w:rsidP="0081460F">
            <w:pPr>
              <w:spacing w:line="240" w:lineRule="atLeast"/>
              <w:jc w:val="left"/>
            </w:pPr>
          </w:p>
        </w:tc>
        <w:tc>
          <w:tcPr>
            <w:tcW w:w="8704" w:type="dxa"/>
          </w:tcPr>
          <w:p w14:paraId="26DD5510" w14:textId="77777777" w:rsidR="00A3573B" w:rsidRDefault="00A3573B" w:rsidP="0081460F">
            <w:pPr>
              <w:spacing w:line="240" w:lineRule="atLeast"/>
              <w:jc w:val="left"/>
            </w:pPr>
            <w:r>
              <w:rPr>
                <w:rFonts w:hint="eastAsia"/>
              </w:rPr>
              <w:t>这个数量</w:t>
            </w:r>
            <w:r>
              <w:rPr>
                <w:rFonts w:hint="eastAsia"/>
              </w:rPr>
              <w:t>&lt;</w:t>
            </w:r>
            <w:r>
              <w:t>=</w:t>
            </w:r>
            <w:r>
              <w:rPr>
                <w:rFonts w:hint="eastAsia"/>
              </w:rPr>
              <w:t>对应的零售单商品表中该商品的数量。它表明这</w:t>
            </w:r>
            <w:r>
              <w:rPr>
                <w:rFonts w:hint="eastAsia"/>
              </w:rPr>
              <w:t>F</w:t>
            </w:r>
            <w:r>
              <w:t>_NO</w:t>
            </w:r>
            <w:r>
              <w:rPr>
                <w:rFonts w:hint="eastAsia"/>
              </w:rPr>
              <w:t>个商品，属于哪次入库，进而知道它的进货价</w:t>
            </w:r>
            <w:r>
              <w:t>—</w:t>
            </w:r>
            <w:r>
              <w:rPr>
                <w:rFonts w:hint="eastAsia"/>
              </w:rPr>
              <w:t>因为入库中有保存这</w:t>
            </w:r>
            <w:r>
              <w:rPr>
                <w:rFonts w:hint="eastAsia"/>
              </w:rPr>
              <w:t>F</w:t>
            </w:r>
            <w:r>
              <w:t>_NO</w:t>
            </w:r>
            <w:r>
              <w:rPr>
                <w:rFonts w:hint="eastAsia"/>
              </w:rPr>
              <w:t>个商品的进货价是多少</w:t>
            </w:r>
          </w:p>
        </w:tc>
      </w:tr>
      <w:tr w:rsidR="00A3573B" w14:paraId="51ABF5BA" w14:textId="77777777" w:rsidTr="0081460F">
        <w:trPr>
          <w:trHeight w:val="267"/>
        </w:trPr>
        <w:tc>
          <w:tcPr>
            <w:tcW w:w="1866" w:type="dxa"/>
          </w:tcPr>
          <w:p w14:paraId="086D4589" w14:textId="77777777" w:rsidR="00A3573B" w:rsidRDefault="00A3573B" w:rsidP="0081460F">
            <w:pPr>
              <w:spacing w:line="240" w:lineRule="atLeast"/>
              <w:jc w:val="left"/>
            </w:pPr>
            <w:r>
              <w:rPr>
                <w:rFonts w:hint="eastAsia"/>
              </w:rPr>
              <w:t>入库</w:t>
            </w:r>
            <w:r>
              <w:rPr>
                <w:rFonts w:hint="eastAsia"/>
              </w:rPr>
              <w:t>I</w:t>
            </w:r>
            <w:r>
              <w:t>D</w:t>
            </w:r>
          </w:p>
        </w:tc>
        <w:tc>
          <w:tcPr>
            <w:tcW w:w="2365" w:type="dxa"/>
          </w:tcPr>
          <w:p w14:paraId="63114A25" w14:textId="77777777" w:rsidR="00A3573B" w:rsidRDefault="00A3573B" w:rsidP="0081460F">
            <w:pPr>
              <w:spacing w:line="240" w:lineRule="atLeast"/>
              <w:jc w:val="left"/>
            </w:pPr>
            <w:r>
              <w:rPr>
                <w:rFonts w:hint="eastAsia"/>
              </w:rPr>
              <w:t>F</w:t>
            </w:r>
            <w:r>
              <w:t>_WarehousingID</w:t>
            </w:r>
          </w:p>
        </w:tc>
        <w:tc>
          <w:tcPr>
            <w:tcW w:w="1415" w:type="dxa"/>
            <w:shd w:val="clear" w:color="auto" w:fill="FF0000"/>
          </w:tcPr>
          <w:p w14:paraId="2956622E" w14:textId="77777777" w:rsidR="00A3573B" w:rsidRDefault="00A3573B" w:rsidP="0081460F">
            <w:pPr>
              <w:spacing w:line="240" w:lineRule="atLeast"/>
              <w:jc w:val="left"/>
            </w:pPr>
            <w:r>
              <w:t>Int null</w:t>
            </w:r>
          </w:p>
        </w:tc>
        <w:tc>
          <w:tcPr>
            <w:tcW w:w="990" w:type="dxa"/>
          </w:tcPr>
          <w:p w14:paraId="72015866" w14:textId="77777777" w:rsidR="00A3573B" w:rsidRDefault="00A3573B" w:rsidP="0081460F">
            <w:pPr>
              <w:spacing w:line="240" w:lineRule="atLeast"/>
              <w:jc w:val="left"/>
            </w:pPr>
          </w:p>
        </w:tc>
        <w:tc>
          <w:tcPr>
            <w:tcW w:w="8704" w:type="dxa"/>
            <w:shd w:val="clear" w:color="auto" w:fill="FF0000"/>
          </w:tcPr>
          <w:p w14:paraId="38A92B27" w14:textId="77777777" w:rsidR="00A3573B" w:rsidRDefault="00A3573B" w:rsidP="0081460F">
            <w:pPr>
              <w:spacing w:line="240" w:lineRule="atLeast"/>
              <w:jc w:val="left"/>
            </w:pPr>
            <w:r>
              <w:rPr>
                <w:rFonts w:hint="eastAsia"/>
              </w:rPr>
              <w:t>组合惟一外键。</w:t>
            </w:r>
          </w:p>
          <w:p w14:paraId="4CE958CD" w14:textId="77777777" w:rsidR="00C7513F" w:rsidRDefault="00A3573B" w:rsidP="0081460F">
            <w:pPr>
              <w:spacing w:line="240" w:lineRule="atLeast"/>
              <w:jc w:val="left"/>
            </w:pPr>
            <w:r>
              <w:rPr>
                <w:rFonts w:hint="eastAsia"/>
              </w:rPr>
              <w:t>有的商品是没有</w:t>
            </w:r>
            <w:r w:rsidR="00366FDA">
              <w:rPr>
                <w:rFonts w:hint="eastAsia"/>
              </w:rPr>
              <w:t>来源因此没有去向</w:t>
            </w:r>
            <w:r>
              <w:rPr>
                <w:rFonts w:hint="eastAsia"/>
              </w:rPr>
              <w:t>的</w:t>
            </w:r>
            <w:r w:rsidR="00C7513F">
              <w:rPr>
                <w:rFonts w:hint="eastAsia"/>
              </w:rPr>
              <w:t>。</w:t>
            </w:r>
          </w:p>
          <w:p w14:paraId="2F007DF3" w14:textId="77777777" w:rsidR="00A3573B" w:rsidRDefault="00A3573B" w:rsidP="0081460F">
            <w:pPr>
              <w:spacing w:line="240" w:lineRule="atLeast"/>
              <w:jc w:val="left"/>
            </w:pPr>
            <w:r>
              <w:rPr>
                <w:rFonts w:hint="eastAsia"/>
              </w:rPr>
              <w:t>比如新开店后，用户创建了没有期初值的商品，就直接售卖。此时，创建的零售单是找不到相应的入库记录的，于是本字段就可能为空。如果本字段为空，就找不到相应的进货价，进而影响到毛利和毛利率的计算。</w:t>
            </w:r>
            <w:r>
              <w:rPr>
                <w:rFonts w:hint="eastAsia"/>
              </w:rPr>
              <w:t>BA</w:t>
            </w:r>
            <w:r>
              <w:rPr>
                <w:rFonts w:hint="eastAsia"/>
              </w:rPr>
              <w:t>建议，一旦找不到入库记录，就将其进货价设置为</w:t>
            </w:r>
            <w:r>
              <w:rPr>
                <w:rFonts w:hint="eastAsia"/>
              </w:rPr>
              <w:t>0</w:t>
            </w:r>
            <w:r>
              <w:t>.000000</w:t>
            </w:r>
            <w:r>
              <w:rPr>
                <w:rFonts w:hint="eastAsia"/>
              </w:rPr>
              <w:t>d</w:t>
            </w:r>
            <w:r>
              <w:rPr>
                <w:rFonts w:hint="eastAsia"/>
              </w:rPr>
              <w:t>。售出多少利润就是多少，这会对毛利产生巨大影响，但实属无奈</w:t>
            </w:r>
            <w:r w:rsidR="00366FDA">
              <w:rPr>
                <w:rFonts w:hint="eastAsia"/>
              </w:rPr>
              <w:t>。退货的时候，也无法确定这些商品应该归回哪次入库，所以本字段会</w:t>
            </w:r>
            <w:r w:rsidR="00C7513F">
              <w:rPr>
                <w:rFonts w:hint="eastAsia"/>
              </w:rPr>
              <w:t>变</w:t>
            </w:r>
            <w:r w:rsidR="00366FDA">
              <w:rPr>
                <w:rFonts w:hint="eastAsia"/>
              </w:rPr>
              <w:t>为</w:t>
            </w:r>
            <w:r w:rsidR="00366FDA">
              <w:rPr>
                <w:rFonts w:hint="eastAsia"/>
              </w:rPr>
              <w:t>NULL</w:t>
            </w:r>
            <w:r w:rsidR="00C7513F">
              <w:rPr>
                <w:rFonts w:hint="eastAsia"/>
              </w:rPr>
              <w:t>。作报表时，毛利为价格的负数（因进货价为</w:t>
            </w:r>
            <w:r w:rsidR="00C7513F">
              <w:rPr>
                <w:rFonts w:hint="eastAsia"/>
              </w:rPr>
              <w:t>0</w:t>
            </w:r>
            <w:r w:rsidR="00C7513F">
              <w:rPr>
                <w:rFonts w:hint="eastAsia"/>
              </w:rPr>
              <w:t>）。</w:t>
            </w:r>
          </w:p>
          <w:p w14:paraId="40ECA613" w14:textId="77777777" w:rsidR="00C7513F" w:rsidRDefault="00C7513F" w:rsidP="0081460F">
            <w:pPr>
              <w:spacing w:line="240" w:lineRule="atLeast"/>
              <w:jc w:val="left"/>
            </w:pPr>
            <w:r>
              <w:rPr>
                <w:rFonts w:hint="eastAsia"/>
              </w:rPr>
              <w:t>如果有来源，那本字段不会为</w:t>
            </w:r>
            <w:r>
              <w:rPr>
                <w:rFonts w:hint="eastAsia"/>
              </w:rPr>
              <w:t>NULL</w:t>
            </w:r>
            <w:r>
              <w:rPr>
                <w:rFonts w:hint="eastAsia"/>
              </w:rPr>
              <w:t>。</w:t>
            </w:r>
          </w:p>
        </w:tc>
      </w:tr>
    </w:tbl>
    <w:p w14:paraId="4CFEBDB5" w14:textId="77777777" w:rsidR="00A3573B" w:rsidRDefault="00A3573B" w:rsidP="00A3573B">
      <w:pPr>
        <w:spacing w:line="240" w:lineRule="atLeast"/>
        <w:jc w:val="left"/>
      </w:pPr>
    </w:p>
    <w:p w14:paraId="63C09A20" w14:textId="77777777" w:rsidR="00A3573B" w:rsidRPr="00A3573B" w:rsidRDefault="00A3573B" w:rsidP="00A3573B">
      <w:r>
        <w:rPr>
          <w:rFonts w:hint="eastAsia"/>
        </w:rPr>
        <w:t>组合惟一键：</w:t>
      </w:r>
      <w:r w:rsidRPr="00700A78">
        <w:t>UNIQUE KEY UniqueWarehousing (F_RetailTradeCommodityID, F_WarehousingID, F_</w:t>
      </w:r>
      <w:r w:rsidR="00C7513F">
        <w:rPr>
          <w:rFonts w:hint="eastAsia"/>
        </w:rPr>
        <w:t>Incr</w:t>
      </w:r>
      <w:r w:rsidR="00C7513F">
        <w:t>easing</w:t>
      </w:r>
      <w:r w:rsidRPr="00700A78">
        <w:t xml:space="preserve">CommodityID) -- </w:t>
      </w:r>
      <w:r w:rsidR="00885E82">
        <w:rPr>
          <w:rFonts w:hint="eastAsia"/>
        </w:rPr>
        <w:t>退货时，</w:t>
      </w:r>
      <w:r w:rsidRPr="00700A78">
        <w:t>惟一标识</w:t>
      </w:r>
      <w:r w:rsidRPr="00700A78">
        <w:t>N</w:t>
      </w:r>
      <w:r w:rsidRPr="00700A78">
        <w:t>个同样的商品</w:t>
      </w:r>
      <w:r w:rsidR="00885E82">
        <w:rPr>
          <w:rFonts w:hint="eastAsia"/>
        </w:rPr>
        <w:t>退回到哪次入库。</w:t>
      </w:r>
    </w:p>
    <w:p w14:paraId="6EE5A180" w14:textId="77777777" w:rsidR="009E452E" w:rsidRDefault="00D67AD0" w:rsidP="00A76ABC">
      <w:pPr>
        <w:pStyle w:val="4"/>
        <w:spacing w:line="240" w:lineRule="atLeast"/>
        <w:jc w:val="left"/>
      </w:pPr>
      <w:r>
        <w:rPr>
          <w:rFonts w:hint="eastAsia"/>
        </w:rPr>
        <w:t>零售单促销表</w:t>
      </w:r>
      <w:bookmarkStart w:id="235" w:name="OLE_LINK27"/>
      <w:bookmarkStart w:id="236" w:name="OLE_LINK28"/>
      <w:bookmarkStart w:id="237" w:name="OLE_LINK29"/>
      <w:r>
        <w:t>T</w:t>
      </w:r>
      <w:r>
        <w:rPr>
          <w:rFonts w:hint="eastAsia"/>
        </w:rPr>
        <w:t>_</w:t>
      </w:r>
      <w:r>
        <w:t>RetailT</w:t>
      </w:r>
      <w:r>
        <w:rPr>
          <w:rFonts w:hint="eastAsia"/>
        </w:rPr>
        <w:t>ra</w:t>
      </w:r>
      <w:r>
        <w:t>dePromoti</w:t>
      </w:r>
      <w:r>
        <w:rPr>
          <w:rFonts w:hint="eastAsia"/>
        </w:rPr>
        <w:t>ng</w:t>
      </w:r>
      <w:bookmarkEnd w:id="235"/>
      <w:bookmarkEnd w:id="236"/>
      <w:bookmarkEnd w:id="237"/>
    </w:p>
    <w:p w14:paraId="7A71B092" w14:textId="77777777" w:rsidR="009E452E" w:rsidRDefault="00D67AD0" w:rsidP="00A76ABC">
      <w:pPr>
        <w:spacing w:line="240" w:lineRule="atLeast"/>
        <w:jc w:val="left"/>
      </w:pPr>
      <w:r>
        <w:rPr>
          <w:rFonts w:hint="eastAsia"/>
        </w:rPr>
        <w:t>用来记录一张零售单计算促销的过程</w:t>
      </w:r>
    </w:p>
    <w:tbl>
      <w:tblPr>
        <w:tblW w:w="14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5247"/>
        <w:gridCol w:w="1415"/>
        <w:gridCol w:w="990"/>
        <w:gridCol w:w="5586"/>
      </w:tblGrid>
      <w:tr w:rsidR="009E452E" w14:paraId="6B24FE6F" w14:textId="77777777" w:rsidTr="00A12DE9">
        <w:trPr>
          <w:trHeight w:val="255"/>
        </w:trPr>
        <w:tc>
          <w:tcPr>
            <w:tcW w:w="1656" w:type="dxa"/>
            <w:shd w:val="clear" w:color="auto" w:fill="FF0000"/>
          </w:tcPr>
          <w:bookmarkEnd w:id="231"/>
          <w:p w14:paraId="768FC1A7"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5247" w:type="dxa"/>
            <w:shd w:val="clear" w:color="auto" w:fill="FF0000"/>
          </w:tcPr>
          <w:p w14:paraId="0405242D"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5449733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20D6E166"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586" w:type="dxa"/>
            <w:shd w:val="clear" w:color="auto" w:fill="FF0000"/>
          </w:tcPr>
          <w:p w14:paraId="6E91D1A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07DB62B" w14:textId="77777777" w:rsidTr="00A12DE9">
        <w:trPr>
          <w:trHeight w:val="267"/>
        </w:trPr>
        <w:tc>
          <w:tcPr>
            <w:tcW w:w="1656" w:type="dxa"/>
          </w:tcPr>
          <w:p w14:paraId="0541D174" w14:textId="77777777" w:rsidR="009E452E" w:rsidRDefault="009E452E" w:rsidP="00A76ABC">
            <w:pPr>
              <w:spacing w:line="240" w:lineRule="atLeast"/>
              <w:jc w:val="left"/>
            </w:pPr>
          </w:p>
        </w:tc>
        <w:tc>
          <w:tcPr>
            <w:tcW w:w="5247" w:type="dxa"/>
          </w:tcPr>
          <w:p w14:paraId="490CFC9F" w14:textId="77777777" w:rsidR="009E452E" w:rsidRDefault="00D67AD0" w:rsidP="00A76ABC">
            <w:pPr>
              <w:spacing w:line="240" w:lineRule="atLeast"/>
              <w:jc w:val="left"/>
            </w:pPr>
            <w:r>
              <w:rPr>
                <w:rFonts w:hint="eastAsia"/>
              </w:rPr>
              <w:t>F_</w:t>
            </w:r>
            <w:r>
              <w:t>ID</w:t>
            </w:r>
          </w:p>
        </w:tc>
        <w:tc>
          <w:tcPr>
            <w:tcW w:w="1415" w:type="dxa"/>
          </w:tcPr>
          <w:p w14:paraId="1244436B" w14:textId="77777777" w:rsidR="009E452E" w:rsidRDefault="009E452E" w:rsidP="00A76ABC">
            <w:pPr>
              <w:spacing w:line="240" w:lineRule="atLeast"/>
              <w:jc w:val="left"/>
            </w:pPr>
          </w:p>
        </w:tc>
        <w:tc>
          <w:tcPr>
            <w:tcW w:w="990" w:type="dxa"/>
          </w:tcPr>
          <w:p w14:paraId="5FDB29AD" w14:textId="77777777" w:rsidR="009E452E" w:rsidRDefault="009E452E" w:rsidP="00A76ABC">
            <w:pPr>
              <w:spacing w:line="240" w:lineRule="atLeast"/>
              <w:jc w:val="left"/>
            </w:pPr>
          </w:p>
        </w:tc>
        <w:tc>
          <w:tcPr>
            <w:tcW w:w="5586" w:type="dxa"/>
          </w:tcPr>
          <w:p w14:paraId="75DAA876" w14:textId="77777777" w:rsidR="009E452E" w:rsidRDefault="009E452E" w:rsidP="00A76ABC">
            <w:pPr>
              <w:spacing w:line="240" w:lineRule="atLeast"/>
              <w:jc w:val="left"/>
            </w:pPr>
          </w:p>
        </w:tc>
      </w:tr>
      <w:tr w:rsidR="009E452E" w14:paraId="349FCA0F" w14:textId="77777777" w:rsidTr="00A12DE9">
        <w:trPr>
          <w:trHeight w:val="267"/>
        </w:trPr>
        <w:tc>
          <w:tcPr>
            <w:tcW w:w="1656" w:type="dxa"/>
          </w:tcPr>
          <w:p w14:paraId="51C280D6" w14:textId="77777777" w:rsidR="009E452E" w:rsidRDefault="00D67AD0" w:rsidP="00A76ABC">
            <w:pPr>
              <w:spacing w:line="240" w:lineRule="atLeast"/>
              <w:jc w:val="left"/>
            </w:pPr>
            <w:r>
              <w:rPr>
                <w:rFonts w:hint="eastAsia"/>
              </w:rPr>
              <w:t>零售单</w:t>
            </w:r>
            <w:r>
              <w:rPr>
                <w:rFonts w:hint="eastAsia"/>
              </w:rPr>
              <w:t>I</w:t>
            </w:r>
            <w:r>
              <w:t>D</w:t>
            </w:r>
          </w:p>
        </w:tc>
        <w:tc>
          <w:tcPr>
            <w:tcW w:w="5247" w:type="dxa"/>
          </w:tcPr>
          <w:p w14:paraId="2DD57D31" w14:textId="77777777" w:rsidR="009E452E" w:rsidRDefault="00D67AD0" w:rsidP="00A76ABC">
            <w:pPr>
              <w:spacing w:line="240" w:lineRule="atLeast"/>
              <w:jc w:val="left"/>
            </w:pPr>
            <w:r>
              <w:t>F_T</w:t>
            </w:r>
            <w:r>
              <w:rPr>
                <w:rFonts w:hint="eastAsia"/>
              </w:rPr>
              <w:t>rade</w:t>
            </w:r>
            <w:r>
              <w:t>ID</w:t>
            </w:r>
          </w:p>
        </w:tc>
        <w:tc>
          <w:tcPr>
            <w:tcW w:w="1415" w:type="dxa"/>
          </w:tcPr>
          <w:p w14:paraId="72308668" w14:textId="77777777" w:rsidR="009E452E" w:rsidRDefault="009E452E" w:rsidP="00A76ABC">
            <w:pPr>
              <w:spacing w:line="240" w:lineRule="atLeast"/>
              <w:jc w:val="left"/>
            </w:pPr>
          </w:p>
        </w:tc>
        <w:tc>
          <w:tcPr>
            <w:tcW w:w="990" w:type="dxa"/>
          </w:tcPr>
          <w:p w14:paraId="4AA13A2B" w14:textId="77777777" w:rsidR="009E452E" w:rsidRDefault="009E452E" w:rsidP="00A76ABC">
            <w:pPr>
              <w:spacing w:line="240" w:lineRule="atLeast"/>
              <w:jc w:val="left"/>
            </w:pPr>
          </w:p>
        </w:tc>
        <w:tc>
          <w:tcPr>
            <w:tcW w:w="5586" w:type="dxa"/>
          </w:tcPr>
          <w:p w14:paraId="26415D2A" w14:textId="77777777" w:rsidR="009E452E" w:rsidRDefault="00A12DE9" w:rsidP="00A76ABC">
            <w:pPr>
              <w:spacing w:line="240" w:lineRule="atLeast"/>
              <w:jc w:val="left"/>
            </w:pPr>
            <w:r>
              <w:rPr>
                <w:rFonts w:hint="eastAsia"/>
              </w:rPr>
              <w:t>外键，</w:t>
            </w:r>
            <w:r>
              <w:t>t_retailtrade(F_ID)</w:t>
            </w:r>
          </w:p>
        </w:tc>
      </w:tr>
      <w:tr w:rsidR="00BF0FCB" w14:paraId="1DE58E65" w14:textId="77777777" w:rsidTr="00A12DE9">
        <w:trPr>
          <w:trHeight w:val="267"/>
        </w:trPr>
        <w:tc>
          <w:tcPr>
            <w:tcW w:w="1656" w:type="dxa"/>
          </w:tcPr>
          <w:p w14:paraId="711764F5" w14:textId="77777777" w:rsidR="00BF0FCB" w:rsidRDefault="00BF0FCB" w:rsidP="00A76ABC">
            <w:pPr>
              <w:spacing w:line="240" w:lineRule="atLeast"/>
              <w:jc w:val="left"/>
            </w:pPr>
          </w:p>
        </w:tc>
        <w:tc>
          <w:tcPr>
            <w:tcW w:w="5247" w:type="dxa"/>
          </w:tcPr>
          <w:p w14:paraId="2988FE18" w14:textId="77777777" w:rsidR="00BF0FCB" w:rsidRDefault="00BF0FCB" w:rsidP="00A76ABC">
            <w:pPr>
              <w:spacing w:line="240" w:lineRule="atLeast"/>
              <w:jc w:val="left"/>
            </w:pPr>
            <w:r>
              <w:rPr>
                <w:rFonts w:hint="eastAsia"/>
              </w:rPr>
              <w:t>F</w:t>
            </w:r>
            <w:r w:rsidR="000632EB">
              <w:t>_SyncDatetime</w:t>
            </w:r>
          </w:p>
        </w:tc>
        <w:tc>
          <w:tcPr>
            <w:tcW w:w="1415" w:type="dxa"/>
          </w:tcPr>
          <w:p w14:paraId="0788B890" w14:textId="77777777" w:rsidR="00BF0FCB" w:rsidRDefault="00BF0FCB" w:rsidP="00A76ABC">
            <w:pPr>
              <w:spacing w:line="240" w:lineRule="atLeast"/>
              <w:jc w:val="left"/>
            </w:pPr>
          </w:p>
        </w:tc>
        <w:tc>
          <w:tcPr>
            <w:tcW w:w="990" w:type="dxa"/>
          </w:tcPr>
          <w:p w14:paraId="231D17A0" w14:textId="77777777" w:rsidR="00BF0FCB" w:rsidRDefault="00BF0FCB" w:rsidP="00A76ABC">
            <w:pPr>
              <w:spacing w:line="240" w:lineRule="atLeast"/>
              <w:jc w:val="left"/>
            </w:pPr>
          </w:p>
        </w:tc>
        <w:tc>
          <w:tcPr>
            <w:tcW w:w="5586" w:type="dxa"/>
          </w:tcPr>
          <w:p w14:paraId="2E200827" w14:textId="77777777" w:rsidR="00BF0FCB" w:rsidRDefault="00BF0FCB" w:rsidP="00A76ABC">
            <w:pPr>
              <w:spacing w:line="240" w:lineRule="atLeast"/>
              <w:jc w:val="left"/>
            </w:pPr>
          </w:p>
        </w:tc>
      </w:tr>
      <w:tr w:rsidR="00A12DE9" w14:paraId="2820C464" w14:textId="77777777" w:rsidTr="00A12DE9">
        <w:trPr>
          <w:trHeight w:val="267"/>
        </w:trPr>
        <w:tc>
          <w:tcPr>
            <w:tcW w:w="1656" w:type="dxa"/>
          </w:tcPr>
          <w:p w14:paraId="0A948473" w14:textId="77777777" w:rsidR="00A12DE9" w:rsidRDefault="00A12DE9" w:rsidP="00A76ABC">
            <w:pPr>
              <w:spacing w:line="240" w:lineRule="atLeast"/>
              <w:jc w:val="left"/>
            </w:pPr>
          </w:p>
        </w:tc>
        <w:tc>
          <w:tcPr>
            <w:tcW w:w="5247" w:type="dxa"/>
          </w:tcPr>
          <w:p w14:paraId="7EA9D563" w14:textId="77777777" w:rsidR="00A12DE9" w:rsidRDefault="00A12DE9" w:rsidP="00A76ABC">
            <w:pPr>
              <w:spacing w:line="240" w:lineRule="atLeast"/>
              <w:jc w:val="left"/>
            </w:pPr>
            <w:r>
              <w:t>F_CreateDatetime DATETIME NOT NULL DEFAULT now()</w:t>
            </w:r>
          </w:p>
        </w:tc>
        <w:tc>
          <w:tcPr>
            <w:tcW w:w="1415" w:type="dxa"/>
          </w:tcPr>
          <w:p w14:paraId="546C3E36" w14:textId="77777777" w:rsidR="00A12DE9" w:rsidRDefault="00A12DE9" w:rsidP="00A76ABC">
            <w:pPr>
              <w:spacing w:line="240" w:lineRule="atLeast"/>
              <w:jc w:val="left"/>
            </w:pPr>
          </w:p>
        </w:tc>
        <w:tc>
          <w:tcPr>
            <w:tcW w:w="990" w:type="dxa"/>
          </w:tcPr>
          <w:p w14:paraId="579B7236" w14:textId="77777777" w:rsidR="00A12DE9" w:rsidRDefault="00A12DE9" w:rsidP="00A76ABC">
            <w:pPr>
              <w:spacing w:line="240" w:lineRule="atLeast"/>
              <w:jc w:val="left"/>
            </w:pPr>
          </w:p>
        </w:tc>
        <w:tc>
          <w:tcPr>
            <w:tcW w:w="5586" w:type="dxa"/>
          </w:tcPr>
          <w:p w14:paraId="01795E3C" w14:textId="77777777" w:rsidR="00A12DE9" w:rsidRDefault="00A12DE9" w:rsidP="00A76ABC">
            <w:pPr>
              <w:spacing w:line="240" w:lineRule="atLeast"/>
              <w:jc w:val="left"/>
            </w:pPr>
          </w:p>
        </w:tc>
      </w:tr>
      <w:tr w:rsidR="009E452E" w14:paraId="035E566C" w14:textId="77777777" w:rsidTr="00A12DE9">
        <w:trPr>
          <w:trHeight w:val="267"/>
        </w:trPr>
        <w:tc>
          <w:tcPr>
            <w:tcW w:w="1656" w:type="dxa"/>
          </w:tcPr>
          <w:p w14:paraId="0C1B0AB2" w14:textId="77777777" w:rsidR="009E452E" w:rsidRPr="00A12DE9" w:rsidRDefault="00D67AD0" w:rsidP="00A76ABC">
            <w:pPr>
              <w:spacing w:line="240" w:lineRule="atLeast"/>
              <w:jc w:val="left"/>
              <w:rPr>
                <w:strike/>
              </w:rPr>
            </w:pPr>
            <w:r w:rsidRPr="00A12DE9">
              <w:rPr>
                <w:rFonts w:hint="eastAsia"/>
                <w:strike/>
              </w:rPr>
              <w:t>促销计算描述</w:t>
            </w:r>
          </w:p>
        </w:tc>
        <w:tc>
          <w:tcPr>
            <w:tcW w:w="5247" w:type="dxa"/>
          </w:tcPr>
          <w:p w14:paraId="04760FE5" w14:textId="77777777" w:rsidR="009E452E" w:rsidRPr="00A12DE9" w:rsidRDefault="00D67AD0" w:rsidP="00A76ABC">
            <w:pPr>
              <w:spacing w:line="240" w:lineRule="atLeast"/>
              <w:jc w:val="left"/>
              <w:rPr>
                <w:strike/>
              </w:rPr>
            </w:pPr>
            <w:r w:rsidRPr="00A12DE9">
              <w:rPr>
                <w:rFonts w:hint="eastAsia"/>
                <w:strike/>
              </w:rPr>
              <w:t>F</w:t>
            </w:r>
            <w:r w:rsidRPr="00A12DE9">
              <w:rPr>
                <w:strike/>
              </w:rPr>
              <w:t>_P</w:t>
            </w:r>
            <w:r w:rsidRPr="00A12DE9">
              <w:rPr>
                <w:rFonts w:hint="eastAsia"/>
                <w:strike/>
              </w:rPr>
              <w:t>r</w:t>
            </w:r>
            <w:r w:rsidRPr="00A12DE9">
              <w:rPr>
                <w:strike/>
              </w:rPr>
              <w:t>ocessF</w:t>
            </w:r>
            <w:r w:rsidRPr="00A12DE9">
              <w:rPr>
                <w:rFonts w:hint="eastAsia"/>
                <w:strike/>
              </w:rPr>
              <w:t>low</w:t>
            </w:r>
          </w:p>
        </w:tc>
        <w:tc>
          <w:tcPr>
            <w:tcW w:w="1415" w:type="dxa"/>
          </w:tcPr>
          <w:p w14:paraId="404C6905" w14:textId="77777777" w:rsidR="009E452E" w:rsidRPr="00A12DE9" w:rsidRDefault="00D67AD0" w:rsidP="00A76ABC">
            <w:pPr>
              <w:spacing w:line="240" w:lineRule="atLeast"/>
              <w:jc w:val="left"/>
              <w:rPr>
                <w:strike/>
              </w:rPr>
            </w:pPr>
            <w:r w:rsidRPr="00A12DE9">
              <w:rPr>
                <w:strike/>
              </w:rPr>
              <w:t>Varchar()</w:t>
            </w:r>
          </w:p>
        </w:tc>
        <w:tc>
          <w:tcPr>
            <w:tcW w:w="990" w:type="dxa"/>
          </w:tcPr>
          <w:p w14:paraId="4E65B613" w14:textId="77777777" w:rsidR="009E452E" w:rsidRPr="00A12DE9" w:rsidRDefault="009E452E" w:rsidP="00A76ABC">
            <w:pPr>
              <w:spacing w:line="240" w:lineRule="atLeast"/>
              <w:jc w:val="left"/>
              <w:rPr>
                <w:strike/>
              </w:rPr>
            </w:pPr>
          </w:p>
        </w:tc>
        <w:tc>
          <w:tcPr>
            <w:tcW w:w="5586" w:type="dxa"/>
          </w:tcPr>
          <w:p w14:paraId="2F06E38D" w14:textId="77777777" w:rsidR="009E452E" w:rsidRPr="00A12DE9" w:rsidRDefault="00D67AD0" w:rsidP="00A76ABC">
            <w:pPr>
              <w:spacing w:line="240" w:lineRule="atLeast"/>
              <w:jc w:val="left"/>
              <w:rPr>
                <w:strike/>
              </w:rPr>
            </w:pPr>
            <w:r w:rsidRPr="00A12DE9">
              <w:rPr>
                <w:rFonts w:hint="eastAsia"/>
                <w:strike/>
              </w:rPr>
              <w:t>记录零售单在促销中的处理过程，至少包括以下要素：</w:t>
            </w:r>
          </w:p>
          <w:p w14:paraId="36545A3C" w14:textId="77777777" w:rsidR="009E452E" w:rsidRPr="00A12DE9" w:rsidRDefault="00D67AD0" w:rsidP="00787588">
            <w:pPr>
              <w:pStyle w:val="15"/>
              <w:numPr>
                <w:ilvl w:val="0"/>
                <w:numId w:val="22"/>
              </w:numPr>
              <w:spacing w:line="240" w:lineRule="atLeast"/>
              <w:ind w:firstLineChars="0"/>
              <w:jc w:val="left"/>
              <w:rPr>
                <w:strike/>
              </w:rPr>
            </w:pPr>
            <w:r w:rsidRPr="00A12DE9">
              <w:rPr>
                <w:rFonts w:hint="eastAsia"/>
                <w:strike/>
              </w:rPr>
              <w:t>计算前的顾客需要支付的金额</w:t>
            </w:r>
          </w:p>
          <w:p w14:paraId="5D168A9C" w14:textId="77777777" w:rsidR="009E452E" w:rsidRPr="00A12DE9" w:rsidRDefault="00D67AD0" w:rsidP="00787588">
            <w:pPr>
              <w:pStyle w:val="15"/>
              <w:numPr>
                <w:ilvl w:val="0"/>
                <w:numId w:val="22"/>
              </w:numPr>
              <w:spacing w:line="240" w:lineRule="atLeast"/>
              <w:ind w:firstLineChars="0"/>
              <w:jc w:val="left"/>
              <w:rPr>
                <w:strike/>
              </w:rPr>
            </w:pPr>
            <w:r w:rsidRPr="00A12DE9">
              <w:rPr>
                <w:rFonts w:hint="eastAsia"/>
                <w:strike/>
              </w:rPr>
              <w:t>计算过程，包含规则、规则约束下的算式及相关说明</w:t>
            </w:r>
          </w:p>
          <w:p w14:paraId="44D06235" w14:textId="77777777" w:rsidR="009E452E" w:rsidRPr="00A12DE9" w:rsidRDefault="00D67AD0" w:rsidP="00787588">
            <w:pPr>
              <w:pStyle w:val="15"/>
              <w:numPr>
                <w:ilvl w:val="0"/>
                <w:numId w:val="22"/>
              </w:numPr>
              <w:spacing w:line="240" w:lineRule="atLeast"/>
              <w:ind w:firstLineChars="0"/>
              <w:jc w:val="left"/>
              <w:rPr>
                <w:strike/>
              </w:rPr>
            </w:pPr>
            <w:r w:rsidRPr="00A12DE9">
              <w:rPr>
                <w:rFonts w:hint="eastAsia"/>
                <w:strike/>
              </w:rPr>
              <w:t>计算后的顾客需要支付的金额</w:t>
            </w:r>
          </w:p>
          <w:p w14:paraId="09545570" w14:textId="77777777" w:rsidR="009E452E" w:rsidRPr="00A12DE9" w:rsidRDefault="00D67AD0" w:rsidP="00A76ABC">
            <w:pPr>
              <w:spacing w:line="240" w:lineRule="atLeast"/>
              <w:jc w:val="left"/>
              <w:rPr>
                <w:strike/>
              </w:rPr>
            </w:pPr>
            <w:r w:rsidRPr="00A12DE9">
              <w:rPr>
                <w:rFonts w:hint="eastAsia"/>
                <w:strike/>
              </w:rPr>
              <w:t>生成的内容是</w:t>
            </w:r>
            <w:r w:rsidRPr="00A12DE9">
              <w:rPr>
                <w:rFonts w:hint="eastAsia"/>
                <w:strike/>
              </w:rPr>
              <w:t>h</w:t>
            </w:r>
            <w:r w:rsidRPr="00A12DE9">
              <w:rPr>
                <w:strike/>
              </w:rPr>
              <w:t>tml</w:t>
            </w:r>
            <w:r w:rsidRPr="00A12DE9">
              <w:rPr>
                <w:rFonts w:hint="eastAsia"/>
                <w:strike/>
              </w:rPr>
              <w:t>格式，方便</w:t>
            </w:r>
            <w:r w:rsidRPr="00A12DE9">
              <w:rPr>
                <w:rFonts w:hint="eastAsia"/>
                <w:strike/>
              </w:rPr>
              <w:t>B</w:t>
            </w:r>
            <w:r w:rsidRPr="00A12DE9">
              <w:rPr>
                <w:strike/>
              </w:rPr>
              <w:t>A</w:t>
            </w:r>
            <w:r w:rsidRPr="00A12DE9">
              <w:rPr>
                <w:rFonts w:hint="eastAsia"/>
                <w:strike/>
              </w:rPr>
              <w:t>通过浏览器审阅。</w:t>
            </w:r>
          </w:p>
        </w:tc>
      </w:tr>
    </w:tbl>
    <w:p w14:paraId="55263191" w14:textId="77777777" w:rsidR="009E452E" w:rsidRDefault="009E452E" w:rsidP="00A76ABC">
      <w:pPr>
        <w:spacing w:line="240" w:lineRule="atLeast"/>
        <w:jc w:val="left"/>
      </w:pPr>
    </w:p>
    <w:p w14:paraId="35487AB1" w14:textId="77777777" w:rsidR="00AF72CB" w:rsidRDefault="00862FB9" w:rsidP="00A76ABC">
      <w:pPr>
        <w:spacing w:line="240" w:lineRule="atLeast"/>
        <w:jc w:val="left"/>
      </w:pPr>
      <w:r w:rsidRPr="00862FB9">
        <w:rPr>
          <w:rFonts w:hint="eastAsia"/>
        </w:rPr>
        <w:t>零售单促销过程表</w:t>
      </w:r>
      <w:r w:rsidRPr="00862FB9">
        <w:t>T_RetailTradePromoting</w:t>
      </w:r>
      <w:r>
        <w:rPr>
          <w:rFonts w:hint="eastAsia"/>
        </w:rPr>
        <w:t>F</w:t>
      </w:r>
      <w:r>
        <w:t>low</w:t>
      </w:r>
    </w:p>
    <w:tbl>
      <w:tblPr>
        <w:tblW w:w="15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5468"/>
        <w:gridCol w:w="2652"/>
        <w:gridCol w:w="1134"/>
        <w:gridCol w:w="4241"/>
      </w:tblGrid>
      <w:tr w:rsidR="00862FB9" w14:paraId="13F00209" w14:textId="77777777" w:rsidTr="00FF7E48">
        <w:trPr>
          <w:trHeight w:val="255"/>
        </w:trPr>
        <w:tc>
          <w:tcPr>
            <w:tcW w:w="1656" w:type="dxa"/>
            <w:shd w:val="clear" w:color="auto" w:fill="FF0000"/>
          </w:tcPr>
          <w:p w14:paraId="3897AB2C" w14:textId="77777777" w:rsidR="00862FB9" w:rsidRDefault="00862FB9" w:rsidP="00A76ABC">
            <w:pPr>
              <w:spacing w:line="240" w:lineRule="atLeast"/>
              <w:jc w:val="left"/>
              <w:rPr>
                <w:color w:val="FFFFFF" w:themeColor="background1"/>
              </w:rPr>
            </w:pPr>
            <w:r>
              <w:rPr>
                <w:rFonts w:hint="eastAsia"/>
                <w:color w:val="FFFFFF" w:themeColor="background1"/>
              </w:rPr>
              <w:t>数据项</w:t>
            </w:r>
          </w:p>
        </w:tc>
        <w:tc>
          <w:tcPr>
            <w:tcW w:w="5468" w:type="dxa"/>
            <w:shd w:val="clear" w:color="auto" w:fill="FF0000"/>
          </w:tcPr>
          <w:p w14:paraId="2D8E8CC7" w14:textId="77777777" w:rsidR="00862FB9" w:rsidRDefault="00862FB9"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52" w:type="dxa"/>
            <w:shd w:val="clear" w:color="auto" w:fill="FF0000"/>
          </w:tcPr>
          <w:p w14:paraId="50BB874F" w14:textId="77777777" w:rsidR="00862FB9" w:rsidRDefault="00862FB9" w:rsidP="00A76ABC">
            <w:pPr>
              <w:spacing w:line="240" w:lineRule="atLeast"/>
              <w:jc w:val="left"/>
              <w:rPr>
                <w:color w:val="FFFFFF" w:themeColor="background1"/>
              </w:rPr>
            </w:pPr>
            <w:r>
              <w:rPr>
                <w:rFonts w:hint="eastAsia"/>
                <w:color w:val="FFFFFF" w:themeColor="background1"/>
              </w:rPr>
              <w:t>Type</w:t>
            </w:r>
          </w:p>
        </w:tc>
        <w:tc>
          <w:tcPr>
            <w:tcW w:w="1134" w:type="dxa"/>
            <w:shd w:val="clear" w:color="auto" w:fill="FF0000"/>
          </w:tcPr>
          <w:p w14:paraId="4542B372" w14:textId="77777777" w:rsidR="00862FB9" w:rsidRDefault="00862FB9" w:rsidP="00A76ABC">
            <w:pPr>
              <w:spacing w:line="240" w:lineRule="atLeast"/>
              <w:jc w:val="left"/>
              <w:rPr>
                <w:color w:val="FFFFFF" w:themeColor="background1"/>
              </w:rPr>
            </w:pPr>
            <w:r>
              <w:rPr>
                <w:rFonts w:hint="eastAsia"/>
                <w:color w:val="FFFFFF" w:themeColor="background1"/>
              </w:rPr>
              <w:t>默认值</w:t>
            </w:r>
          </w:p>
        </w:tc>
        <w:tc>
          <w:tcPr>
            <w:tcW w:w="4241" w:type="dxa"/>
            <w:shd w:val="clear" w:color="auto" w:fill="FF0000"/>
          </w:tcPr>
          <w:p w14:paraId="2AEAFCC6" w14:textId="77777777" w:rsidR="00862FB9" w:rsidRDefault="00862FB9"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862FB9" w14:paraId="705A43FD" w14:textId="77777777" w:rsidTr="00FF7E48">
        <w:trPr>
          <w:trHeight w:val="267"/>
        </w:trPr>
        <w:tc>
          <w:tcPr>
            <w:tcW w:w="1656" w:type="dxa"/>
          </w:tcPr>
          <w:p w14:paraId="798ADF65" w14:textId="77777777" w:rsidR="00862FB9" w:rsidRDefault="00862FB9" w:rsidP="00A76ABC">
            <w:pPr>
              <w:spacing w:line="240" w:lineRule="atLeast"/>
              <w:jc w:val="left"/>
            </w:pPr>
          </w:p>
        </w:tc>
        <w:tc>
          <w:tcPr>
            <w:tcW w:w="5468" w:type="dxa"/>
          </w:tcPr>
          <w:p w14:paraId="5FA91482" w14:textId="77777777" w:rsidR="00862FB9" w:rsidRDefault="00862FB9" w:rsidP="00A76ABC">
            <w:pPr>
              <w:spacing w:line="240" w:lineRule="atLeast"/>
              <w:jc w:val="left"/>
            </w:pPr>
            <w:r>
              <w:rPr>
                <w:rFonts w:hint="eastAsia"/>
              </w:rPr>
              <w:t>F_</w:t>
            </w:r>
            <w:r>
              <w:t>ID</w:t>
            </w:r>
          </w:p>
        </w:tc>
        <w:tc>
          <w:tcPr>
            <w:tcW w:w="2652" w:type="dxa"/>
          </w:tcPr>
          <w:p w14:paraId="7484B1F0" w14:textId="77777777" w:rsidR="00862FB9" w:rsidRDefault="00862FB9" w:rsidP="00A76ABC">
            <w:pPr>
              <w:spacing w:line="240" w:lineRule="atLeast"/>
              <w:jc w:val="left"/>
            </w:pPr>
          </w:p>
        </w:tc>
        <w:tc>
          <w:tcPr>
            <w:tcW w:w="1134" w:type="dxa"/>
          </w:tcPr>
          <w:p w14:paraId="21AB47EA" w14:textId="77777777" w:rsidR="00862FB9" w:rsidRDefault="00862FB9" w:rsidP="00A76ABC">
            <w:pPr>
              <w:spacing w:line="240" w:lineRule="atLeast"/>
              <w:jc w:val="left"/>
            </w:pPr>
          </w:p>
        </w:tc>
        <w:tc>
          <w:tcPr>
            <w:tcW w:w="4241" w:type="dxa"/>
          </w:tcPr>
          <w:p w14:paraId="42F29C12" w14:textId="77777777" w:rsidR="00862FB9" w:rsidRDefault="00862FB9" w:rsidP="00A76ABC">
            <w:pPr>
              <w:spacing w:line="240" w:lineRule="atLeast"/>
              <w:jc w:val="left"/>
            </w:pPr>
          </w:p>
        </w:tc>
      </w:tr>
      <w:tr w:rsidR="00862FB9" w14:paraId="1507892E" w14:textId="77777777" w:rsidTr="00FF7E48">
        <w:trPr>
          <w:trHeight w:val="267"/>
        </w:trPr>
        <w:tc>
          <w:tcPr>
            <w:tcW w:w="1656" w:type="dxa"/>
          </w:tcPr>
          <w:p w14:paraId="51EF3EDD" w14:textId="77777777" w:rsidR="00862FB9" w:rsidRDefault="00862FB9" w:rsidP="00A76ABC">
            <w:pPr>
              <w:spacing w:line="240" w:lineRule="atLeast"/>
              <w:jc w:val="left"/>
            </w:pPr>
            <w:r>
              <w:rPr>
                <w:rFonts w:hint="eastAsia"/>
              </w:rPr>
              <w:t>零售单</w:t>
            </w:r>
            <w:r w:rsidR="00002C63">
              <w:rPr>
                <w:rFonts w:hint="eastAsia"/>
              </w:rPr>
              <w:t>促销</w:t>
            </w:r>
            <w:r>
              <w:rPr>
                <w:rFonts w:hint="eastAsia"/>
              </w:rPr>
              <w:t>I</w:t>
            </w:r>
            <w:r>
              <w:t>D</w:t>
            </w:r>
          </w:p>
        </w:tc>
        <w:tc>
          <w:tcPr>
            <w:tcW w:w="5468" w:type="dxa"/>
          </w:tcPr>
          <w:p w14:paraId="624B8B29" w14:textId="77777777" w:rsidR="00862FB9" w:rsidRDefault="00862FB9" w:rsidP="00A76ABC">
            <w:pPr>
              <w:spacing w:line="240" w:lineRule="atLeast"/>
              <w:jc w:val="left"/>
            </w:pPr>
            <w:r>
              <w:t>F_RetailTradePromotingID INT NOT NULL</w:t>
            </w:r>
          </w:p>
        </w:tc>
        <w:tc>
          <w:tcPr>
            <w:tcW w:w="2652" w:type="dxa"/>
          </w:tcPr>
          <w:p w14:paraId="07268CCC" w14:textId="77777777" w:rsidR="00862FB9" w:rsidRDefault="00862FB9" w:rsidP="00A76ABC">
            <w:pPr>
              <w:spacing w:line="240" w:lineRule="atLeast"/>
              <w:jc w:val="left"/>
            </w:pPr>
          </w:p>
        </w:tc>
        <w:tc>
          <w:tcPr>
            <w:tcW w:w="1134" w:type="dxa"/>
          </w:tcPr>
          <w:p w14:paraId="6CF42CF9" w14:textId="77777777" w:rsidR="00862FB9" w:rsidRDefault="00862FB9" w:rsidP="00A76ABC">
            <w:pPr>
              <w:spacing w:line="240" w:lineRule="atLeast"/>
              <w:jc w:val="left"/>
            </w:pPr>
          </w:p>
        </w:tc>
        <w:tc>
          <w:tcPr>
            <w:tcW w:w="4241" w:type="dxa"/>
          </w:tcPr>
          <w:p w14:paraId="6E6E3581" w14:textId="77777777" w:rsidR="00862FB9" w:rsidRDefault="00862FB9" w:rsidP="00A76ABC">
            <w:pPr>
              <w:spacing w:line="240" w:lineRule="atLeast"/>
              <w:jc w:val="left"/>
            </w:pPr>
            <w:r>
              <w:rPr>
                <w:rFonts w:hint="eastAsia"/>
              </w:rPr>
              <w:t>外键</w:t>
            </w:r>
          </w:p>
        </w:tc>
      </w:tr>
      <w:tr w:rsidR="00862FB9" w14:paraId="7CC8A83E" w14:textId="77777777" w:rsidTr="00FF7E48">
        <w:trPr>
          <w:trHeight w:val="267"/>
        </w:trPr>
        <w:tc>
          <w:tcPr>
            <w:tcW w:w="1656" w:type="dxa"/>
          </w:tcPr>
          <w:p w14:paraId="5D26722A" w14:textId="77777777" w:rsidR="00862FB9" w:rsidRDefault="00862FB9" w:rsidP="00A76ABC">
            <w:pPr>
              <w:spacing w:line="240" w:lineRule="atLeast"/>
              <w:jc w:val="left"/>
            </w:pPr>
          </w:p>
        </w:tc>
        <w:tc>
          <w:tcPr>
            <w:tcW w:w="5468" w:type="dxa"/>
          </w:tcPr>
          <w:p w14:paraId="26F6A7E6" w14:textId="77777777" w:rsidR="00862FB9" w:rsidRDefault="00862FB9" w:rsidP="00A76ABC">
            <w:pPr>
              <w:spacing w:line="240" w:lineRule="atLeast"/>
              <w:jc w:val="left"/>
            </w:pPr>
            <w:r>
              <w:t>F_PromotionID int not null</w:t>
            </w:r>
          </w:p>
        </w:tc>
        <w:tc>
          <w:tcPr>
            <w:tcW w:w="2652" w:type="dxa"/>
          </w:tcPr>
          <w:p w14:paraId="5F93F8F2" w14:textId="77777777" w:rsidR="00862FB9" w:rsidRDefault="00862FB9" w:rsidP="00A76ABC">
            <w:pPr>
              <w:spacing w:line="240" w:lineRule="atLeast"/>
              <w:jc w:val="left"/>
            </w:pPr>
          </w:p>
        </w:tc>
        <w:tc>
          <w:tcPr>
            <w:tcW w:w="1134" w:type="dxa"/>
          </w:tcPr>
          <w:p w14:paraId="4AC24650" w14:textId="77777777" w:rsidR="00862FB9" w:rsidRDefault="00862FB9" w:rsidP="00A76ABC">
            <w:pPr>
              <w:spacing w:line="240" w:lineRule="atLeast"/>
              <w:jc w:val="left"/>
            </w:pPr>
          </w:p>
        </w:tc>
        <w:tc>
          <w:tcPr>
            <w:tcW w:w="4241" w:type="dxa"/>
          </w:tcPr>
          <w:p w14:paraId="1A104235" w14:textId="77777777" w:rsidR="00862FB9" w:rsidRDefault="00862FB9" w:rsidP="00A76ABC">
            <w:pPr>
              <w:spacing w:line="240" w:lineRule="atLeast"/>
              <w:jc w:val="left"/>
            </w:pPr>
            <w:r>
              <w:rPr>
                <w:rFonts w:hint="eastAsia"/>
              </w:rPr>
              <w:t>外键</w:t>
            </w:r>
          </w:p>
        </w:tc>
      </w:tr>
      <w:tr w:rsidR="00862FB9" w14:paraId="6D75A37D" w14:textId="77777777" w:rsidTr="00FF7E48">
        <w:trPr>
          <w:trHeight w:val="267"/>
        </w:trPr>
        <w:tc>
          <w:tcPr>
            <w:tcW w:w="1656" w:type="dxa"/>
          </w:tcPr>
          <w:p w14:paraId="38EB4D2F" w14:textId="77777777" w:rsidR="00862FB9" w:rsidRDefault="00862FB9" w:rsidP="00A76ABC">
            <w:pPr>
              <w:spacing w:line="240" w:lineRule="atLeast"/>
              <w:jc w:val="left"/>
            </w:pPr>
          </w:p>
        </w:tc>
        <w:tc>
          <w:tcPr>
            <w:tcW w:w="5468" w:type="dxa"/>
            <w:shd w:val="clear" w:color="auto" w:fill="FF0000"/>
          </w:tcPr>
          <w:p w14:paraId="35FCC4E3" w14:textId="77777777" w:rsidR="00862FB9" w:rsidRDefault="00862FB9" w:rsidP="00A76ABC">
            <w:pPr>
              <w:spacing w:line="240" w:lineRule="atLeast"/>
              <w:jc w:val="left"/>
            </w:pPr>
            <w:r>
              <w:t xml:space="preserve">F_ProcessFlow </w:t>
            </w:r>
          </w:p>
        </w:tc>
        <w:tc>
          <w:tcPr>
            <w:tcW w:w="2652" w:type="dxa"/>
            <w:shd w:val="clear" w:color="auto" w:fill="FF0000"/>
          </w:tcPr>
          <w:p w14:paraId="3D1A16E0" w14:textId="77777777" w:rsidR="00862FB9" w:rsidRDefault="000D0DB6" w:rsidP="00A76ABC">
            <w:pPr>
              <w:spacing w:line="240" w:lineRule="atLeast"/>
              <w:jc w:val="left"/>
            </w:pPr>
            <w:r>
              <w:t>VARCHAR(2048) NOT NULL</w:t>
            </w:r>
            <w:r>
              <w:rPr>
                <w:rFonts w:hint="eastAsia"/>
              </w:rPr>
              <w:t>。必须有内容</w:t>
            </w:r>
          </w:p>
        </w:tc>
        <w:tc>
          <w:tcPr>
            <w:tcW w:w="1134" w:type="dxa"/>
            <w:shd w:val="clear" w:color="auto" w:fill="FF0000"/>
          </w:tcPr>
          <w:p w14:paraId="2CEC641F" w14:textId="77777777" w:rsidR="00862FB9" w:rsidRDefault="00862FB9" w:rsidP="00A76ABC">
            <w:pPr>
              <w:spacing w:line="240" w:lineRule="atLeast"/>
              <w:jc w:val="left"/>
            </w:pPr>
          </w:p>
        </w:tc>
        <w:tc>
          <w:tcPr>
            <w:tcW w:w="4241" w:type="dxa"/>
            <w:shd w:val="clear" w:color="auto" w:fill="FF0000"/>
          </w:tcPr>
          <w:p w14:paraId="03C9BD73" w14:textId="77777777" w:rsidR="00862FB9" w:rsidRDefault="00555AC6" w:rsidP="00A76ABC">
            <w:pPr>
              <w:spacing w:line="240" w:lineRule="atLeast"/>
              <w:jc w:val="left"/>
            </w:pPr>
            <w:r>
              <w:rPr>
                <w:rFonts w:hint="eastAsia"/>
              </w:rPr>
              <w:t>记录一个促销计算一张零售单优惠的全过程</w:t>
            </w:r>
          </w:p>
        </w:tc>
      </w:tr>
      <w:tr w:rsidR="000632EB" w14:paraId="6BF14DC2" w14:textId="77777777" w:rsidTr="00FF7E48">
        <w:trPr>
          <w:trHeight w:val="267"/>
        </w:trPr>
        <w:tc>
          <w:tcPr>
            <w:tcW w:w="1656" w:type="dxa"/>
          </w:tcPr>
          <w:p w14:paraId="550DF3E3" w14:textId="77777777" w:rsidR="000632EB" w:rsidRDefault="000632EB" w:rsidP="00A76ABC">
            <w:pPr>
              <w:spacing w:line="240" w:lineRule="atLeast"/>
              <w:jc w:val="left"/>
            </w:pPr>
          </w:p>
        </w:tc>
        <w:tc>
          <w:tcPr>
            <w:tcW w:w="5468" w:type="dxa"/>
          </w:tcPr>
          <w:p w14:paraId="13522083" w14:textId="77777777" w:rsidR="000632EB" w:rsidRDefault="000632EB" w:rsidP="00A76ABC">
            <w:pPr>
              <w:spacing w:line="240" w:lineRule="atLeast"/>
              <w:jc w:val="left"/>
            </w:pPr>
            <w:r w:rsidRPr="000632EB">
              <w:t>F_SyncDatetime</w:t>
            </w:r>
          </w:p>
        </w:tc>
        <w:tc>
          <w:tcPr>
            <w:tcW w:w="2652" w:type="dxa"/>
          </w:tcPr>
          <w:p w14:paraId="50B5FB49" w14:textId="77777777" w:rsidR="000632EB" w:rsidRDefault="000632EB" w:rsidP="00A76ABC">
            <w:pPr>
              <w:spacing w:line="240" w:lineRule="atLeast"/>
              <w:jc w:val="left"/>
            </w:pPr>
          </w:p>
        </w:tc>
        <w:tc>
          <w:tcPr>
            <w:tcW w:w="1134" w:type="dxa"/>
          </w:tcPr>
          <w:p w14:paraId="7075F41C" w14:textId="77777777" w:rsidR="000632EB" w:rsidRDefault="000632EB" w:rsidP="00A76ABC">
            <w:pPr>
              <w:spacing w:line="240" w:lineRule="atLeast"/>
              <w:jc w:val="left"/>
            </w:pPr>
          </w:p>
        </w:tc>
        <w:tc>
          <w:tcPr>
            <w:tcW w:w="4241" w:type="dxa"/>
          </w:tcPr>
          <w:p w14:paraId="7822D925" w14:textId="77777777" w:rsidR="000632EB" w:rsidRDefault="000632EB" w:rsidP="00A76ABC">
            <w:pPr>
              <w:spacing w:line="240" w:lineRule="atLeast"/>
              <w:jc w:val="left"/>
            </w:pPr>
          </w:p>
        </w:tc>
      </w:tr>
      <w:tr w:rsidR="00862FB9" w14:paraId="2D3E7BB6" w14:textId="77777777" w:rsidTr="00FF7E48">
        <w:trPr>
          <w:trHeight w:val="267"/>
        </w:trPr>
        <w:tc>
          <w:tcPr>
            <w:tcW w:w="1656" w:type="dxa"/>
          </w:tcPr>
          <w:p w14:paraId="23410C48" w14:textId="77777777" w:rsidR="00862FB9" w:rsidRDefault="00862FB9" w:rsidP="00A76ABC">
            <w:pPr>
              <w:spacing w:line="240" w:lineRule="atLeast"/>
              <w:jc w:val="left"/>
            </w:pPr>
          </w:p>
        </w:tc>
        <w:tc>
          <w:tcPr>
            <w:tcW w:w="5468" w:type="dxa"/>
          </w:tcPr>
          <w:p w14:paraId="1180E2ED" w14:textId="77777777" w:rsidR="00862FB9" w:rsidRDefault="00862FB9" w:rsidP="00A76ABC">
            <w:pPr>
              <w:spacing w:line="240" w:lineRule="atLeast"/>
              <w:jc w:val="left"/>
            </w:pPr>
            <w:r>
              <w:t>F_CreateDatetime DATETIME NOT NULL DEFAULT now()</w:t>
            </w:r>
          </w:p>
        </w:tc>
        <w:tc>
          <w:tcPr>
            <w:tcW w:w="2652" w:type="dxa"/>
          </w:tcPr>
          <w:p w14:paraId="188E5D7D" w14:textId="77777777" w:rsidR="00862FB9" w:rsidRDefault="00862FB9" w:rsidP="00A76ABC">
            <w:pPr>
              <w:spacing w:line="240" w:lineRule="atLeast"/>
              <w:jc w:val="left"/>
            </w:pPr>
          </w:p>
        </w:tc>
        <w:tc>
          <w:tcPr>
            <w:tcW w:w="1134" w:type="dxa"/>
          </w:tcPr>
          <w:p w14:paraId="28A55183" w14:textId="77777777" w:rsidR="00862FB9" w:rsidRDefault="00862FB9" w:rsidP="00A76ABC">
            <w:pPr>
              <w:spacing w:line="240" w:lineRule="atLeast"/>
              <w:jc w:val="left"/>
            </w:pPr>
          </w:p>
        </w:tc>
        <w:tc>
          <w:tcPr>
            <w:tcW w:w="4241" w:type="dxa"/>
          </w:tcPr>
          <w:p w14:paraId="6934E4E8" w14:textId="77777777" w:rsidR="00862FB9" w:rsidRDefault="00862FB9" w:rsidP="00A76ABC">
            <w:pPr>
              <w:spacing w:line="240" w:lineRule="atLeast"/>
              <w:jc w:val="left"/>
            </w:pPr>
          </w:p>
        </w:tc>
      </w:tr>
    </w:tbl>
    <w:p w14:paraId="511CD061" w14:textId="77777777" w:rsidR="00AF72CB" w:rsidRPr="00AF72CB" w:rsidRDefault="00AF72CB" w:rsidP="00A76ABC">
      <w:pPr>
        <w:spacing w:line="240" w:lineRule="atLeast"/>
        <w:jc w:val="left"/>
      </w:pPr>
    </w:p>
    <w:p w14:paraId="5972FC38" w14:textId="77777777" w:rsidR="009E452E" w:rsidRDefault="00D67AD0" w:rsidP="00A76ABC">
      <w:pPr>
        <w:pStyle w:val="4"/>
        <w:spacing w:line="240" w:lineRule="atLeast"/>
        <w:jc w:val="left"/>
      </w:pPr>
      <w:r>
        <w:rPr>
          <w:rFonts w:hint="eastAsia"/>
        </w:rPr>
        <w:t>收银汇总</w:t>
      </w:r>
      <w:r>
        <w:rPr>
          <w:rFonts w:hint="eastAsia"/>
        </w:rPr>
        <w:t>T_</w:t>
      </w:r>
      <w:r>
        <w:t>RetailT</w:t>
      </w:r>
      <w:r>
        <w:rPr>
          <w:rFonts w:hint="eastAsia"/>
        </w:rPr>
        <w:t>rade</w:t>
      </w:r>
      <w:r>
        <w:t>Aggregation</w:t>
      </w:r>
    </w:p>
    <w:p w14:paraId="2B42C829" w14:textId="77777777" w:rsidR="00E74858" w:rsidRDefault="00E74858" w:rsidP="00A76ABC">
      <w:pPr>
        <w:spacing w:line="240" w:lineRule="atLeast"/>
        <w:jc w:val="left"/>
      </w:pPr>
      <w:r>
        <w:rPr>
          <w:rFonts w:hint="eastAsia"/>
        </w:rPr>
        <w:t>上班后创建一张空的收银汇总到</w:t>
      </w:r>
      <w:r>
        <w:rPr>
          <w:rFonts w:hint="eastAsia"/>
        </w:rPr>
        <w:t>SQLite</w:t>
      </w:r>
      <w:r>
        <w:rPr>
          <w:rFonts w:hint="eastAsia"/>
        </w:rPr>
        <w:t>，</w:t>
      </w:r>
      <w:r w:rsidR="00D67AD0">
        <w:rPr>
          <w:rFonts w:hint="eastAsia"/>
        </w:rPr>
        <w:t>交班时由</w:t>
      </w:r>
      <w:r w:rsidR="00D67AD0">
        <w:rPr>
          <w:rFonts w:hint="eastAsia"/>
        </w:rPr>
        <w:t>P</w:t>
      </w:r>
      <w:r w:rsidR="00D67AD0">
        <w:t>OS</w:t>
      </w:r>
      <w:r w:rsidR="00D67AD0">
        <w:rPr>
          <w:rFonts w:hint="eastAsia"/>
        </w:rPr>
        <w:t>上传到服务器</w:t>
      </w:r>
      <w:r>
        <w:rPr>
          <w:rFonts w:hint="eastAsia"/>
        </w:rPr>
        <w:t>。</w:t>
      </w:r>
    </w:p>
    <w:p w14:paraId="3C05A23D" w14:textId="77777777" w:rsidR="009E452E" w:rsidRDefault="00E74858" w:rsidP="00A76ABC">
      <w:pPr>
        <w:spacing w:line="240" w:lineRule="atLeast"/>
        <w:jc w:val="left"/>
      </w:pPr>
      <w:r>
        <w:rPr>
          <w:rFonts w:hint="eastAsia"/>
        </w:rPr>
        <w:t>每次销售，都重新计算</w:t>
      </w:r>
      <w:r w:rsidRPr="00E74858">
        <w:rPr>
          <w:rFonts w:hint="eastAsia"/>
          <w:highlight w:val="yellow"/>
        </w:rPr>
        <w:t>交易单数</w:t>
      </w:r>
      <w:r>
        <w:rPr>
          <w:rFonts w:hint="eastAsia"/>
        </w:rPr>
        <w:t>，营业额，现金收入、微信收入、支付宝收入。</w:t>
      </w:r>
    </w:p>
    <w:p w14:paraId="3F2DD3BB" w14:textId="77777777" w:rsidR="00E74858" w:rsidRPr="00E74858" w:rsidRDefault="00E74858" w:rsidP="00A76ABC">
      <w:pPr>
        <w:spacing w:line="240" w:lineRule="atLeast"/>
        <w:jc w:val="left"/>
      </w:pPr>
      <w:r>
        <w:rPr>
          <w:rFonts w:hint="eastAsia"/>
        </w:rPr>
        <w:t>每次退货，都重新计算营业额，现金收入、微信收入、支付宝收入。</w:t>
      </w:r>
    </w:p>
    <w:tbl>
      <w:tblPr>
        <w:tblW w:w="13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9"/>
        <w:gridCol w:w="1415"/>
        <w:gridCol w:w="990"/>
        <w:gridCol w:w="6974"/>
      </w:tblGrid>
      <w:tr w:rsidR="009E452E" w14:paraId="672E5770" w14:textId="77777777">
        <w:trPr>
          <w:trHeight w:val="255"/>
        </w:trPr>
        <w:tc>
          <w:tcPr>
            <w:tcW w:w="2263" w:type="dxa"/>
            <w:shd w:val="clear" w:color="auto" w:fill="FF0000"/>
          </w:tcPr>
          <w:p w14:paraId="5C20710B"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129" w:type="dxa"/>
            <w:shd w:val="clear" w:color="auto" w:fill="FF0000"/>
          </w:tcPr>
          <w:p w14:paraId="639D911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415" w:type="dxa"/>
            <w:shd w:val="clear" w:color="auto" w:fill="FF0000"/>
          </w:tcPr>
          <w:p w14:paraId="2ED4980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0" w:type="dxa"/>
            <w:shd w:val="clear" w:color="auto" w:fill="FF0000"/>
          </w:tcPr>
          <w:p w14:paraId="2CD9B2AB"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974" w:type="dxa"/>
            <w:shd w:val="clear" w:color="auto" w:fill="FF0000"/>
          </w:tcPr>
          <w:p w14:paraId="36A8075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F08A25E" w14:textId="77777777">
        <w:trPr>
          <w:trHeight w:val="267"/>
        </w:trPr>
        <w:tc>
          <w:tcPr>
            <w:tcW w:w="2263" w:type="dxa"/>
          </w:tcPr>
          <w:p w14:paraId="77DD64C9" w14:textId="77777777" w:rsidR="009E452E" w:rsidRDefault="009E452E" w:rsidP="00A76ABC">
            <w:pPr>
              <w:spacing w:line="240" w:lineRule="atLeast"/>
              <w:jc w:val="left"/>
            </w:pPr>
          </w:p>
        </w:tc>
        <w:tc>
          <w:tcPr>
            <w:tcW w:w="2129" w:type="dxa"/>
          </w:tcPr>
          <w:p w14:paraId="037071F4" w14:textId="77777777" w:rsidR="009E452E" w:rsidRDefault="00D67AD0" w:rsidP="00A76ABC">
            <w:pPr>
              <w:spacing w:line="240" w:lineRule="atLeast"/>
              <w:jc w:val="left"/>
            </w:pPr>
            <w:r>
              <w:rPr>
                <w:rFonts w:hint="eastAsia"/>
              </w:rPr>
              <w:t>F_</w:t>
            </w:r>
            <w:r>
              <w:t>ID</w:t>
            </w:r>
          </w:p>
        </w:tc>
        <w:tc>
          <w:tcPr>
            <w:tcW w:w="1415" w:type="dxa"/>
          </w:tcPr>
          <w:p w14:paraId="0BD045BB" w14:textId="77777777" w:rsidR="009E452E" w:rsidRDefault="009E452E" w:rsidP="00A76ABC">
            <w:pPr>
              <w:spacing w:line="240" w:lineRule="atLeast"/>
              <w:jc w:val="left"/>
            </w:pPr>
          </w:p>
        </w:tc>
        <w:tc>
          <w:tcPr>
            <w:tcW w:w="990" w:type="dxa"/>
          </w:tcPr>
          <w:p w14:paraId="500FD13A" w14:textId="77777777" w:rsidR="009E452E" w:rsidRDefault="009E452E" w:rsidP="00A76ABC">
            <w:pPr>
              <w:spacing w:line="240" w:lineRule="atLeast"/>
              <w:jc w:val="left"/>
            </w:pPr>
          </w:p>
        </w:tc>
        <w:tc>
          <w:tcPr>
            <w:tcW w:w="6974" w:type="dxa"/>
          </w:tcPr>
          <w:p w14:paraId="09DA840D" w14:textId="77777777" w:rsidR="009E452E" w:rsidRDefault="009E452E" w:rsidP="00A76ABC">
            <w:pPr>
              <w:spacing w:line="240" w:lineRule="atLeast"/>
              <w:jc w:val="left"/>
            </w:pPr>
          </w:p>
        </w:tc>
      </w:tr>
      <w:tr w:rsidR="009E452E" w14:paraId="59485810" w14:textId="77777777">
        <w:trPr>
          <w:trHeight w:val="267"/>
        </w:trPr>
        <w:tc>
          <w:tcPr>
            <w:tcW w:w="2263" w:type="dxa"/>
          </w:tcPr>
          <w:p w14:paraId="2949BA1B" w14:textId="77777777" w:rsidR="009E452E" w:rsidRDefault="00D67AD0" w:rsidP="00A76ABC">
            <w:pPr>
              <w:spacing w:line="240" w:lineRule="atLeast"/>
              <w:jc w:val="left"/>
            </w:pPr>
            <w:r>
              <w:rPr>
                <w:rFonts w:hint="eastAsia"/>
              </w:rPr>
              <w:t>门店人员</w:t>
            </w:r>
            <w:r>
              <w:rPr>
                <w:rFonts w:hint="eastAsia"/>
              </w:rPr>
              <w:t>I</w:t>
            </w:r>
            <w:r>
              <w:t>D</w:t>
            </w:r>
          </w:p>
        </w:tc>
        <w:tc>
          <w:tcPr>
            <w:tcW w:w="2129" w:type="dxa"/>
          </w:tcPr>
          <w:p w14:paraId="0C755C01" w14:textId="77777777" w:rsidR="009E452E" w:rsidRDefault="00D67AD0" w:rsidP="00A76ABC">
            <w:pPr>
              <w:spacing w:line="240" w:lineRule="atLeast"/>
              <w:jc w:val="left"/>
            </w:pPr>
            <w:r>
              <w:t>F_StaffID</w:t>
            </w:r>
          </w:p>
        </w:tc>
        <w:tc>
          <w:tcPr>
            <w:tcW w:w="1415" w:type="dxa"/>
          </w:tcPr>
          <w:p w14:paraId="0D573CB4" w14:textId="77777777" w:rsidR="009E452E" w:rsidRDefault="009E452E" w:rsidP="00A76ABC">
            <w:pPr>
              <w:spacing w:line="240" w:lineRule="atLeast"/>
              <w:jc w:val="left"/>
            </w:pPr>
          </w:p>
        </w:tc>
        <w:tc>
          <w:tcPr>
            <w:tcW w:w="990" w:type="dxa"/>
          </w:tcPr>
          <w:p w14:paraId="66C06A8E" w14:textId="77777777" w:rsidR="009E452E" w:rsidRDefault="009E452E" w:rsidP="00A76ABC">
            <w:pPr>
              <w:spacing w:line="240" w:lineRule="atLeast"/>
              <w:jc w:val="left"/>
            </w:pPr>
          </w:p>
        </w:tc>
        <w:tc>
          <w:tcPr>
            <w:tcW w:w="6974" w:type="dxa"/>
          </w:tcPr>
          <w:p w14:paraId="7EC4A705" w14:textId="77777777" w:rsidR="009E452E" w:rsidRDefault="00D67AD0" w:rsidP="00A76ABC">
            <w:pPr>
              <w:spacing w:line="240" w:lineRule="atLeast"/>
              <w:jc w:val="left"/>
            </w:pPr>
            <w:r>
              <w:rPr>
                <w:rFonts w:hint="eastAsia"/>
              </w:rPr>
              <w:t>门店人员表的外键</w:t>
            </w:r>
          </w:p>
        </w:tc>
      </w:tr>
      <w:tr w:rsidR="00D202AE" w14:paraId="3DBD2A8B" w14:textId="77777777" w:rsidTr="00744FAA">
        <w:trPr>
          <w:trHeight w:val="267"/>
        </w:trPr>
        <w:tc>
          <w:tcPr>
            <w:tcW w:w="2263" w:type="dxa"/>
            <w:shd w:val="clear" w:color="auto" w:fill="FFC000" w:themeFill="accent4"/>
          </w:tcPr>
          <w:p w14:paraId="4767315B" w14:textId="77777777" w:rsidR="00D202AE" w:rsidRDefault="00D202AE" w:rsidP="00A76ABC">
            <w:pPr>
              <w:spacing w:line="240" w:lineRule="atLeast"/>
              <w:jc w:val="left"/>
            </w:pPr>
            <w:r>
              <w:rPr>
                <w:rFonts w:hint="eastAsia"/>
              </w:rPr>
              <w:t>P</w:t>
            </w:r>
            <w:r>
              <w:t>OS ID</w:t>
            </w:r>
          </w:p>
        </w:tc>
        <w:tc>
          <w:tcPr>
            <w:tcW w:w="2129" w:type="dxa"/>
            <w:shd w:val="clear" w:color="auto" w:fill="FFC000" w:themeFill="accent4"/>
          </w:tcPr>
          <w:p w14:paraId="5CDD5E34" w14:textId="77777777" w:rsidR="00D202AE" w:rsidRDefault="00D202AE" w:rsidP="00A76ABC">
            <w:pPr>
              <w:spacing w:line="240" w:lineRule="atLeast"/>
              <w:jc w:val="left"/>
            </w:pPr>
            <w:r>
              <w:rPr>
                <w:rFonts w:hint="eastAsia"/>
              </w:rPr>
              <w:t>F</w:t>
            </w:r>
            <w:r>
              <w:t>_PosID</w:t>
            </w:r>
          </w:p>
        </w:tc>
        <w:tc>
          <w:tcPr>
            <w:tcW w:w="1415" w:type="dxa"/>
            <w:shd w:val="clear" w:color="auto" w:fill="FFC000" w:themeFill="accent4"/>
          </w:tcPr>
          <w:p w14:paraId="3373CB2E" w14:textId="77777777" w:rsidR="00D202AE" w:rsidRDefault="002F2881" w:rsidP="00A76ABC">
            <w:pPr>
              <w:spacing w:line="240" w:lineRule="atLeast"/>
              <w:jc w:val="left"/>
            </w:pPr>
            <w:r>
              <w:t>Int not null</w:t>
            </w:r>
          </w:p>
        </w:tc>
        <w:tc>
          <w:tcPr>
            <w:tcW w:w="990" w:type="dxa"/>
            <w:shd w:val="clear" w:color="auto" w:fill="FFC000" w:themeFill="accent4"/>
          </w:tcPr>
          <w:p w14:paraId="7C4678D3" w14:textId="77777777" w:rsidR="00D202AE" w:rsidRDefault="00D202AE" w:rsidP="00A76ABC">
            <w:pPr>
              <w:spacing w:line="240" w:lineRule="atLeast"/>
              <w:jc w:val="left"/>
            </w:pPr>
          </w:p>
        </w:tc>
        <w:tc>
          <w:tcPr>
            <w:tcW w:w="6974" w:type="dxa"/>
            <w:shd w:val="clear" w:color="auto" w:fill="FFC000" w:themeFill="accent4"/>
          </w:tcPr>
          <w:p w14:paraId="3696440B" w14:textId="77777777" w:rsidR="00D202AE" w:rsidRDefault="00D202AE" w:rsidP="00A76ABC">
            <w:pPr>
              <w:spacing w:line="240" w:lineRule="atLeast"/>
              <w:jc w:val="left"/>
            </w:pPr>
            <w:r>
              <w:rPr>
                <w:rFonts w:hint="eastAsia"/>
              </w:rPr>
              <w:t>上传的</w:t>
            </w:r>
            <w:r>
              <w:rPr>
                <w:rFonts w:hint="eastAsia"/>
              </w:rPr>
              <w:t>P</w:t>
            </w:r>
            <w:r>
              <w:t>OS</w:t>
            </w:r>
            <w:r>
              <w:rPr>
                <w:rFonts w:hint="eastAsia"/>
              </w:rPr>
              <w:t>的</w:t>
            </w:r>
            <w:r>
              <w:rPr>
                <w:rFonts w:hint="eastAsia"/>
              </w:rPr>
              <w:t>I</w:t>
            </w:r>
            <w:r>
              <w:t>D</w:t>
            </w:r>
            <w:r w:rsidR="002F2881">
              <w:rPr>
                <w:rFonts w:hint="eastAsia"/>
              </w:rPr>
              <w:t>。外键</w:t>
            </w:r>
          </w:p>
        </w:tc>
      </w:tr>
      <w:tr w:rsidR="009E452E" w14:paraId="458BE4FE" w14:textId="77777777">
        <w:trPr>
          <w:trHeight w:val="267"/>
        </w:trPr>
        <w:tc>
          <w:tcPr>
            <w:tcW w:w="2263" w:type="dxa"/>
          </w:tcPr>
          <w:p w14:paraId="1D15FA74" w14:textId="77777777" w:rsidR="009E452E" w:rsidRDefault="00D67AD0" w:rsidP="00A76ABC">
            <w:pPr>
              <w:spacing w:line="240" w:lineRule="atLeast"/>
              <w:jc w:val="left"/>
            </w:pPr>
            <w:r>
              <w:rPr>
                <w:rFonts w:hint="eastAsia"/>
              </w:rPr>
              <w:t>上班时间</w:t>
            </w:r>
          </w:p>
        </w:tc>
        <w:tc>
          <w:tcPr>
            <w:tcW w:w="2129" w:type="dxa"/>
          </w:tcPr>
          <w:p w14:paraId="6F35F374" w14:textId="77777777" w:rsidR="009E452E" w:rsidRDefault="00D67AD0" w:rsidP="00A76ABC">
            <w:pPr>
              <w:spacing w:line="240" w:lineRule="atLeast"/>
              <w:jc w:val="left"/>
            </w:pPr>
            <w:r>
              <w:rPr>
                <w:rFonts w:hint="eastAsia"/>
              </w:rPr>
              <w:t>F</w:t>
            </w:r>
            <w:r>
              <w:t>_</w:t>
            </w:r>
            <w:r>
              <w:rPr>
                <w:rFonts w:hint="eastAsia"/>
              </w:rPr>
              <w:t>Work</w:t>
            </w:r>
            <w:r>
              <w:t>T</w:t>
            </w:r>
            <w:r>
              <w:rPr>
                <w:rFonts w:hint="eastAsia"/>
              </w:rPr>
              <w:t>ime</w:t>
            </w:r>
            <w:r>
              <w:t>S</w:t>
            </w:r>
            <w:r>
              <w:rPr>
                <w:rFonts w:hint="eastAsia"/>
              </w:rPr>
              <w:t>t</w:t>
            </w:r>
            <w:r>
              <w:t>art</w:t>
            </w:r>
          </w:p>
        </w:tc>
        <w:tc>
          <w:tcPr>
            <w:tcW w:w="1415" w:type="dxa"/>
          </w:tcPr>
          <w:p w14:paraId="03C995A4" w14:textId="77777777" w:rsidR="009E452E" w:rsidRDefault="009E452E" w:rsidP="00A76ABC">
            <w:pPr>
              <w:spacing w:line="240" w:lineRule="atLeast"/>
              <w:jc w:val="left"/>
            </w:pPr>
          </w:p>
        </w:tc>
        <w:tc>
          <w:tcPr>
            <w:tcW w:w="990" w:type="dxa"/>
          </w:tcPr>
          <w:p w14:paraId="677E68A7" w14:textId="77777777" w:rsidR="009E452E" w:rsidRDefault="009E452E" w:rsidP="00A76ABC">
            <w:pPr>
              <w:spacing w:line="240" w:lineRule="atLeast"/>
              <w:jc w:val="left"/>
            </w:pPr>
          </w:p>
        </w:tc>
        <w:tc>
          <w:tcPr>
            <w:tcW w:w="6974" w:type="dxa"/>
          </w:tcPr>
          <w:p w14:paraId="7781B1B8" w14:textId="77777777" w:rsidR="009E452E" w:rsidRDefault="009E452E" w:rsidP="00A76ABC">
            <w:pPr>
              <w:spacing w:line="240" w:lineRule="atLeast"/>
              <w:jc w:val="left"/>
            </w:pPr>
          </w:p>
        </w:tc>
      </w:tr>
      <w:tr w:rsidR="009E452E" w14:paraId="5C396B66" w14:textId="77777777" w:rsidTr="00D202AE">
        <w:trPr>
          <w:trHeight w:val="267"/>
        </w:trPr>
        <w:tc>
          <w:tcPr>
            <w:tcW w:w="2263" w:type="dxa"/>
          </w:tcPr>
          <w:p w14:paraId="22DCB593" w14:textId="77777777" w:rsidR="009E452E" w:rsidRDefault="00D67AD0" w:rsidP="00A76ABC">
            <w:pPr>
              <w:spacing w:line="240" w:lineRule="atLeast"/>
              <w:jc w:val="left"/>
            </w:pPr>
            <w:r>
              <w:rPr>
                <w:rFonts w:hint="eastAsia"/>
              </w:rPr>
              <w:t>下班时间</w:t>
            </w:r>
          </w:p>
        </w:tc>
        <w:tc>
          <w:tcPr>
            <w:tcW w:w="2129" w:type="dxa"/>
          </w:tcPr>
          <w:p w14:paraId="082E7EF4" w14:textId="77777777" w:rsidR="009E452E" w:rsidRDefault="00D67AD0" w:rsidP="00A76ABC">
            <w:pPr>
              <w:spacing w:line="240" w:lineRule="atLeast"/>
              <w:jc w:val="left"/>
            </w:pPr>
            <w:r>
              <w:rPr>
                <w:rFonts w:hint="eastAsia"/>
              </w:rPr>
              <w:t>F</w:t>
            </w:r>
            <w:r>
              <w:t>_</w:t>
            </w:r>
            <w:r>
              <w:rPr>
                <w:rFonts w:hint="eastAsia"/>
              </w:rPr>
              <w:t>Work</w:t>
            </w:r>
            <w:r>
              <w:t>T</w:t>
            </w:r>
            <w:r>
              <w:rPr>
                <w:rFonts w:hint="eastAsia"/>
              </w:rPr>
              <w:t>ime</w:t>
            </w:r>
            <w:r>
              <w:t>E</w:t>
            </w:r>
            <w:r>
              <w:rPr>
                <w:rFonts w:hint="eastAsia"/>
              </w:rPr>
              <w:t>nd</w:t>
            </w:r>
          </w:p>
        </w:tc>
        <w:tc>
          <w:tcPr>
            <w:tcW w:w="1415" w:type="dxa"/>
          </w:tcPr>
          <w:p w14:paraId="7AC9131B" w14:textId="77777777" w:rsidR="009E452E" w:rsidRDefault="009E452E" w:rsidP="00A76ABC">
            <w:pPr>
              <w:spacing w:line="240" w:lineRule="atLeast"/>
              <w:jc w:val="left"/>
            </w:pPr>
          </w:p>
        </w:tc>
        <w:tc>
          <w:tcPr>
            <w:tcW w:w="990" w:type="dxa"/>
          </w:tcPr>
          <w:p w14:paraId="0EEEE30E" w14:textId="77777777" w:rsidR="009E452E" w:rsidRDefault="009E452E" w:rsidP="00A76ABC">
            <w:pPr>
              <w:spacing w:line="240" w:lineRule="atLeast"/>
              <w:jc w:val="left"/>
            </w:pPr>
          </w:p>
        </w:tc>
        <w:tc>
          <w:tcPr>
            <w:tcW w:w="6974" w:type="dxa"/>
            <w:shd w:val="clear" w:color="auto" w:fill="FFC000" w:themeFill="accent4"/>
          </w:tcPr>
          <w:p w14:paraId="7D894774" w14:textId="77777777" w:rsidR="009E452E" w:rsidRDefault="00D202AE" w:rsidP="00A76ABC">
            <w:pPr>
              <w:spacing w:line="240" w:lineRule="atLeast"/>
              <w:jc w:val="left"/>
            </w:pPr>
            <w:r>
              <w:rPr>
                <w:rFonts w:hint="eastAsia"/>
              </w:rPr>
              <w:t>和</w:t>
            </w:r>
            <w:r>
              <w:rPr>
                <w:rFonts w:hint="eastAsia"/>
              </w:rPr>
              <w:t>P</w:t>
            </w:r>
            <w:r>
              <w:t>OSID</w:t>
            </w:r>
            <w:r>
              <w:rPr>
                <w:rFonts w:hint="eastAsia"/>
              </w:rPr>
              <w:t>、</w:t>
            </w:r>
            <w:r>
              <w:rPr>
                <w:rFonts w:hint="eastAsia"/>
              </w:rPr>
              <w:t>S</w:t>
            </w:r>
            <w:r>
              <w:t>TAFFID</w:t>
            </w:r>
            <w:r>
              <w:rPr>
                <w:rFonts w:hint="eastAsia"/>
              </w:rPr>
              <w:t>合成一个惟一键。</w:t>
            </w:r>
          </w:p>
          <w:p w14:paraId="16873643" w14:textId="77777777" w:rsidR="00D202AE" w:rsidRDefault="00D202AE" w:rsidP="00A76ABC">
            <w:pPr>
              <w:spacing w:line="240" w:lineRule="atLeast"/>
              <w:jc w:val="left"/>
            </w:pPr>
            <w:r>
              <w:rPr>
                <w:rFonts w:hint="eastAsia"/>
              </w:rPr>
              <w:t>本字段有值后不可再修改！！！</w:t>
            </w:r>
          </w:p>
        </w:tc>
      </w:tr>
      <w:tr w:rsidR="009E452E" w14:paraId="0877EFC9" w14:textId="77777777">
        <w:trPr>
          <w:trHeight w:val="267"/>
        </w:trPr>
        <w:tc>
          <w:tcPr>
            <w:tcW w:w="2263" w:type="dxa"/>
          </w:tcPr>
          <w:p w14:paraId="21DA17B3" w14:textId="77777777" w:rsidR="009E452E" w:rsidRPr="00E74858" w:rsidRDefault="00D67AD0" w:rsidP="00A76ABC">
            <w:pPr>
              <w:spacing w:line="240" w:lineRule="atLeast"/>
              <w:jc w:val="left"/>
              <w:rPr>
                <w:highlight w:val="yellow"/>
              </w:rPr>
            </w:pPr>
            <w:r w:rsidRPr="00E74858">
              <w:rPr>
                <w:rFonts w:hint="eastAsia"/>
                <w:highlight w:val="yellow"/>
              </w:rPr>
              <w:t>交易单数</w:t>
            </w:r>
          </w:p>
        </w:tc>
        <w:tc>
          <w:tcPr>
            <w:tcW w:w="2129" w:type="dxa"/>
          </w:tcPr>
          <w:p w14:paraId="46CBFA3B" w14:textId="77777777" w:rsidR="009E452E" w:rsidRPr="00E74858" w:rsidRDefault="00D67AD0" w:rsidP="00A76ABC">
            <w:pPr>
              <w:spacing w:line="240" w:lineRule="atLeast"/>
              <w:jc w:val="left"/>
              <w:rPr>
                <w:highlight w:val="yellow"/>
              </w:rPr>
            </w:pPr>
            <w:r w:rsidRPr="00E74858">
              <w:rPr>
                <w:rFonts w:hint="eastAsia"/>
                <w:highlight w:val="yellow"/>
              </w:rPr>
              <w:t>F</w:t>
            </w:r>
            <w:r w:rsidRPr="00E74858">
              <w:rPr>
                <w:highlight w:val="yellow"/>
              </w:rPr>
              <w:t>_T</w:t>
            </w:r>
            <w:r w:rsidRPr="00E74858">
              <w:rPr>
                <w:rFonts w:hint="eastAsia"/>
                <w:highlight w:val="yellow"/>
              </w:rPr>
              <w:t>ra</w:t>
            </w:r>
            <w:r w:rsidRPr="00E74858">
              <w:rPr>
                <w:highlight w:val="yellow"/>
              </w:rPr>
              <w:t>deNO</w:t>
            </w:r>
          </w:p>
        </w:tc>
        <w:tc>
          <w:tcPr>
            <w:tcW w:w="1415" w:type="dxa"/>
          </w:tcPr>
          <w:p w14:paraId="1A4B78DC" w14:textId="77777777" w:rsidR="009E452E" w:rsidRPr="00E74858" w:rsidRDefault="00D67AD0" w:rsidP="00A76ABC">
            <w:pPr>
              <w:spacing w:line="240" w:lineRule="atLeast"/>
              <w:jc w:val="left"/>
              <w:rPr>
                <w:highlight w:val="yellow"/>
              </w:rPr>
            </w:pPr>
            <w:r w:rsidRPr="00E74858">
              <w:rPr>
                <w:highlight w:val="yellow"/>
              </w:rPr>
              <w:t>Int</w:t>
            </w:r>
          </w:p>
        </w:tc>
        <w:tc>
          <w:tcPr>
            <w:tcW w:w="990" w:type="dxa"/>
          </w:tcPr>
          <w:p w14:paraId="5C685814" w14:textId="77777777" w:rsidR="009E452E" w:rsidRPr="00E74858" w:rsidRDefault="009E452E" w:rsidP="00A76ABC">
            <w:pPr>
              <w:spacing w:line="240" w:lineRule="atLeast"/>
              <w:jc w:val="left"/>
              <w:rPr>
                <w:highlight w:val="yellow"/>
              </w:rPr>
            </w:pPr>
          </w:p>
        </w:tc>
        <w:tc>
          <w:tcPr>
            <w:tcW w:w="6974" w:type="dxa"/>
          </w:tcPr>
          <w:p w14:paraId="2A07CE09" w14:textId="77777777" w:rsidR="009E452E" w:rsidRPr="00E74858" w:rsidRDefault="008145D5" w:rsidP="00A76ABC">
            <w:pPr>
              <w:spacing w:line="240" w:lineRule="atLeast"/>
              <w:jc w:val="left"/>
              <w:rPr>
                <w:highlight w:val="yellow"/>
              </w:rPr>
            </w:pPr>
            <w:r w:rsidRPr="00E74858">
              <w:rPr>
                <w:rFonts w:hint="eastAsia"/>
                <w:highlight w:val="yellow"/>
              </w:rPr>
              <w:t>=</w:t>
            </w:r>
            <w:r w:rsidRPr="00E74858">
              <w:rPr>
                <w:rFonts w:hint="eastAsia"/>
                <w:highlight w:val="yellow"/>
              </w:rPr>
              <w:t>销售的单数，不包含退货的单数</w:t>
            </w:r>
          </w:p>
        </w:tc>
      </w:tr>
      <w:tr w:rsidR="009E452E" w14:paraId="146547FB" w14:textId="77777777">
        <w:trPr>
          <w:trHeight w:val="267"/>
        </w:trPr>
        <w:tc>
          <w:tcPr>
            <w:tcW w:w="2263" w:type="dxa"/>
          </w:tcPr>
          <w:p w14:paraId="7C36B48D" w14:textId="77777777" w:rsidR="009E452E" w:rsidRPr="00E74858" w:rsidRDefault="00D67AD0" w:rsidP="00A76ABC">
            <w:pPr>
              <w:spacing w:line="240" w:lineRule="atLeast"/>
              <w:jc w:val="left"/>
              <w:rPr>
                <w:highlight w:val="yellow"/>
              </w:rPr>
            </w:pPr>
            <w:r w:rsidRPr="00E74858">
              <w:rPr>
                <w:rFonts w:hint="eastAsia"/>
                <w:highlight w:val="yellow"/>
              </w:rPr>
              <w:t>营业额</w:t>
            </w:r>
          </w:p>
        </w:tc>
        <w:tc>
          <w:tcPr>
            <w:tcW w:w="2129" w:type="dxa"/>
          </w:tcPr>
          <w:p w14:paraId="59B990D0" w14:textId="77777777" w:rsidR="009E452E" w:rsidRPr="00E74858" w:rsidRDefault="00D67AD0" w:rsidP="00A76ABC">
            <w:pPr>
              <w:spacing w:line="240" w:lineRule="atLeast"/>
              <w:jc w:val="left"/>
              <w:rPr>
                <w:highlight w:val="yellow"/>
              </w:rPr>
            </w:pPr>
            <w:r w:rsidRPr="00E74858">
              <w:rPr>
                <w:rFonts w:hint="eastAsia"/>
                <w:highlight w:val="yellow"/>
              </w:rPr>
              <w:t>F</w:t>
            </w:r>
            <w:r w:rsidRPr="00E74858">
              <w:rPr>
                <w:highlight w:val="yellow"/>
              </w:rPr>
              <w:t>_A</w:t>
            </w:r>
            <w:r w:rsidRPr="00E74858">
              <w:rPr>
                <w:rFonts w:hint="eastAsia"/>
                <w:highlight w:val="yellow"/>
              </w:rPr>
              <w:t>mou</w:t>
            </w:r>
            <w:r w:rsidR="00800715">
              <w:rPr>
                <w:rFonts w:hint="eastAsia"/>
                <w:highlight w:val="yellow"/>
              </w:rPr>
              <w:t>n</w:t>
            </w:r>
            <w:r w:rsidRPr="00E74858">
              <w:rPr>
                <w:rFonts w:hint="eastAsia"/>
                <w:highlight w:val="yellow"/>
              </w:rPr>
              <w:t>t</w:t>
            </w:r>
          </w:p>
        </w:tc>
        <w:tc>
          <w:tcPr>
            <w:tcW w:w="1415" w:type="dxa"/>
          </w:tcPr>
          <w:p w14:paraId="3EF564B0"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672487B5" w14:textId="77777777" w:rsidR="009E452E" w:rsidRPr="00E74858" w:rsidRDefault="009E452E" w:rsidP="00A76ABC">
            <w:pPr>
              <w:spacing w:line="240" w:lineRule="atLeast"/>
              <w:jc w:val="left"/>
              <w:rPr>
                <w:highlight w:val="yellow"/>
              </w:rPr>
            </w:pPr>
          </w:p>
        </w:tc>
        <w:tc>
          <w:tcPr>
            <w:tcW w:w="6974" w:type="dxa"/>
          </w:tcPr>
          <w:p w14:paraId="7F770770" w14:textId="77777777" w:rsidR="009E452E" w:rsidRPr="00E74858" w:rsidRDefault="008145D5" w:rsidP="00A76ABC">
            <w:pPr>
              <w:spacing w:line="240" w:lineRule="atLeast"/>
              <w:jc w:val="left"/>
              <w:rPr>
                <w:highlight w:val="yellow"/>
              </w:rPr>
            </w:pPr>
            <w:r w:rsidRPr="00E74858">
              <w:rPr>
                <w:rFonts w:hint="eastAsia"/>
                <w:highlight w:val="yellow"/>
              </w:rPr>
              <w:t>=</w:t>
            </w:r>
            <w:r w:rsidRPr="00E74858">
              <w:rPr>
                <w:rFonts w:hint="eastAsia"/>
                <w:highlight w:val="yellow"/>
              </w:rPr>
              <w:t>销售得到的钱</w:t>
            </w:r>
            <w:r w:rsidRPr="00E74858">
              <w:rPr>
                <w:rFonts w:hint="eastAsia"/>
                <w:highlight w:val="yellow"/>
              </w:rPr>
              <w:t>-</w:t>
            </w:r>
            <w:r w:rsidRPr="00E74858">
              <w:rPr>
                <w:rFonts w:hint="eastAsia"/>
                <w:highlight w:val="yellow"/>
              </w:rPr>
              <w:t>退货的钱</w:t>
            </w:r>
          </w:p>
        </w:tc>
      </w:tr>
      <w:tr w:rsidR="009E452E" w14:paraId="517220F4" w14:textId="77777777">
        <w:trPr>
          <w:trHeight w:val="267"/>
        </w:trPr>
        <w:tc>
          <w:tcPr>
            <w:tcW w:w="2263" w:type="dxa"/>
          </w:tcPr>
          <w:p w14:paraId="0C871811" w14:textId="77777777" w:rsidR="009E452E" w:rsidRDefault="00D67AD0" w:rsidP="00A76ABC">
            <w:pPr>
              <w:spacing w:line="240" w:lineRule="atLeast"/>
              <w:jc w:val="left"/>
            </w:pPr>
            <w:r>
              <w:rPr>
                <w:rFonts w:hint="eastAsia"/>
              </w:rPr>
              <w:t>准备金</w:t>
            </w:r>
          </w:p>
        </w:tc>
        <w:tc>
          <w:tcPr>
            <w:tcW w:w="2129" w:type="dxa"/>
          </w:tcPr>
          <w:p w14:paraId="35B2FA46" w14:textId="77777777" w:rsidR="009E452E" w:rsidRDefault="00D67AD0" w:rsidP="00A76ABC">
            <w:pPr>
              <w:spacing w:line="240" w:lineRule="atLeast"/>
              <w:jc w:val="left"/>
            </w:pPr>
            <w:r>
              <w:rPr>
                <w:rFonts w:hint="eastAsia"/>
              </w:rPr>
              <w:t>F_</w:t>
            </w:r>
            <w:r>
              <w:t xml:space="preserve"> ReserveA</w:t>
            </w:r>
            <w:r>
              <w:rPr>
                <w:rFonts w:hint="eastAsia"/>
              </w:rPr>
              <w:t>m</w:t>
            </w:r>
            <w:r>
              <w:t>ount</w:t>
            </w:r>
          </w:p>
        </w:tc>
        <w:tc>
          <w:tcPr>
            <w:tcW w:w="1415" w:type="dxa"/>
          </w:tcPr>
          <w:p w14:paraId="2E382ED1"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3C68C42B" w14:textId="77777777" w:rsidR="009E452E" w:rsidRDefault="009E452E" w:rsidP="00A76ABC">
            <w:pPr>
              <w:spacing w:line="240" w:lineRule="atLeast"/>
              <w:jc w:val="left"/>
            </w:pPr>
          </w:p>
        </w:tc>
        <w:tc>
          <w:tcPr>
            <w:tcW w:w="6974" w:type="dxa"/>
          </w:tcPr>
          <w:p w14:paraId="1A3A80F6" w14:textId="77777777" w:rsidR="009E452E" w:rsidRDefault="009E452E" w:rsidP="00A76ABC">
            <w:pPr>
              <w:spacing w:line="240" w:lineRule="atLeast"/>
              <w:jc w:val="left"/>
            </w:pPr>
          </w:p>
        </w:tc>
      </w:tr>
      <w:tr w:rsidR="009E452E" w14:paraId="0C4B8E8D" w14:textId="77777777">
        <w:trPr>
          <w:trHeight w:val="267"/>
        </w:trPr>
        <w:tc>
          <w:tcPr>
            <w:tcW w:w="2263" w:type="dxa"/>
          </w:tcPr>
          <w:p w14:paraId="22670456" w14:textId="77777777" w:rsidR="009E452E" w:rsidRDefault="00D67AD0" w:rsidP="00A76ABC">
            <w:pPr>
              <w:spacing w:line="240" w:lineRule="atLeast"/>
              <w:jc w:val="left"/>
            </w:pPr>
            <w:r>
              <w:rPr>
                <w:rFonts w:hint="eastAsia"/>
              </w:rPr>
              <w:t>现金收入</w:t>
            </w:r>
          </w:p>
        </w:tc>
        <w:tc>
          <w:tcPr>
            <w:tcW w:w="2129" w:type="dxa"/>
          </w:tcPr>
          <w:p w14:paraId="651E2CF5" w14:textId="77777777" w:rsidR="009E452E" w:rsidRDefault="00D67AD0" w:rsidP="00A76ABC">
            <w:pPr>
              <w:spacing w:line="240" w:lineRule="atLeast"/>
              <w:jc w:val="left"/>
            </w:pPr>
            <w:r>
              <w:rPr>
                <w:rFonts w:hint="eastAsia"/>
              </w:rPr>
              <w:t>F_</w:t>
            </w:r>
            <w:r>
              <w:t>C</w:t>
            </w:r>
            <w:r>
              <w:rPr>
                <w:rFonts w:hint="eastAsia"/>
              </w:rPr>
              <w:t>ash</w:t>
            </w:r>
            <w:r>
              <w:t>A</w:t>
            </w:r>
            <w:r>
              <w:rPr>
                <w:rFonts w:hint="eastAsia"/>
              </w:rPr>
              <w:t>moun</w:t>
            </w:r>
            <w:r>
              <w:t>t</w:t>
            </w:r>
          </w:p>
        </w:tc>
        <w:tc>
          <w:tcPr>
            <w:tcW w:w="1415" w:type="dxa"/>
          </w:tcPr>
          <w:p w14:paraId="51AFAB6A"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5B4FD760" w14:textId="77777777" w:rsidR="009E452E" w:rsidRDefault="009E452E" w:rsidP="00A76ABC">
            <w:pPr>
              <w:spacing w:line="240" w:lineRule="atLeast"/>
              <w:jc w:val="left"/>
            </w:pPr>
          </w:p>
        </w:tc>
        <w:tc>
          <w:tcPr>
            <w:tcW w:w="6974" w:type="dxa"/>
          </w:tcPr>
          <w:p w14:paraId="21065DDC" w14:textId="77777777" w:rsidR="009E452E" w:rsidRDefault="009E452E" w:rsidP="00A76ABC">
            <w:pPr>
              <w:spacing w:line="240" w:lineRule="atLeast"/>
              <w:jc w:val="left"/>
            </w:pPr>
          </w:p>
        </w:tc>
      </w:tr>
      <w:tr w:rsidR="009E452E" w14:paraId="3A0C3C1D" w14:textId="77777777">
        <w:trPr>
          <w:trHeight w:val="267"/>
        </w:trPr>
        <w:tc>
          <w:tcPr>
            <w:tcW w:w="2263" w:type="dxa"/>
          </w:tcPr>
          <w:p w14:paraId="49A87197" w14:textId="77777777" w:rsidR="009E452E" w:rsidRDefault="00D67AD0" w:rsidP="00A76ABC">
            <w:pPr>
              <w:spacing w:line="240" w:lineRule="atLeast"/>
              <w:jc w:val="left"/>
            </w:pPr>
            <w:r>
              <w:rPr>
                <w:rFonts w:hint="eastAsia"/>
              </w:rPr>
              <w:t>微信收入</w:t>
            </w:r>
          </w:p>
        </w:tc>
        <w:tc>
          <w:tcPr>
            <w:tcW w:w="2129" w:type="dxa"/>
          </w:tcPr>
          <w:p w14:paraId="5E1A9ACD" w14:textId="77777777" w:rsidR="009E452E" w:rsidRDefault="00D67AD0" w:rsidP="00A76ABC">
            <w:pPr>
              <w:spacing w:line="240" w:lineRule="atLeast"/>
              <w:jc w:val="left"/>
            </w:pPr>
            <w:r>
              <w:rPr>
                <w:rFonts w:hint="eastAsia"/>
              </w:rPr>
              <w:t>F_</w:t>
            </w:r>
            <w:r>
              <w:t>W</w:t>
            </w:r>
            <w:r>
              <w:rPr>
                <w:rFonts w:hint="eastAsia"/>
              </w:rPr>
              <w:t>e</w:t>
            </w:r>
            <w:r>
              <w:t>chatA</w:t>
            </w:r>
            <w:r>
              <w:rPr>
                <w:rFonts w:hint="eastAsia"/>
              </w:rPr>
              <w:t>mou</w:t>
            </w:r>
            <w:r>
              <w:t>nt</w:t>
            </w:r>
          </w:p>
        </w:tc>
        <w:tc>
          <w:tcPr>
            <w:tcW w:w="1415" w:type="dxa"/>
          </w:tcPr>
          <w:p w14:paraId="3DB1885C"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5EC8FBC0" w14:textId="77777777" w:rsidR="009E452E" w:rsidRDefault="009E452E" w:rsidP="00A76ABC">
            <w:pPr>
              <w:spacing w:line="240" w:lineRule="atLeast"/>
              <w:jc w:val="left"/>
            </w:pPr>
          </w:p>
        </w:tc>
        <w:tc>
          <w:tcPr>
            <w:tcW w:w="6974" w:type="dxa"/>
          </w:tcPr>
          <w:p w14:paraId="5F6ED5C8" w14:textId="77777777" w:rsidR="009E452E" w:rsidRDefault="009E452E" w:rsidP="00A76ABC">
            <w:pPr>
              <w:spacing w:line="240" w:lineRule="atLeast"/>
              <w:jc w:val="left"/>
            </w:pPr>
          </w:p>
        </w:tc>
      </w:tr>
      <w:tr w:rsidR="009E452E" w14:paraId="3E998DD8" w14:textId="77777777">
        <w:trPr>
          <w:trHeight w:val="267"/>
        </w:trPr>
        <w:tc>
          <w:tcPr>
            <w:tcW w:w="2263" w:type="dxa"/>
          </w:tcPr>
          <w:p w14:paraId="026AF1F1" w14:textId="77777777" w:rsidR="009E452E" w:rsidRDefault="00D67AD0" w:rsidP="00A76ABC">
            <w:pPr>
              <w:spacing w:line="240" w:lineRule="atLeast"/>
              <w:jc w:val="left"/>
            </w:pPr>
            <w:r>
              <w:rPr>
                <w:rFonts w:hint="eastAsia"/>
              </w:rPr>
              <w:t>支付宝收入</w:t>
            </w:r>
          </w:p>
        </w:tc>
        <w:tc>
          <w:tcPr>
            <w:tcW w:w="2129" w:type="dxa"/>
          </w:tcPr>
          <w:p w14:paraId="5BD05003" w14:textId="77777777" w:rsidR="009E452E" w:rsidRDefault="00D67AD0" w:rsidP="00A76ABC">
            <w:pPr>
              <w:spacing w:line="240" w:lineRule="atLeast"/>
              <w:jc w:val="left"/>
            </w:pPr>
            <w:r>
              <w:rPr>
                <w:rFonts w:hint="eastAsia"/>
              </w:rPr>
              <w:t>F_</w:t>
            </w:r>
            <w:r>
              <w:t>AlipayA</w:t>
            </w:r>
            <w:r>
              <w:rPr>
                <w:rFonts w:hint="eastAsia"/>
              </w:rPr>
              <w:t>moun</w:t>
            </w:r>
            <w:r>
              <w:t>t</w:t>
            </w:r>
          </w:p>
        </w:tc>
        <w:tc>
          <w:tcPr>
            <w:tcW w:w="1415" w:type="dxa"/>
          </w:tcPr>
          <w:p w14:paraId="619A7C66"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7EA348D1" w14:textId="77777777" w:rsidR="009E452E" w:rsidRDefault="009E452E" w:rsidP="00A76ABC">
            <w:pPr>
              <w:spacing w:line="240" w:lineRule="atLeast"/>
              <w:jc w:val="left"/>
            </w:pPr>
          </w:p>
        </w:tc>
        <w:tc>
          <w:tcPr>
            <w:tcW w:w="6974" w:type="dxa"/>
          </w:tcPr>
          <w:p w14:paraId="592D6C1E" w14:textId="77777777" w:rsidR="009E452E" w:rsidRDefault="009E452E" w:rsidP="00A76ABC">
            <w:pPr>
              <w:spacing w:line="240" w:lineRule="atLeast"/>
              <w:jc w:val="left"/>
            </w:pPr>
          </w:p>
        </w:tc>
      </w:tr>
      <w:tr w:rsidR="009E452E" w14:paraId="3868107E" w14:textId="77777777">
        <w:trPr>
          <w:trHeight w:val="267"/>
        </w:trPr>
        <w:tc>
          <w:tcPr>
            <w:tcW w:w="2263" w:type="dxa"/>
          </w:tcPr>
          <w:p w14:paraId="23E3743B" w14:textId="77777777" w:rsidR="009E452E" w:rsidRDefault="00D67AD0" w:rsidP="00A76ABC">
            <w:pPr>
              <w:spacing w:line="240" w:lineRule="atLeast"/>
              <w:jc w:val="left"/>
            </w:pPr>
            <w:r>
              <w:rPr>
                <w:rFonts w:hint="eastAsia"/>
              </w:rPr>
              <w:t>其它支付的数目</w:t>
            </w:r>
            <w:r>
              <w:rPr>
                <w:rFonts w:hint="eastAsia"/>
              </w:rPr>
              <w:t>1</w:t>
            </w:r>
          </w:p>
        </w:tc>
        <w:tc>
          <w:tcPr>
            <w:tcW w:w="2129" w:type="dxa"/>
          </w:tcPr>
          <w:p w14:paraId="67EED053" w14:textId="77777777" w:rsidR="009E452E" w:rsidRDefault="00D67AD0" w:rsidP="00A76ABC">
            <w:pPr>
              <w:spacing w:line="240" w:lineRule="atLeast"/>
              <w:jc w:val="left"/>
            </w:pPr>
            <w:r>
              <w:rPr>
                <w:rFonts w:hint="eastAsia"/>
              </w:rPr>
              <w:t>F_</w:t>
            </w:r>
            <w:r>
              <w:t>Amount1</w:t>
            </w:r>
          </w:p>
        </w:tc>
        <w:tc>
          <w:tcPr>
            <w:tcW w:w="1415" w:type="dxa"/>
          </w:tcPr>
          <w:p w14:paraId="4FBAF8A3"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52E1620D" w14:textId="77777777" w:rsidR="009E452E" w:rsidRDefault="009E452E" w:rsidP="00A76ABC">
            <w:pPr>
              <w:spacing w:line="240" w:lineRule="atLeast"/>
              <w:jc w:val="left"/>
            </w:pPr>
          </w:p>
        </w:tc>
        <w:tc>
          <w:tcPr>
            <w:tcW w:w="6974" w:type="dxa"/>
          </w:tcPr>
          <w:p w14:paraId="2B7B6896" w14:textId="77777777" w:rsidR="009E452E" w:rsidRDefault="00D67AD0" w:rsidP="00A76ABC">
            <w:pPr>
              <w:spacing w:line="240" w:lineRule="atLeast"/>
              <w:jc w:val="left"/>
            </w:pPr>
            <w:r>
              <w:rPr>
                <w:rFonts w:hint="eastAsia"/>
              </w:rPr>
              <w:t>其它支付方式支付的数目</w:t>
            </w:r>
            <w:r>
              <w:rPr>
                <w:rFonts w:hint="eastAsia"/>
              </w:rPr>
              <w:t>1</w:t>
            </w:r>
          </w:p>
        </w:tc>
      </w:tr>
      <w:tr w:rsidR="009E452E" w14:paraId="425D4424" w14:textId="77777777">
        <w:trPr>
          <w:trHeight w:val="267"/>
        </w:trPr>
        <w:tc>
          <w:tcPr>
            <w:tcW w:w="2263" w:type="dxa"/>
          </w:tcPr>
          <w:p w14:paraId="0B4D8EFD" w14:textId="77777777" w:rsidR="009E452E" w:rsidRDefault="00D67AD0" w:rsidP="00A76ABC">
            <w:pPr>
              <w:spacing w:line="240" w:lineRule="atLeast"/>
              <w:jc w:val="left"/>
            </w:pPr>
            <w:r>
              <w:rPr>
                <w:rFonts w:hint="eastAsia"/>
              </w:rPr>
              <w:t>其它支付的数目</w:t>
            </w:r>
            <w:r>
              <w:rPr>
                <w:rFonts w:hint="eastAsia"/>
              </w:rPr>
              <w:t>2</w:t>
            </w:r>
          </w:p>
        </w:tc>
        <w:tc>
          <w:tcPr>
            <w:tcW w:w="2129" w:type="dxa"/>
          </w:tcPr>
          <w:p w14:paraId="397331E3" w14:textId="77777777" w:rsidR="009E452E" w:rsidRDefault="00D67AD0" w:rsidP="00A76ABC">
            <w:pPr>
              <w:spacing w:line="240" w:lineRule="atLeast"/>
              <w:jc w:val="left"/>
            </w:pPr>
            <w:r>
              <w:rPr>
                <w:rFonts w:hint="eastAsia"/>
              </w:rPr>
              <w:t>F_</w:t>
            </w:r>
            <w:r>
              <w:t>Amount2</w:t>
            </w:r>
          </w:p>
        </w:tc>
        <w:tc>
          <w:tcPr>
            <w:tcW w:w="1415" w:type="dxa"/>
          </w:tcPr>
          <w:p w14:paraId="134DB13A"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2694B6CB" w14:textId="77777777" w:rsidR="009E452E" w:rsidRDefault="009E452E" w:rsidP="00A76ABC">
            <w:pPr>
              <w:spacing w:line="240" w:lineRule="atLeast"/>
              <w:jc w:val="left"/>
            </w:pPr>
          </w:p>
        </w:tc>
        <w:tc>
          <w:tcPr>
            <w:tcW w:w="6974" w:type="dxa"/>
          </w:tcPr>
          <w:p w14:paraId="3235507B" w14:textId="77777777" w:rsidR="009E452E" w:rsidRDefault="00D67AD0" w:rsidP="00A76ABC">
            <w:pPr>
              <w:spacing w:line="240" w:lineRule="atLeast"/>
              <w:jc w:val="left"/>
            </w:pPr>
            <w:r>
              <w:rPr>
                <w:rFonts w:hint="eastAsia"/>
              </w:rPr>
              <w:t>其它支付方式支付的数目</w:t>
            </w:r>
            <w:r>
              <w:rPr>
                <w:rFonts w:hint="eastAsia"/>
              </w:rPr>
              <w:t>2</w:t>
            </w:r>
          </w:p>
        </w:tc>
      </w:tr>
      <w:tr w:rsidR="009E452E" w14:paraId="7E6F6351" w14:textId="77777777">
        <w:trPr>
          <w:trHeight w:val="267"/>
        </w:trPr>
        <w:tc>
          <w:tcPr>
            <w:tcW w:w="2263" w:type="dxa"/>
          </w:tcPr>
          <w:p w14:paraId="0F0C0188" w14:textId="77777777" w:rsidR="009E452E" w:rsidRDefault="00D67AD0" w:rsidP="00A76ABC">
            <w:pPr>
              <w:spacing w:line="240" w:lineRule="atLeast"/>
              <w:jc w:val="left"/>
            </w:pPr>
            <w:r>
              <w:rPr>
                <w:rFonts w:hint="eastAsia"/>
              </w:rPr>
              <w:t>其它支付的数目</w:t>
            </w:r>
            <w:r>
              <w:t>3</w:t>
            </w:r>
          </w:p>
        </w:tc>
        <w:tc>
          <w:tcPr>
            <w:tcW w:w="2129" w:type="dxa"/>
          </w:tcPr>
          <w:p w14:paraId="5AA379D3" w14:textId="77777777" w:rsidR="009E452E" w:rsidRDefault="00D67AD0" w:rsidP="00A76ABC">
            <w:pPr>
              <w:spacing w:line="240" w:lineRule="atLeast"/>
              <w:jc w:val="left"/>
            </w:pPr>
            <w:r>
              <w:rPr>
                <w:rFonts w:hint="eastAsia"/>
              </w:rPr>
              <w:t>F_</w:t>
            </w:r>
            <w:r>
              <w:t>Amount3</w:t>
            </w:r>
          </w:p>
        </w:tc>
        <w:tc>
          <w:tcPr>
            <w:tcW w:w="1415" w:type="dxa"/>
          </w:tcPr>
          <w:p w14:paraId="4C856F10"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3602A9BB" w14:textId="77777777" w:rsidR="009E452E" w:rsidRDefault="009E452E" w:rsidP="00A76ABC">
            <w:pPr>
              <w:spacing w:line="240" w:lineRule="atLeast"/>
              <w:jc w:val="left"/>
            </w:pPr>
          </w:p>
        </w:tc>
        <w:tc>
          <w:tcPr>
            <w:tcW w:w="6974" w:type="dxa"/>
          </w:tcPr>
          <w:p w14:paraId="1F363A83" w14:textId="77777777" w:rsidR="009E452E" w:rsidRDefault="00D67AD0" w:rsidP="00A76ABC">
            <w:pPr>
              <w:spacing w:line="240" w:lineRule="atLeast"/>
              <w:jc w:val="left"/>
            </w:pPr>
            <w:r>
              <w:rPr>
                <w:rFonts w:hint="eastAsia"/>
              </w:rPr>
              <w:t>其它支付方式支付的数目</w:t>
            </w:r>
            <w:r>
              <w:rPr>
                <w:rFonts w:hint="eastAsia"/>
              </w:rPr>
              <w:t>3</w:t>
            </w:r>
          </w:p>
        </w:tc>
      </w:tr>
      <w:tr w:rsidR="009E452E" w14:paraId="163C410E" w14:textId="77777777">
        <w:trPr>
          <w:trHeight w:val="267"/>
        </w:trPr>
        <w:tc>
          <w:tcPr>
            <w:tcW w:w="2263" w:type="dxa"/>
          </w:tcPr>
          <w:p w14:paraId="12420F51" w14:textId="77777777" w:rsidR="009E452E" w:rsidRDefault="00D67AD0" w:rsidP="00A76ABC">
            <w:pPr>
              <w:spacing w:line="240" w:lineRule="atLeast"/>
              <w:jc w:val="left"/>
            </w:pPr>
            <w:r>
              <w:rPr>
                <w:rFonts w:hint="eastAsia"/>
              </w:rPr>
              <w:t>其它支付的数目</w:t>
            </w:r>
            <w:r>
              <w:t>4</w:t>
            </w:r>
          </w:p>
        </w:tc>
        <w:tc>
          <w:tcPr>
            <w:tcW w:w="2129" w:type="dxa"/>
          </w:tcPr>
          <w:p w14:paraId="0B5257B1" w14:textId="77777777" w:rsidR="009E452E" w:rsidRDefault="00D67AD0" w:rsidP="00A76ABC">
            <w:pPr>
              <w:spacing w:line="240" w:lineRule="atLeast"/>
              <w:jc w:val="left"/>
            </w:pPr>
            <w:r>
              <w:rPr>
                <w:rFonts w:hint="eastAsia"/>
              </w:rPr>
              <w:t>F_</w:t>
            </w:r>
            <w:r>
              <w:t>Amount4</w:t>
            </w:r>
          </w:p>
        </w:tc>
        <w:tc>
          <w:tcPr>
            <w:tcW w:w="1415" w:type="dxa"/>
          </w:tcPr>
          <w:p w14:paraId="70FADCCB"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62F53A20" w14:textId="77777777" w:rsidR="009E452E" w:rsidRDefault="009E452E" w:rsidP="00A76ABC">
            <w:pPr>
              <w:spacing w:line="240" w:lineRule="atLeast"/>
              <w:jc w:val="left"/>
            </w:pPr>
          </w:p>
        </w:tc>
        <w:tc>
          <w:tcPr>
            <w:tcW w:w="6974" w:type="dxa"/>
          </w:tcPr>
          <w:p w14:paraId="74C3CA7E" w14:textId="77777777" w:rsidR="009E452E" w:rsidRDefault="00D67AD0" w:rsidP="00A76ABC">
            <w:pPr>
              <w:spacing w:line="240" w:lineRule="atLeast"/>
              <w:jc w:val="left"/>
            </w:pPr>
            <w:r>
              <w:rPr>
                <w:rFonts w:hint="eastAsia"/>
              </w:rPr>
              <w:t>其它支付方式支付的数目</w:t>
            </w:r>
            <w:r>
              <w:rPr>
                <w:rFonts w:hint="eastAsia"/>
              </w:rPr>
              <w:t>4</w:t>
            </w:r>
          </w:p>
        </w:tc>
      </w:tr>
      <w:tr w:rsidR="009E452E" w14:paraId="17A985B7" w14:textId="77777777">
        <w:trPr>
          <w:trHeight w:val="267"/>
        </w:trPr>
        <w:tc>
          <w:tcPr>
            <w:tcW w:w="2263" w:type="dxa"/>
          </w:tcPr>
          <w:p w14:paraId="2098848A" w14:textId="77777777" w:rsidR="009E452E" w:rsidRDefault="00D67AD0" w:rsidP="00A76ABC">
            <w:pPr>
              <w:spacing w:line="240" w:lineRule="atLeast"/>
              <w:jc w:val="left"/>
            </w:pPr>
            <w:r>
              <w:rPr>
                <w:rFonts w:hint="eastAsia"/>
              </w:rPr>
              <w:t>其它支付的数目</w:t>
            </w:r>
            <w:r>
              <w:t>5</w:t>
            </w:r>
          </w:p>
        </w:tc>
        <w:tc>
          <w:tcPr>
            <w:tcW w:w="2129" w:type="dxa"/>
          </w:tcPr>
          <w:p w14:paraId="16215C6E" w14:textId="77777777" w:rsidR="009E452E" w:rsidRDefault="00D67AD0" w:rsidP="00A76ABC">
            <w:pPr>
              <w:spacing w:line="240" w:lineRule="atLeast"/>
              <w:jc w:val="left"/>
            </w:pPr>
            <w:r>
              <w:rPr>
                <w:rFonts w:hint="eastAsia"/>
              </w:rPr>
              <w:t>F_</w:t>
            </w:r>
            <w:r>
              <w:t>Amount5</w:t>
            </w:r>
          </w:p>
        </w:tc>
        <w:tc>
          <w:tcPr>
            <w:tcW w:w="1415" w:type="dxa"/>
          </w:tcPr>
          <w:p w14:paraId="18E3A794" w14:textId="77777777" w:rsidR="009E452E" w:rsidRPr="004B5549" w:rsidRDefault="00905793" w:rsidP="00A76ABC">
            <w:pPr>
              <w:spacing w:line="240" w:lineRule="atLeast"/>
              <w:jc w:val="left"/>
              <w:rPr>
                <w:highlight w:val="yellow"/>
              </w:rPr>
            </w:pPr>
            <w:r w:rsidRPr="004B5549">
              <w:rPr>
                <w:highlight w:val="yellow"/>
              </w:rPr>
              <w:t>D</w:t>
            </w:r>
            <w:r w:rsidRPr="004B5549">
              <w:rPr>
                <w:rFonts w:hint="eastAsia"/>
                <w:highlight w:val="yellow"/>
              </w:rPr>
              <w:t>oub</w:t>
            </w:r>
            <w:r w:rsidRPr="004B5549">
              <w:rPr>
                <w:highlight w:val="yellow"/>
              </w:rPr>
              <w:t>le</w:t>
            </w:r>
          </w:p>
        </w:tc>
        <w:tc>
          <w:tcPr>
            <w:tcW w:w="990" w:type="dxa"/>
          </w:tcPr>
          <w:p w14:paraId="70A09468" w14:textId="77777777" w:rsidR="009E452E" w:rsidRDefault="009E452E" w:rsidP="00A76ABC">
            <w:pPr>
              <w:spacing w:line="240" w:lineRule="atLeast"/>
              <w:jc w:val="left"/>
            </w:pPr>
          </w:p>
        </w:tc>
        <w:tc>
          <w:tcPr>
            <w:tcW w:w="6974" w:type="dxa"/>
          </w:tcPr>
          <w:p w14:paraId="5B6A4A19" w14:textId="77777777" w:rsidR="009E452E" w:rsidRDefault="00D67AD0" w:rsidP="00A76ABC">
            <w:pPr>
              <w:spacing w:line="240" w:lineRule="atLeast"/>
              <w:jc w:val="left"/>
            </w:pPr>
            <w:r>
              <w:rPr>
                <w:rFonts w:hint="eastAsia"/>
              </w:rPr>
              <w:t>其它支付方式支付的数目</w:t>
            </w:r>
            <w:r>
              <w:rPr>
                <w:rFonts w:hint="eastAsia"/>
              </w:rPr>
              <w:t>5</w:t>
            </w:r>
          </w:p>
        </w:tc>
      </w:tr>
      <w:tr w:rsidR="009E452E" w14:paraId="00DDC5BD" w14:textId="77777777">
        <w:trPr>
          <w:trHeight w:val="267"/>
        </w:trPr>
        <w:tc>
          <w:tcPr>
            <w:tcW w:w="2263" w:type="dxa"/>
          </w:tcPr>
          <w:p w14:paraId="5D7B6EC8" w14:textId="77777777" w:rsidR="009E452E" w:rsidRDefault="00D67AD0" w:rsidP="00A76ABC">
            <w:pPr>
              <w:spacing w:line="240" w:lineRule="atLeast"/>
              <w:jc w:val="left"/>
            </w:pPr>
            <w:r>
              <w:rPr>
                <w:rFonts w:hint="eastAsia"/>
              </w:rPr>
              <w:t>上传到服务器的时间</w:t>
            </w:r>
          </w:p>
        </w:tc>
        <w:tc>
          <w:tcPr>
            <w:tcW w:w="2129" w:type="dxa"/>
          </w:tcPr>
          <w:p w14:paraId="6355DC6D" w14:textId="77777777" w:rsidR="009E452E" w:rsidRDefault="00D67AD0" w:rsidP="00A76ABC">
            <w:pPr>
              <w:spacing w:line="240" w:lineRule="atLeast"/>
              <w:jc w:val="left"/>
            </w:pPr>
            <w:r>
              <w:rPr>
                <w:rFonts w:hint="eastAsia"/>
              </w:rPr>
              <w:t>F_</w:t>
            </w:r>
            <w:r>
              <w:t>UploadDateTime</w:t>
            </w:r>
          </w:p>
        </w:tc>
        <w:tc>
          <w:tcPr>
            <w:tcW w:w="1415" w:type="dxa"/>
          </w:tcPr>
          <w:p w14:paraId="6FF61F68" w14:textId="77777777" w:rsidR="009E452E" w:rsidRDefault="009E452E" w:rsidP="00A76ABC">
            <w:pPr>
              <w:spacing w:line="240" w:lineRule="atLeast"/>
              <w:jc w:val="left"/>
            </w:pPr>
          </w:p>
        </w:tc>
        <w:tc>
          <w:tcPr>
            <w:tcW w:w="990" w:type="dxa"/>
          </w:tcPr>
          <w:p w14:paraId="501FC281" w14:textId="77777777" w:rsidR="009E452E" w:rsidRDefault="009E452E" w:rsidP="00A76ABC">
            <w:pPr>
              <w:spacing w:line="240" w:lineRule="atLeast"/>
              <w:jc w:val="left"/>
            </w:pPr>
          </w:p>
        </w:tc>
        <w:tc>
          <w:tcPr>
            <w:tcW w:w="6974" w:type="dxa"/>
          </w:tcPr>
          <w:p w14:paraId="6D75B417" w14:textId="77777777" w:rsidR="009E452E" w:rsidRDefault="00D67AD0" w:rsidP="00A76ABC">
            <w:pPr>
              <w:spacing w:line="240" w:lineRule="atLeast"/>
              <w:jc w:val="left"/>
            </w:pPr>
            <w:r>
              <w:rPr>
                <w:rFonts w:hint="eastAsia"/>
              </w:rPr>
              <w:t>有时上传不成功，时间会滞后，要记录此时间，以观察客户的网络情况并提供收银汇总的证据</w:t>
            </w:r>
            <w:r w:rsidR="003D37AC">
              <w:rPr>
                <w:rFonts w:hint="eastAsia"/>
              </w:rPr>
              <w:t>。</w:t>
            </w:r>
          </w:p>
          <w:p w14:paraId="578ABF67" w14:textId="77777777" w:rsidR="003D37AC" w:rsidRDefault="003D37AC" w:rsidP="00A76ABC">
            <w:pPr>
              <w:spacing w:line="240" w:lineRule="atLeast"/>
              <w:jc w:val="left"/>
            </w:pPr>
            <w:r w:rsidRPr="00D202AE">
              <w:rPr>
                <w:rFonts w:hint="eastAsia"/>
                <w:shd w:val="clear" w:color="auto" w:fill="FFC000" w:themeFill="accent4"/>
              </w:rPr>
              <w:t>此时间由服务器</w:t>
            </w:r>
            <w:r w:rsidR="00D202AE" w:rsidRPr="00D202AE">
              <w:rPr>
                <w:rFonts w:hint="eastAsia"/>
                <w:shd w:val="clear" w:color="auto" w:fill="FFC000" w:themeFill="accent4"/>
              </w:rPr>
              <w:t>端</w:t>
            </w:r>
            <w:r w:rsidRPr="00D202AE">
              <w:rPr>
                <w:rFonts w:hint="eastAsia"/>
                <w:shd w:val="clear" w:color="auto" w:fill="FFC000" w:themeFill="accent4"/>
              </w:rPr>
              <w:t>设置</w:t>
            </w:r>
            <w:r w:rsidR="00D202AE" w:rsidRPr="00D202AE">
              <w:rPr>
                <w:rFonts w:hint="eastAsia"/>
                <w:shd w:val="clear" w:color="auto" w:fill="FFC000" w:themeFill="accent4"/>
              </w:rPr>
              <w:t>。</w:t>
            </w:r>
          </w:p>
        </w:tc>
      </w:tr>
    </w:tbl>
    <w:p w14:paraId="56F785AD" w14:textId="77777777" w:rsidR="009E452E" w:rsidRDefault="00D67AD0" w:rsidP="00A76ABC">
      <w:pPr>
        <w:pStyle w:val="4"/>
        <w:spacing w:line="240" w:lineRule="atLeast"/>
        <w:jc w:val="left"/>
      </w:pPr>
      <w:r>
        <w:rPr>
          <w:rFonts w:hint="eastAsia"/>
        </w:rPr>
        <w:t>小票格式主表</w:t>
      </w:r>
      <w:r>
        <w:t>T_SmallSheetFrame</w:t>
      </w: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6"/>
        <w:gridCol w:w="3017"/>
        <w:gridCol w:w="3964"/>
        <w:gridCol w:w="850"/>
        <w:gridCol w:w="6379"/>
      </w:tblGrid>
      <w:tr w:rsidR="009E452E" w14:paraId="1FCCC83A" w14:textId="77777777" w:rsidTr="00DD4792">
        <w:trPr>
          <w:trHeight w:val="255"/>
        </w:trPr>
        <w:tc>
          <w:tcPr>
            <w:tcW w:w="1236" w:type="dxa"/>
            <w:shd w:val="clear" w:color="auto" w:fill="FF0000"/>
          </w:tcPr>
          <w:p w14:paraId="70D0298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3017" w:type="dxa"/>
            <w:shd w:val="clear" w:color="auto" w:fill="FF0000"/>
          </w:tcPr>
          <w:p w14:paraId="7CD5B94A"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964" w:type="dxa"/>
            <w:shd w:val="clear" w:color="auto" w:fill="FF0000"/>
          </w:tcPr>
          <w:p w14:paraId="2E325454"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0" w:type="dxa"/>
            <w:shd w:val="clear" w:color="auto" w:fill="FF0000"/>
          </w:tcPr>
          <w:p w14:paraId="5BD9EB8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79" w:type="dxa"/>
            <w:shd w:val="clear" w:color="auto" w:fill="FF0000"/>
          </w:tcPr>
          <w:p w14:paraId="522CE7F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7D319CC" w14:textId="77777777" w:rsidTr="00DD4792">
        <w:trPr>
          <w:trHeight w:val="267"/>
        </w:trPr>
        <w:tc>
          <w:tcPr>
            <w:tcW w:w="1236" w:type="dxa"/>
          </w:tcPr>
          <w:p w14:paraId="0E2A2174" w14:textId="77777777" w:rsidR="009E452E" w:rsidRDefault="00D67AD0" w:rsidP="00A76ABC">
            <w:pPr>
              <w:spacing w:line="240" w:lineRule="atLeast"/>
              <w:jc w:val="left"/>
            </w:pPr>
            <w:r>
              <w:rPr>
                <w:rFonts w:hint="eastAsia"/>
              </w:rPr>
              <w:t>ID</w:t>
            </w:r>
          </w:p>
        </w:tc>
        <w:tc>
          <w:tcPr>
            <w:tcW w:w="3017" w:type="dxa"/>
          </w:tcPr>
          <w:p w14:paraId="01522474" w14:textId="77777777" w:rsidR="009E452E" w:rsidRDefault="00D67AD0" w:rsidP="00A76ABC">
            <w:pPr>
              <w:spacing w:line="240" w:lineRule="atLeast"/>
              <w:jc w:val="left"/>
            </w:pPr>
            <w:r>
              <w:rPr>
                <w:rFonts w:hint="eastAsia"/>
              </w:rPr>
              <w:t>F_</w:t>
            </w:r>
            <w:r>
              <w:t>ID</w:t>
            </w:r>
          </w:p>
        </w:tc>
        <w:tc>
          <w:tcPr>
            <w:tcW w:w="3964" w:type="dxa"/>
          </w:tcPr>
          <w:p w14:paraId="474D2A4A" w14:textId="77777777" w:rsidR="009E452E" w:rsidRDefault="009E452E" w:rsidP="00A76ABC">
            <w:pPr>
              <w:spacing w:line="240" w:lineRule="atLeast"/>
              <w:jc w:val="left"/>
            </w:pPr>
          </w:p>
        </w:tc>
        <w:tc>
          <w:tcPr>
            <w:tcW w:w="850" w:type="dxa"/>
          </w:tcPr>
          <w:p w14:paraId="765C42E8" w14:textId="77777777" w:rsidR="009E452E" w:rsidRDefault="009E452E" w:rsidP="00A76ABC">
            <w:pPr>
              <w:spacing w:line="240" w:lineRule="atLeast"/>
              <w:jc w:val="left"/>
            </w:pPr>
          </w:p>
        </w:tc>
        <w:tc>
          <w:tcPr>
            <w:tcW w:w="6379" w:type="dxa"/>
          </w:tcPr>
          <w:p w14:paraId="4C7FA468" w14:textId="77777777" w:rsidR="009E452E" w:rsidRDefault="009E452E" w:rsidP="00A76ABC">
            <w:pPr>
              <w:spacing w:line="240" w:lineRule="atLeast"/>
              <w:jc w:val="left"/>
            </w:pPr>
          </w:p>
        </w:tc>
      </w:tr>
      <w:tr w:rsidR="009E452E" w14:paraId="17F8C07F" w14:textId="77777777" w:rsidTr="00DD4792">
        <w:trPr>
          <w:trHeight w:val="267"/>
        </w:trPr>
        <w:tc>
          <w:tcPr>
            <w:tcW w:w="1236" w:type="dxa"/>
          </w:tcPr>
          <w:p w14:paraId="58919627" w14:textId="77777777" w:rsidR="009E452E" w:rsidRDefault="009E452E" w:rsidP="00A76ABC">
            <w:pPr>
              <w:spacing w:line="240" w:lineRule="atLeast"/>
              <w:jc w:val="left"/>
            </w:pPr>
          </w:p>
        </w:tc>
        <w:tc>
          <w:tcPr>
            <w:tcW w:w="3017" w:type="dxa"/>
          </w:tcPr>
          <w:p w14:paraId="643A3759" w14:textId="77777777" w:rsidR="009E452E" w:rsidRDefault="00D67AD0" w:rsidP="00A76ABC">
            <w:pPr>
              <w:spacing w:line="240" w:lineRule="atLeast"/>
              <w:jc w:val="left"/>
            </w:pPr>
            <w:r>
              <w:t>F_Logo</w:t>
            </w:r>
          </w:p>
        </w:tc>
        <w:tc>
          <w:tcPr>
            <w:tcW w:w="3964" w:type="dxa"/>
          </w:tcPr>
          <w:p w14:paraId="286A41BA" w14:textId="77777777" w:rsidR="009E452E" w:rsidRDefault="00D67AD0" w:rsidP="00A76ABC">
            <w:pPr>
              <w:spacing w:line="240" w:lineRule="atLeast"/>
              <w:jc w:val="left"/>
            </w:pPr>
            <w:r>
              <w:rPr>
                <w:rFonts w:hint="eastAsia"/>
              </w:rPr>
              <w:t>T</w:t>
            </w:r>
            <w:r>
              <w:t>EXT</w:t>
            </w:r>
          </w:p>
        </w:tc>
        <w:tc>
          <w:tcPr>
            <w:tcW w:w="850" w:type="dxa"/>
          </w:tcPr>
          <w:p w14:paraId="0F6841BB" w14:textId="77777777" w:rsidR="009E452E" w:rsidRDefault="009E452E" w:rsidP="00A76ABC">
            <w:pPr>
              <w:spacing w:line="240" w:lineRule="atLeast"/>
              <w:jc w:val="left"/>
            </w:pPr>
          </w:p>
        </w:tc>
        <w:tc>
          <w:tcPr>
            <w:tcW w:w="6379" w:type="dxa"/>
          </w:tcPr>
          <w:p w14:paraId="2DAE6F83" w14:textId="77777777" w:rsidR="009E452E" w:rsidRDefault="009E452E" w:rsidP="00A76ABC">
            <w:pPr>
              <w:spacing w:line="240" w:lineRule="atLeast"/>
              <w:jc w:val="left"/>
            </w:pPr>
          </w:p>
        </w:tc>
      </w:tr>
      <w:tr w:rsidR="006529CD" w14:paraId="24EAF443" w14:textId="77777777" w:rsidTr="00DD4792">
        <w:trPr>
          <w:trHeight w:val="267"/>
        </w:trPr>
        <w:tc>
          <w:tcPr>
            <w:tcW w:w="1236" w:type="dxa"/>
          </w:tcPr>
          <w:p w14:paraId="3CFD7BB0" w14:textId="77777777" w:rsidR="006529CD" w:rsidRDefault="00097061" w:rsidP="00A76ABC">
            <w:pPr>
              <w:spacing w:line="240" w:lineRule="atLeast"/>
              <w:jc w:val="left"/>
            </w:pPr>
            <w:r>
              <w:rPr>
                <w:rFonts w:hint="eastAsia"/>
              </w:rPr>
              <w:t>分隔字符</w:t>
            </w:r>
          </w:p>
        </w:tc>
        <w:tc>
          <w:tcPr>
            <w:tcW w:w="3017" w:type="dxa"/>
          </w:tcPr>
          <w:p w14:paraId="637EE793" w14:textId="77777777" w:rsidR="006529CD" w:rsidRDefault="006529CD" w:rsidP="00A76ABC">
            <w:pPr>
              <w:spacing w:line="240" w:lineRule="atLeast"/>
              <w:jc w:val="left"/>
            </w:pPr>
            <w:r w:rsidRPr="006529CD">
              <w:t xml:space="preserve">F_DelimiterToRepeat        </w:t>
            </w:r>
          </w:p>
        </w:tc>
        <w:tc>
          <w:tcPr>
            <w:tcW w:w="3964" w:type="dxa"/>
          </w:tcPr>
          <w:p w14:paraId="1686EE09" w14:textId="77777777" w:rsidR="006529CD" w:rsidRDefault="006529CD" w:rsidP="00A76ABC">
            <w:pPr>
              <w:spacing w:line="240" w:lineRule="atLeast"/>
              <w:jc w:val="left"/>
            </w:pPr>
            <w:r w:rsidRPr="006529CD">
              <w:t xml:space="preserve">VARCHAR (1) NOT NULL DEFAULT </w:t>
            </w:r>
            <w:r>
              <w:t>‘</w:t>
            </w:r>
            <w:r w:rsidRPr="006529CD">
              <w:t>-</w:t>
            </w:r>
            <w:r>
              <w:t>‘</w:t>
            </w:r>
          </w:p>
        </w:tc>
        <w:tc>
          <w:tcPr>
            <w:tcW w:w="850" w:type="dxa"/>
          </w:tcPr>
          <w:p w14:paraId="51669DDE" w14:textId="77777777" w:rsidR="006529CD" w:rsidRDefault="006529CD" w:rsidP="00A76ABC">
            <w:pPr>
              <w:spacing w:line="240" w:lineRule="atLeast"/>
              <w:jc w:val="left"/>
            </w:pPr>
          </w:p>
        </w:tc>
        <w:tc>
          <w:tcPr>
            <w:tcW w:w="6379" w:type="dxa"/>
          </w:tcPr>
          <w:p w14:paraId="68C33C3E" w14:textId="77777777" w:rsidR="006529CD" w:rsidRDefault="00097061" w:rsidP="00A76ABC">
            <w:pPr>
              <w:spacing w:line="240" w:lineRule="atLeast"/>
              <w:jc w:val="left"/>
            </w:pPr>
            <w:r>
              <w:rPr>
                <w:rFonts w:hint="eastAsia"/>
              </w:rPr>
              <w:t>小票上面常用虚线</w:t>
            </w:r>
            <w:r>
              <w:rPr>
                <w:rFonts w:hint="eastAsia"/>
              </w:rPr>
              <w:t>-----</w:t>
            </w:r>
            <w:r>
              <w:rPr>
                <w:rFonts w:hint="eastAsia"/>
              </w:rPr>
              <w:t>隔开不同的区域。这里设置为可以让用户自定义一个字符做分隔线的单元，比如星号</w:t>
            </w:r>
            <w:r>
              <w:rPr>
                <w:rFonts w:hint="eastAsia"/>
              </w:rPr>
              <w:t>*</w:t>
            </w:r>
            <w:r>
              <w:rPr>
                <w:rFonts w:hint="eastAsia"/>
              </w:rPr>
              <w:t>，</w:t>
            </w:r>
            <w:r>
              <w:rPr>
                <w:rFonts w:hint="eastAsia"/>
              </w:rPr>
              <w:t>&amp;</w:t>
            </w:r>
            <w:r>
              <w:rPr>
                <w:rFonts w:hint="eastAsia"/>
              </w:rPr>
              <w:t>，￥等等</w:t>
            </w:r>
          </w:p>
        </w:tc>
      </w:tr>
      <w:tr w:rsidR="00DD4792" w14:paraId="2698195C" w14:textId="77777777" w:rsidTr="00DD4792">
        <w:trPr>
          <w:trHeight w:val="267"/>
        </w:trPr>
        <w:tc>
          <w:tcPr>
            <w:tcW w:w="1236" w:type="dxa"/>
          </w:tcPr>
          <w:p w14:paraId="64A96ABB" w14:textId="77777777" w:rsidR="00DD4792" w:rsidRDefault="00DD4792" w:rsidP="00A76ABC">
            <w:pPr>
              <w:spacing w:line="240" w:lineRule="atLeast"/>
              <w:jc w:val="left"/>
            </w:pPr>
          </w:p>
        </w:tc>
        <w:tc>
          <w:tcPr>
            <w:tcW w:w="3017" w:type="dxa"/>
          </w:tcPr>
          <w:p w14:paraId="52707135" w14:textId="77777777" w:rsidR="00DD4792" w:rsidRPr="006529CD" w:rsidRDefault="00DD4792" w:rsidP="00DD4792">
            <w:pPr>
              <w:spacing w:line="240" w:lineRule="atLeast"/>
              <w:jc w:val="left"/>
            </w:pPr>
            <w:r>
              <w:t>F_countOfBlankLineAtBottom</w:t>
            </w:r>
            <w:r w:rsidRPr="006529CD">
              <w:t xml:space="preserve"> </w:t>
            </w:r>
          </w:p>
        </w:tc>
        <w:tc>
          <w:tcPr>
            <w:tcW w:w="3964" w:type="dxa"/>
          </w:tcPr>
          <w:p w14:paraId="3EB3DFF6" w14:textId="77777777" w:rsidR="00DD4792" w:rsidRPr="006529CD" w:rsidRDefault="00DD4792" w:rsidP="00A76ABC">
            <w:pPr>
              <w:spacing w:line="240" w:lineRule="atLeast"/>
              <w:jc w:val="left"/>
            </w:pPr>
            <w:r>
              <w:t xml:space="preserve">Int </w:t>
            </w:r>
            <w:r>
              <w:rPr>
                <w:rFonts w:hint="eastAsia"/>
              </w:rPr>
              <w:t>not</w:t>
            </w:r>
            <w:r>
              <w:t xml:space="preserve"> null</w:t>
            </w:r>
            <w:r>
              <w:t>，</w:t>
            </w:r>
            <w:r w:rsidR="00AE5941">
              <w:rPr>
                <w:rFonts w:hint="eastAsia"/>
              </w:rPr>
              <w:t>[</w:t>
            </w:r>
            <w:r>
              <w:t>0</w:t>
            </w:r>
            <w:r>
              <w:t>，</w:t>
            </w:r>
            <w:r>
              <w:t>5</w:t>
            </w:r>
            <w:r w:rsidR="00AE5941">
              <w:t>]</w:t>
            </w:r>
          </w:p>
        </w:tc>
        <w:tc>
          <w:tcPr>
            <w:tcW w:w="850" w:type="dxa"/>
          </w:tcPr>
          <w:p w14:paraId="15A3B4D0" w14:textId="77777777" w:rsidR="00DD4792" w:rsidRDefault="00DD4792" w:rsidP="00A76ABC">
            <w:pPr>
              <w:spacing w:line="240" w:lineRule="atLeast"/>
              <w:jc w:val="left"/>
            </w:pPr>
          </w:p>
        </w:tc>
        <w:tc>
          <w:tcPr>
            <w:tcW w:w="6379" w:type="dxa"/>
          </w:tcPr>
          <w:p w14:paraId="445C5E3D" w14:textId="77777777" w:rsidR="00DD4792" w:rsidRDefault="00DD4792" w:rsidP="00A76ABC">
            <w:pPr>
              <w:spacing w:line="240" w:lineRule="atLeast"/>
              <w:jc w:val="left"/>
            </w:pPr>
          </w:p>
        </w:tc>
      </w:tr>
      <w:tr w:rsidR="009E452E" w14:paraId="7C6BF64F" w14:textId="77777777" w:rsidTr="00DD4792">
        <w:trPr>
          <w:trHeight w:val="267"/>
        </w:trPr>
        <w:tc>
          <w:tcPr>
            <w:tcW w:w="1236" w:type="dxa"/>
          </w:tcPr>
          <w:p w14:paraId="3411B80A" w14:textId="77777777" w:rsidR="009E452E" w:rsidRDefault="00D67AD0" w:rsidP="00A76ABC">
            <w:pPr>
              <w:spacing w:line="240" w:lineRule="atLeast"/>
              <w:jc w:val="left"/>
            </w:pPr>
            <w:r>
              <w:rPr>
                <w:rFonts w:hint="eastAsia"/>
              </w:rPr>
              <w:t>状态</w:t>
            </w:r>
          </w:p>
        </w:tc>
        <w:tc>
          <w:tcPr>
            <w:tcW w:w="3017" w:type="dxa"/>
          </w:tcPr>
          <w:p w14:paraId="26CE1467" w14:textId="77777777" w:rsidR="009E452E" w:rsidRDefault="00D67AD0" w:rsidP="00A76ABC">
            <w:pPr>
              <w:spacing w:line="240" w:lineRule="atLeast"/>
              <w:jc w:val="left"/>
            </w:pPr>
            <w:r>
              <w:rPr>
                <w:rFonts w:hint="eastAsia"/>
              </w:rPr>
              <w:t>F</w:t>
            </w:r>
            <w:r>
              <w:t>_Status</w:t>
            </w:r>
          </w:p>
        </w:tc>
        <w:tc>
          <w:tcPr>
            <w:tcW w:w="3964" w:type="dxa"/>
          </w:tcPr>
          <w:p w14:paraId="4AF172CF" w14:textId="77777777" w:rsidR="009E452E" w:rsidRDefault="00D67AD0" w:rsidP="00A76ABC">
            <w:pPr>
              <w:spacing w:line="240" w:lineRule="atLeast"/>
              <w:jc w:val="left"/>
            </w:pPr>
            <w:r>
              <w:t>Int not null</w:t>
            </w:r>
          </w:p>
        </w:tc>
        <w:tc>
          <w:tcPr>
            <w:tcW w:w="850" w:type="dxa"/>
          </w:tcPr>
          <w:p w14:paraId="2BCE3C4D" w14:textId="77777777" w:rsidR="009E452E" w:rsidRDefault="009E452E" w:rsidP="00A76ABC">
            <w:pPr>
              <w:spacing w:line="240" w:lineRule="atLeast"/>
              <w:jc w:val="left"/>
            </w:pPr>
          </w:p>
        </w:tc>
        <w:tc>
          <w:tcPr>
            <w:tcW w:w="6379" w:type="dxa"/>
          </w:tcPr>
          <w:p w14:paraId="21EC2C4B" w14:textId="77777777" w:rsidR="009E452E" w:rsidRDefault="00D67AD0" w:rsidP="00A76ABC">
            <w:pPr>
              <w:spacing w:line="240" w:lineRule="atLeast"/>
              <w:jc w:val="left"/>
            </w:pPr>
            <w:r>
              <w:rPr>
                <w:rFonts w:hint="eastAsia"/>
              </w:rPr>
              <w:t>0</w:t>
            </w:r>
            <w:r>
              <w:rPr>
                <w:rFonts w:hint="eastAsia"/>
              </w:rPr>
              <w:t>，正常。</w:t>
            </w:r>
            <w:r>
              <w:t>1</w:t>
            </w:r>
            <w:r>
              <w:rPr>
                <w:rFonts w:hint="eastAsia"/>
              </w:rPr>
              <w:t>=</w:t>
            </w:r>
            <w:r>
              <w:rPr>
                <w:rFonts w:hint="eastAsia"/>
              </w:rPr>
              <w:t>已经删除</w:t>
            </w:r>
          </w:p>
        </w:tc>
      </w:tr>
    </w:tbl>
    <w:p w14:paraId="54D53653" w14:textId="77777777" w:rsidR="009E452E" w:rsidRDefault="009E452E" w:rsidP="00A76ABC">
      <w:pPr>
        <w:spacing w:line="240" w:lineRule="atLeast"/>
        <w:jc w:val="left"/>
      </w:pPr>
    </w:p>
    <w:p w14:paraId="1291F149" w14:textId="77777777" w:rsidR="009E452E" w:rsidRDefault="00D67AD0" w:rsidP="00A76ABC">
      <w:pPr>
        <w:pStyle w:val="4"/>
        <w:spacing w:line="240" w:lineRule="atLeast"/>
        <w:jc w:val="left"/>
      </w:pPr>
      <w:r>
        <w:rPr>
          <w:rFonts w:hint="eastAsia"/>
        </w:rPr>
        <w:t>小票格式从表，</w:t>
      </w:r>
      <w:r>
        <w:t>小票内容格式</w:t>
      </w:r>
      <w:r>
        <w:rPr>
          <w:rFonts w:hint="eastAsia"/>
        </w:rPr>
        <w:t>表</w:t>
      </w:r>
      <w:r>
        <w:t>T_SmallSheetText</w:t>
      </w:r>
    </w:p>
    <w:p w14:paraId="03E23CEA" w14:textId="77777777" w:rsidR="009E452E" w:rsidRDefault="009E452E" w:rsidP="00A76ABC">
      <w:pPr>
        <w:spacing w:line="240" w:lineRule="atLeast"/>
        <w:jc w:val="left"/>
      </w:pP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985"/>
        <w:gridCol w:w="3118"/>
        <w:gridCol w:w="1560"/>
        <w:gridCol w:w="5811"/>
      </w:tblGrid>
      <w:tr w:rsidR="009E452E" w14:paraId="6F1770B5" w14:textId="77777777">
        <w:trPr>
          <w:trHeight w:val="255"/>
        </w:trPr>
        <w:tc>
          <w:tcPr>
            <w:tcW w:w="1696" w:type="dxa"/>
            <w:shd w:val="clear" w:color="auto" w:fill="FF0000"/>
          </w:tcPr>
          <w:p w14:paraId="194783C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985" w:type="dxa"/>
            <w:shd w:val="clear" w:color="auto" w:fill="FF0000"/>
          </w:tcPr>
          <w:p w14:paraId="67960CB4"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8" w:type="dxa"/>
            <w:shd w:val="clear" w:color="auto" w:fill="FF0000"/>
          </w:tcPr>
          <w:p w14:paraId="027238D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560" w:type="dxa"/>
            <w:shd w:val="clear" w:color="auto" w:fill="FF0000"/>
          </w:tcPr>
          <w:p w14:paraId="72FAAB8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811" w:type="dxa"/>
            <w:shd w:val="clear" w:color="auto" w:fill="FF0000"/>
          </w:tcPr>
          <w:p w14:paraId="1594233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E7C8FFE" w14:textId="77777777">
        <w:trPr>
          <w:trHeight w:val="267"/>
        </w:trPr>
        <w:tc>
          <w:tcPr>
            <w:tcW w:w="1696" w:type="dxa"/>
          </w:tcPr>
          <w:p w14:paraId="714BC264" w14:textId="77777777" w:rsidR="009E452E" w:rsidRDefault="00D67AD0" w:rsidP="00A76ABC">
            <w:pPr>
              <w:spacing w:line="240" w:lineRule="atLeast"/>
              <w:jc w:val="left"/>
            </w:pPr>
            <w:r>
              <w:rPr>
                <w:rFonts w:hint="eastAsia"/>
              </w:rPr>
              <w:t>ID</w:t>
            </w:r>
          </w:p>
        </w:tc>
        <w:tc>
          <w:tcPr>
            <w:tcW w:w="1985" w:type="dxa"/>
          </w:tcPr>
          <w:p w14:paraId="026D733D" w14:textId="77777777" w:rsidR="009E452E" w:rsidRDefault="00D67AD0" w:rsidP="00A76ABC">
            <w:pPr>
              <w:spacing w:line="240" w:lineRule="atLeast"/>
              <w:jc w:val="left"/>
            </w:pPr>
            <w:r>
              <w:rPr>
                <w:rFonts w:hint="eastAsia"/>
              </w:rPr>
              <w:t>F_</w:t>
            </w:r>
            <w:r>
              <w:t>ID</w:t>
            </w:r>
          </w:p>
        </w:tc>
        <w:tc>
          <w:tcPr>
            <w:tcW w:w="3118" w:type="dxa"/>
          </w:tcPr>
          <w:p w14:paraId="3BEA96D8" w14:textId="77777777" w:rsidR="009E452E" w:rsidRDefault="009E452E" w:rsidP="00A76ABC">
            <w:pPr>
              <w:spacing w:line="240" w:lineRule="atLeast"/>
              <w:jc w:val="left"/>
            </w:pPr>
          </w:p>
        </w:tc>
        <w:tc>
          <w:tcPr>
            <w:tcW w:w="1560" w:type="dxa"/>
          </w:tcPr>
          <w:p w14:paraId="31A9B257" w14:textId="77777777" w:rsidR="009E452E" w:rsidRDefault="009E452E" w:rsidP="00A76ABC">
            <w:pPr>
              <w:spacing w:line="240" w:lineRule="atLeast"/>
              <w:jc w:val="left"/>
            </w:pPr>
          </w:p>
        </w:tc>
        <w:tc>
          <w:tcPr>
            <w:tcW w:w="5811" w:type="dxa"/>
          </w:tcPr>
          <w:p w14:paraId="562B843A" w14:textId="77777777" w:rsidR="009E452E" w:rsidRDefault="009E452E" w:rsidP="00A76ABC">
            <w:pPr>
              <w:spacing w:line="240" w:lineRule="atLeast"/>
              <w:jc w:val="left"/>
            </w:pPr>
          </w:p>
        </w:tc>
      </w:tr>
      <w:tr w:rsidR="009E452E" w14:paraId="49ED307E" w14:textId="77777777">
        <w:trPr>
          <w:trHeight w:val="267"/>
        </w:trPr>
        <w:tc>
          <w:tcPr>
            <w:tcW w:w="1696" w:type="dxa"/>
          </w:tcPr>
          <w:p w14:paraId="6BACE4D4" w14:textId="77777777" w:rsidR="009E452E" w:rsidRDefault="009E452E" w:rsidP="00A76ABC">
            <w:pPr>
              <w:spacing w:line="240" w:lineRule="atLeast"/>
              <w:jc w:val="left"/>
            </w:pPr>
          </w:p>
        </w:tc>
        <w:tc>
          <w:tcPr>
            <w:tcW w:w="1985" w:type="dxa"/>
          </w:tcPr>
          <w:p w14:paraId="62D385E2" w14:textId="77777777" w:rsidR="009E452E" w:rsidRDefault="00D67AD0" w:rsidP="00A76ABC">
            <w:pPr>
              <w:spacing w:line="240" w:lineRule="atLeast"/>
              <w:jc w:val="left"/>
            </w:pPr>
            <w:r>
              <w:t xml:space="preserve">F_Content </w:t>
            </w:r>
          </w:p>
        </w:tc>
        <w:tc>
          <w:tcPr>
            <w:tcW w:w="3118" w:type="dxa"/>
          </w:tcPr>
          <w:p w14:paraId="67C42C74" w14:textId="77777777" w:rsidR="009E452E" w:rsidRDefault="00D67AD0" w:rsidP="00A76ABC">
            <w:pPr>
              <w:spacing w:line="240" w:lineRule="atLeast"/>
              <w:jc w:val="left"/>
            </w:pPr>
            <w:r>
              <w:t>VARCHAR(100) NOT NULL</w:t>
            </w:r>
          </w:p>
        </w:tc>
        <w:tc>
          <w:tcPr>
            <w:tcW w:w="1560" w:type="dxa"/>
          </w:tcPr>
          <w:p w14:paraId="6BEA59EB" w14:textId="77777777" w:rsidR="009E452E" w:rsidRDefault="009E452E" w:rsidP="00A76ABC">
            <w:pPr>
              <w:spacing w:line="240" w:lineRule="atLeast"/>
              <w:jc w:val="left"/>
            </w:pPr>
          </w:p>
        </w:tc>
        <w:tc>
          <w:tcPr>
            <w:tcW w:w="5811" w:type="dxa"/>
          </w:tcPr>
          <w:p w14:paraId="18888F46" w14:textId="77777777" w:rsidR="009E452E" w:rsidRDefault="009E452E" w:rsidP="00A76ABC">
            <w:pPr>
              <w:spacing w:line="240" w:lineRule="atLeast"/>
              <w:jc w:val="left"/>
            </w:pPr>
          </w:p>
        </w:tc>
      </w:tr>
      <w:tr w:rsidR="009E452E" w14:paraId="5E4E2400" w14:textId="77777777">
        <w:trPr>
          <w:trHeight w:val="267"/>
        </w:trPr>
        <w:tc>
          <w:tcPr>
            <w:tcW w:w="1696" w:type="dxa"/>
          </w:tcPr>
          <w:p w14:paraId="2B6A373A" w14:textId="77777777" w:rsidR="009E452E" w:rsidRDefault="00D67AD0" w:rsidP="00A76ABC">
            <w:pPr>
              <w:spacing w:line="240" w:lineRule="atLeast"/>
              <w:jc w:val="left"/>
            </w:pPr>
            <w:r>
              <w:t>F_FrameID</w:t>
            </w:r>
          </w:p>
        </w:tc>
        <w:tc>
          <w:tcPr>
            <w:tcW w:w="1985" w:type="dxa"/>
          </w:tcPr>
          <w:p w14:paraId="24D583AA" w14:textId="77777777" w:rsidR="009E452E" w:rsidRDefault="00D67AD0" w:rsidP="00A76ABC">
            <w:pPr>
              <w:spacing w:line="240" w:lineRule="atLeast"/>
              <w:jc w:val="left"/>
            </w:pPr>
            <w:r>
              <w:t>F_Size</w:t>
            </w:r>
          </w:p>
        </w:tc>
        <w:tc>
          <w:tcPr>
            <w:tcW w:w="3118" w:type="dxa"/>
          </w:tcPr>
          <w:p w14:paraId="2E28D133" w14:textId="77777777" w:rsidR="009E452E" w:rsidRDefault="00D67AD0" w:rsidP="00A76ABC">
            <w:pPr>
              <w:spacing w:line="240" w:lineRule="atLeast"/>
              <w:jc w:val="left"/>
            </w:pPr>
            <w:r>
              <w:t xml:space="preserve">FLOAT </w:t>
            </w:r>
            <w:r>
              <w:rPr>
                <w:rFonts w:hint="eastAsia"/>
              </w:rPr>
              <w:t>N</w:t>
            </w:r>
            <w:r>
              <w:t>OT NULL</w:t>
            </w:r>
          </w:p>
        </w:tc>
        <w:tc>
          <w:tcPr>
            <w:tcW w:w="1560" w:type="dxa"/>
          </w:tcPr>
          <w:p w14:paraId="6EEE4D18" w14:textId="77777777" w:rsidR="009E452E" w:rsidRDefault="009E452E" w:rsidP="00A76ABC">
            <w:pPr>
              <w:spacing w:line="240" w:lineRule="atLeast"/>
              <w:jc w:val="left"/>
            </w:pPr>
          </w:p>
        </w:tc>
        <w:tc>
          <w:tcPr>
            <w:tcW w:w="5811" w:type="dxa"/>
          </w:tcPr>
          <w:p w14:paraId="47107B11" w14:textId="77777777" w:rsidR="009E452E" w:rsidRDefault="00D67AD0" w:rsidP="00A76ABC">
            <w:pPr>
              <w:spacing w:line="240" w:lineRule="atLeast"/>
              <w:jc w:val="left"/>
            </w:pPr>
            <w:r>
              <w:rPr>
                <w:rFonts w:hint="eastAsia"/>
              </w:rPr>
              <w:t>x</w:t>
            </w:r>
          </w:p>
        </w:tc>
      </w:tr>
      <w:tr w:rsidR="009E452E" w14:paraId="07632EA0" w14:textId="77777777">
        <w:trPr>
          <w:trHeight w:val="267"/>
        </w:trPr>
        <w:tc>
          <w:tcPr>
            <w:tcW w:w="1696" w:type="dxa"/>
          </w:tcPr>
          <w:p w14:paraId="76C7F242" w14:textId="77777777" w:rsidR="009E452E" w:rsidRDefault="00D67AD0" w:rsidP="00A76ABC">
            <w:pPr>
              <w:spacing w:line="240" w:lineRule="atLeast"/>
              <w:jc w:val="left"/>
            </w:pPr>
            <w:r>
              <w:rPr>
                <w:rFonts w:hint="eastAsia"/>
              </w:rPr>
              <w:t>字体加粗</w:t>
            </w:r>
          </w:p>
        </w:tc>
        <w:tc>
          <w:tcPr>
            <w:tcW w:w="1985" w:type="dxa"/>
          </w:tcPr>
          <w:p w14:paraId="6FA5BB25" w14:textId="77777777" w:rsidR="009E452E" w:rsidRDefault="00D67AD0" w:rsidP="00A76ABC">
            <w:pPr>
              <w:spacing w:line="240" w:lineRule="atLeast"/>
              <w:jc w:val="left"/>
            </w:pPr>
            <w:r>
              <w:t>F_Bold</w:t>
            </w:r>
          </w:p>
        </w:tc>
        <w:tc>
          <w:tcPr>
            <w:tcW w:w="3118" w:type="dxa"/>
          </w:tcPr>
          <w:p w14:paraId="44096D4E" w14:textId="77777777" w:rsidR="009E452E" w:rsidRDefault="00D67AD0" w:rsidP="00A76ABC">
            <w:pPr>
              <w:spacing w:line="240" w:lineRule="atLeast"/>
              <w:jc w:val="left"/>
            </w:pPr>
            <w:r>
              <w:t>INT NOT NULL</w:t>
            </w:r>
          </w:p>
        </w:tc>
        <w:tc>
          <w:tcPr>
            <w:tcW w:w="1560" w:type="dxa"/>
          </w:tcPr>
          <w:p w14:paraId="38B334B5" w14:textId="77777777" w:rsidR="009E452E" w:rsidRDefault="009E452E" w:rsidP="00A76ABC">
            <w:pPr>
              <w:spacing w:line="240" w:lineRule="atLeast"/>
              <w:jc w:val="left"/>
            </w:pPr>
          </w:p>
        </w:tc>
        <w:tc>
          <w:tcPr>
            <w:tcW w:w="5811" w:type="dxa"/>
          </w:tcPr>
          <w:p w14:paraId="4DF9E8C2" w14:textId="77777777" w:rsidR="009E452E" w:rsidRDefault="009E452E" w:rsidP="00A76ABC">
            <w:pPr>
              <w:spacing w:line="240" w:lineRule="atLeast"/>
              <w:jc w:val="left"/>
            </w:pPr>
          </w:p>
        </w:tc>
      </w:tr>
      <w:tr w:rsidR="009E452E" w14:paraId="6D67A497" w14:textId="77777777">
        <w:trPr>
          <w:trHeight w:val="267"/>
        </w:trPr>
        <w:tc>
          <w:tcPr>
            <w:tcW w:w="1696" w:type="dxa"/>
          </w:tcPr>
          <w:p w14:paraId="030062EE" w14:textId="77777777" w:rsidR="009E452E" w:rsidRDefault="00D67AD0" w:rsidP="00A76ABC">
            <w:pPr>
              <w:spacing w:line="240" w:lineRule="atLeast"/>
              <w:jc w:val="left"/>
            </w:pPr>
            <w:r>
              <w:rPr>
                <w:rFonts w:hint="eastAsia"/>
              </w:rPr>
              <w:t>内容位置</w:t>
            </w:r>
          </w:p>
        </w:tc>
        <w:tc>
          <w:tcPr>
            <w:tcW w:w="1985" w:type="dxa"/>
          </w:tcPr>
          <w:p w14:paraId="40DFFDC8" w14:textId="77777777" w:rsidR="009E452E" w:rsidRDefault="00D67AD0" w:rsidP="00A76ABC">
            <w:pPr>
              <w:spacing w:line="240" w:lineRule="atLeast"/>
              <w:jc w:val="left"/>
            </w:pPr>
            <w:r>
              <w:t>F_Gravity</w:t>
            </w:r>
          </w:p>
        </w:tc>
        <w:tc>
          <w:tcPr>
            <w:tcW w:w="3118" w:type="dxa"/>
          </w:tcPr>
          <w:p w14:paraId="6C17B9C6" w14:textId="77777777" w:rsidR="009E452E" w:rsidRDefault="00D67AD0" w:rsidP="00A76ABC">
            <w:pPr>
              <w:spacing w:line="240" w:lineRule="atLeast"/>
              <w:jc w:val="left"/>
            </w:pPr>
            <w:r>
              <w:t>INT NOT NULL</w:t>
            </w:r>
          </w:p>
        </w:tc>
        <w:tc>
          <w:tcPr>
            <w:tcW w:w="1560" w:type="dxa"/>
          </w:tcPr>
          <w:p w14:paraId="653EC2C9" w14:textId="77777777" w:rsidR="009E452E" w:rsidRDefault="009E452E" w:rsidP="00A76ABC">
            <w:pPr>
              <w:spacing w:line="240" w:lineRule="atLeast"/>
              <w:jc w:val="left"/>
            </w:pPr>
          </w:p>
        </w:tc>
        <w:tc>
          <w:tcPr>
            <w:tcW w:w="5811" w:type="dxa"/>
          </w:tcPr>
          <w:p w14:paraId="33C37B8D" w14:textId="77777777" w:rsidR="009E452E" w:rsidRDefault="009E452E" w:rsidP="00A76ABC">
            <w:pPr>
              <w:spacing w:line="240" w:lineRule="atLeast"/>
              <w:jc w:val="left"/>
            </w:pPr>
          </w:p>
        </w:tc>
      </w:tr>
      <w:tr w:rsidR="009E452E" w14:paraId="1D288FDA" w14:textId="77777777">
        <w:trPr>
          <w:trHeight w:val="267"/>
        </w:trPr>
        <w:tc>
          <w:tcPr>
            <w:tcW w:w="1696" w:type="dxa"/>
          </w:tcPr>
          <w:p w14:paraId="3C2222ED" w14:textId="77777777" w:rsidR="009E452E" w:rsidRDefault="00D67AD0" w:rsidP="00A76ABC">
            <w:pPr>
              <w:spacing w:line="240" w:lineRule="atLeast"/>
              <w:jc w:val="left"/>
            </w:pPr>
            <w:r>
              <w:rPr>
                <w:rFonts w:hint="eastAsia"/>
              </w:rPr>
              <w:t>对应的小票的</w:t>
            </w:r>
            <w:r>
              <w:rPr>
                <w:rFonts w:hint="eastAsia"/>
              </w:rPr>
              <w:t>I</w:t>
            </w:r>
            <w:r>
              <w:t>D</w:t>
            </w:r>
            <w:r>
              <w:rPr>
                <w:rFonts w:hint="eastAsia"/>
              </w:rPr>
              <w:t>，主表</w:t>
            </w:r>
            <w:r>
              <w:rPr>
                <w:rFonts w:hint="eastAsia"/>
              </w:rPr>
              <w:t>I</w:t>
            </w:r>
            <w:r>
              <w:t>D</w:t>
            </w:r>
          </w:p>
        </w:tc>
        <w:tc>
          <w:tcPr>
            <w:tcW w:w="1985" w:type="dxa"/>
          </w:tcPr>
          <w:p w14:paraId="04A2B17F" w14:textId="77777777" w:rsidR="009E452E" w:rsidRDefault="00D67AD0" w:rsidP="00A76ABC">
            <w:pPr>
              <w:spacing w:line="240" w:lineRule="atLeast"/>
              <w:jc w:val="left"/>
            </w:pPr>
            <w:r>
              <w:t>F_FrameID</w:t>
            </w:r>
          </w:p>
        </w:tc>
        <w:tc>
          <w:tcPr>
            <w:tcW w:w="3118" w:type="dxa"/>
          </w:tcPr>
          <w:p w14:paraId="70800EFB" w14:textId="77777777" w:rsidR="009E452E" w:rsidRDefault="00D67AD0" w:rsidP="00A76ABC">
            <w:pPr>
              <w:spacing w:line="240" w:lineRule="atLeast"/>
              <w:jc w:val="left"/>
            </w:pPr>
            <w:r>
              <w:t>INT NOT NULL</w:t>
            </w:r>
          </w:p>
        </w:tc>
        <w:tc>
          <w:tcPr>
            <w:tcW w:w="1560" w:type="dxa"/>
          </w:tcPr>
          <w:p w14:paraId="7BCB95B6" w14:textId="77777777" w:rsidR="009E452E" w:rsidRDefault="009E452E" w:rsidP="00A76ABC">
            <w:pPr>
              <w:spacing w:line="240" w:lineRule="atLeast"/>
              <w:jc w:val="left"/>
            </w:pPr>
          </w:p>
        </w:tc>
        <w:tc>
          <w:tcPr>
            <w:tcW w:w="5811" w:type="dxa"/>
          </w:tcPr>
          <w:p w14:paraId="4C3B61ED" w14:textId="77777777" w:rsidR="009E452E" w:rsidRDefault="009E452E" w:rsidP="00A76ABC">
            <w:pPr>
              <w:spacing w:line="240" w:lineRule="atLeast"/>
              <w:jc w:val="left"/>
            </w:pPr>
          </w:p>
        </w:tc>
      </w:tr>
      <w:tr w:rsidR="009E452E" w14:paraId="195E12D3" w14:textId="77777777">
        <w:trPr>
          <w:trHeight w:val="267"/>
        </w:trPr>
        <w:tc>
          <w:tcPr>
            <w:tcW w:w="1696" w:type="dxa"/>
          </w:tcPr>
          <w:p w14:paraId="38234E00" w14:textId="77777777" w:rsidR="009E452E" w:rsidRDefault="009E452E" w:rsidP="00A76ABC">
            <w:pPr>
              <w:spacing w:line="240" w:lineRule="atLeast"/>
              <w:jc w:val="left"/>
            </w:pPr>
          </w:p>
        </w:tc>
        <w:tc>
          <w:tcPr>
            <w:tcW w:w="1985" w:type="dxa"/>
          </w:tcPr>
          <w:p w14:paraId="3D742B7E" w14:textId="77777777" w:rsidR="009E452E" w:rsidRDefault="009E452E" w:rsidP="00A76ABC">
            <w:pPr>
              <w:spacing w:line="240" w:lineRule="atLeast"/>
              <w:jc w:val="left"/>
            </w:pPr>
          </w:p>
        </w:tc>
        <w:tc>
          <w:tcPr>
            <w:tcW w:w="3118" w:type="dxa"/>
          </w:tcPr>
          <w:p w14:paraId="2CB56448" w14:textId="77777777" w:rsidR="009E452E" w:rsidRDefault="009E452E" w:rsidP="00A76ABC">
            <w:pPr>
              <w:spacing w:line="240" w:lineRule="atLeast"/>
              <w:jc w:val="left"/>
            </w:pPr>
          </w:p>
        </w:tc>
        <w:tc>
          <w:tcPr>
            <w:tcW w:w="1560" w:type="dxa"/>
          </w:tcPr>
          <w:p w14:paraId="45D4DA06" w14:textId="77777777" w:rsidR="009E452E" w:rsidRDefault="009E452E" w:rsidP="00A76ABC">
            <w:pPr>
              <w:spacing w:line="240" w:lineRule="atLeast"/>
              <w:jc w:val="left"/>
            </w:pPr>
          </w:p>
        </w:tc>
        <w:tc>
          <w:tcPr>
            <w:tcW w:w="5811" w:type="dxa"/>
          </w:tcPr>
          <w:p w14:paraId="11BCF70B" w14:textId="77777777" w:rsidR="009E452E" w:rsidRDefault="009E452E" w:rsidP="00A76ABC">
            <w:pPr>
              <w:spacing w:line="240" w:lineRule="atLeast"/>
              <w:jc w:val="left"/>
            </w:pPr>
          </w:p>
        </w:tc>
      </w:tr>
    </w:tbl>
    <w:p w14:paraId="4904FA79" w14:textId="77777777" w:rsidR="009E452E" w:rsidRDefault="009E452E" w:rsidP="00A76ABC">
      <w:pPr>
        <w:spacing w:line="240" w:lineRule="atLeast"/>
        <w:jc w:val="left"/>
      </w:pPr>
    </w:p>
    <w:p w14:paraId="5F09DB48" w14:textId="77777777" w:rsidR="009E452E" w:rsidRDefault="00D67AD0" w:rsidP="00A76ABC">
      <w:pPr>
        <w:spacing w:line="240" w:lineRule="atLeast"/>
        <w:jc w:val="left"/>
      </w:pPr>
      <w:r>
        <w:rPr>
          <w:rFonts w:hint="eastAsia"/>
        </w:rPr>
        <w:t>相关</w:t>
      </w:r>
      <w:r>
        <w:t>缓存表</w:t>
      </w:r>
      <w:r>
        <w:rPr>
          <w:rFonts w:hint="eastAsia"/>
        </w:rPr>
        <w:t>，查看</w:t>
      </w:r>
      <w:hyperlink w:anchor="_5.1.18_同步缓存表" w:history="1">
        <w:r>
          <w:rPr>
            <w:rStyle w:val="ad"/>
          </w:rPr>
          <w:t>同步缓存表</w:t>
        </w:r>
      </w:hyperlink>
      <w:r>
        <w:rPr>
          <w:rFonts w:hint="eastAsia"/>
        </w:rPr>
        <w:t>。</w:t>
      </w:r>
    </w:p>
    <w:p w14:paraId="182E4581" w14:textId="77777777" w:rsidR="009E452E" w:rsidRDefault="009E452E" w:rsidP="00A76ABC">
      <w:pPr>
        <w:spacing w:line="240" w:lineRule="atLeast"/>
        <w:jc w:val="left"/>
      </w:pPr>
    </w:p>
    <w:p w14:paraId="422D325E" w14:textId="77777777" w:rsidR="009E452E" w:rsidRDefault="009E452E" w:rsidP="00A76ABC">
      <w:pPr>
        <w:spacing w:line="240" w:lineRule="atLeast"/>
        <w:jc w:val="left"/>
      </w:pPr>
    </w:p>
    <w:p w14:paraId="5AF20515" w14:textId="77777777" w:rsidR="00354D36" w:rsidRPr="00794237" w:rsidRDefault="00354D36" w:rsidP="00A76ABC">
      <w:pPr>
        <w:spacing w:line="240" w:lineRule="atLeast"/>
        <w:jc w:val="left"/>
      </w:pPr>
      <w:bookmarkStart w:id="238" w:name="_5.1.7_门店用户"/>
      <w:bookmarkEnd w:id="238"/>
    </w:p>
    <w:p w14:paraId="11B9D4AB" w14:textId="77777777" w:rsidR="00302A92" w:rsidRDefault="00302A92" w:rsidP="00A76ABC">
      <w:pPr>
        <w:pStyle w:val="4"/>
        <w:spacing w:line="240" w:lineRule="atLeast"/>
        <w:jc w:val="left"/>
      </w:pPr>
      <w:bookmarkStart w:id="239" w:name="_报表"/>
      <w:bookmarkStart w:id="240" w:name="OLE_LINK115"/>
      <w:bookmarkStart w:id="241" w:name="OLE_LINK116"/>
      <w:bookmarkStart w:id="242" w:name="OLE_LINK117"/>
      <w:bookmarkStart w:id="243" w:name="OLE_LINK121"/>
      <w:bookmarkEnd w:id="239"/>
      <w:r>
        <w:rPr>
          <w:rFonts w:hint="eastAsia"/>
        </w:rPr>
        <w:t>报表</w:t>
      </w:r>
    </w:p>
    <w:p w14:paraId="21205607" w14:textId="77777777" w:rsidR="00302A92" w:rsidRDefault="00302A92" w:rsidP="00302A92">
      <w:pPr>
        <w:pStyle w:val="5"/>
      </w:pPr>
      <w:r>
        <w:rPr>
          <w:rFonts w:hint="eastAsia"/>
        </w:rPr>
        <w:t xml:space="preserve"> </w:t>
      </w:r>
      <w:r>
        <w:rPr>
          <w:rFonts w:hint="eastAsia"/>
        </w:rPr>
        <w:t>综述</w:t>
      </w:r>
    </w:p>
    <w:p w14:paraId="7090FCF8" w14:textId="77777777" w:rsidR="008A2DD9" w:rsidRDefault="008A2DD9" w:rsidP="008A2DD9">
      <w:r>
        <w:rPr>
          <w:rFonts w:hint="eastAsia"/>
        </w:rPr>
        <w:t>互参：</w:t>
      </w:r>
      <w:hyperlink w:anchor="_商品毛利率计算" w:history="1">
        <w:r w:rsidRPr="008A2DD9">
          <w:rPr>
            <w:rStyle w:val="ad"/>
            <w:rFonts w:hint="eastAsia"/>
          </w:rPr>
          <w:t>毛利率计算</w:t>
        </w:r>
      </w:hyperlink>
      <w:r>
        <w:rPr>
          <w:rFonts w:hint="eastAsia"/>
        </w:rPr>
        <w:t>。</w:t>
      </w:r>
    </w:p>
    <w:p w14:paraId="0545994D" w14:textId="77777777" w:rsidR="008A2DD9" w:rsidRPr="008A2DD9" w:rsidRDefault="008A2DD9" w:rsidP="008A2DD9"/>
    <w:p w14:paraId="5A16E554" w14:textId="77777777" w:rsidR="00302A92" w:rsidRDefault="00302A92" w:rsidP="007B63EF">
      <w:pPr>
        <w:pStyle w:val="af1"/>
        <w:numPr>
          <w:ilvl w:val="0"/>
          <w:numId w:val="40"/>
        </w:numPr>
        <w:ind w:firstLineChars="0"/>
      </w:pPr>
      <w:r>
        <w:rPr>
          <w:rFonts w:hint="eastAsia"/>
        </w:rPr>
        <w:t>设计零售测试数据的流程：</w:t>
      </w:r>
    </w:p>
    <w:p w14:paraId="3B68B6DC" w14:textId="77777777" w:rsidR="00302A92" w:rsidRDefault="00302A92" w:rsidP="00302A92">
      <w:r>
        <w:rPr>
          <w:rFonts w:hint="eastAsia"/>
        </w:rPr>
        <w:t>1</w:t>
      </w:r>
      <w:r>
        <w:rPr>
          <w:rFonts w:hint="eastAsia"/>
        </w:rPr>
        <w:t>、根据数据库表结构和业务需求在</w:t>
      </w:r>
      <w:r>
        <w:rPr>
          <w:rFonts w:hint="eastAsia"/>
        </w:rPr>
        <w:t>excel</w:t>
      </w:r>
      <w:r>
        <w:rPr>
          <w:rFonts w:hint="eastAsia"/>
        </w:rPr>
        <w:t>表设计零售数据；</w:t>
      </w:r>
    </w:p>
    <w:p w14:paraId="3B3BEC9D" w14:textId="77777777" w:rsidR="00302A92" w:rsidRDefault="00302A92" w:rsidP="00302A92">
      <w:r>
        <w:rPr>
          <w:rFonts w:hint="eastAsia"/>
        </w:rPr>
        <w:t>2</w:t>
      </w:r>
      <w:r>
        <w:rPr>
          <w:rFonts w:hint="eastAsia"/>
        </w:rPr>
        <w:t>、生成</w:t>
      </w:r>
      <w:r>
        <w:rPr>
          <w:rFonts w:hint="eastAsia"/>
        </w:rPr>
        <w:t>sql</w:t>
      </w:r>
      <w:r>
        <w:rPr>
          <w:rFonts w:hint="eastAsia"/>
        </w:rPr>
        <w:t>语句，插入</w:t>
      </w:r>
      <w:r>
        <w:rPr>
          <w:rFonts w:hint="eastAsia"/>
        </w:rPr>
        <w:t>insertTable</w:t>
      </w:r>
      <w:r>
        <w:rPr>
          <w:rFonts w:hint="eastAsia"/>
        </w:rPr>
        <w:t>表，运行小王子，搜索有无“测试错误”的字眼；</w:t>
      </w:r>
      <w:r>
        <w:rPr>
          <w:rFonts w:hint="eastAsia"/>
        </w:rPr>
        <w:t xml:space="preserve"> </w:t>
      </w:r>
    </w:p>
    <w:p w14:paraId="04F122F3" w14:textId="77777777" w:rsidR="00302A92" w:rsidRDefault="00302A92" w:rsidP="00302A92">
      <w:r>
        <w:rPr>
          <w:rFonts w:hint="eastAsia"/>
        </w:rPr>
        <w:t>3</w:t>
      </w:r>
      <w:r>
        <w:rPr>
          <w:rFonts w:hint="eastAsia"/>
        </w:rPr>
        <w:t>、根据要测试的时间段运行相关</w:t>
      </w:r>
      <w:r>
        <w:rPr>
          <w:rFonts w:hint="eastAsia"/>
        </w:rPr>
        <w:t>test</w:t>
      </w:r>
      <w:r>
        <w:rPr>
          <w:rFonts w:hint="eastAsia"/>
        </w:rPr>
        <w:t>代码或用</w:t>
      </w:r>
      <w:r>
        <w:rPr>
          <w:rFonts w:hint="eastAsia"/>
        </w:rPr>
        <w:t>sql</w:t>
      </w:r>
      <w:r>
        <w:rPr>
          <w:rFonts w:hint="eastAsia"/>
        </w:rPr>
        <w:t>修改报表运行时间，生成需要的测试数据；</w:t>
      </w:r>
    </w:p>
    <w:p w14:paraId="31D66493" w14:textId="77777777" w:rsidR="00302A92" w:rsidRDefault="00302A92" w:rsidP="00302A92">
      <w:r>
        <w:rPr>
          <w:rFonts w:hint="eastAsia"/>
        </w:rPr>
        <w:t>4</w:t>
      </w:r>
      <w:r>
        <w:rPr>
          <w:rFonts w:hint="eastAsia"/>
        </w:rPr>
        <w:t>、将生成的测试数据与自己手动计算的数据进行对比，查看有无错误；</w:t>
      </w:r>
    </w:p>
    <w:p w14:paraId="08DD19E5" w14:textId="77777777" w:rsidR="00302A92" w:rsidRDefault="00302A92" w:rsidP="00302A92">
      <w:r>
        <w:rPr>
          <w:rFonts w:hint="eastAsia"/>
        </w:rPr>
        <w:t>PS</w:t>
      </w:r>
      <w:r>
        <w:rPr>
          <w:rFonts w:hint="eastAsia"/>
        </w:rPr>
        <w:t>：测试时不能直接将数据插入数据库，应放入</w:t>
      </w:r>
      <w:r>
        <w:rPr>
          <w:rFonts w:hint="eastAsia"/>
        </w:rPr>
        <w:t>insertTable</w:t>
      </w:r>
      <w:r>
        <w:rPr>
          <w:rFonts w:hint="eastAsia"/>
        </w:rPr>
        <w:t>表；</w:t>
      </w:r>
    </w:p>
    <w:p w14:paraId="25372C67" w14:textId="77777777" w:rsidR="00302A92" w:rsidRDefault="00302A92" w:rsidP="00302A92"/>
    <w:p w14:paraId="50AF2676" w14:textId="77777777" w:rsidR="00302A92" w:rsidRDefault="00302A92" w:rsidP="007B63EF">
      <w:pPr>
        <w:pStyle w:val="af1"/>
        <w:numPr>
          <w:ilvl w:val="0"/>
          <w:numId w:val="40"/>
        </w:numPr>
        <w:ind w:firstLineChars="0"/>
      </w:pPr>
      <w:r>
        <w:rPr>
          <w:rFonts w:hint="eastAsia"/>
        </w:rPr>
        <w:t>系统销售额的计算：</w:t>
      </w:r>
    </w:p>
    <w:p w14:paraId="6A635BCD" w14:textId="77777777" w:rsidR="00302A92" w:rsidRDefault="00302A92" w:rsidP="00302A92">
      <w:pPr>
        <w:ind w:firstLine="420"/>
      </w:pPr>
      <w:r>
        <w:rPr>
          <w:rFonts w:hint="eastAsia"/>
        </w:rPr>
        <w:t>销售额</w:t>
      </w:r>
      <w:r>
        <w:rPr>
          <w:rFonts w:hint="eastAsia"/>
        </w:rPr>
        <w:t>=</w:t>
      </w:r>
      <w:r>
        <w:rPr>
          <w:rFonts w:hint="eastAsia"/>
        </w:rPr>
        <w:t>销售型零售单主表的支付金额总和</w:t>
      </w:r>
      <w:r>
        <w:rPr>
          <w:rFonts w:hint="eastAsia"/>
        </w:rPr>
        <w:t>-</w:t>
      </w:r>
      <w:r>
        <w:rPr>
          <w:rFonts w:hint="eastAsia"/>
        </w:rPr>
        <w:t>退货型零售单主表的支付金额总和；</w:t>
      </w:r>
    </w:p>
    <w:p w14:paraId="00C5A6A3" w14:textId="77777777" w:rsidR="00302A92" w:rsidRDefault="00302A92" w:rsidP="00302A92">
      <w:r>
        <w:rPr>
          <w:rFonts w:hint="eastAsia"/>
        </w:rPr>
        <w:t>系统销售毛利的计算：</w:t>
      </w:r>
    </w:p>
    <w:p w14:paraId="3996628E" w14:textId="77777777" w:rsidR="00302A92" w:rsidRDefault="00302A92" w:rsidP="00302A92">
      <w:pPr>
        <w:ind w:firstLine="420"/>
      </w:pPr>
      <w:r>
        <w:rPr>
          <w:rFonts w:hint="eastAsia"/>
        </w:rPr>
        <w:t>销售毛利</w:t>
      </w:r>
      <w:r>
        <w:rPr>
          <w:rFonts w:hint="eastAsia"/>
        </w:rPr>
        <w:t>=</w:t>
      </w:r>
      <w:r>
        <w:rPr>
          <w:rFonts w:hint="eastAsia"/>
        </w:rPr>
        <w:t>销售型零售单主表的支付金额总和</w:t>
      </w:r>
      <w:r>
        <w:rPr>
          <w:rFonts w:hint="eastAsia"/>
        </w:rPr>
        <w:t>-</w:t>
      </w:r>
      <w:r>
        <w:rPr>
          <w:rFonts w:hint="eastAsia"/>
        </w:rPr>
        <w:t>退货型零售单主表的支付金额总和</w:t>
      </w:r>
      <w:r>
        <w:rPr>
          <w:rFonts w:hint="eastAsia"/>
        </w:rPr>
        <w:t>-</w:t>
      </w:r>
      <w:r>
        <w:rPr>
          <w:rFonts w:hint="eastAsia"/>
        </w:rPr>
        <w:t>零售来源表的实际减少库存</w:t>
      </w:r>
      <w:r>
        <w:rPr>
          <w:rFonts w:hint="eastAsia"/>
        </w:rPr>
        <w:t>*</w:t>
      </w:r>
      <w:r>
        <w:rPr>
          <w:rFonts w:hint="eastAsia"/>
        </w:rPr>
        <w:t>对应商品关联的入库单的入库价；</w:t>
      </w:r>
    </w:p>
    <w:p w14:paraId="594FA2EC" w14:textId="77777777" w:rsidR="00302A92" w:rsidRDefault="00302A92" w:rsidP="00302A92">
      <w:r>
        <w:rPr>
          <w:rFonts w:hint="eastAsia"/>
        </w:rPr>
        <w:t>PS</w:t>
      </w:r>
      <w:r>
        <w:rPr>
          <w:rFonts w:hint="eastAsia"/>
        </w:rPr>
        <w:t>：没有入库</w:t>
      </w:r>
      <w:r>
        <w:rPr>
          <w:rFonts w:hint="eastAsia"/>
        </w:rPr>
        <w:t>ID</w:t>
      </w:r>
      <w:r>
        <w:rPr>
          <w:rFonts w:hint="eastAsia"/>
        </w:rPr>
        <w:t>的相当于入库价为</w:t>
      </w:r>
      <w:r>
        <w:rPr>
          <w:rFonts w:hint="eastAsia"/>
        </w:rPr>
        <w:t>0</w:t>
      </w:r>
      <w:r>
        <w:rPr>
          <w:rFonts w:hint="eastAsia"/>
        </w:rPr>
        <w:t>，跨库的会根据关联的入库</w:t>
      </w:r>
      <w:r>
        <w:rPr>
          <w:rFonts w:hint="eastAsia"/>
        </w:rPr>
        <w:t>ID</w:t>
      </w:r>
      <w:r>
        <w:rPr>
          <w:rFonts w:hint="eastAsia"/>
        </w:rPr>
        <w:t>查找到对应的入库价；</w:t>
      </w:r>
    </w:p>
    <w:p w14:paraId="5F2A2C06" w14:textId="77777777" w:rsidR="00302A92" w:rsidRDefault="00302A92" w:rsidP="00302A92"/>
    <w:p w14:paraId="6FE7B86B" w14:textId="77777777" w:rsidR="00302A92" w:rsidRDefault="00302A92" w:rsidP="007B63EF">
      <w:pPr>
        <w:pStyle w:val="af1"/>
        <w:numPr>
          <w:ilvl w:val="0"/>
          <w:numId w:val="40"/>
        </w:numPr>
        <w:ind w:firstLineChars="0"/>
      </w:pPr>
      <w:r>
        <w:rPr>
          <w:rFonts w:hint="eastAsia"/>
        </w:rPr>
        <w:t>商品来源：</w:t>
      </w:r>
    </w:p>
    <w:p w14:paraId="279AE3B3" w14:textId="77777777" w:rsidR="00302A92" w:rsidRDefault="00302A92" w:rsidP="00302A92">
      <w:r>
        <w:rPr>
          <w:rFonts w:hint="eastAsia"/>
        </w:rPr>
        <w:t>如果该商品存在一部分有入库，一部分没入库的情况，其来源优先算有入库的，比如：</w:t>
      </w:r>
    </w:p>
    <w:p w14:paraId="7C1E0332" w14:textId="77777777" w:rsidR="00302A92" w:rsidRDefault="00302A92" w:rsidP="00302A92">
      <w:pPr>
        <w:ind w:firstLine="420"/>
      </w:pPr>
      <w:r>
        <w:rPr>
          <w:rFonts w:hint="eastAsia"/>
        </w:rPr>
        <w:t>1</w:t>
      </w:r>
      <w:r>
        <w:rPr>
          <w:rFonts w:hint="eastAsia"/>
        </w:rPr>
        <w:t>、商品</w:t>
      </w:r>
      <w:r>
        <w:rPr>
          <w:rFonts w:hint="eastAsia"/>
        </w:rPr>
        <w:t>A</w:t>
      </w:r>
      <w:r>
        <w:rPr>
          <w:rFonts w:hint="eastAsia"/>
        </w:rPr>
        <w:t>创建时没有写期初值但是在现实中有数量，而后入库一批商品</w:t>
      </w:r>
      <w:r>
        <w:rPr>
          <w:rFonts w:hint="eastAsia"/>
        </w:rPr>
        <w:t>A</w:t>
      </w:r>
      <w:r>
        <w:rPr>
          <w:rFonts w:hint="eastAsia"/>
        </w:rPr>
        <w:t>，此时售卖或退货商品</w:t>
      </w:r>
      <w:r>
        <w:rPr>
          <w:rFonts w:hint="eastAsia"/>
        </w:rPr>
        <w:t>A</w:t>
      </w:r>
      <w:r>
        <w:rPr>
          <w:rFonts w:hint="eastAsia"/>
        </w:rPr>
        <w:t>优先算这批入库的商品</w:t>
      </w:r>
      <w:r>
        <w:rPr>
          <w:rFonts w:hint="eastAsia"/>
        </w:rPr>
        <w:t>A</w:t>
      </w:r>
      <w:r>
        <w:rPr>
          <w:rFonts w:hint="eastAsia"/>
        </w:rPr>
        <w:t>；</w:t>
      </w:r>
    </w:p>
    <w:p w14:paraId="266D85B5" w14:textId="77777777" w:rsidR="00302A92" w:rsidRDefault="00302A92" w:rsidP="00302A92">
      <w:pPr>
        <w:ind w:firstLine="420"/>
      </w:pPr>
      <w:r>
        <w:rPr>
          <w:rFonts w:hint="eastAsia"/>
        </w:rPr>
        <w:t>2</w:t>
      </w:r>
      <w:r>
        <w:rPr>
          <w:rFonts w:hint="eastAsia"/>
        </w:rPr>
        <w:t>、创建期初值为</w:t>
      </w:r>
      <w:r>
        <w:rPr>
          <w:rFonts w:hint="eastAsia"/>
        </w:rPr>
        <w:t>5</w:t>
      </w:r>
      <w:r>
        <w:rPr>
          <w:rFonts w:hint="eastAsia"/>
        </w:rPr>
        <w:t>的商品</w:t>
      </w:r>
      <w:r>
        <w:rPr>
          <w:rFonts w:hint="eastAsia"/>
        </w:rPr>
        <w:t>B</w:t>
      </w:r>
      <w:r>
        <w:rPr>
          <w:rFonts w:hint="eastAsia"/>
        </w:rPr>
        <w:t>（会默认创建一个入库单</w:t>
      </w:r>
      <w:r>
        <w:rPr>
          <w:rFonts w:hint="eastAsia"/>
        </w:rPr>
        <w:t>1</w:t>
      </w:r>
      <w:r>
        <w:rPr>
          <w:rFonts w:hint="eastAsia"/>
        </w:rPr>
        <w:t>），售卖</w:t>
      </w:r>
      <w:r>
        <w:rPr>
          <w:rFonts w:hint="eastAsia"/>
        </w:rPr>
        <w:t>3</w:t>
      </w:r>
      <w:r>
        <w:rPr>
          <w:rFonts w:hint="eastAsia"/>
        </w:rPr>
        <w:t>件，此时通过入库单</w:t>
      </w:r>
      <w:r>
        <w:rPr>
          <w:rFonts w:hint="eastAsia"/>
        </w:rPr>
        <w:t>2</w:t>
      </w:r>
      <w:r>
        <w:rPr>
          <w:rFonts w:hint="eastAsia"/>
        </w:rPr>
        <w:t>入库</w:t>
      </w:r>
      <w:r>
        <w:rPr>
          <w:rFonts w:hint="eastAsia"/>
        </w:rPr>
        <w:t>8</w:t>
      </w:r>
      <w:r>
        <w:rPr>
          <w:rFonts w:hint="eastAsia"/>
        </w:rPr>
        <w:t>件商品</w:t>
      </w:r>
      <w:r>
        <w:rPr>
          <w:rFonts w:hint="eastAsia"/>
        </w:rPr>
        <w:t>B</w:t>
      </w:r>
      <w:r>
        <w:rPr>
          <w:rFonts w:hint="eastAsia"/>
        </w:rPr>
        <w:t>，售出</w:t>
      </w:r>
      <w:r>
        <w:rPr>
          <w:rFonts w:hint="eastAsia"/>
        </w:rPr>
        <w:t>1</w:t>
      </w:r>
      <w:r>
        <w:rPr>
          <w:rFonts w:hint="eastAsia"/>
        </w:rPr>
        <w:t>件商品</w:t>
      </w:r>
      <w:r>
        <w:rPr>
          <w:rFonts w:hint="eastAsia"/>
        </w:rPr>
        <w:t>B</w:t>
      </w:r>
      <w:r>
        <w:rPr>
          <w:rFonts w:hint="eastAsia"/>
        </w:rPr>
        <w:t>，此商品</w:t>
      </w:r>
      <w:r>
        <w:rPr>
          <w:rFonts w:hint="eastAsia"/>
        </w:rPr>
        <w:t>B</w:t>
      </w:r>
      <w:r>
        <w:rPr>
          <w:rFonts w:hint="eastAsia"/>
        </w:rPr>
        <w:t>的来源优先取原先的入库单</w:t>
      </w:r>
      <w:r>
        <w:rPr>
          <w:rFonts w:hint="eastAsia"/>
        </w:rPr>
        <w:t>1</w:t>
      </w:r>
      <w:r>
        <w:rPr>
          <w:rFonts w:hint="eastAsia"/>
        </w:rPr>
        <w:t>；</w:t>
      </w:r>
      <w:r>
        <w:br/>
      </w:r>
      <w:r>
        <w:rPr>
          <w:rFonts w:hint="eastAsia"/>
        </w:rPr>
        <w:t>PS</w:t>
      </w:r>
      <w:r>
        <w:rPr>
          <w:rFonts w:hint="eastAsia"/>
        </w:rPr>
        <w:t>：</w:t>
      </w:r>
      <w:r w:rsidRPr="00176EA2">
        <w:rPr>
          <w:rFonts w:hint="eastAsia"/>
        </w:rPr>
        <w:t>先入库的先卖，卖完再算没入库的</w:t>
      </w:r>
      <w:r>
        <w:rPr>
          <w:rFonts w:hint="eastAsia"/>
        </w:rPr>
        <w:t>，售卖商品时对应入库单的可售卖数量会同时减少相应的数值；</w:t>
      </w:r>
    </w:p>
    <w:p w14:paraId="52AF4400" w14:textId="77777777" w:rsidR="00302A92" w:rsidRDefault="00302A92" w:rsidP="00302A92"/>
    <w:p w14:paraId="28D08646" w14:textId="77777777" w:rsidR="00302A92" w:rsidRDefault="00302A92" w:rsidP="007B63EF">
      <w:pPr>
        <w:pStyle w:val="af1"/>
        <w:numPr>
          <w:ilvl w:val="0"/>
          <w:numId w:val="40"/>
        </w:numPr>
        <w:ind w:firstLineChars="0"/>
      </w:pPr>
      <w:r>
        <w:rPr>
          <w:rFonts w:hint="eastAsia"/>
        </w:rPr>
        <w:t>关于零售来源表的设计：</w:t>
      </w:r>
    </w:p>
    <w:p w14:paraId="62BBEFD6" w14:textId="77777777" w:rsidR="00302A92" w:rsidRDefault="00302A92" w:rsidP="00302A92">
      <w:r>
        <w:rPr>
          <w:rFonts w:hint="eastAsia"/>
        </w:rPr>
        <w:t>普通商品：有来源表并且入库</w:t>
      </w:r>
      <w:r>
        <w:rPr>
          <w:rFonts w:hint="eastAsia"/>
        </w:rPr>
        <w:t>ID</w:t>
      </w:r>
      <w:r>
        <w:rPr>
          <w:rFonts w:hint="eastAsia"/>
        </w:rPr>
        <w:t>存在有和无两种情况；</w:t>
      </w:r>
    </w:p>
    <w:p w14:paraId="5EECDEB9" w14:textId="77777777" w:rsidR="00302A92" w:rsidRDefault="00302A92" w:rsidP="00302A92">
      <w:r>
        <w:rPr>
          <w:rFonts w:hint="eastAsia"/>
        </w:rPr>
        <w:t>多包装商品：有来源表但来源表记录的是其关联的单品并且入库</w:t>
      </w:r>
      <w:r>
        <w:rPr>
          <w:rFonts w:hint="eastAsia"/>
        </w:rPr>
        <w:t>ID</w:t>
      </w:r>
      <w:r>
        <w:rPr>
          <w:rFonts w:hint="eastAsia"/>
        </w:rPr>
        <w:t>存在有和无两种情况；</w:t>
      </w:r>
    </w:p>
    <w:p w14:paraId="40295452" w14:textId="77777777" w:rsidR="00302A92" w:rsidRDefault="00302A92" w:rsidP="00302A92">
      <w:r>
        <w:rPr>
          <w:rFonts w:hint="eastAsia"/>
        </w:rPr>
        <w:t>组合商品：有来源表但来源表记录的是其关联的子商品并且入库</w:t>
      </w:r>
      <w:r>
        <w:rPr>
          <w:rFonts w:hint="eastAsia"/>
        </w:rPr>
        <w:t>ID</w:t>
      </w:r>
      <w:r>
        <w:rPr>
          <w:rFonts w:hint="eastAsia"/>
        </w:rPr>
        <w:t>存在有和无两种情况；</w:t>
      </w:r>
    </w:p>
    <w:p w14:paraId="0C94A3F6" w14:textId="77777777" w:rsidR="00302A92" w:rsidRDefault="00302A92" w:rsidP="00302A92">
      <w:r>
        <w:rPr>
          <w:rFonts w:hint="eastAsia"/>
        </w:rPr>
        <w:t>服务商品：有来源表并且入库</w:t>
      </w:r>
      <w:r>
        <w:rPr>
          <w:rFonts w:hint="eastAsia"/>
        </w:rPr>
        <w:t>ID</w:t>
      </w:r>
      <w:r>
        <w:rPr>
          <w:rFonts w:hint="eastAsia"/>
        </w:rPr>
        <w:t>始终不存在；</w:t>
      </w:r>
    </w:p>
    <w:p w14:paraId="3D62C37F" w14:textId="77777777" w:rsidR="00302A92" w:rsidRDefault="00302A92" w:rsidP="00302A92"/>
    <w:p w14:paraId="10F2C2A5" w14:textId="77777777" w:rsidR="00302A92" w:rsidRDefault="00302A92" w:rsidP="007B63EF">
      <w:pPr>
        <w:pStyle w:val="af1"/>
        <w:numPr>
          <w:ilvl w:val="0"/>
          <w:numId w:val="40"/>
        </w:numPr>
        <w:ind w:firstLineChars="0"/>
      </w:pPr>
      <w:r>
        <w:rPr>
          <w:rFonts w:hint="eastAsia"/>
        </w:rPr>
        <w:t>关于退货的设计：</w:t>
      </w:r>
    </w:p>
    <w:p w14:paraId="4C21EFCF" w14:textId="77777777" w:rsidR="00302A92" w:rsidRDefault="00302A92" w:rsidP="00302A92">
      <w:pPr>
        <w:ind w:firstLine="420"/>
      </w:pPr>
      <w:r>
        <w:rPr>
          <w:rFonts w:hint="eastAsia"/>
        </w:rPr>
        <w:t>部分退货时，零售单从表的可退货数量字段</w:t>
      </w:r>
      <w:r>
        <w:rPr>
          <w:rFonts w:hint="eastAsia"/>
        </w:rPr>
        <w:t>NOCanReturn</w:t>
      </w:r>
      <w:r>
        <w:rPr>
          <w:rFonts w:hint="eastAsia"/>
        </w:rPr>
        <w:t>会相应减去对应的数值，售卖数量的字段</w:t>
      </w:r>
      <w:r>
        <w:rPr>
          <w:rFonts w:hint="eastAsia"/>
        </w:rPr>
        <w:t>NO</w:t>
      </w:r>
      <w:r>
        <w:rPr>
          <w:rFonts w:hint="eastAsia"/>
        </w:rPr>
        <w:t>则保持不变，零售单来源表的实际减少库存字段</w:t>
      </w:r>
      <w:r>
        <w:rPr>
          <w:rFonts w:hint="eastAsia"/>
        </w:rPr>
        <w:t>NO</w:t>
      </w:r>
      <w:r>
        <w:rPr>
          <w:rFonts w:hint="eastAsia"/>
        </w:rPr>
        <w:t>也会相应减去对应的数值；</w:t>
      </w:r>
    </w:p>
    <w:p w14:paraId="4CF9B70F" w14:textId="77777777" w:rsidR="00302A92" w:rsidRDefault="00302A92" w:rsidP="00302A92">
      <w:pPr>
        <w:ind w:firstLine="420"/>
      </w:pPr>
      <w:r>
        <w:rPr>
          <w:rFonts w:hint="eastAsia"/>
        </w:rPr>
        <w:t>全部退货时，零售单从表的可退货数量字段</w:t>
      </w:r>
      <w:r>
        <w:rPr>
          <w:rFonts w:hint="eastAsia"/>
        </w:rPr>
        <w:t>NOCanReturn</w:t>
      </w:r>
      <w:r>
        <w:rPr>
          <w:rFonts w:hint="eastAsia"/>
        </w:rPr>
        <w:t>为</w:t>
      </w:r>
      <w:r>
        <w:rPr>
          <w:rFonts w:hint="eastAsia"/>
        </w:rPr>
        <w:t>0</w:t>
      </w:r>
      <w:r>
        <w:rPr>
          <w:rFonts w:hint="eastAsia"/>
        </w:rPr>
        <w:t>，售卖数量的字段</w:t>
      </w:r>
      <w:r>
        <w:rPr>
          <w:rFonts w:hint="eastAsia"/>
        </w:rPr>
        <w:t>NO</w:t>
      </w:r>
      <w:r>
        <w:rPr>
          <w:rFonts w:hint="eastAsia"/>
        </w:rPr>
        <w:t>则保持不变，此时该零售单没有来源表；</w:t>
      </w:r>
    </w:p>
    <w:p w14:paraId="22F092A4" w14:textId="77777777" w:rsidR="00302A92" w:rsidRDefault="00302A92" w:rsidP="00302A92">
      <w:pPr>
        <w:ind w:firstLine="420"/>
      </w:pPr>
      <w:r>
        <w:rPr>
          <w:rFonts w:hint="eastAsia"/>
        </w:rPr>
        <w:t>超额退货</w:t>
      </w:r>
      <w:r>
        <w:rPr>
          <w:rFonts w:hint="eastAsia"/>
        </w:rPr>
        <w:t>......</w:t>
      </w:r>
      <w:r>
        <w:rPr>
          <w:rFonts w:hint="eastAsia"/>
        </w:rPr>
        <w:t>有无存在这种情况。。。</w:t>
      </w:r>
    </w:p>
    <w:p w14:paraId="02366F67" w14:textId="77777777" w:rsidR="00302A92" w:rsidRDefault="00302A92" w:rsidP="00302A92">
      <w:r>
        <w:rPr>
          <w:rFonts w:hint="eastAsia"/>
        </w:rPr>
        <w:tab/>
      </w:r>
      <w:r>
        <w:rPr>
          <w:rFonts w:hint="eastAsia"/>
        </w:rPr>
        <w:t>跨库退货时，与售卖时相反，优先退新入库的，并且退货的数量将加到最新入库的入库单的可售数量字段；</w:t>
      </w:r>
    </w:p>
    <w:p w14:paraId="7D5C8361" w14:textId="77777777" w:rsidR="00302A92" w:rsidRDefault="00302A92" w:rsidP="00302A92">
      <w:r>
        <w:rPr>
          <w:rFonts w:hint="eastAsia"/>
        </w:rPr>
        <w:t>PS</w:t>
      </w:r>
      <w:r>
        <w:rPr>
          <w:rFonts w:hint="eastAsia"/>
        </w:rPr>
        <w:t>：每张零售单只能退一次，并且退货单的零售主表的</w:t>
      </w:r>
      <w:r>
        <w:rPr>
          <w:rFonts w:hint="eastAsia"/>
        </w:rPr>
        <w:t>SourceID</w:t>
      </w:r>
      <w:r>
        <w:rPr>
          <w:rFonts w:hint="eastAsia"/>
        </w:rPr>
        <w:t>字段会记录退的是哪张单，而销售型零售单的</w:t>
      </w:r>
      <w:r>
        <w:rPr>
          <w:rFonts w:hint="eastAsia"/>
        </w:rPr>
        <w:t>SourceID</w:t>
      </w:r>
      <w:r>
        <w:rPr>
          <w:rFonts w:hint="eastAsia"/>
        </w:rPr>
        <w:t>同一为</w:t>
      </w:r>
      <w:r>
        <w:rPr>
          <w:rFonts w:hint="eastAsia"/>
        </w:rPr>
        <w:t>-1</w:t>
      </w:r>
      <w:r>
        <w:rPr>
          <w:rFonts w:hint="eastAsia"/>
        </w:rPr>
        <w:t>；</w:t>
      </w:r>
    </w:p>
    <w:p w14:paraId="61290C96" w14:textId="77777777" w:rsidR="00302A92" w:rsidRDefault="00302A92" w:rsidP="00302A92"/>
    <w:p w14:paraId="7ED4BA12" w14:textId="77777777" w:rsidR="007B63EF" w:rsidRDefault="007B63EF" w:rsidP="007B63EF">
      <w:pPr>
        <w:pStyle w:val="af1"/>
        <w:numPr>
          <w:ilvl w:val="0"/>
          <w:numId w:val="40"/>
        </w:numPr>
        <w:ind w:firstLineChars="0"/>
      </w:pPr>
      <w:r>
        <w:rPr>
          <w:rFonts w:hint="eastAsia"/>
        </w:rPr>
        <w:t>退货和去向表设计：</w:t>
      </w:r>
    </w:p>
    <w:p w14:paraId="41F32DBD" w14:textId="77777777" w:rsidR="007B63EF" w:rsidRPr="00302A92" w:rsidRDefault="007B63EF" w:rsidP="007B63EF">
      <w:pPr>
        <w:ind w:left="420"/>
      </w:pPr>
    </w:p>
    <w:p w14:paraId="292E8666" w14:textId="77777777" w:rsidR="003419E6" w:rsidRDefault="00302A92" w:rsidP="00302A92">
      <w:pPr>
        <w:pStyle w:val="5"/>
      </w:pPr>
      <w:r>
        <w:rPr>
          <w:rFonts w:hint="eastAsia"/>
        </w:rPr>
        <w:t xml:space="preserve"> </w:t>
      </w:r>
      <w:r w:rsidR="003419E6">
        <w:rPr>
          <w:rFonts w:hint="eastAsia"/>
        </w:rPr>
        <w:t>销售商品大类日报表</w:t>
      </w:r>
      <w:r w:rsidR="003419E6" w:rsidRPr="00BA6B8E">
        <w:t>T_RetailTrade</w:t>
      </w:r>
      <w:r w:rsidR="003419E6">
        <w:t>D</w:t>
      </w:r>
      <w:r w:rsidR="003419E6">
        <w:rPr>
          <w:rFonts w:hint="eastAsia"/>
        </w:rPr>
        <w:t>a</w:t>
      </w:r>
      <w:r w:rsidR="003419E6">
        <w:t>ily</w:t>
      </w:r>
      <w:r w:rsidR="003419E6" w:rsidRPr="00BA6B8E">
        <w:t>Report</w:t>
      </w:r>
      <w:r w:rsidR="003419E6">
        <w:t>By</w:t>
      </w:r>
      <w:r w:rsidR="003419E6">
        <w:rPr>
          <w:rFonts w:hint="eastAsia"/>
        </w:rPr>
        <w:t>Cate</w:t>
      </w:r>
      <w:r w:rsidR="003419E6">
        <w:t>goryParent</w:t>
      </w:r>
    </w:p>
    <w:p w14:paraId="78E6CF9E" w14:textId="77777777" w:rsidR="003419E6" w:rsidRDefault="003419E6" w:rsidP="00A76ABC">
      <w:pPr>
        <w:spacing w:line="240" w:lineRule="atLeast"/>
        <w:jc w:val="left"/>
      </w:pPr>
      <w:r>
        <w:rPr>
          <w:rFonts w:hint="eastAsia"/>
        </w:rPr>
        <w:t>本表是</w:t>
      </w:r>
      <w:hyperlink w:anchor="_定义" w:history="1">
        <w:r w:rsidRPr="008C6F03">
          <w:rPr>
            <w:rStyle w:val="ad"/>
            <w:rFonts w:hint="eastAsia"/>
          </w:rPr>
          <w:t>中间结果表</w:t>
        </w:r>
      </w:hyperlink>
      <w:r>
        <w:rPr>
          <w:rFonts w:hint="eastAsia"/>
        </w:rPr>
        <w:t>。</w:t>
      </w:r>
    </w:p>
    <w:p w14:paraId="49B7D510" w14:textId="77777777" w:rsidR="003419E6" w:rsidRDefault="003419E6" w:rsidP="00A76ABC">
      <w:pPr>
        <w:spacing w:line="240" w:lineRule="atLeast"/>
        <w:jc w:val="left"/>
      </w:pPr>
      <w:r>
        <w:rPr>
          <w:rFonts w:hint="eastAsia"/>
        </w:rPr>
        <w:t>通常是明天凌晨计算今天的报表。由夜间任务自动计算。</w:t>
      </w:r>
    </w:p>
    <w:p w14:paraId="2C75999C" w14:textId="77777777" w:rsidR="003419E6" w:rsidRDefault="003419E6" w:rsidP="00A76ABC">
      <w:pPr>
        <w:spacing w:line="240" w:lineRule="atLeast"/>
        <w:jc w:val="left"/>
      </w:pPr>
      <w:r>
        <w:rPr>
          <w:rFonts w:hint="eastAsia"/>
        </w:rPr>
        <w:t>如果某天出现了对今天的零售单的退货，则需要重新计算今天的报表。</w:t>
      </w:r>
    </w:p>
    <w:p w14:paraId="3692C47F" w14:textId="77777777" w:rsidR="003419E6" w:rsidRDefault="003419E6" w:rsidP="00A76ABC">
      <w:pPr>
        <w:spacing w:line="240" w:lineRule="atLeast"/>
      </w:pP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2400"/>
        <w:gridCol w:w="1545"/>
        <w:gridCol w:w="1177"/>
        <w:gridCol w:w="8324"/>
      </w:tblGrid>
      <w:tr w:rsidR="003419E6" w14:paraId="4EE86568" w14:textId="77777777" w:rsidTr="007D3B8B">
        <w:trPr>
          <w:trHeight w:val="485"/>
        </w:trPr>
        <w:tc>
          <w:tcPr>
            <w:tcW w:w="2000" w:type="dxa"/>
            <w:shd w:val="clear" w:color="auto" w:fill="FF0000"/>
          </w:tcPr>
          <w:p w14:paraId="37891946" w14:textId="77777777" w:rsidR="003419E6" w:rsidRDefault="003419E6" w:rsidP="00A76ABC">
            <w:pPr>
              <w:spacing w:line="240" w:lineRule="atLeast"/>
              <w:jc w:val="left"/>
              <w:rPr>
                <w:color w:val="FFFFFF" w:themeColor="background1"/>
              </w:rPr>
            </w:pPr>
            <w:r>
              <w:rPr>
                <w:rFonts w:hint="eastAsia"/>
                <w:color w:val="FFFFFF" w:themeColor="background1"/>
              </w:rPr>
              <w:t>数据项</w:t>
            </w:r>
          </w:p>
        </w:tc>
        <w:tc>
          <w:tcPr>
            <w:tcW w:w="2400" w:type="dxa"/>
            <w:shd w:val="clear" w:color="auto" w:fill="FF0000"/>
          </w:tcPr>
          <w:p w14:paraId="219B63CE" w14:textId="77777777" w:rsidR="003419E6" w:rsidRDefault="003419E6"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545" w:type="dxa"/>
            <w:shd w:val="clear" w:color="auto" w:fill="FF0000"/>
          </w:tcPr>
          <w:p w14:paraId="6150935A" w14:textId="77777777" w:rsidR="003419E6" w:rsidRDefault="003419E6"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6B31C267" w14:textId="77777777" w:rsidR="003419E6" w:rsidRDefault="003419E6" w:rsidP="00A76ABC">
            <w:pPr>
              <w:spacing w:line="240" w:lineRule="atLeast"/>
              <w:jc w:val="left"/>
              <w:rPr>
                <w:color w:val="FFFFFF" w:themeColor="background1"/>
              </w:rPr>
            </w:pPr>
            <w:r>
              <w:rPr>
                <w:rFonts w:hint="eastAsia"/>
                <w:color w:val="FFFFFF" w:themeColor="background1"/>
              </w:rPr>
              <w:t>默认值</w:t>
            </w:r>
          </w:p>
        </w:tc>
        <w:tc>
          <w:tcPr>
            <w:tcW w:w="8324" w:type="dxa"/>
            <w:shd w:val="clear" w:color="auto" w:fill="FF0000"/>
          </w:tcPr>
          <w:p w14:paraId="6EFBDA08" w14:textId="77777777" w:rsidR="003419E6" w:rsidRDefault="003419E6"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3419E6" w14:paraId="3EF0EB94" w14:textId="77777777" w:rsidTr="007D3B8B">
        <w:trPr>
          <w:trHeight w:val="267"/>
        </w:trPr>
        <w:tc>
          <w:tcPr>
            <w:tcW w:w="2000" w:type="dxa"/>
          </w:tcPr>
          <w:p w14:paraId="44873467" w14:textId="77777777" w:rsidR="003419E6" w:rsidRDefault="003419E6" w:rsidP="00A76ABC">
            <w:pPr>
              <w:spacing w:line="240" w:lineRule="atLeast"/>
              <w:jc w:val="left"/>
            </w:pPr>
            <w:r>
              <w:rPr>
                <w:rFonts w:hint="eastAsia"/>
              </w:rPr>
              <w:t>ID</w:t>
            </w:r>
          </w:p>
        </w:tc>
        <w:tc>
          <w:tcPr>
            <w:tcW w:w="2400" w:type="dxa"/>
          </w:tcPr>
          <w:p w14:paraId="11F2234B" w14:textId="77777777" w:rsidR="003419E6" w:rsidRDefault="003419E6" w:rsidP="00A76ABC">
            <w:pPr>
              <w:spacing w:line="240" w:lineRule="atLeast"/>
              <w:jc w:val="left"/>
            </w:pPr>
            <w:r>
              <w:rPr>
                <w:rFonts w:hint="eastAsia"/>
              </w:rPr>
              <w:t>F_</w:t>
            </w:r>
            <w:r>
              <w:t>ID</w:t>
            </w:r>
          </w:p>
        </w:tc>
        <w:tc>
          <w:tcPr>
            <w:tcW w:w="1545" w:type="dxa"/>
          </w:tcPr>
          <w:p w14:paraId="1140BFDA" w14:textId="77777777" w:rsidR="003419E6" w:rsidRDefault="003419E6" w:rsidP="00A76ABC">
            <w:pPr>
              <w:spacing w:line="240" w:lineRule="atLeast"/>
              <w:jc w:val="left"/>
            </w:pPr>
          </w:p>
        </w:tc>
        <w:tc>
          <w:tcPr>
            <w:tcW w:w="1177" w:type="dxa"/>
          </w:tcPr>
          <w:p w14:paraId="7C0CCC3C" w14:textId="77777777" w:rsidR="003419E6" w:rsidRDefault="003419E6" w:rsidP="00A76ABC">
            <w:pPr>
              <w:spacing w:line="240" w:lineRule="atLeast"/>
              <w:jc w:val="left"/>
            </w:pPr>
          </w:p>
        </w:tc>
        <w:tc>
          <w:tcPr>
            <w:tcW w:w="8324" w:type="dxa"/>
          </w:tcPr>
          <w:p w14:paraId="120402ED" w14:textId="77777777" w:rsidR="003419E6" w:rsidRDefault="003419E6" w:rsidP="00A76ABC">
            <w:pPr>
              <w:spacing w:line="240" w:lineRule="atLeast"/>
              <w:jc w:val="left"/>
            </w:pPr>
          </w:p>
        </w:tc>
      </w:tr>
      <w:tr w:rsidR="003419E6" w14:paraId="4485033F" w14:textId="77777777" w:rsidTr="007D3B8B">
        <w:trPr>
          <w:trHeight w:val="267"/>
        </w:trPr>
        <w:tc>
          <w:tcPr>
            <w:tcW w:w="2000" w:type="dxa"/>
          </w:tcPr>
          <w:p w14:paraId="3B8A706C" w14:textId="77777777" w:rsidR="003419E6" w:rsidRDefault="003419E6" w:rsidP="00A76ABC">
            <w:pPr>
              <w:spacing w:line="240" w:lineRule="atLeast"/>
              <w:jc w:val="left"/>
            </w:pPr>
            <w:r>
              <w:rPr>
                <w:rFonts w:hint="eastAsia"/>
              </w:rPr>
              <w:t>日期</w:t>
            </w:r>
          </w:p>
        </w:tc>
        <w:tc>
          <w:tcPr>
            <w:tcW w:w="2400" w:type="dxa"/>
          </w:tcPr>
          <w:p w14:paraId="4907A90A" w14:textId="77777777" w:rsidR="003419E6" w:rsidRDefault="003419E6" w:rsidP="00A76ABC">
            <w:pPr>
              <w:spacing w:line="240" w:lineRule="atLeast"/>
              <w:jc w:val="left"/>
            </w:pPr>
            <w:r>
              <w:rPr>
                <w:rFonts w:hint="eastAsia"/>
              </w:rPr>
              <w:t>F</w:t>
            </w:r>
            <w:r>
              <w:t>_Datetime</w:t>
            </w:r>
          </w:p>
        </w:tc>
        <w:tc>
          <w:tcPr>
            <w:tcW w:w="1545" w:type="dxa"/>
          </w:tcPr>
          <w:p w14:paraId="45ECBB40" w14:textId="77777777" w:rsidR="003419E6" w:rsidRDefault="003419E6" w:rsidP="00A76ABC">
            <w:pPr>
              <w:spacing w:line="240" w:lineRule="atLeast"/>
              <w:jc w:val="left"/>
            </w:pPr>
            <w:r>
              <w:t>D</w:t>
            </w:r>
            <w:r>
              <w:rPr>
                <w:rFonts w:hint="eastAsia"/>
              </w:rPr>
              <w:t>ate</w:t>
            </w:r>
            <w:r>
              <w:t>time not null</w:t>
            </w:r>
          </w:p>
        </w:tc>
        <w:tc>
          <w:tcPr>
            <w:tcW w:w="1177" w:type="dxa"/>
          </w:tcPr>
          <w:p w14:paraId="25D85F31" w14:textId="77777777" w:rsidR="003419E6" w:rsidRDefault="003419E6" w:rsidP="00A76ABC">
            <w:pPr>
              <w:spacing w:line="240" w:lineRule="atLeast"/>
              <w:jc w:val="left"/>
            </w:pPr>
          </w:p>
        </w:tc>
        <w:tc>
          <w:tcPr>
            <w:tcW w:w="8324" w:type="dxa"/>
          </w:tcPr>
          <w:p w14:paraId="78C8A593" w14:textId="77777777" w:rsidR="003419E6" w:rsidRPr="00BB76D4" w:rsidRDefault="00BB76D4" w:rsidP="00A76ABC">
            <w:pPr>
              <w:spacing w:line="240" w:lineRule="atLeast"/>
            </w:pPr>
            <w:r>
              <w:rPr>
                <w:rFonts w:hint="eastAsia"/>
              </w:rPr>
              <w:t>惟一组合键：日期</w:t>
            </w:r>
            <w:r>
              <w:rPr>
                <w:rFonts w:hint="eastAsia"/>
              </w:rPr>
              <w:t>+</w:t>
            </w:r>
            <w:r>
              <w:rPr>
                <w:rFonts w:hint="eastAsia"/>
              </w:rPr>
              <w:t>商品大类</w:t>
            </w:r>
            <w:r>
              <w:rPr>
                <w:rFonts w:hint="eastAsia"/>
              </w:rPr>
              <w:t>ID</w:t>
            </w:r>
          </w:p>
        </w:tc>
      </w:tr>
      <w:tr w:rsidR="003419E6" w14:paraId="0F8661FC" w14:textId="77777777" w:rsidTr="007D3B8B">
        <w:trPr>
          <w:trHeight w:val="267"/>
        </w:trPr>
        <w:tc>
          <w:tcPr>
            <w:tcW w:w="2000" w:type="dxa"/>
          </w:tcPr>
          <w:p w14:paraId="3DDA51B1" w14:textId="77777777" w:rsidR="003419E6" w:rsidRDefault="0062133E" w:rsidP="00A76ABC">
            <w:pPr>
              <w:spacing w:line="240" w:lineRule="atLeast"/>
              <w:jc w:val="left"/>
            </w:pPr>
            <w:r>
              <w:rPr>
                <w:rFonts w:hint="eastAsia"/>
              </w:rPr>
              <w:t>商品大类</w:t>
            </w:r>
            <w:r w:rsidR="003419E6">
              <w:rPr>
                <w:rFonts w:hint="eastAsia"/>
              </w:rPr>
              <w:t>I</w:t>
            </w:r>
            <w:r w:rsidR="003419E6">
              <w:t>D</w:t>
            </w:r>
          </w:p>
        </w:tc>
        <w:tc>
          <w:tcPr>
            <w:tcW w:w="2400" w:type="dxa"/>
          </w:tcPr>
          <w:p w14:paraId="7B7CC9EA" w14:textId="77777777" w:rsidR="003419E6" w:rsidRDefault="003419E6" w:rsidP="00A76ABC">
            <w:pPr>
              <w:spacing w:line="240" w:lineRule="atLeast"/>
              <w:jc w:val="left"/>
            </w:pPr>
            <w:r>
              <w:rPr>
                <w:rFonts w:hint="eastAsia"/>
              </w:rPr>
              <w:t>F</w:t>
            </w:r>
            <w:r>
              <w:t>_</w:t>
            </w:r>
            <w:r w:rsidR="0062133E" w:rsidRPr="0062133E">
              <w:t>CategoryParent</w:t>
            </w:r>
            <w:r>
              <w:t>ID</w:t>
            </w:r>
          </w:p>
        </w:tc>
        <w:tc>
          <w:tcPr>
            <w:tcW w:w="1545" w:type="dxa"/>
          </w:tcPr>
          <w:p w14:paraId="7D5B154F" w14:textId="77777777" w:rsidR="003419E6" w:rsidRDefault="003419E6" w:rsidP="00A76ABC">
            <w:pPr>
              <w:spacing w:line="240" w:lineRule="atLeast"/>
              <w:jc w:val="left"/>
            </w:pPr>
            <w:r>
              <w:t>Int not null</w:t>
            </w:r>
          </w:p>
        </w:tc>
        <w:tc>
          <w:tcPr>
            <w:tcW w:w="1177" w:type="dxa"/>
          </w:tcPr>
          <w:p w14:paraId="2A4D68EB" w14:textId="77777777" w:rsidR="003419E6" w:rsidRDefault="003419E6" w:rsidP="00A76ABC">
            <w:pPr>
              <w:spacing w:line="240" w:lineRule="atLeast"/>
              <w:jc w:val="left"/>
            </w:pPr>
          </w:p>
        </w:tc>
        <w:tc>
          <w:tcPr>
            <w:tcW w:w="8324" w:type="dxa"/>
          </w:tcPr>
          <w:p w14:paraId="76BEC487" w14:textId="77777777" w:rsidR="003419E6" w:rsidRDefault="003419E6" w:rsidP="00A76ABC">
            <w:pPr>
              <w:spacing w:line="240" w:lineRule="atLeast"/>
              <w:jc w:val="left"/>
            </w:pPr>
            <w:r>
              <w:rPr>
                <w:rFonts w:hint="eastAsia"/>
              </w:rPr>
              <w:t>外键。</w:t>
            </w:r>
          </w:p>
        </w:tc>
      </w:tr>
      <w:tr w:rsidR="003419E6" w14:paraId="2B3F5AAD" w14:textId="77777777" w:rsidTr="007D3B8B">
        <w:trPr>
          <w:trHeight w:val="267"/>
        </w:trPr>
        <w:tc>
          <w:tcPr>
            <w:tcW w:w="2000" w:type="dxa"/>
          </w:tcPr>
          <w:p w14:paraId="3169CC9A" w14:textId="77777777" w:rsidR="003419E6" w:rsidRDefault="003419E6" w:rsidP="00A76ABC">
            <w:pPr>
              <w:spacing w:line="240" w:lineRule="atLeast"/>
              <w:jc w:val="left"/>
            </w:pPr>
            <w:r>
              <w:rPr>
                <w:rFonts w:hint="eastAsia"/>
              </w:rPr>
              <w:t>销售总额</w:t>
            </w:r>
          </w:p>
        </w:tc>
        <w:tc>
          <w:tcPr>
            <w:tcW w:w="2400" w:type="dxa"/>
          </w:tcPr>
          <w:p w14:paraId="42DAF16F" w14:textId="77777777" w:rsidR="003419E6" w:rsidRDefault="003419E6" w:rsidP="00A76ABC">
            <w:pPr>
              <w:spacing w:line="240" w:lineRule="atLeast"/>
              <w:jc w:val="left"/>
            </w:pPr>
            <w:r>
              <w:rPr>
                <w:rFonts w:hint="eastAsia"/>
              </w:rPr>
              <w:t>F</w:t>
            </w:r>
            <w:r>
              <w:t>_TotalAmount</w:t>
            </w:r>
          </w:p>
        </w:tc>
        <w:tc>
          <w:tcPr>
            <w:tcW w:w="1545" w:type="dxa"/>
          </w:tcPr>
          <w:p w14:paraId="646CFFB8" w14:textId="77777777" w:rsidR="003419E6" w:rsidRDefault="003419E6" w:rsidP="00A76ABC">
            <w:pPr>
              <w:spacing w:line="240" w:lineRule="atLeast"/>
              <w:jc w:val="left"/>
            </w:pPr>
            <w:r>
              <w:rPr>
                <w:rFonts w:hint="eastAsia"/>
              </w:rPr>
              <w:t>D</w:t>
            </w:r>
            <w:r>
              <w:t>ecimal(20, 6) not null</w:t>
            </w:r>
          </w:p>
        </w:tc>
        <w:tc>
          <w:tcPr>
            <w:tcW w:w="1177" w:type="dxa"/>
          </w:tcPr>
          <w:p w14:paraId="449B323A" w14:textId="77777777" w:rsidR="003419E6" w:rsidRDefault="003419E6" w:rsidP="00A76ABC">
            <w:pPr>
              <w:spacing w:line="240" w:lineRule="atLeast"/>
              <w:jc w:val="left"/>
            </w:pPr>
          </w:p>
        </w:tc>
        <w:tc>
          <w:tcPr>
            <w:tcW w:w="8324" w:type="dxa"/>
          </w:tcPr>
          <w:p w14:paraId="10E2A2A1" w14:textId="77777777" w:rsidR="007D3B8B" w:rsidRDefault="007D3B8B" w:rsidP="007D3B8B">
            <w:pPr>
              <w:spacing w:line="240" w:lineRule="atLeast"/>
              <w:jc w:val="left"/>
            </w:pPr>
            <w:r>
              <w:rPr>
                <w:rFonts w:hint="eastAsia"/>
              </w:rPr>
              <w:t>计算过程</w:t>
            </w:r>
            <w:r>
              <w:rPr>
                <w:rFonts w:hint="eastAsia"/>
              </w:rPr>
              <w:t xml:space="preserve">:  </w:t>
            </w:r>
            <w:r>
              <w:rPr>
                <w:rFonts w:hint="eastAsia"/>
              </w:rPr>
              <w:t>销售总额</w:t>
            </w:r>
            <w:r>
              <w:rPr>
                <w:rFonts w:hint="eastAsia"/>
              </w:rPr>
              <w:t xml:space="preserve"> = </w:t>
            </w:r>
            <w:r>
              <w:rPr>
                <w:rFonts w:hint="eastAsia"/>
              </w:rPr>
              <w:t>售卖总额</w:t>
            </w:r>
            <w:r>
              <w:rPr>
                <w:rFonts w:hint="eastAsia"/>
              </w:rPr>
              <w:t>-</w:t>
            </w:r>
            <w:r>
              <w:rPr>
                <w:rFonts w:hint="eastAsia"/>
              </w:rPr>
              <w:t>退货总额。（</w:t>
            </w:r>
            <w:r w:rsidRPr="005416B1">
              <w:rPr>
                <w:rFonts w:hint="eastAsia"/>
                <w:color w:val="FF0000"/>
              </w:rPr>
              <w:t>当得出的是负数也是个正常的现象，</w:t>
            </w:r>
            <w:r w:rsidRPr="00503013">
              <w:rPr>
                <w:rFonts w:hint="eastAsia"/>
                <w:color w:val="FF0000"/>
              </w:rPr>
              <w:t>这说明的是当天的退货总额大于当天的售卖总额</w:t>
            </w:r>
            <w:r>
              <w:rPr>
                <w:rFonts w:hint="eastAsia"/>
              </w:rPr>
              <w:t>）</w:t>
            </w:r>
          </w:p>
          <w:p w14:paraId="6185BFDF" w14:textId="77777777" w:rsidR="007D3B8B" w:rsidRDefault="007D3B8B" w:rsidP="007D3B8B">
            <w:pPr>
              <w:spacing w:line="240" w:lineRule="atLeast"/>
              <w:jc w:val="left"/>
            </w:pPr>
            <w:r>
              <w:rPr>
                <w:rFonts w:hint="eastAsia"/>
              </w:rPr>
              <w:t>售卖总额：通过零售单商品表的价格</w:t>
            </w:r>
            <w:r>
              <w:rPr>
                <w:rFonts w:hint="eastAsia"/>
              </w:rPr>
              <w:t xml:space="preserve"> * </w:t>
            </w:r>
            <w:r>
              <w:rPr>
                <w:rFonts w:hint="eastAsia"/>
              </w:rPr>
              <w:t>数量，由商品大类</w:t>
            </w:r>
            <w:r>
              <w:rPr>
                <w:rFonts w:hint="eastAsia"/>
              </w:rPr>
              <w:t>ID</w:t>
            </w:r>
            <w:r>
              <w:rPr>
                <w:rFonts w:hint="eastAsia"/>
              </w:rPr>
              <w:t>进行统计。</w:t>
            </w:r>
          </w:p>
          <w:p w14:paraId="631EAF7E" w14:textId="77777777" w:rsidR="003419E6" w:rsidRDefault="007D3B8B" w:rsidP="007D3B8B">
            <w:pPr>
              <w:spacing w:line="240" w:lineRule="atLeast"/>
              <w:jc w:val="left"/>
            </w:pPr>
            <w:r>
              <w:rPr>
                <w:rFonts w:hint="eastAsia"/>
              </w:rPr>
              <w:t>退货总额：通过零售单商品表的价格</w:t>
            </w:r>
            <w:r>
              <w:rPr>
                <w:rFonts w:hint="eastAsia"/>
              </w:rPr>
              <w:t xml:space="preserve"> * </w:t>
            </w:r>
            <w:r>
              <w:rPr>
                <w:rFonts w:hint="eastAsia"/>
              </w:rPr>
              <w:t>数量，由商品大类</w:t>
            </w:r>
            <w:r>
              <w:rPr>
                <w:rFonts w:hint="eastAsia"/>
              </w:rPr>
              <w:t>ID</w:t>
            </w:r>
            <w:r>
              <w:rPr>
                <w:rFonts w:hint="eastAsia"/>
              </w:rPr>
              <w:t>进行统计。</w:t>
            </w:r>
          </w:p>
        </w:tc>
      </w:tr>
      <w:tr w:rsidR="003419E6" w14:paraId="307F1E85" w14:textId="77777777" w:rsidTr="007D3B8B">
        <w:trPr>
          <w:trHeight w:val="267"/>
        </w:trPr>
        <w:tc>
          <w:tcPr>
            <w:tcW w:w="2000" w:type="dxa"/>
          </w:tcPr>
          <w:p w14:paraId="388679E3" w14:textId="77777777" w:rsidR="003419E6" w:rsidRPr="000447B6" w:rsidRDefault="003419E6" w:rsidP="00A76ABC">
            <w:pPr>
              <w:spacing w:line="240" w:lineRule="atLeast"/>
              <w:jc w:val="left"/>
              <w:rPr>
                <w:highlight w:val="yellow"/>
              </w:rPr>
            </w:pPr>
            <w:r w:rsidRPr="000447B6">
              <w:rPr>
                <w:rFonts w:hint="eastAsia"/>
                <w:highlight w:val="yellow"/>
              </w:rPr>
              <w:t>创建时间</w:t>
            </w:r>
          </w:p>
        </w:tc>
        <w:tc>
          <w:tcPr>
            <w:tcW w:w="2400" w:type="dxa"/>
          </w:tcPr>
          <w:p w14:paraId="19FEC78B" w14:textId="77777777" w:rsidR="003419E6" w:rsidRPr="000447B6" w:rsidRDefault="003419E6" w:rsidP="00A76ABC">
            <w:pPr>
              <w:spacing w:line="240" w:lineRule="atLeast"/>
              <w:jc w:val="left"/>
              <w:rPr>
                <w:highlight w:val="yellow"/>
              </w:rPr>
            </w:pPr>
            <w:r w:rsidRPr="000447B6">
              <w:rPr>
                <w:rFonts w:hint="eastAsia"/>
                <w:highlight w:val="yellow"/>
              </w:rPr>
              <w:t>F</w:t>
            </w:r>
            <w:r w:rsidRPr="000447B6">
              <w:rPr>
                <w:highlight w:val="yellow"/>
              </w:rPr>
              <w:t>_CreateDatetime</w:t>
            </w:r>
          </w:p>
        </w:tc>
        <w:tc>
          <w:tcPr>
            <w:tcW w:w="1545" w:type="dxa"/>
          </w:tcPr>
          <w:p w14:paraId="5E39DD4F" w14:textId="77777777" w:rsidR="003419E6" w:rsidRPr="000447B6" w:rsidRDefault="003419E6" w:rsidP="00A76ABC">
            <w:pPr>
              <w:spacing w:line="240" w:lineRule="atLeast"/>
              <w:jc w:val="left"/>
              <w:rPr>
                <w:highlight w:val="yellow"/>
              </w:rPr>
            </w:pPr>
            <w:r w:rsidRPr="000447B6">
              <w:rPr>
                <w:rFonts w:hint="eastAsia"/>
                <w:highlight w:val="yellow"/>
              </w:rPr>
              <w:t>D</w:t>
            </w:r>
            <w:r w:rsidRPr="000447B6">
              <w:rPr>
                <w:highlight w:val="yellow"/>
              </w:rPr>
              <w:t>atetime,</w:t>
            </w:r>
            <w:r>
              <w:rPr>
                <w:highlight w:val="yellow"/>
              </w:rPr>
              <w:t xml:space="preserve"> </w:t>
            </w:r>
            <w:r w:rsidRPr="000447B6">
              <w:rPr>
                <w:highlight w:val="yellow"/>
              </w:rPr>
              <w:t>NOT NULL</w:t>
            </w:r>
          </w:p>
        </w:tc>
        <w:tc>
          <w:tcPr>
            <w:tcW w:w="1177" w:type="dxa"/>
          </w:tcPr>
          <w:p w14:paraId="6CEC1A48" w14:textId="77777777" w:rsidR="003419E6" w:rsidRPr="000447B6" w:rsidRDefault="003419E6" w:rsidP="00A76ABC">
            <w:pPr>
              <w:spacing w:line="240" w:lineRule="atLeast"/>
              <w:jc w:val="left"/>
              <w:rPr>
                <w:highlight w:val="yellow"/>
              </w:rPr>
            </w:pPr>
          </w:p>
        </w:tc>
        <w:tc>
          <w:tcPr>
            <w:tcW w:w="8324" w:type="dxa"/>
          </w:tcPr>
          <w:p w14:paraId="38B91C4A" w14:textId="77777777" w:rsidR="003419E6" w:rsidRPr="000447B6" w:rsidRDefault="003419E6" w:rsidP="00A76ABC">
            <w:pPr>
              <w:spacing w:line="240" w:lineRule="atLeast"/>
              <w:jc w:val="left"/>
              <w:rPr>
                <w:highlight w:val="yellow"/>
              </w:rPr>
            </w:pPr>
            <w:r w:rsidRPr="000447B6">
              <w:rPr>
                <w:rFonts w:hint="eastAsia"/>
                <w:highlight w:val="yellow"/>
              </w:rPr>
              <w:t>便于追踪</w:t>
            </w:r>
          </w:p>
        </w:tc>
      </w:tr>
      <w:tr w:rsidR="003419E6" w14:paraId="11A22A06" w14:textId="77777777" w:rsidTr="007D3B8B">
        <w:trPr>
          <w:trHeight w:val="267"/>
        </w:trPr>
        <w:tc>
          <w:tcPr>
            <w:tcW w:w="2000" w:type="dxa"/>
          </w:tcPr>
          <w:p w14:paraId="17C2B3C7" w14:textId="77777777" w:rsidR="003419E6" w:rsidRPr="000447B6" w:rsidRDefault="003419E6" w:rsidP="00A76ABC">
            <w:pPr>
              <w:spacing w:line="240" w:lineRule="atLeast"/>
              <w:jc w:val="left"/>
              <w:rPr>
                <w:highlight w:val="yellow"/>
              </w:rPr>
            </w:pPr>
            <w:r w:rsidRPr="000447B6">
              <w:rPr>
                <w:rFonts w:hint="eastAsia"/>
                <w:highlight w:val="yellow"/>
              </w:rPr>
              <w:t>修改时间</w:t>
            </w:r>
          </w:p>
        </w:tc>
        <w:tc>
          <w:tcPr>
            <w:tcW w:w="2400" w:type="dxa"/>
          </w:tcPr>
          <w:p w14:paraId="23779C81" w14:textId="77777777" w:rsidR="003419E6" w:rsidRPr="000447B6" w:rsidRDefault="003419E6" w:rsidP="00A76ABC">
            <w:pPr>
              <w:spacing w:line="240" w:lineRule="atLeast"/>
              <w:jc w:val="left"/>
              <w:rPr>
                <w:highlight w:val="yellow"/>
              </w:rPr>
            </w:pPr>
            <w:r w:rsidRPr="000447B6">
              <w:rPr>
                <w:rFonts w:hint="eastAsia"/>
                <w:highlight w:val="yellow"/>
              </w:rPr>
              <w:t>F</w:t>
            </w:r>
            <w:r w:rsidRPr="000447B6">
              <w:rPr>
                <w:highlight w:val="yellow"/>
              </w:rPr>
              <w:t>_UpdateDatetime</w:t>
            </w:r>
          </w:p>
        </w:tc>
        <w:tc>
          <w:tcPr>
            <w:tcW w:w="1545" w:type="dxa"/>
          </w:tcPr>
          <w:p w14:paraId="3EBBD815" w14:textId="77777777" w:rsidR="003419E6" w:rsidRPr="000447B6" w:rsidRDefault="003419E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475D6197" w14:textId="77777777" w:rsidR="003419E6" w:rsidRPr="000447B6" w:rsidRDefault="003419E6" w:rsidP="00A76ABC">
            <w:pPr>
              <w:spacing w:line="240" w:lineRule="atLeast"/>
              <w:jc w:val="left"/>
              <w:rPr>
                <w:highlight w:val="yellow"/>
              </w:rPr>
            </w:pPr>
          </w:p>
        </w:tc>
        <w:tc>
          <w:tcPr>
            <w:tcW w:w="8324" w:type="dxa"/>
          </w:tcPr>
          <w:p w14:paraId="6475AE07" w14:textId="77777777" w:rsidR="003419E6" w:rsidRPr="000447B6" w:rsidRDefault="003419E6" w:rsidP="00A76ABC">
            <w:pPr>
              <w:spacing w:line="240" w:lineRule="atLeast"/>
              <w:jc w:val="left"/>
              <w:rPr>
                <w:highlight w:val="yellow"/>
              </w:rPr>
            </w:pPr>
            <w:r w:rsidRPr="000447B6">
              <w:rPr>
                <w:rFonts w:hint="eastAsia"/>
                <w:highlight w:val="yellow"/>
              </w:rPr>
              <w:t>最近修改时间。便于追踪</w:t>
            </w:r>
            <w:r>
              <w:rPr>
                <w:rFonts w:hint="eastAsia"/>
                <w:highlight w:val="yellow"/>
              </w:rPr>
              <w:t>。出现退货后，这个时间会被更新</w:t>
            </w:r>
          </w:p>
        </w:tc>
      </w:tr>
    </w:tbl>
    <w:p w14:paraId="1532D5BD" w14:textId="77777777" w:rsidR="003419E6" w:rsidRDefault="003419E6" w:rsidP="00A76ABC">
      <w:pPr>
        <w:spacing w:line="240" w:lineRule="atLeast"/>
      </w:pPr>
    </w:p>
    <w:p w14:paraId="5A3E77EB" w14:textId="77777777" w:rsidR="00BB76D4" w:rsidRPr="003419E6" w:rsidRDefault="00BB76D4" w:rsidP="00A76ABC">
      <w:pPr>
        <w:spacing w:line="240" w:lineRule="atLeast"/>
      </w:pPr>
      <w:r>
        <w:rPr>
          <w:rFonts w:hint="eastAsia"/>
        </w:rPr>
        <w:t>惟一组合键：日期</w:t>
      </w:r>
      <w:r>
        <w:rPr>
          <w:rFonts w:hint="eastAsia"/>
        </w:rPr>
        <w:t>+</w:t>
      </w:r>
      <w:r>
        <w:rPr>
          <w:rFonts w:hint="eastAsia"/>
        </w:rPr>
        <w:t>商品大类</w:t>
      </w:r>
      <w:r>
        <w:rPr>
          <w:rFonts w:hint="eastAsia"/>
        </w:rPr>
        <w:t>ID</w:t>
      </w:r>
    </w:p>
    <w:p w14:paraId="298B5E6B" w14:textId="77777777" w:rsidR="00443743" w:rsidRDefault="00443743" w:rsidP="00302A92">
      <w:pPr>
        <w:pStyle w:val="5"/>
      </w:pPr>
      <w:r>
        <w:rPr>
          <w:rFonts w:hint="eastAsia"/>
        </w:rPr>
        <w:t>商品零售</w:t>
      </w:r>
      <w:r w:rsidR="00334679">
        <w:rPr>
          <w:rFonts w:hint="eastAsia"/>
        </w:rPr>
        <w:t>日</w:t>
      </w:r>
      <w:r>
        <w:rPr>
          <w:rFonts w:hint="eastAsia"/>
        </w:rPr>
        <w:t>报表</w:t>
      </w:r>
      <w:r w:rsidRPr="00BA6B8E">
        <w:t>T_RetailTrade</w:t>
      </w:r>
      <w:r w:rsidR="000D6EA7">
        <w:t>D</w:t>
      </w:r>
      <w:r w:rsidR="000D6EA7">
        <w:rPr>
          <w:rFonts w:hint="eastAsia"/>
        </w:rPr>
        <w:t>a</w:t>
      </w:r>
      <w:r w:rsidR="000D6EA7">
        <w:t>ily</w:t>
      </w:r>
      <w:r w:rsidRPr="00BA6B8E">
        <w:t>Report</w:t>
      </w:r>
      <w:r>
        <w:t>ByCommodity</w:t>
      </w:r>
      <w:bookmarkEnd w:id="240"/>
      <w:bookmarkEnd w:id="241"/>
      <w:bookmarkEnd w:id="242"/>
    </w:p>
    <w:bookmarkEnd w:id="243"/>
    <w:p w14:paraId="62B205DC" w14:textId="77777777" w:rsidR="004D24A8" w:rsidRDefault="004D24A8" w:rsidP="00A76ABC">
      <w:pPr>
        <w:spacing w:line="240" w:lineRule="atLeast"/>
        <w:jc w:val="left"/>
      </w:pPr>
      <w:r>
        <w:rPr>
          <w:rFonts w:hint="eastAsia"/>
        </w:rPr>
        <w:t>本表是</w:t>
      </w:r>
      <w:hyperlink w:anchor="_定义" w:history="1">
        <w:r w:rsidRPr="008C6F03">
          <w:rPr>
            <w:rStyle w:val="ad"/>
            <w:rFonts w:hint="eastAsia"/>
          </w:rPr>
          <w:t>中间结果表</w:t>
        </w:r>
      </w:hyperlink>
      <w:r>
        <w:rPr>
          <w:rFonts w:hint="eastAsia"/>
        </w:rPr>
        <w:t>。</w:t>
      </w:r>
    </w:p>
    <w:p w14:paraId="6297C4B4" w14:textId="77777777" w:rsidR="004D24A8" w:rsidRDefault="004D24A8" w:rsidP="00A76ABC">
      <w:pPr>
        <w:spacing w:line="240" w:lineRule="atLeast"/>
        <w:jc w:val="left"/>
      </w:pPr>
      <w:r>
        <w:rPr>
          <w:rFonts w:hint="eastAsia"/>
        </w:rPr>
        <w:t>通常是明天凌晨计算今天的报表。由夜间任务自动计算。</w:t>
      </w:r>
    </w:p>
    <w:p w14:paraId="736209ED" w14:textId="77777777" w:rsidR="004D24A8" w:rsidRDefault="004D24A8" w:rsidP="00A76ABC">
      <w:pPr>
        <w:spacing w:line="240" w:lineRule="atLeast"/>
        <w:jc w:val="left"/>
      </w:pPr>
      <w:r>
        <w:rPr>
          <w:rFonts w:hint="eastAsia"/>
        </w:rPr>
        <w:t>如果某天出现了对今天的零售单的退货，则需要重新计算今天的报表。</w:t>
      </w:r>
    </w:p>
    <w:p w14:paraId="1323AF74" w14:textId="77777777" w:rsidR="00443743" w:rsidRPr="004D24A8" w:rsidRDefault="00443743" w:rsidP="00A76ABC">
      <w:pPr>
        <w:spacing w:line="240" w:lineRule="atLeast"/>
        <w:jc w:val="left"/>
      </w:pP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2400"/>
        <w:gridCol w:w="1545"/>
        <w:gridCol w:w="1177"/>
        <w:gridCol w:w="8324"/>
      </w:tblGrid>
      <w:tr w:rsidR="004D24A8" w14:paraId="40B6D14A" w14:textId="77777777" w:rsidTr="004065BB">
        <w:trPr>
          <w:trHeight w:val="485"/>
        </w:trPr>
        <w:tc>
          <w:tcPr>
            <w:tcW w:w="2000" w:type="dxa"/>
            <w:shd w:val="clear" w:color="auto" w:fill="FF0000"/>
          </w:tcPr>
          <w:p w14:paraId="5B0EAD69" w14:textId="77777777" w:rsidR="004D24A8" w:rsidRDefault="004D24A8" w:rsidP="00A76ABC">
            <w:pPr>
              <w:spacing w:line="240" w:lineRule="atLeast"/>
              <w:jc w:val="left"/>
              <w:rPr>
                <w:color w:val="FFFFFF" w:themeColor="background1"/>
              </w:rPr>
            </w:pPr>
            <w:r>
              <w:rPr>
                <w:rFonts w:hint="eastAsia"/>
                <w:color w:val="FFFFFF" w:themeColor="background1"/>
              </w:rPr>
              <w:t>数据项</w:t>
            </w:r>
          </w:p>
        </w:tc>
        <w:tc>
          <w:tcPr>
            <w:tcW w:w="2400" w:type="dxa"/>
            <w:shd w:val="clear" w:color="auto" w:fill="FF0000"/>
          </w:tcPr>
          <w:p w14:paraId="5D1F7ECB" w14:textId="77777777" w:rsidR="004D24A8" w:rsidRDefault="004D24A8"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545" w:type="dxa"/>
            <w:shd w:val="clear" w:color="auto" w:fill="FF0000"/>
          </w:tcPr>
          <w:p w14:paraId="1C500FEF" w14:textId="77777777" w:rsidR="004D24A8" w:rsidRDefault="004D24A8"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68003AA" w14:textId="77777777" w:rsidR="004D24A8" w:rsidRDefault="004D24A8" w:rsidP="00A76ABC">
            <w:pPr>
              <w:spacing w:line="240" w:lineRule="atLeast"/>
              <w:jc w:val="left"/>
              <w:rPr>
                <w:color w:val="FFFFFF" w:themeColor="background1"/>
              </w:rPr>
            </w:pPr>
            <w:r>
              <w:rPr>
                <w:rFonts w:hint="eastAsia"/>
                <w:color w:val="FFFFFF" w:themeColor="background1"/>
              </w:rPr>
              <w:t>默认值</w:t>
            </w:r>
          </w:p>
        </w:tc>
        <w:tc>
          <w:tcPr>
            <w:tcW w:w="8324" w:type="dxa"/>
            <w:shd w:val="clear" w:color="auto" w:fill="FF0000"/>
          </w:tcPr>
          <w:p w14:paraId="3819614E" w14:textId="77777777" w:rsidR="004D24A8" w:rsidRDefault="004D24A8"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4D24A8" w14:paraId="3DD3607E" w14:textId="77777777" w:rsidTr="004065BB">
        <w:trPr>
          <w:trHeight w:val="267"/>
        </w:trPr>
        <w:tc>
          <w:tcPr>
            <w:tcW w:w="2000" w:type="dxa"/>
          </w:tcPr>
          <w:p w14:paraId="4087E990" w14:textId="77777777" w:rsidR="004D24A8" w:rsidRDefault="004D24A8" w:rsidP="00A76ABC">
            <w:pPr>
              <w:spacing w:line="240" w:lineRule="atLeast"/>
              <w:jc w:val="left"/>
            </w:pPr>
            <w:r>
              <w:rPr>
                <w:rFonts w:hint="eastAsia"/>
              </w:rPr>
              <w:t>ID</w:t>
            </w:r>
          </w:p>
        </w:tc>
        <w:tc>
          <w:tcPr>
            <w:tcW w:w="2400" w:type="dxa"/>
          </w:tcPr>
          <w:p w14:paraId="3917FF72" w14:textId="77777777" w:rsidR="004D24A8" w:rsidRDefault="004D24A8" w:rsidP="00A76ABC">
            <w:pPr>
              <w:spacing w:line="240" w:lineRule="atLeast"/>
              <w:jc w:val="left"/>
            </w:pPr>
            <w:r>
              <w:rPr>
                <w:rFonts w:hint="eastAsia"/>
              </w:rPr>
              <w:t>F_</w:t>
            </w:r>
            <w:r>
              <w:t>ID</w:t>
            </w:r>
          </w:p>
        </w:tc>
        <w:tc>
          <w:tcPr>
            <w:tcW w:w="1545" w:type="dxa"/>
          </w:tcPr>
          <w:p w14:paraId="68AF92DA" w14:textId="77777777" w:rsidR="004D24A8" w:rsidRDefault="004D24A8" w:rsidP="00A76ABC">
            <w:pPr>
              <w:spacing w:line="240" w:lineRule="atLeast"/>
              <w:jc w:val="left"/>
            </w:pPr>
          </w:p>
        </w:tc>
        <w:tc>
          <w:tcPr>
            <w:tcW w:w="1177" w:type="dxa"/>
          </w:tcPr>
          <w:p w14:paraId="32A19840" w14:textId="77777777" w:rsidR="004D24A8" w:rsidRDefault="004D24A8" w:rsidP="00A76ABC">
            <w:pPr>
              <w:spacing w:line="240" w:lineRule="atLeast"/>
              <w:jc w:val="left"/>
            </w:pPr>
          </w:p>
        </w:tc>
        <w:tc>
          <w:tcPr>
            <w:tcW w:w="8324" w:type="dxa"/>
          </w:tcPr>
          <w:p w14:paraId="7C5AAE08" w14:textId="77777777" w:rsidR="004D24A8" w:rsidRDefault="004D24A8" w:rsidP="00A76ABC">
            <w:pPr>
              <w:spacing w:line="240" w:lineRule="atLeast"/>
              <w:jc w:val="left"/>
            </w:pPr>
          </w:p>
        </w:tc>
      </w:tr>
      <w:tr w:rsidR="004D24A8" w14:paraId="22B15AA0" w14:textId="77777777" w:rsidTr="004065BB">
        <w:trPr>
          <w:trHeight w:val="267"/>
        </w:trPr>
        <w:tc>
          <w:tcPr>
            <w:tcW w:w="2000" w:type="dxa"/>
          </w:tcPr>
          <w:p w14:paraId="712997B7" w14:textId="77777777" w:rsidR="004D24A8" w:rsidRDefault="00BF3AF4" w:rsidP="00A76ABC">
            <w:pPr>
              <w:spacing w:line="240" w:lineRule="atLeast"/>
              <w:jc w:val="left"/>
            </w:pPr>
            <w:r>
              <w:rPr>
                <w:rFonts w:hint="eastAsia"/>
              </w:rPr>
              <w:t>日期</w:t>
            </w:r>
          </w:p>
        </w:tc>
        <w:tc>
          <w:tcPr>
            <w:tcW w:w="2400" w:type="dxa"/>
          </w:tcPr>
          <w:p w14:paraId="63AE2E6E" w14:textId="77777777" w:rsidR="004D24A8" w:rsidRDefault="00893608" w:rsidP="00A76ABC">
            <w:pPr>
              <w:spacing w:line="240" w:lineRule="atLeast"/>
              <w:jc w:val="left"/>
            </w:pPr>
            <w:r>
              <w:rPr>
                <w:rFonts w:hint="eastAsia"/>
              </w:rPr>
              <w:t>F</w:t>
            </w:r>
            <w:r>
              <w:t>_Datetime</w:t>
            </w:r>
          </w:p>
        </w:tc>
        <w:tc>
          <w:tcPr>
            <w:tcW w:w="1545" w:type="dxa"/>
          </w:tcPr>
          <w:p w14:paraId="2C3821FB" w14:textId="77777777" w:rsidR="004D24A8" w:rsidRDefault="00BF3AF4" w:rsidP="00A76ABC">
            <w:pPr>
              <w:spacing w:line="240" w:lineRule="atLeast"/>
              <w:jc w:val="left"/>
            </w:pPr>
            <w:r>
              <w:t>D</w:t>
            </w:r>
            <w:r>
              <w:rPr>
                <w:rFonts w:hint="eastAsia"/>
              </w:rPr>
              <w:t>ate</w:t>
            </w:r>
            <w:r>
              <w:t>time not null</w:t>
            </w:r>
          </w:p>
        </w:tc>
        <w:tc>
          <w:tcPr>
            <w:tcW w:w="1177" w:type="dxa"/>
          </w:tcPr>
          <w:p w14:paraId="007C62DE" w14:textId="77777777" w:rsidR="004D24A8" w:rsidRDefault="004D24A8" w:rsidP="00A76ABC">
            <w:pPr>
              <w:spacing w:line="240" w:lineRule="atLeast"/>
              <w:jc w:val="left"/>
            </w:pPr>
          </w:p>
        </w:tc>
        <w:tc>
          <w:tcPr>
            <w:tcW w:w="8324" w:type="dxa"/>
          </w:tcPr>
          <w:p w14:paraId="3EE99978" w14:textId="77777777" w:rsidR="004D24A8" w:rsidRPr="002E2560" w:rsidRDefault="002E2560" w:rsidP="00A76ABC">
            <w:pPr>
              <w:spacing w:line="240" w:lineRule="atLeast"/>
            </w:pPr>
            <w:r>
              <w:rPr>
                <w:rFonts w:hint="eastAsia"/>
              </w:rPr>
              <w:t>惟一组合键：日期</w:t>
            </w:r>
            <w:r>
              <w:rPr>
                <w:rFonts w:hint="eastAsia"/>
              </w:rPr>
              <w:t>+</w:t>
            </w:r>
            <w:r>
              <w:rPr>
                <w:rFonts w:hint="eastAsia"/>
              </w:rPr>
              <w:t>商品</w:t>
            </w:r>
            <w:r>
              <w:rPr>
                <w:rFonts w:hint="eastAsia"/>
              </w:rPr>
              <w:t>ID</w:t>
            </w:r>
          </w:p>
        </w:tc>
      </w:tr>
      <w:tr w:rsidR="004D24A8" w14:paraId="484F392E" w14:textId="77777777" w:rsidTr="004065BB">
        <w:trPr>
          <w:trHeight w:val="267"/>
        </w:trPr>
        <w:tc>
          <w:tcPr>
            <w:tcW w:w="2000" w:type="dxa"/>
          </w:tcPr>
          <w:p w14:paraId="08EE7CC0" w14:textId="77777777" w:rsidR="004D24A8" w:rsidRDefault="004D24A8" w:rsidP="00A76ABC">
            <w:pPr>
              <w:spacing w:line="240" w:lineRule="atLeast"/>
              <w:jc w:val="left"/>
            </w:pPr>
            <w:r>
              <w:rPr>
                <w:rFonts w:hint="eastAsia"/>
              </w:rPr>
              <w:t>商品</w:t>
            </w:r>
            <w:r>
              <w:rPr>
                <w:rFonts w:hint="eastAsia"/>
              </w:rPr>
              <w:t>I</w:t>
            </w:r>
            <w:r>
              <w:t>D</w:t>
            </w:r>
          </w:p>
        </w:tc>
        <w:tc>
          <w:tcPr>
            <w:tcW w:w="2400" w:type="dxa"/>
          </w:tcPr>
          <w:p w14:paraId="4034964F" w14:textId="77777777" w:rsidR="004D24A8" w:rsidRDefault="008D7938" w:rsidP="00A76ABC">
            <w:pPr>
              <w:spacing w:line="240" w:lineRule="atLeast"/>
              <w:jc w:val="left"/>
            </w:pPr>
            <w:r>
              <w:rPr>
                <w:rFonts w:hint="eastAsia"/>
              </w:rPr>
              <w:t>F</w:t>
            </w:r>
            <w:r>
              <w:t>_CommodityID</w:t>
            </w:r>
          </w:p>
        </w:tc>
        <w:tc>
          <w:tcPr>
            <w:tcW w:w="1545" w:type="dxa"/>
          </w:tcPr>
          <w:p w14:paraId="3C773642" w14:textId="77777777" w:rsidR="004D24A8" w:rsidRDefault="00893608" w:rsidP="00A76ABC">
            <w:pPr>
              <w:spacing w:line="240" w:lineRule="atLeast"/>
              <w:jc w:val="left"/>
            </w:pPr>
            <w:r>
              <w:t>Int not null</w:t>
            </w:r>
          </w:p>
        </w:tc>
        <w:tc>
          <w:tcPr>
            <w:tcW w:w="1177" w:type="dxa"/>
          </w:tcPr>
          <w:p w14:paraId="4469487C" w14:textId="77777777" w:rsidR="004D24A8" w:rsidRDefault="004D24A8" w:rsidP="00A76ABC">
            <w:pPr>
              <w:spacing w:line="240" w:lineRule="atLeast"/>
              <w:jc w:val="left"/>
            </w:pPr>
          </w:p>
        </w:tc>
        <w:tc>
          <w:tcPr>
            <w:tcW w:w="8324" w:type="dxa"/>
          </w:tcPr>
          <w:p w14:paraId="160E93F7" w14:textId="77777777" w:rsidR="004D24A8" w:rsidRDefault="00893608" w:rsidP="00A76ABC">
            <w:pPr>
              <w:spacing w:line="240" w:lineRule="atLeast"/>
              <w:jc w:val="left"/>
            </w:pPr>
            <w:r>
              <w:rPr>
                <w:rFonts w:hint="eastAsia"/>
              </w:rPr>
              <w:t>外键。</w:t>
            </w:r>
          </w:p>
        </w:tc>
      </w:tr>
      <w:tr w:rsidR="004065BB" w14:paraId="06CF4308" w14:textId="77777777" w:rsidTr="004065BB">
        <w:trPr>
          <w:trHeight w:val="267"/>
        </w:trPr>
        <w:tc>
          <w:tcPr>
            <w:tcW w:w="2000" w:type="dxa"/>
          </w:tcPr>
          <w:p w14:paraId="22517A5F" w14:textId="77777777" w:rsidR="004065BB" w:rsidRDefault="004065BB" w:rsidP="004065BB">
            <w:pPr>
              <w:spacing w:line="240" w:lineRule="atLeast"/>
              <w:jc w:val="left"/>
            </w:pPr>
            <w:r>
              <w:rPr>
                <w:rFonts w:hint="eastAsia"/>
              </w:rPr>
              <w:t>销售数量</w:t>
            </w:r>
          </w:p>
        </w:tc>
        <w:tc>
          <w:tcPr>
            <w:tcW w:w="2400" w:type="dxa"/>
          </w:tcPr>
          <w:p w14:paraId="2AD04E21" w14:textId="77777777" w:rsidR="004065BB" w:rsidRDefault="004065BB" w:rsidP="004065BB">
            <w:pPr>
              <w:spacing w:line="240" w:lineRule="atLeast"/>
              <w:jc w:val="left"/>
            </w:pPr>
            <w:r>
              <w:rPr>
                <w:rFonts w:hint="eastAsia"/>
              </w:rPr>
              <w:t>F</w:t>
            </w:r>
            <w:r>
              <w:t>_NO</w:t>
            </w:r>
          </w:p>
        </w:tc>
        <w:tc>
          <w:tcPr>
            <w:tcW w:w="1545" w:type="dxa"/>
          </w:tcPr>
          <w:p w14:paraId="145203A2" w14:textId="77777777" w:rsidR="004065BB" w:rsidRDefault="004065BB" w:rsidP="004065BB">
            <w:pPr>
              <w:spacing w:line="240" w:lineRule="atLeast"/>
              <w:jc w:val="left"/>
            </w:pPr>
            <w:r>
              <w:t>Int not null</w:t>
            </w:r>
          </w:p>
        </w:tc>
        <w:tc>
          <w:tcPr>
            <w:tcW w:w="1177" w:type="dxa"/>
          </w:tcPr>
          <w:p w14:paraId="296227CF" w14:textId="77777777" w:rsidR="004065BB" w:rsidRDefault="004065BB" w:rsidP="004065BB">
            <w:pPr>
              <w:spacing w:line="240" w:lineRule="atLeast"/>
              <w:jc w:val="left"/>
            </w:pPr>
          </w:p>
        </w:tc>
        <w:tc>
          <w:tcPr>
            <w:tcW w:w="8324" w:type="dxa"/>
          </w:tcPr>
          <w:p w14:paraId="359DEE64" w14:textId="77777777" w:rsidR="004065BB" w:rsidRDefault="004065BB" w:rsidP="004065BB">
            <w:pPr>
              <w:spacing w:line="240" w:lineRule="atLeast"/>
              <w:jc w:val="left"/>
            </w:pPr>
            <w:r>
              <w:rPr>
                <w:rFonts w:hint="eastAsia"/>
              </w:rPr>
              <w:t>销售数量</w:t>
            </w:r>
            <w:r>
              <w:rPr>
                <w:rFonts w:hint="eastAsia"/>
              </w:rPr>
              <w:t xml:space="preserve">:  </w:t>
            </w:r>
            <w:r>
              <w:rPr>
                <w:rFonts w:hint="eastAsia"/>
              </w:rPr>
              <w:t>当天所有销售总数量（</w:t>
            </w:r>
            <w:r w:rsidRPr="00145A2A">
              <w:rPr>
                <w:rFonts w:hint="eastAsia"/>
                <w:color w:val="FF0000"/>
              </w:rPr>
              <w:t>只算卖出，</w:t>
            </w:r>
            <w:r w:rsidRPr="00145A2A">
              <w:rPr>
                <w:color w:val="FF0000"/>
              </w:rPr>
              <w:t>不算退货</w:t>
            </w:r>
            <w:r>
              <w:rPr>
                <w:rFonts w:hint="eastAsia"/>
              </w:rPr>
              <w:t>）。</w:t>
            </w:r>
          </w:p>
        </w:tc>
      </w:tr>
      <w:tr w:rsidR="004065BB" w14:paraId="7267D599" w14:textId="77777777" w:rsidTr="004065BB">
        <w:trPr>
          <w:trHeight w:val="267"/>
        </w:trPr>
        <w:tc>
          <w:tcPr>
            <w:tcW w:w="2000" w:type="dxa"/>
          </w:tcPr>
          <w:p w14:paraId="584B2F12" w14:textId="77777777" w:rsidR="004065BB" w:rsidRDefault="004065BB" w:rsidP="004065BB">
            <w:pPr>
              <w:spacing w:line="240" w:lineRule="atLeast"/>
              <w:jc w:val="left"/>
            </w:pPr>
            <w:r>
              <w:rPr>
                <w:rFonts w:hint="eastAsia"/>
              </w:rPr>
              <w:t>总进货价</w:t>
            </w:r>
          </w:p>
        </w:tc>
        <w:tc>
          <w:tcPr>
            <w:tcW w:w="2400" w:type="dxa"/>
          </w:tcPr>
          <w:p w14:paraId="5759A2F9" w14:textId="77777777" w:rsidR="004065BB" w:rsidRDefault="004065BB" w:rsidP="004065BB">
            <w:pPr>
              <w:spacing w:line="240" w:lineRule="atLeast"/>
              <w:jc w:val="left"/>
            </w:pPr>
            <w:r>
              <w:rPr>
                <w:rFonts w:hint="eastAsia"/>
              </w:rPr>
              <w:t>F</w:t>
            </w:r>
            <w:r>
              <w:t>_TotalPurchasingAmount</w:t>
            </w:r>
          </w:p>
        </w:tc>
        <w:tc>
          <w:tcPr>
            <w:tcW w:w="1545" w:type="dxa"/>
          </w:tcPr>
          <w:p w14:paraId="24CE17B4" w14:textId="77777777" w:rsidR="004065BB" w:rsidRDefault="004065BB" w:rsidP="004065BB">
            <w:pPr>
              <w:spacing w:line="240" w:lineRule="atLeast"/>
              <w:jc w:val="left"/>
            </w:pPr>
            <w:r>
              <w:rPr>
                <w:rFonts w:hint="eastAsia"/>
              </w:rPr>
              <w:t>D</w:t>
            </w:r>
            <w:r>
              <w:t>ecimal(20, 6) not null</w:t>
            </w:r>
          </w:p>
        </w:tc>
        <w:tc>
          <w:tcPr>
            <w:tcW w:w="1177" w:type="dxa"/>
          </w:tcPr>
          <w:p w14:paraId="117027CA" w14:textId="77777777" w:rsidR="004065BB" w:rsidRDefault="004065BB" w:rsidP="004065BB">
            <w:pPr>
              <w:spacing w:line="240" w:lineRule="atLeast"/>
              <w:jc w:val="left"/>
            </w:pPr>
          </w:p>
        </w:tc>
        <w:tc>
          <w:tcPr>
            <w:tcW w:w="8324" w:type="dxa"/>
          </w:tcPr>
          <w:p w14:paraId="16B32A3B" w14:textId="77777777" w:rsidR="004065BB" w:rsidRDefault="004065BB" w:rsidP="004065BB">
            <w:pPr>
              <w:spacing w:line="240" w:lineRule="atLeast"/>
              <w:jc w:val="left"/>
            </w:pPr>
            <w:r>
              <w:t>总进货价</w:t>
            </w:r>
            <w:r>
              <w:rPr>
                <w:rFonts w:hint="eastAsia"/>
              </w:rPr>
              <w:t>：</w:t>
            </w:r>
            <w:r>
              <w:rPr>
                <w:rFonts w:hint="eastAsia"/>
              </w:rPr>
              <w:t xml:space="preserve"> </w:t>
            </w:r>
            <w:r>
              <w:t>总进货价</w:t>
            </w:r>
            <w:r>
              <w:rPr>
                <w:rFonts w:hint="eastAsia"/>
              </w:rPr>
              <w:t xml:space="preserve"> = </w:t>
            </w:r>
            <w:r>
              <w:rPr>
                <w:rFonts w:hint="eastAsia"/>
              </w:rPr>
              <w:t>当天卖出商品的进货价</w:t>
            </w:r>
            <w:r>
              <w:rPr>
                <w:rFonts w:hint="eastAsia"/>
              </w:rPr>
              <w:t xml:space="preserve"> </w:t>
            </w:r>
            <w:r>
              <w:t>–</w:t>
            </w:r>
            <w:r>
              <w:rPr>
                <w:rFonts w:hint="eastAsia"/>
              </w:rPr>
              <w:t xml:space="preserve"> </w:t>
            </w:r>
            <w:r>
              <w:rPr>
                <w:rFonts w:hint="eastAsia"/>
              </w:rPr>
              <w:t>当天所退货商品的进货价。</w:t>
            </w:r>
          </w:p>
        </w:tc>
      </w:tr>
      <w:tr w:rsidR="004065BB" w14:paraId="222BFB87" w14:textId="77777777" w:rsidTr="004065BB">
        <w:trPr>
          <w:trHeight w:val="267"/>
        </w:trPr>
        <w:tc>
          <w:tcPr>
            <w:tcW w:w="2000" w:type="dxa"/>
          </w:tcPr>
          <w:p w14:paraId="147A4951" w14:textId="77777777" w:rsidR="004065BB" w:rsidRDefault="004065BB" w:rsidP="004065BB">
            <w:pPr>
              <w:spacing w:line="240" w:lineRule="atLeast"/>
              <w:jc w:val="left"/>
            </w:pPr>
            <w:r>
              <w:rPr>
                <w:rFonts w:hint="eastAsia"/>
              </w:rPr>
              <w:t>销售总额</w:t>
            </w:r>
          </w:p>
        </w:tc>
        <w:tc>
          <w:tcPr>
            <w:tcW w:w="2400" w:type="dxa"/>
          </w:tcPr>
          <w:p w14:paraId="325B7048" w14:textId="77777777" w:rsidR="004065BB" w:rsidRDefault="004065BB" w:rsidP="004065BB">
            <w:pPr>
              <w:spacing w:line="240" w:lineRule="atLeast"/>
              <w:jc w:val="left"/>
            </w:pPr>
            <w:r>
              <w:rPr>
                <w:rFonts w:hint="eastAsia"/>
              </w:rPr>
              <w:t>F</w:t>
            </w:r>
            <w:r>
              <w:t>_TotalAmount</w:t>
            </w:r>
          </w:p>
        </w:tc>
        <w:tc>
          <w:tcPr>
            <w:tcW w:w="1545" w:type="dxa"/>
          </w:tcPr>
          <w:p w14:paraId="78EF5B69" w14:textId="77777777" w:rsidR="004065BB" w:rsidRDefault="004065BB" w:rsidP="004065BB">
            <w:pPr>
              <w:spacing w:line="240" w:lineRule="atLeast"/>
              <w:jc w:val="left"/>
            </w:pPr>
            <w:r>
              <w:rPr>
                <w:rFonts w:hint="eastAsia"/>
              </w:rPr>
              <w:t>D</w:t>
            </w:r>
            <w:r>
              <w:t>ecimal(20, 6) not null</w:t>
            </w:r>
          </w:p>
        </w:tc>
        <w:tc>
          <w:tcPr>
            <w:tcW w:w="1177" w:type="dxa"/>
          </w:tcPr>
          <w:p w14:paraId="1192C282" w14:textId="77777777" w:rsidR="004065BB" w:rsidRDefault="004065BB" w:rsidP="004065BB">
            <w:pPr>
              <w:spacing w:line="240" w:lineRule="atLeast"/>
              <w:jc w:val="left"/>
            </w:pPr>
          </w:p>
        </w:tc>
        <w:tc>
          <w:tcPr>
            <w:tcW w:w="8324" w:type="dxa"/>
          </w:tcPr>
          <w:p w14:paraId="463CB657" w14:textId="77777777" w:rsidR="004065BB" w:rsidRDefault="004065BB" w:rsidP="004065BB">
            <w:pPr>
              <w:spacing w:line="240" w:lineRule="atLeast"/>
              <w:jc w:val="left"/>
            </w:pPr>
            <w:r>
              <w:rPr>
                <w:rFonts w:hint="eastAsia"/>
              </w:rPr>
              <w:t>销售总额：销售总额</w:t>
            </w:r>
            <w:r>
              <w:rPr>
                <w:rFonts w:hint="eastAsia"/>
              </w:rPr>
              <w:t xml:space="preserve"> = </w:t>
            </w:r>
            <w:r>
              <w:rPr>
                <w:rFonts w:hint="eastAsia"/>
              </w:rPr>
              <w:t>当天销售商品的数量</w:t>
            </w:r>
            <w:r>
              <w:rPr>
                <w:rFonts w:hint="eastAsia"/>
              </w:rPr>
              <w:t xml:space="preserve"> * </w:t>
            </w:r>
            <w:r>
              <w:rPr>
                <w:rFonts w:hint="eastAsia"/>
              </w:rPr>
              <w:t>当天单个货品销售单价</w:t>
            </w:r>
            <w:r>
              <w:rPr>
                <w:rFonts w:hint="eastAsia"/>
              </w:rPr>
              <w:t xml:space="preserve">  </w:t>
            </w:r>
            <w:r>
              <w:t>–</w:t>
            </w:r>
            <w:r>
              <w:rPr>
                <w:rFonts w:hint="eastAsia"/>
              </w:rPr>
              <w:t xml:space="preserve"> </w:t>
            </w:r>
            <w:r>
              <w:rPr>
                <w:rFonts w:hint="eastAsia"/>
              </w:rPr>
              <w:t>当天退货的总额。（</w:t>
            </w:r>
            <w:r w:rsidRPr="005416B1">
              <w:rPr>
                <w:rFonts w:hint="eastAsia"/>
                <w:color w:val="FF0000"/>
              </w:rPr>
              <w:t>当得出的是负数也是个正常的现象，</w:t>
            </w:r>
            <w:r w:rsidRPr="00503013">
              <w:rPr>
                <w:rFonts w:hint="eastAsia"/>
                <w:color w:val="FF0000"/>
              </w:rPr>
              <w:t>这说明的是当天的退货总额大于当天的售卖总额</w:t>
            </w:r>
            <w:r>
              <w:rPr>
                <w:rFonts w:hint="eastAsia"/>
              </w:rPr>
              <w:t>）</w:t>
            </w:r>
          </w:p>
        </w:tc>
      </w:tr>
      <w:tr w:rsidR="004065BB" w14:paraId="4E64EA11" w14:textId="77777777" w:rsidTr="004065BB">
        <w:trPr>
          <w:trHeight w:val="267"/>
        </w:trPr>
        <w:tc>
          <w:tcPr>
            <w:tcW w:w="2000" w:type="dxa"/>
          </w:tcPr>
          <w:p w14:paraId="0C5D2E4E" w14:textId="77777777" w:rsidR="004065BB" w:rsidRDefault="004065BB" w:rsidP="004065BB">
            <w:pPr>
              <w:spacing w:line="240" w:lineRule="atLeast"/>
              <w:jc w:val="left"/>
            </w:pPr>
            <w:r>
              <w:rPr>
                <w:rFonts w:hint="eastAsia"/>
              </w:rPr>
              <w:t>销售毛利</w:t>
            </w:r>
          </w:p>
        </w:tc>
        <w:tc>
          <w:tcPr>
            <w:tcW w:w="2400" w:type="dxa"/>
          </w:tcPr>
          <w:p w14:paraId="6DC62C04" w14:textId="77777777" w:rsidR="004065BB" w:rsidRDefault="004065BB" w:rsidP="004065BB">
            <w:pPr>
              <w:spacing w:line="240" w:lineRule="atLeast"/>
              <w:jc w:val="left"/>
            </w:pPr>
            <w:r>
              <w:rPr>
                <w:rFonts w:hint="eastAsia"/>
              </w:rPr>
              <w:t>F</w:t>
            </w:r>
            <w:r>
              <w:t>_GrossMargin</w:t>
            </w:r>
          </w:p>
        </w:tc>
        <w:tc>
          <w:tcPr>
            <w:tcW w:w="1545" w:type="dxa"/>
          </w:tcPr>
          <w:p w14:paraId="669392CE" w14:textId="77777777" w:rsidR="004065BB" w:rsidRDefault="004065BB" w:rsidP="004065BB">
            <w:pPr>
              <w:spacing w:line="240" w:lineRule="atLeast"/>
              <w:jc w:val="left"/>
            </w:pPr>
            <w:r>
              <w:rPr>
                <w:rFonts w:hint="eastAsia"/>
              </w:rPr>
              <w:t>D</w:t>
            </w:r>
            <w:r>
              <w:t>ecimal(20, 6) not null</w:t>
            </w:r>
          </w:p>
        </w:tc>
        <w:tc>
          <w:tcPr>
            <w:tcW w:w="1177" w:type="dxa"/>
          </w:tcPr>
          <w:p w14:paraId="4673E4B1" w14:textId="77777777" w:rsidR="004065BB" w:rsidRDefault="004065BB" w:rsidP="004065BB">
            <w:pPr>
              <w:spacing w:line="240" w:lineRule="atLeast"/>
              <w:jc w:val="left"/>
            </w:pPr>
          </w:p>
        </w:tc>
        <w:tc>
          <w:tcPr>
            <w:tcW w:w="8324" w:type="dxa"/>
          </w:tcPr>
          <w:p w14:paraId="67193DCE" w14:textId="77777777" w:rsidR="004065BB" w:rsidRDefault="004065BB" w:rsidP="004065BB">
            <w:pPr>
              <w:spacing w:line="240" w:lineRule="atLeast"/>
              <w:jc w:val="left"/>
            </w:pPr>
            <w:r>
              <w:rPr>
                <w:rFonts w:hint="eastAsia"/>
              </w:rPr>
              <w:t>销售毛利：销售毛利</w:t>
            </w:r>
            <w:r>
              <w:rPr>
                <w:rFonts w:hint="eastAsia"/>
              </w:rPr>
              <w:t xml:space="preserve"> = </w:t>
            </w:r>
            <w:r>
              <w:rPr>
                <w:rFonts w:hint="eastAsia"/>
              </w:rPr>
              <w:t>当天销售总额</w:t>
            </w:r>
            <w:r>
              <w:rPr>
                <w:rFonts w:hint="eastAsia"/>
              </w:rPr>
              <w:t xml:space="preserve"> </w:t>
            </w:r>
            <w:r>
              <w:t>–</w:t>
            </w:r>
            <w:r>
              <w:rPr>
                <w:rFonts w:hint="eastAsia"/>
              </w:rPr>
              <w:t xml:space="preserve"> </w:t>
            </w:r>
            <w:r>
              <w:rPr>
                <w:rFonts w:hint="eastAsia"/>
              </w:rPr>
              <w:t>当天总进货价。</w:t>
            </w:r>
            <w:r w:rsidRPr="00EE18EC">
              <w:rPr>
                <w:rFonts w:hint="eastAsia"/>
                <w:color w:val="FF0000"/>
              </w:rPr>
              <w:t>(</w:t>
            </w:r>
            <w:r w:rsidRPr="00EE18EC">
              <w:rPr>
                <w:rFonts w:hint="eastAsia"/>
                <w:color w:val="FF0000"/>
              </w:rPr>
              <w:t>销售毛利可能会出现负数的情况，</w:t>
            </w:r>
            <w:r w:rsidRPr="00EE18EC">
              <w:rPr>
                <w:rFonts w:hint="eastAsia"/>
                <w:color w:val="FF0000"/>
              </w:rPr>
              <w:t xml:space="preserve"> </w:t>
            </w:r>
            <w:r w:rsidRPr="00EE18EC">
              <w:rPr>
                <w:rFonts w:hint="eastAsia"/>
                <w:color w:val="FF0000"/>
              </w:rPr>
              <w:t>那就是当以上的销售总额的值为负数的时候</w:t>
            </w:r>
            <w:r w:rsidRPr="00EE18EC">
              <w:rPr>
                <w:rFonts w:hint="eastAsia"/>
                <w:color w:val="FF0000"/>
              </w:rPr>
              <w:t>)</w:t>
            </w:r>
          </w:p>
        </w:tc>
      </w:tr>
      <w:tr w:rsidR="00CA0B70" w14:paraId="3EFEB371" w14:textId="77777777" w:rsidTr="004065BB">
        <w:trPr>
          <w:trHeight w:val="267"/>
        </w:trPr>
        <w:tc>
          <w:tcPr>
            <w:tcW w:w="2000" w:type="dxa"/>
          </w:tcPr>
          <w:p w14:paraId="10746D0A" w14:textId="77777777" w:rsidR="00CA0B70" w:rsidRPr="000447B6" w:rsidRDefault="00CA0B70" w:rsidP="00A76ABC">
            <w:pPr>
              <w:spacing w:line="240" w:lineRule="atLeast"/>
              <w:jc w:val="left"/>
              <w:rPr>
                <w:highlight w:val="yellow"/>
              </w:rPr>
            </w:pPr>
            <w:r w:rsidRPr="000447B6">
              <w:rPr>
                <w:rFonts w:hint="eastAsia"/>
                <w:highlight w:val="yellow"/>
              </w:rPr>
              <w:t>创建时间</w:t>
            </w:r>
          </w:p>
        </w:tc>
        <w:tc>
          <w:tcPr>
            <w:tcW w:w="2400" w:type="dxa"/>
          </w:tcPr>
          <w:p w14:paraId="5D87CA75" w14:textId="77777777" w:rsidR="00CA0B70" w:rsidRPr="000447B6" w:rsidRDefault="00CA0B70" w:rsidP="00A76ABC">
            <w:pPr>
              <w:spacing w:line="240" w:lineRule="atLeast"/>
              <w:jc w:val="left"/>
              <w:rPr>
                <w:highlight w:val="yellow"/>
              </w:rPr>
            </w:pPr>
            <w:r w:rsidRPr="000447B6">
              <w:rPr>
                <w:rFonts w:hint="eastAsia"/>
                <w:highlight w:val="yellow"/>
              </w:rPr>
              <w:t>F</w:t>
            </w:r>
            <w:r w:rsidRPr="000447B6">
              <w:rPr>
                <w:highlight w:val="yellow"/>
              </w:rPr>
              <w:t>_CreateDatetime</w:t>
            </w:r>
          </w:p>
        </w:tc>
        <w:tc>
          <w:tcPr>
            <w:tcW w:w="1545" w:type="dxa"/>
          </w:tcPr>
          <w:p w14:paraId="3D6EE2B0" w14:textId="77777777" w:rsidR="00CA0B70" w:rsidRPr="000447B6" w:rsidRDefault="00CA0B70" w:rsidP="00A76ABC">
            <w:pPr>
              <w:spacing w:line="240" w:lineRule="atLeast"/>
              <w:jc w:val="left"/>
              <w:rPr>
                <w:highlight w:val="yellow"/>
              </w:rPr>
            </w:pPr>
            <w:r w:rsidRPr="000447B6">
              <w:rPr>
                <w:rFonts w:hint="eastAsia"/>
                <w:highlight w:val="yellow"/>
              </w:rPr>
              <w:t>D</w:t>
            </w:r>
            <w:r w:rsidRPr="000447B6">
              <w:rPr>
                <w:highlight w:val="yellow"/>
              </w:rPr>
              <w:t>atetime,</w:t>
            </w:r>
            <w:r>
              <w:rPr>
                <w:highlight w:val="yellow"/>
              </w:rPr>
              <w:t xml:space="preserve"> </w:t>
            </w:r>
            <w:r w:rsidRPr="000447B6">
              <w:rPr>
                <w:highlight w:val="yellow"/>
              </w:rPr>
              <w:t>NOT NULL</w:t>
            </w:r>
          </w:p>
        </w:tc>
        <w:tc>
          <w:tcPr>
            <w:tcW w:w="1177" w:type="dxa"/>
          </w:tcPr>
          <w:p w14:paraId="61FB6143" w14:textId="77777777" w:rsidR="00CA0B70" w:rsidRPr="000447B6" w:rsidRDefault="00CA0B70" w:rsidP="00A76ABC">
            <w:pPr>
              <w:spacing w:line="240" w:lineRule="atLeast"/>
              <w:jc w:val="left"/>
              <w:rPr>
                <w:highlight w:val="yellow"/>
              </w:rPr>
            </w:pPr>
          </w:p>
        </w:tc>
        <w:tc>
          <w:tcPr>
            <w:tcW w:w="8324" w:type="dxa"/>
          </w:tcPr>
          <w:p w14:paraId="03CF33B1" w14:textId="77777777" w:rsidR="00CA0B70" w:rsidRPr="000447B6" w:rsidRDefault="00CA0B70" w:rsidP="00A76ABC">
            <w:pPr>
              <w:spacing w:line="240" w:lineRule="atLeast"/>
              <w:jc w:val="left"/>
              <w:rPr>
                <w:highlight w:val="yellow"/>
              </w:rPr>
            </w:pPr>
            <w:r w:rsidRPr="000447B6">
              <w:rPr>
                <w:rFonts w:hint="eastAsia"/>
                <w:highlight w:val="yellow"/>
              </w:rPr>
              <w:t>便于追踪</w:t>
            </w:r>
          </w:p>
        </w:tc>
      </w:tr>
      <w:tr w:rsidR="00CA0B70" w14:paraId="764AF02F" w14:textId="77777777" w:rsidTr="004065BB">
        <w:trPr>
          <w:trHeight w:val="267"/>
        </w:trPr>
        <w:tc>
          <w:tcPr>
            <w:tcW w:w="2000" w:type="dxa"/>
          </w:tcPr>
          <w:p w14:paraId="4C36BAFC" w14:textId="77777777" w:rsidR="00CA0B70" w:rsidRPr="000447B6" w:rsidRDefault="00CA0B70" w:rsidP="00A76ABC">
            <w:pPr>
              <w:spacing w:line="240" w:lineRule="atLeast"/>
              <w:jc w:val="left"/>
              <w:rPr>
                <w:highlight w:val="yellow"/>
              </w:rPr>
            </w:pPr>
            <w:r w:rsidRPr="000447B6">
              <w:rPr>
                <w:rFonts w:hint="eastAsia"/>
                <w:highlight w:val="yellow"/>
              </w:rPr>
              <w:t>修改时间</w:t>
            </w:r>
          </w:p>
        </w:tc>
        <w:tc>
          <w:tcPr>
            <w:tcW w:w="2400" w:type="dxa"/>
          </w:tcPr>
          <w:p w14:paraId="6AB03394" w14:textId="77777777" w:rsidR="00CA0B70" w:rsidRPr="000447B6" w:rsidRDefault="00CA0B70" w:rsidP="00A76ABC">
            <w:pPr>
              <w:spacing w:line="240" w:lineRule="atLeast"/>
              <w:jc w:val="left"/>
              <w:rPr>
                <w:highlight w:val="yellow"/>
              </w:rPr>
            </w:pPr>
            <w:r w:rsidRPr="000447B6">
              <w:rPr>
                <w:rFonts w:hint="eastAsia"/>
                <w:highlight w:val="yellow"/>
              </w:rPr>
              <w:t>F</w:t>
            </w:r>
            <w:r w:rsidRPr="000447B6">
              <w:rPr>
                <w:highlight w:val="yellow"/>
              </w:rPr>
              <w:t>_UpdateDatetime</w:t>
            </w:r>
          </w:p>
        </w:tc>
        <w:tc>
          <w:tcPr>
            <w:tcW w:w="1545" w:type="dxa"/>
          </w:tcPr>
          <w:p w14:paraId="04B7B366" w14:textId="77777777" w:rsidR="00CA0B70" w:rsidRPr="000447B6" w:rsidRDefault="00CA0B70"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166A027C" w14:textId="77777777" w:rsidR="00CA0B70" w:rsidRPr="000447B6" w:rsidRDefault="00CA0B70" w:rsidP="00A76ABC">
            <w:pPr>
              <w:spacing w:line="240" w:lineRule="atLeast"/>
              <w:jc w:val="left"/>
              <w:rPr>
                <w:highlight w:val="yellow"/>
              </w:rPr>
            </w:pPr>
          </w:p>
        </w:tc>
        <w:tc>
          <w:tcPr>
            <w:tcW w:w="8324" w:type="dxa"/>
          </w:tcPr>
          <w:p w14:paraId="7BEE0BE3" w14:textId="77777777" w:rsidR="00CA0B70" w:rsidRPr="000447B6" w:rsidRDefault="00CA0B70" w:rsidP="00A76ABC">
            <w:pPr>
              <w:spacing w:line="240" w:lineRule="atLeast"/>
              <w:jc w:val="left"/>
              <w:rPr>
                <w:highlight w:val="yellow"/>
              </w:rPr>
            </w:pPr>
            <w:r w:rsidRPr="000447B6">
              <w:rPr>
                <w:rFonts w:hint="eastAsia"/>
                <w:highlight w:val="yellow"/>
              </w:rPr>
              <w:t>最近修改时间。便于追踪</w:t>
            </w:r>
            <w:r>
              <w:rPr>
                <w:rFonts w:hint="eastAsia"/>
                <w:highlight w:val="yellow"/>
              </w:rPr>
              <w:t>。出现退货后，这个时间会被更新</w:t>
            </w:r>
          </w:p>
        </w:tc>
      </w:tr>
    </w:tbl>
    <w:p w14:paraId="33ED2A7E" w14:textId="77777777" w:rsidR="00F318A1" w:rsidRPr="003419E6" w:rsidRDefault="00F318A1" w:rsidP="00A76ABC">
      <w:pPr>
        <w:spacing w:line="240" w:lineRule="atLeast"/>
      </w:pPr>
      <w:r w:rsidRPr="002E2560">
        <w:rPr>
          <w:rFonts w:hint="eastAsia"/>
          <w:highlight w:val="red"/>
        </w:rPr>
        <w:t>惟一组合键：日期</w:t>
      </w:r>
      <w:r w:rsidRPr="002E2560">
        <w:rPr>
          <w:rFonts w:hint="eastAsia"/>
          <w:highlight w:val="red"/>
        </w:rPr>
        <w:t>+</w:t>
      </w:r>
      <w:r w:rsidRPr="002E2560">
        <w:rPr>
          <w:rFonts w:hint="eastAsia"/>
          <w:highlight w:val="red"/>
        </w:rPr>
        <w:t>商品</w:t>
      </w:r>
      <w:r w:rsidRPr="002E2560">
        <w:rPr>
          <w:rFonts w:hint="eastAsia"/>
          <w:highlight w:val="red"/>
        </w:rPr>
        <w:t>ID</w:t>
      </w:r>
    </w:p>
    <w:p w14:paraId="2C840183" w14:textId="77777777" w:rsidR="004D24A8" w:rsidRPr="00F318A1" w:rsidRDefault="004D24A8" w:rsidP="00A76ABC">
      <w:pPr>
        <w:spacing w:line="240" w:lineRule="atLeast"/>
        <w:jc w:val="left"/>
      </w:pPr>
    </w:p>
    <w:p w14:paraId="5F3ABAFB" w14:textId="77777777" w:rsidR="00C67F91" w:rsidRDefault="00C67F91" w:rsidP="00302A92">
      <w:pPr>
        <w:pStyle w:val="5"/>
      </w:pPr>
      <w:bookmarkStart w:id="244" w:name="OLE_LINK120"/>
      <w:r>
        <w:rPr>
          <w:rFonts w:hint="eastAsia"/>
        </w:rPr>
        <w:t xml:space="preserve"> </w:t>
      </w:r>
      <w:r w:rsidR="00C50468">
        <w:rPr>
          <w:rFonts w:hint="eastAsia"/>
        </w:rPr>
        <w:t>Staff</w:t>
      </w:r>
      <w:r>
        <w:rPr>
          <w:rFonts w:hint="eastAsia"/>
        </w:rPr>
        <w:t>零售日报表</w:t>
      </w:r>
      <w:r w:rsidRPr="00BA6B8E">
        <w:t>T_RetailTrade</w:t>
      </w:r>
      <w:r>
        <w:t>D</w:t>
      </w:r>
      <w:r>
        <w:rPr>
          <w:rFonts w:hint="eastAsia"/>
        </w:rPr>
        <w:t>a</w:t>
      </w:r>
      <w:r>
        <w:t>ily</w:t>
      </w:r>
      <w:r w:rsidRPr="00BA6B8E">
        <w:t>Report</w:t>
      </w:r>
      <w:r>
        <w:t>ByStaff</w:t>
      </w:r>
    </w:p>
    <w:p w14:paraId="6B241875" w14:textId="77777777" w:rsidR="00C67F91" w:rsidRDefault="00C67F91" w:rsidP="00A76ABC">
      <w:pPr>
        <w:spacing w:line="240" w:lineRule="atLeast"/>
        <w:jc w:val="left"/>
      </w:pPr>
      <w:r>
        <w:rPr>
          <w:rFonts w:hint="eastAsia"/>
        </w:rPr>
        <w:t>本表是</w:t>
      </w:r>
      <w:hyperlink w:anchor="_定义" w:history="1">
        <w:r w:rsidRPr="008C6F03">
          <w:rPr>
            <w:rStyle w:val="ad"/>
            <w:rFonts w:hint="eastAsia"/>
          </w:rPr>
          <w:t>中间结果表</w:t>
        </w:r>
      </w:hyperlink>
      <w:r>
        <w:rPr>
          <w:rFonts w:hint="eastAsia"/>
        </w:rPr>
        <w:t>。</w:t>
      </w:r>
    </w:p>
    <w:p w14:paraId="62CB2235" w14:textId="77777777" w:rsidR="00C67F91" w:rsidRDefault="00C67F91" w:rsidP="00A76ABC">
      <w:pPr>
        <w:spacing w:line="240" w:lineRule="atLeast"/>
        <w:jc w:val="left"/>
      </w:pPr>
      <w:r>
        <w:rPr>
          <w:rFonts w:hint="eastAsia"/>
        </w:rPr>
        <w:t>通常是明天凌晨计算今天的报表。由夜间任务自动计算。</w:t>
      </w:r>
    </w:p>
    <w:p w14:paraId="25EC4610" w14:textId="77777777" w:rsidR="00C67F91" w:rsidRDefault="00C67F91" w:rsidP="00A76ABC">
      <w:pPr>
        <w:spacing w:line="240" w:lineRule="atLeast"/>
      </w:pPr>
      <w:r>
        <w:rPr>
          <w:rFonts w:hint="eastAsia"/>
        </w:rPr>
        <w:t>如果某天出现了对今天的零售单的退货，则需要重新计算今天的报表。</w:t>
      </w:r>
    </w:p>
    <w:p w14:paraId="7448A27C" w14:textId="77777777" w:rsidR="00C67F91" w:rsidRDefault="00C67F91" w:rsidP="00A76ABC">
      <w:pPr>
        <w:spacing w:line="240" w:lineRule="atLeast"/>
      </w:pPr>
    </w:p>
    <w:tbl>
      <w:tblPr>
        <w:tblpPr w:leftFromText="180" w:rightFromText="180" w:vertAnchor="text" w:tblpY="1"/>
        <w:tblOverlap w:val="never"/>
        <w:tblW w:w="15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6"/>
        <w:gridCol w:w="2067"/>
        <w:gridCol w:w="2421"/>
        <w:gridCol w:w="1177"/>
        <w:gridCol w:w="8324"/>
      </w:tblGrid>
      <w:tr w:rsidR="00C67F91" w14:paraId="43568DC8" w14:textId="77777777" w:rsidTr="00853CDA">
        <w:trPr>
          <w:trHeight w:val="485"/>
        </w:trPr>
        <w:tc>
          <w:tcPr>
            <w:tcW w:w="1446" w:type="dxa"/>
            <w:shd w:val="clear" w:color="auto" w:fill="FF0000"/>
          </w:tcPr>
          <w:p w14:paraId="218E649D" w14:textId="77777777" w:rsidR="00C67F91" w:rsidRDefault="00C67F91" w:rsidP="00853CDA">
            <w:pPr>
              <w:spacing w:line="240" w:lineRule="atLeast"/>
              <w:jc w:val="left"/>
              <w:rPr>
                <w:color w:val="FFFFFF" w:themeColor="background1"/>
              </w:rPr>
            </w:pPr>
            <w:r>
              <w:rPr>
                <w:rFonts w:hint="eastAsia"/>
                <w:color w:val="FFFFFF" w:themeColor="background1"/>
              </w:rPr>
              <w:t>数据项</w:t>
            </w:r>
          </w:p>
        </w:tc>
        <w:tc>
          <w:tcPr>
            <w:tcW w:w="2067" w:type="dxa"/>
            <w:shd w:val="clear" w:color="auto" w:fill="FF0000"/>
          </w:tcPr>
          <w:p w14:paraId="6EB68E5C" w14:textId="77777777" w:rsidR="00C67F91" w:rsidRDefault="00C67F91" w:rsidP="00853CDA">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421" w:type="dxa"/>
            <w:shd w:val="clear" w:color="auto" w:fill="FF0000"/>
          </w:tcPr>
          <w:p w14:paraId="6C804985" w14:textId="77777777" w:rsidR="00C67F91" w:rsidRDefault="00C67F91" w:rsidP="00853CDA">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09154F4" w14:textId="77777777" w:rsidR="00C67F91" w:rsidRDefault="00C67F91" w:rsidP="00853CDA">
            <w:pPr>
              <w:spacing w:line="240" w:lineRule="atLeast"/>
              <w:jc w:val="left"/>
              <w:rPr>
                <w:color w:val="FFFFFF" w:themeColor="background1"/>
              </w:rPr>
            </w:pPr>
            <w:r>
              <w:rPr>
                <w:rFonts w:hint="eastAsia"/>
                <w:color w:val="FFFFFF" w:themeColor="background1"/>
              </w:rPr>
              <w:t>默认值</w:t>
            </w:r>
          </w:p>
        </w:tc>
        <w:tc>
          <w:tcPr>
            <w:tcW w:w="8324" w:type="dxa"/>
            <w:shd w:val="clear" w:color="auto" w:fill="FF0000"/>
          </w:tcPr>
          <w:p w14:paraId="3274BBD4" w14:textId="77777777" w:rsidR="00C67F91" w:rsidRDefault="00C67F91" w:rsidP="00853CDA">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C67F91" w14:paraId="4E40D238" w14:textId="77777777" w:rsidTr="00853CDA">
        <w:trPr>
          <w:trHeight w:val="267"/>
        </w:trPr>
        <w:tc>
          <w:tcPr>
            <w:tcW w:w="1446" w:type="dxa"/>
          </w:tcPr>
          <w:p w14:paraId="6A89FC5C" w14:textId="77777777" w:rsidR="00C67F91" w:rsidRDefault="00C67F91" w:rsidP="00853CDA">
            <w:pPr>
              <w:spacing w:line="240" w:lineRule="atLeast"/>
              <w:jc w:val="left"/>
            </w:pPr>
            <w:r>
              <w:rPr>
                <w:rFonts w:hint="eastAsia"/>
              </w:rPr>
              <w:t>ID</w:t>
            </w:r>
          </w:p>
        </w:tc>
        <w:tc>
          <w:tcPr>
            <w:tcW w:w="2067" w:type="dxa"/>
          </w:tcPr>
          <w:p w14:paraId="4AA332EF" w14:textId="77777777" w:rsidR="00C67F91" w:rsidRDefault="00C67F91" w:rsidP="00853CDA">
            <w:pPr>
              <w:spacing w:line="240" w:lineRule="atLeast"/>
              <w:jc w:val="left"/>
            </w:pPr>
            <w:r>
              <w:rPr>
                <w:rFonts w:hint="eastAsia"/>
              </w:rPr>
              <w:t>F_</w:t>
            </w:r>
            <w:r>
              <w:t>ID</w:t>
            </w:r>
          </w:p>
        </w:tc>
        <w:tc>
          <w:tcPr>
            <w:tcW w:w="2421" w:type="dxa"/>
          </w:tcPr>
          <w:p w14:paraId="71E5C8AC" w14:textId="77777777" w:rsidR="00C67F91" w:rsidRDefault="00C67F91" w:rsidP="00853CDA">
            <w:pPr>
              <w:spacing w:line="240" w:lineRule="atLeast"/>
              <w:jc w:val="left"/>
            </w:pPr>
          </w:p>
        </w:tc>
        <w:tc>
          <w:tcPr>
            <w:tcW w:w="1177" w:type="dxa"/>
          </w:tcPr>
          <w:p w14:paraId="17506420" w14:textId="77777777" w:rsidR="00C67F91" w:rsidRDefault="00C67F91" w:rsidP="00853CDA">
            <w:pPr>
              <w:spacing w:line="240" w:lineRule="atLeast"/>
              <w:jc w:val="left"/>
            </w:pPr>
          </w:p>
        </w:tc>
        <w:tc>
          <w:tcPr>
            <w:tcW w:w="8324" w:type="dxa"/>
          </w:tcPr>
          <w:p w14:paraId="021DDA00" w14:textId="77777777" w:rsidR="00C67F91" w:rsidRDefault="00C67F91" w:rsidP="00853CDA">
            <w:pPr>
              <w:spacing w:line="240" w:lineRule="atLeast"/>
              <w:jc w:val="left"/>
            </w:pPr>
          </w:p>
        </w:tc>
      </w:tr>
      <w:tr w:rsidR="00C67F91" w14:paraId="0AF94975" w14:textId="77777777" w:rsidTr="00853CDA">
        <w:trPr>
          <w:trHeight w:val="267"/>
        </w:trPr>
        <w:tc>
          <w:tcPr>
            <w:tcW w:w="1446" w:type="dxa"/>
          </w:tcPr>
          <w:p w14:paraId="27CD8C3C" w14:textId="77777777" w:rsidR="00C67F91" w:rsidRDefault="00C67F91" w:rsidP="00853CDA">
            <w:pPr>
              <w:spacing w:line="240" w:lineRule="atLeast"/>
              <w:jc w:val="left"/>
            </w:pPr>
            <w:r>
              <w:rPr>
                <w:rFonts w:hint="eastAsia"/>
              </w:rPr>
              <w:t>日期</w:t>
            </w:r>
          </w:p>
        </w:tc>
        <w:tc>
          <w:tcPr>
            <w:tcW w:w="2067" w:type="dxa"/>
          </w:tcPr>
          <w:p w14:paraId="138994C5" w14:textId="77777777" w:rsidR="00C67F91" w:rsidRDefault="00C67F91" w:rsidP="00853CDA">
            <w:pPr>
              <w:spacing w:line="240" w:lineRule="atLeast"/>
              <w:jc w:val="left"/>
            </w:pPr>
            <w:r>
              <w:rPr>
                <w:rFonts w:hint="eastAsia"/>
              </w:rPr>
              <w:t>F</w:t>
            </w:r>
            <w:r>
              <w:t>_Datetime</w:t>
            </w:r>
          </w:p>
        </w:tc>
        <w:tc>
          <w:tcPr>
            <w:tcW w:w="2421" w:type="dxa"/>
          </w:tcPr>
          <w:p w14:paraId="201CFB2C" w14:textId="77777777" w:rsidR="00C67F91" w:rsidRDefault="00C67F91" w:rsidP="00853CDA">
            <w:pPr>
              <w:spacing w:line="240" w:lineRule="atLeast"/>
              <w:jc w:val="left"/>
            </w:pPr>
            <w:r>
              <w:t>D</w:t>
            </w:r>
            <w:r>
              <w:rPr>
                <w:rFonts w:hint="eastAsia"/>
              </w:rPr>
              <w:t>ate</w:t>
            </w:r>
            <w:r>
              <w:t>time not null</w:t>
            </w:r>
          </w:p>
        </w:tc>
        <w:tc>
          <w:tcPr>
            <w:tcW w:w="1177" w:type="dxa"/>
          </w:tcPr>
          <w:p w14:paraId="12DC83E7" w14:textId="77777777" w:rsidR="00C67F91" w:rsidRDefault="00C67F91" w:rsidP="00853CDA">
            <w:pPr>
              <w:spacing w:line="240" w:lineRule="atLeast"/>
              <w:jc w:val="left"/>
            </w:pPr>
          </w:p>
        </w:tc>
        <w:tc>
          <w:tcPr>
            <w:tcW w:w="8324" w:type="dxa"/>
          </w:tcPr>
          <w:p w14:paraId="30BD023F" w14:textId="77777777" w:rsidR="00C67F91" w:rsidRDefault="00C67F91" w:rsidP="00853CDA">
            <w:pPr>
              <w:spacing w:line="240" w:lineRule="atLeast"/>
            </w:pPr>
            <w:r>
              <w:rPr>
                <w:rFonts w:hint="eastAsia"/>
              </w:rPr>
              <w:t>惟一组合键：日期</w:t>
            </w:r>
            <w:r>
              <w:rPr>
                <w:rFonts w:hint="eastAsia"/>
              </w:rPr>
              <w:t>+STAFF</w:t>
            </w:r>
            <w:r>
              <w:t xml:space="preserve"> </w:t>
            </w:r>
            <w:r>
              <w:rPr>
                <w:rFonts w:hint="eastAsia"/>
              </w:rPr>
              <w:t>ID</w:t>
            </w:r>
          </w:p>
          <w:p w14:paraId="5E0BEFBF" w14:textId="77777777" w:rsidR="00EF1675" w:rsidRPr="002E2560" w:rsidRDefault="00EF1675" w:rsidP="00853CDA">
            <w:pPr>
              <w:spacing w:line="240" w:lineRule="atLeast"/>
            </w:pPr>
            <w:r w:rsidRPr="00EF1675">
              <w:rPr>
                <w:rFonts w:hint="eastAsia"/>
                <w:highlight w:val="red"/>
              </w:rPr>
              <w:t>时、分、秒均为</w:t>
            </w:r>
            <w:r w:rsidRPr="00EF1675">
              <w:rPr>
                <w:rFonts w:hint="eastAsia"/>
                <w:highlight w:val="red"/>
              </w:rPr>
              <w:t>0</w:t>
            </w:r>
          </w:p>
        </w:tc>
      </w:tr>
      <w:tr w:rsidR="00C67F91" w14:paraId="543CD432" w14:textId="77777777" w:rsidTr="00853CDA">
        <w:trPr>
          <w:trHeight w:val="267"/>
        </w:trPr>
        <w:tc>
          <w:tcPr>
            <w:tcW w:w="1446" w:type="dxa"/>
          </w:tcPr>
          <w:p w14:paraId="1883C388" w14:textId="77777777" w:rsidR="00C67F91" w:rsidRDefault="00C67F91" w:rsidP="00853CDA">
            <w:pPr>
              <w:spacing w:line="240" w:lineRule="atLeast"/>
              <w:jc w:val="left"/>
            </w:pPr>
          </w:p>
        </w:tc>
        <w:tc>
          <w:tcPr>
            <w:tcW w:w="2067" w:type="dxa"/>
          </w:tcPr>
          <w:p w14:paraId="11F0EA76" w14:textId="77777777" w:rsidR="00C67F91" w:rsidRDefault="00C67F91" w:rsidP="00853CDA">
            <w:pPr>
              <w:spacing w:line="240" w:lineRule="atLeast"/>
              <w:jc w:val="left"/>
            </w:pPr>
            <w:r>
              <w:rPr>
                <w:rFonts w:hint="eastAsia"/>
              </w:rPr>
              <w:t>F</w:t>
            </w:r>
            <w:r>
              <w:t>_</w:t>
            </w:r>
            <w:r>
              <w:rPr>
                <w:rFonts w:hint="eastAsia"/>
              </w:rPr>
              <w:t>Staff</w:t>
            </w:r>
            <w:r>
              <w:t>ID</w:t>
            </w:r>
          </w:p>
        </w:tc>
        <w:tc>
          <w:tcPr>
            <w:tcW w:w="2421" w:type="dxa"/>
          </w:tcPr>
          <w:p w14:paraId="625F713B" w14:textId="77777777" w:rsidR="00C67F91" w:rsidRDefault="00C67F91" w:rsidP="00853CDA">
            <w:pPr>
              <w:spacing w:line="240" w:lineRule="atLeast"/>
              <w:jc w:val="left"/>
            </w:pPr>
            <w:r>
              <w:t>Int not null</w:t>
            </w:r>
          </w:p>
        </w:tc>
        <w:tc>
          <w:tcPr>
            <w:tcW w:w="1177" w:type="dxa"/>
          </w:tcPr>
          <w:p w14:paraId="0287BF67" w14:textId="77777777" w:rsidR="00C67F91" w:rsidRDefault="00C67F91" w:rsidP="00853CDA">
            <w:pPr>
              <w:spacing w:line="240" w:lineRule="atLeast"/>
              <w:jc w:val="left"/>
            </w:pPr>
          </w:p>
        </w:tc>
        <w:tc>
          <w:tcPr>
            <w:tcW w:w="8324" w:type="dxa"/>
          </w:tcPr>
          <w:p w14:paraId="2CC6732A" w14:textId="77777777" w:rsidR="00C67F91" w:rsidRDefault="00C67F91" w:rsidP="00853CDA">
            <w:pPr>
              <w:spacing w:line="240" w:lineRule="atLeast"/>
              <w:jc w:val="left"/>
            </w:pPr>
            <w:r>
              <w:rPr>
                <w:rFonts w:hint="eastAsia"/>
              </w:rPr>
              <w:t>外键</w:t>
            </w:r>
          </w:p>
        </w:tc>
      </w:tr>
      <w:tr w:rsidR="00853CDA" w14:paraId="6E611190" w14:textId="77777777" w:rsidTr="00853CDA">
        <w:trPr>
          <w:trHeight w:val="267"/>
        </w:trPr>
        <w:tc>
          <w:tcPr>
            <w:tcW w:w="1446" w:type="dxa"/>
          </w:tcPr>
          <w:p w14:paraId="3CA56D03" w14:textId="77777777" w:rsidR="00853CDA" w:rsidRDefault="00853CDA" w:rsidP="00853CDA">
            <w:pPr>
              <w:spacing w:line="240" w:lineRule="atLeast"/>
              <w:jc w:val="left"/>
            </w:pPr>
            <w:r>
              <w:rPr>
                <w:rFonts w:hint="eastAsia"/>
              </w:rPr>
              <w:t>销售总笔数</w:t>
            </w:r>
          </w:p>
        </w:tc>
        <w:tc>
          <w:tcPr>
            <w:tcW w:w="2067" w:type="dxa"/>
          </w:tcPr>
          <w:p w14:paraId="3153E6AE" w14:textId="77777777" w:rsidR="00853CDA" w:rsidRDefault="00853CDA" w:rsidP="00853CDA">
            <w:pPr>
              <w:spacing w:line="240" w:lineRule="atLeast"/>
              <w:jc w:val="left"/>
            </w:pPr>
            <w:r>
              <w:rPr>
                <w:rFonts w:hint="eastAsia"/>
              </w:rPr>
              <w:t>F</w:t>
            </w:r>
            <w:r>
              <w:t>_NO</w:t>
            </w:r>
          </w:p>
        </w:tc>
        <w:tc>
          <w:tcPr>
            <w:tcW w:w="2421" w:type="dxa"/>
          </w:tcPr>
          <w:p w14:paraId="7AC56BD6" w14:textId="77777777" w:rsidR="00853CDA" w:rsidRDefault="00853CDA" w:rsidP="00853CDA">
            <w:pPr>
              <w:spacing w:line="240" w:lineRule="atLeast"/>
              <w:jc w:val="left"/>
            </w:pPr>
            <w:r>
              <w:t>Int not null</w:t>
            </w:r>
          </w:p>
        </w:tc>
        <w:tc>
          <w:tcPr>
            <w:tcW w:w="1177" w:type="dxa"/>
          </w:tcPr>
          <w:p w14:paraId="02C6EDA7" w14:textId="77777777" w:rsidR="00853CDA" w:rsidRDefault="00853CDA" w:rsidP="00853CDA">
            <w:pPr>
              <w:spacing w:line="240" w:lineRule="atLeast"/>
              <w:jc w:val="left"/>
            </w:pPr>
          </w:p>
        </w:tc>
        <w:tc>
          <w:tcPr>
            <w:tcW w:w="8324" w:type="dxa"/>
          </w:tcPr>
          <w:p w14:paraId="2497CB5A" w14:textId="77777777" w:rsidR="00853CDA" w:rsidRDefault="00853CDA" w:rsidP="00853CDA">
            <w:pPr>
              <w:spacing w:line="240" w:lineRule="atLeast"/>
              <w:jc w:val="left"/>
            </w:pPr>
            <w:r>
              <w:rPr>
                <w:rFonts w:hint="eastAsia"/>
              </w:rPr>
              <w:t>员工业绩报表，统计零售单，不统计退货单。</w:t>
            </w:r>
          </w:p>
        </w:tc>
      </w:tr>
      <w:tr w:rsidR="00853CDA" w14:paraId="527BB262" w14:textId="77777777" w:rsidTr="00853CDA">
        <w:trPr>
          <w:trHeight w:val="267"/>
        </w:trPr>
        <w:tc>
          <w:tcPr>
            <w:tcW w:w="1446" w:type="dxa"/>
          </w:tcPr>
          <w:p w14:paraId="1CEBB84D" w14:textId="77777777" w:rsidR="00853CDA" w:rsidRDefault="00853CDA" w:rsidP="00853CDA">
            <w:pPr>
              <w:spacing w:line="240" w:lineRule="atLeast"/>
              <w:jc w:val="left"/>
            </w:pPr>
            <w:r>
              <w:rPr>
                <w:rFonts w:hint="eastAsia"/>
              </w:rPr>
              <w:t>销售总额</w:t>
            </w:r>
          </w:p>
        </w:tc>
        <w:tc>
          <w:tcPr>
            <w:tcW w:w="2067" w:type="dxa"/>
          </w:tcPr>
          <w:p w14:paraId="1A0A2689" w14:textId="77777777" w:rsidR="00853CDA" w:rsidRDefault="00853CDA" w:rsidP="00853CDA">
            <w:pPr>
              <w:spacing w:line="240" w:lineRule="atLeast"/>
              <w:jc w:val="left"/>
            </w:pPr>
            <w:r>
              <w:rPr>
                <w:rFonts w:hint="eastAsia"/>
              </w:rPr>
              <w:t>F</w:t>
            </w:r>
            <w:r>
              <w:t>_TotalAmount</w:t>
            </w:r>
          </w:p>
        </w:tc>
        <w:tc>
          <w:tcPr>
            <w:tcW w:w="2421" w:type="dxa"/>
          </w:tcPr>
          <w:p w14:paraId="127510F7" w14:textId="77777777" w:rsidR="00853CDA" w:rsidRDefault="00853CDA" w:rsidP="00853CDA">
            <w:pPr>
              <w:spacing w:line="240" w:lineRule="atLeast"/>
              <w:jc w:val="left"/>
            </w:pPr>
            <w:r>
              <w:rPr>
                <w:rFonts w:hint="eastAsia"/>
              </w:rPr>
              <w:t>D</w:t>
            </w:r>
            <w:r>
              <w:t>ecimal(20, 6) not null</w:t>
            </w:r>
          </w:p>
        </w:tc>
        <w:tc>
          <w:tcPr>
            <w:tcW w:w="1177" w:type="dxa"/>
          </w:tcPr>
          <w:p w14:paraId="30189A3D" w14:textId="77777777" w:rsidR="00853CDA" w:rsidRDefault="00853CDA" w:rsidP="00853CDA">
            <w:pPr>
              <w:spacing w:line="240" w:lineRule="atLeast"/>
              <w:jc w:val="left"/>
            </w:pPr>
          </w:p>
        </w:tc>
        <w:tc>
          <w:tcPr>
            <w:tcW w:w="8324" w:type="dxa"/>
          </w:tcPr>
          <w:p w14:paraId="3AE1ED14" w14:textId="77777777" w:rsidR="00853CDA" w:rsidRDefault="00853CDA" w:rsidP="00853CDA">
            <w:pPr>
              <w:spacing w:line="240" w:lineRule="atLeast"/>
              <w:jc w:val="left"/>
            </w:pPr>
            <w:r>
              <w:rPr>
                <w:rFonts w:hint="eastAsia"/>
              </w:rPr>
              <w:t>计算过程：</w:t>
            </w:r>
          </w:p>
          <w:p w14:paraId="0850E6B8" w14:textId="77777777" w:rsidR="00853CDA" w:rsidRDefault="00853CDA" w:rsidP="008F0EB9">
            <w:pPr>
              <w:pStyle w:val="af1"/>
              <w:numPr>
                <w:ilvl w:val="0"/>
                <w:numId w:val="43"/>
              </w:numPr>
              <w:spacing w:line="240" w:lineRule="atLeast"/>
              <w:ind w:firstLineChars="0"/>
              <w:jc w:val="left"/>
            </w:pPr>
            <w:r>
              <w:rPr>
                <w:rFonts w:hint="eastAsia"/>
              </w:rPr>
              <w:t>售卖总额</w:t>
            </w:r>
            <w:r>
              <w:rPr>
                <w:rFonts w:hint="eastAsia"/>
              </w:rPr>
              <w:t xml:space="preserve"> - </w:t>
            </w:r>
            <w:r>
              <w:rPr>
                <w:rFonts w:hint="eastAsia"/>
              </w:rPr>
              <w:t>退货总额</w:t>
            </w:r>
            <w:r>
              <w:rPr>
                <w:rFonts w:hint="eastAsia"/>
              </w:rPr>
              <w:t xml:space="preserve"> = </w:t>
            </w:r>
            <w:r>
              <w:rPr>
                <w:rFonts w:hint="eastAsia"/>
              </w:rPr>
              <w:t>销售总额（</w:t>
            </w:r>
            <w:r w:rsidRPr="003B7E4D">
              <w:rPr>
                <w:rFonts w:hint="eastAsia"/>
                <w:color w:val="FF0000"/>
              </w:rPr>
              <w:t>当退货金额大于售卖金额的时候销售总额就为负数）</w:t>
            </w:r>
            <w:r>
              <w:rPr>
                <w:rFonts w:hint="eastAsia"/>
              </w:rPr>
              <w:t>。</w:t>
            </w:r>
          </w:p>
          <w:p w14:paraId="22AFDB24" w14:textId="77777777" w:rsidR="00853CDA" w:rsidRDefault="00853CDA" w:rsidP="008F0EB9">
            <w:pPr>
              <w:pStyle w:val="af1"/>
              <w:numPr>
                <w:ilvl w:val="0"/>
                <w:numId w:val="43"/>
              </w:numPr>
              <w:spacing w:line="240" w:lineRule="atLeast"/>
              <w:ind w:firstLineChars="0"/>
              <w:jc w:val="left"/>
            </w:pPr>
            <w:r>
              <w:rPr>
                <w:rFonts w:hint="eastAsia"/>
              </w:rPr>
              <w:t>售卖总额</w:t>
            </w:r>
            <w:r>
              <w:rPr>
                <w:rFonts w:hint="eastAsia"/>
              </w:rPr>
              <w:t xml:space="preserve"> = </w:t>
            </w:r>
            <w:r>
              <w:rPr>
                <w:rFonts w:hint="eastAsia"/>
              </w:rPr>
              <w:t>每一张零售单（</w:t>
            </w:r>
            <w:r w:rsidRPr="003B7E4D">
              <w:rPr>
                <w:rFonts w:hint="eastAsia"/>
                <w:color w:val="FF0000"/>
              </w:rPr>
              <w:t>不包含退货</w:t>
            </w:r>
            <w:r>
              <w:rPr>
                <w:rFonts w:hint="eastAsia"/>
              </w:rPr>
              <w:t>）售卖金额之和</w:t>
            </w:r>
            <w:r>
              <w:rPr>
                <w:rFonts w:hint="eastAsia"/>
              </w:rPr>
              <w:t xml:space="preserve"> </w:t>
            </w:r>
            <w:r>
              <w:t>–</w:t>
            </w:r>
            <w:r>
              <w:rPr>
                <w:rFonts w:hint="eastAsia"/>
              </w:rPr>
              <w:t xml:space="preserve"> </w:t>
            </w:r>
            <w:r>
              <w:rPr>
                <w:rFonts w:hint="eastAsia"/>
              </w:rPr>
              <w:t>售卖商品的成本价之和</w:t>
            </w:r>
          </w:p>
          <w:p w14:paraId="4F76B3B1" w14:textId="77777777" w:rsidR="00853CDA" w:rsidRDefault="00853CDA" w:rsidP="008F0EB9">
            <w:pPr>
              <w:pStyle w:val="af1"/>
              <w:numPr>
                <w:ilvl w:val="0"/>
                <w:numId w:val="43"/>
              </w:numPr>
              <w:spacing w:line="240" w:lineRule="atLeast"/>
              <w:ind w:firstLineChars="0"/>
              <w:jc w:val="left"/>
            </w:pPr>
            <w:r>
              <w:rPr>
                <w:rFonts w:hint="eastAsia"/>
              </w:rPr>
              <w:t>退货总额</w:t>
            </w:r>
            <w:r>
              <w:rPr>
                <w:rFonts w:hint="eastAsia"/>
              </w:rPr>
              <w:t xml:space="preserve"> = </w:t>
            </w:r>
            <w:r>
              <w:rPr>
                <w:rFonts w:hint="eastAsia"/>
              </w:rPr>
              <w:t>每一张退货零售单售卖金额之和</w:t>
            </w:r>
            <w:r>
              <w:rPr>
                <w:rFonts w:hint="eastAsia"/>
              </w:rPr>
              <w:t xml:space="preserve"> </w:t>
            </w:r>
            <w:r>
              <w:t>–</w:t>
            </w:r>
            <w:r>
              <w:rPr>
                <w:rFonts w:hint="eastAsia"/>
              </w:rPr>
              <w:t xml:space="preserve"> </w:t>
            </w:r>
            <w:r>
              <w:rPr>
                <w:rFonts w:hint="eastAsia"/>
              </w:rPr>
              <w:t>退货商品的成本价之和</w:t>
            </w:r>
          </w:p>
          <w:p w14:paraId="17D86F4F" w14:textId="77777777" w:rsidR="00853CDA" w:rsidRDefault="00853CDA" w:rsidP="00853CDA">
            <w:pPr>
              <w:spacing w:line="240" w:lineRule="atLeast"/>
              <w:jc w:val="left"/>
            </w:pPr>
            <w:r>
              <w:rPr>
                <w:rFonts w:hint="eastAsia"/>
              </w:rPr>
              <w:t>退货价计算</w:t>
            </w:r>
            <w:r>
              <w:t xml:space="preserve">: </w:t>
            </w:r>
            <w:r>
              <w:t>当统计退货价时，需要查看源单（零售单）的操作人此时有无上班。当在上班，则算源单的操作人头上；没有上班，则算退货单的操作人头上。</w:t>
            </w:r>
          </w:p>
          <w:p w14:paraId="6532F3A7" w14:textId="77777777" w:rsidR="00853CDA" w:rsidRDefault="00853CDA" w:rsidP="00853CDA">
            <w:pPr>
              <w:spacing w:line="240" w:lineRule="atLeast"/>
              <w:jc w:val="left"/>
            </w:pPr>
            <w:r>
              <w:t>举例：</w:t>
            </w:r>
          </w:p>
          <w:p w14:paraId="6EBA3238" w14:textId="77777777" w:rsidR="00853CDA" w:rsidRDefault="00853CDA" w:rsidP="00853CDA">
            <w:pPr>
              <w:spacing w:line="240" w:lineRule="atLeast"/>
              <w:jc w:val="left"/>
            </w:pPr>
            <w:r>
              <w:t>1.</w:t>
            </w:r>
            <w:r>
              <w:t>当</w:t>
            </w:r>
            <w:r>
              <w:t>A,B</w:t>
            </w:r>
            <w:r>
              <w:t>都上班，</w:t>
            </w:r>
            <w:r>
              <w:t>A</w:t>
            </w:r>
            <w:r>
              <w:t>销售</w:t>
            </w:r>
            <w:r>
              <w:rPr>
                <w:rFonts w:hint="eastAsia"/>
              </w:rPr>
              <w:t>100</w:t>
            </w:r>
            <w:r>
              <w:t>，</w:t>
            </w:r>
            <w:r>
              <w:t>B</w:t>
            </w:r>
            <w:r>
              <w:t>退货</w:t>
            </w:r>
            <w:r>
              <w:t>A</w:t>
            </w:r>
            <w:r>
              <w:t>的零售单</w:t>
            </w:r>
            <w:r>
              <w:t>50</w:t>
            </w:r>
            <w:r>
              <w:t>，此时</w:t>
            </w:r>
            <w:r>
              <w:t>A</w:t>
            </w:r>
            <w:r>
              <w:t>上班，退货的金额算在</w:t>
            </w:r>
            <w:r>
              <w:t>A</w:t>
            </w:r>
            <w:r>
              <w:t>头上</w:t>
            </w:r>
            <w:r>
              <w:t>,A</w:t>
            </w:r>
            <w:r>
              <w:t>的业绩是</w:t>
            </w:r>
            <w:r>
              <w:t>50</w:t>
            </w:r>
            <w:r>
              <w:rPr>
                <w:rFonts w:hint="eastAsia"/>
              </w:rPr>
              <w:t>。</w:t>
            </w:r>
            <w:r>
              <w:t xml:space="preserve"> </w:t>
            </w:r>
          </w:p>
          <w:p w14:paraId="78258567" w14:textId="77777777" w:rsidR="00853CDA" w:rsidRPr="00582A5A" w:rsidRDefault="00853CDA" w:rsidP="00853CDA">
            <w:pPr>
              <w:spacing w:line="240" w:lineRule="atLeast"/>
              <w:jc w:val="left"/>
            </w:pPr>
            <w:r>
              <w:t xml:space="preserve"> 2.</w:t>
            </w:r>
            <w:r>
              <w:t>当</w:t>
            </w:r>
            <w:r>
              <w:t>A</w:t>
            </w:r>
            <w:r>
              <w:t>没有上班，</w:t>
            </w:r>
            <w:r>
              <w:t>B</w:t>
            </w:r>
            <w:r>
              <w:t>上班，</w:t>
            </w:r>
            <w:r>
              <w:t>B</w:t>
            </w:r>
            <w:r>
              <w:t>对</w:t>
            </w:r>
            <w:r>
              <w:t>A</w:t>
            </w:r>
            <w:r>
              <w:t>的业绩退款</w:t>
            </w:r>
            <w:r>
              <w:t>50</w:t>
            </w:r>
            <w:r>
              <w:t>元，此时</w:t>
            </w:r>
            <w:r>
              <w:t>A</w:t>
            </w:r>
            <w:r>
              <w:t>未上班，退货的金额算在</w:t>
            </w:r>
            <w:r>
              <w:t>B</w:t>
            </w:r>
            <w:r>
              <w:t>头上</w:t>
            </w:r>
            <w:r>
              <w:t>,B</w:t>
            </w:r>
            <w:r>
              <w:t>的业绩是</w:t>
            </w:r>
            <w:r>
              <w:t>-50</w:t>
            </w:r>
            <w:r>
              <w:rPr>
                <w:rFonts w:hint="eastAsia"/>
              </w:rPr>
              <w:t>。</w:t>
            </w:r>
          </w:p>
        </w:tc>
      </w:tr>
      <w:tr w:rsidR="00853CDA" w14:paraId="2D6A0720" w14:textId="77777777" w:rsidTr="00853CDA">
        <w:trPr>
          <w:trHeight w:val="267"/>
        </w:trPr>
        <w:tc>
          <w:tcPr>
            <w:tcW w:w="1446" w:type="dxa"/>
          </w:tcPr>
          <w:p w14:paraId="6E773E14" w14:textId="77777777" w:rsidR="00853CDA" w:rsidRDefault="00853CDA" w:rsidP="00853CDA">
            <w:pPr>
              <w:spacing w:line="240" w:lineRule="atLeast"/>
              <w:jc w:val="left"/>
            </w:pPr>
            <w:r>
              <w:rPr>
                <w:rFonts w:hint="eastAsia"/>
              </w:rPr>
              <w:t>销售总毛利</w:t>
            </w:r>
          </w:p>
        </w:tc>
        <w:tc>
          <w:tcPr>
            <w:tcW w:w="2067" w:type="dxa"/>
          </w:tcPr>
          <w:p w14:paraId="6F95755B" w14:textId="77777777" w:rsidR="00853CDA" w:rsidRDefault="00853CDA" w:rsidP="00853CDA">
            <w:pPr>
              <w:spacing w:line="240" w:lineRule="atLeast"/>
              <w:jc w:val="left"/>
            </w:pPr>
            <w:r>
              <w:rPr>
                <w:rFonts w:hint="eastAsia"/>
              </w:rPr>
              <w:t>F</w:t>
            </w:r>
            <w:r>
              <w:t>_GrossMargin</w:t>
            </w:r>
          </w:p>
        </w:tc>
        <w:tc>
          <w:tcPr>
            <w:tcW w:w="2421" w:type="dxa"/>
          </w:tcPr>
          <w:p w14:paraId="53C41A12" w14:textId="77777777" w:rsidR="00853CDA" w:rsidRDefault="00853CDA" w:rsidP="00853CDA">
            <w:pPr>
              <w:spacing w:line="240" w:lineRule="atLeast"/>
              <w:jc w:val="left"/>
            </w:pPr>
            <w:r>
              <w:rPr>
                <w:rFonts w:hint="eastAsia"/>
              </w:rPr>
              <w:t>D</w:t>
            </w:r>
            <w:r>
              <w:t>ecimal(20, 6) not null</w:t>
            </w:r>
          </w:p>
        </w:tc>
        <w:tc>
          <w:tcPr>
            <w:tcW w:w="1177" w:type="dxa"/>
          </w:tcPr>
          <w:p w14:paraId="252901AD" w14:textId="77777777" w:rsidR="00853CDA" w:rsidRDefault="00853CDA" w:rsidP="00853CDA">
            <w:pPr>
              <w:spacing w:line="240" w:lineRule="atLeast"/>
              <w:jc w:val="left"/>
            </w:pPr>
          </w:p>
        </w:tc>
        <w:tc>
          <w:tcPr>
            <w:tcW w:w="8324" w:type="dxa"/>
          </w:tcPr>
          <w:p w14:paraId="31321B39" w14:textId="77777777" w:rsidR="00853CDA" w:rsidRDefault="00853CDA" w:rsidP="00853CDA">
            <w:pPr>
              <w:spacing w:line="240" w:lineRule="atLeast"/>
              <w:jc w:val="left"/>
            </w:pPr>
            <w:r>
              <w:rPr>
                <w:rFonts w:hint="eastAsia"/>
              </w:rPr>
              <w:t>计算过程：销售总</w:t>
            </w:r>
            <w:r w:rsidRPr="00717E72">
              <w:rPr>
                <w:rFonts w:hint="eastAsia"/>
              </w:rPr>
              <w:t>毛利</w:t>
            </w:r>
            <w:r w:rsidRPr="00717E72">
              <w:t xml:space="preserve"> = </w:t>
            </w:r>
            <w:r w:rsidRPr="00717E72">
              <w:t>销售毛利</w:t>
            </w:r>
            <w:r w:rsidRPr="00717E72">
              <w:t xml:space="preserve"> - </w:t>
            </w:r>
            <w:r w:rsidRPr="00717E72">
              <w:t>退货毛利</w:t>
            </w:r>
            <w:r w:rsidRPr="00717E72">
              <w:t xml:space="preserve"> </w:t>
            </w:r>
            <w:r>
              <w:rPr>
                <w:rFonts w:hint="eastAsia"/>
              </w:rPr>
              <w:t>。（</w:t>
            </w:r>
            <w:r w:rsidRPr="00371F33">
              <w:rPr>
                <w:rFonts w:hint="eastAsia"/>
                <w:color w:val="FF0000"/>
              </w:rPr>
              <w:t>这里的销售毛利也是会出现负数的情况，那就是</w:t>
            </w:r>
            <w:r w:rsidRPr="00371F33">
              <w:rPr>
                <w:rFonts w:hint="eastAsia"/>
                <w:color w:val="FF0000"/>
              </w:rPr>
              <w:t>Staff</w:t>
            </w:r>
            <w:r w:rsidRPr="00371F33">
              <w:rPr>
                <w:rFonts w:hint="eastAsia"/>
                <w:color w:val="FF0000"/>
              </w:rPr>
              <w:t>的当天销售总额为负数的时候。</w:t>
            </w:r>
            <w:r>
              <w:rPr>
                <w:rFonts w:hint="eastAsia"/>
              </w:rPr>
              <w:t>）</w:t>
            </w:r>
            <w:r w:rsidRPr="00717E72">
              <w:t xml:space="preserve"> </w:t>
            </w:r>
            <w:r>
              <w:rPr>
                <w:rFonts w:hint="eastAsia"/>
              </w:rPr>
              <w:t xml:space="preserve"> </w:t>
            </w:r>
          </w:p>
          <w:p w14:paraId="6A4B1739" w14:textId="77777777" w:rsidR="00853CDA" w:rsidRDefault="00853CDA" w:rsidP="00853CDA">
            <w:pPr>
              <w:spacing w:line="240" w:lineRule="atLeast"/>
              <w:jc w:val="left"/>
            </w:pPr>
            <w:r w:rsidRPr="00717E72">
              <w:t>销售毛利</w:t>
            </w:r>
            <w:r w:rsidRPr="00717E72">
              <w:t xml:space="preserve"> = </w:t>
            </w:r>
            <w:r w:rsidRPr="00717E72">
              <w:t>销售总额</w:t>
            </w:r>
            <w:r w:rsidRPr="00717E72">
              <w:t xml:space="preserve"> - </w:t>
            </w:r>
            <w:r w:rsidRPr="00717E72">
              <w:t>销售总成本</w:t>
            </w:r>
            <w:r>
              <w:rPr>
                <w:rFonts w:hint="eastAsia"/>
              </w:rPr>
              <w:t>。</w:t>
            </w:r>
          </w:p>
          <w:p w14:paraId="5DC6C46A" w14:textId="77777777" w:rsidR="00853CDA" w:rsidRDefault="00853CDA" w:rsidP="00853CDA">
            <w:pPr>
              <w:spacing w:line="240" w:lineRule="atLeast"/>
              <w:jc w:val="left"/>
            </w:pPr>
            <w:r w:rsidRPr="00717E72">
              <w:t>退货毛利</w:t>
            </w:r>
            <w:r w:rsidRPr="00717E72">
              <w:t xml:space="preserve"> = </w:t>
            </w:r>
            <w:r w:rsidRPr="00717E72">
              <w:t>退货总额</w:t>
            </w:r>
            <w:r w:rsidRPr="00717E72">
              <w:t xml:space="preserve"> - </w:t>
            </w:r>
            <w:r w:rsidRPr="00717E72">
              <w:t>退货总成本</w:t>
            </w:r>
            <w:r>
              <w:rPr>
                <w:rFonts w:hint="eastAsia"/>
              </w:rPr>
              <w:t>。</w:t>
            </w:r>
          </w:p>
        </w:tc>
      </w:tr>
      <w:tr w:rsidR="00C67F91" w14:paraId="2154FFE5" w14:textId="77777777" w:rsidTr="00853CDA">
        <w:trPr>
          <w:trHeight w:val="267"/>
        </w:trPr>
        <w:tc>
          <w:tcPr>
            <w:tcW w:w="1446" w:type="dxa"/>
            <w:shd w:val="clear" w:color="auto" w:fill="auto"/>
          </w:tcPr>
          <w:p w14:paraId="57A030B0" w14:textId="77777777" w:rsidR="00C67F91" w:rsidRPr="00C67F91" w:rsidRDefault="00C67F91" w:rsidP="00853CDA">
            <w:pPr>
              <w:spacing w:line="240" w:lineRule="atLeast"/>
              <w:jc w:val="left"/>
            </w:pPr>
            <w:r w:rsidRPr="00C67F91">
              <w:rPr>
                <w:rFonts w:hint="eastAsia"/>
              </w:rPr>
              <w:t>创建时间</w:t>
            </w:r>
          </w:p>
        </w:tc>
        <w:tc>
          <w:tcPr>
            <w:tcW w:w="2067" w:type="dxa"/>
            <w:shd w:val="clear" w:color="auto" w:fill="auto"/>
          </w:tcPr>
          <w:p w14:paraId="3778B684" w14:textId="77777777" w:rsidR="00C67F91" w:rsidRPr="00C67F91" w:rsidRDefault="00C67F91" w:rsidP="00853CDA">
            <w:pPr>
              <w:spacing w:line="240" w:lineRule="atLeast"/>
              <w:jc w:val="left"/>
            </w:pPr>
            <w:r w:rsidRPr="00C67F91">
              <w:rPr>
                <w:rFonts w:hint="eastAsia"/>
              </w:rPr>
              <w:t>F</w:t>
            </w:r>
            <w:r w:rsidRPr="00C67F91">
              <w:t>_CreateDatetime</w:t>
            </w:r>
          </w:p>
        </w:tc>
        <w:tc>
          <w:tcPr>
            <w:tcW w:w="2421" w:type="dxa"/>
            <w:shd w:val="clear" w:color="auto" w:fill="auto"/>
          </w:tcPr>
          <w:p w14:paraId="2CFEB2FB" w14:textId="77777777" w:rsidR="00C67F91" w:rsidRPr="00C67F91" w:rsidRDefault="00C67F91" w:rsidP="00853CDA">
            <w:pPr>
              <w:spacing w:line="240" w:lineRule="atLeast"/>
              <w:jc w:val="left"/>
            </w:pPr>
            <w:r w:rsidRPr="00C67F91">
              <w:rPr>
                <w:rFonts w:hint="eastAsia"/>
              </w:rPr>
              <w:t>D</w:t>
            </w:r>
            <w:r w:rsidRPr="00C67F91">
              <w:t>atetime, NOT NULL</w:t>
            </w:r>
          </w:p>
        </w:tc>
        <w:tc>
          <w:tcPr>
            <w:tcW w:w="1177" w:type="dxa"/>
            <w:shd w:val="clear" w:color="auto" w:fill="auto"/>
          </w:tcPr>
          <w:p w14:paraId="42251688" w14:textId="77777777" w:rsidR="00C67F91" w:rsidRPr="00C67F91" w:rsidRDefault="00C67F91" w:rsidP="00853CDA">
            <w:pPr>
              <w:spacing w:line="240" w:lineRule="atLeast"/>
              <w:jc w:val="left"/>
            </w:pPr>
          </w:p>
        </w:tc>
        <w:tc>
          <w:tcPr>
            <w:tcW w:w="8324" w:type="dxa"/>
            <w:shd w:val="clear" w:color="auto" w:fill="auto"/>
          </w:tcPr>
          <w:p w14:paraId="23DE46F6" w14:textId="77777777" w:rsidR="00C67F91" w:rsidRPr="00C67F91" w:rsidRDefault="00C67F91" w:rsidP="00853CDA">
            <w:pPr>
              <w:spacing w:line="240" w:lineRule="atLeast"/>
              <w:jc w:val="left"/>
            </w:pPr>
            <w:r w:rsidRPr="00C67F91">
              <w:rPr>
                <w:rFonts w:hint="eastAsia"/>
              </w:rPr>
              <w:t>便于追踪</w:t>
            </w:r>
          </w:p>
        </w:tc>
      </w:tr>
      <w:tr w:rsidR="00C67F91" w14:paraId="3D89ED81" w14:textId="77777777" w:rsidTr="00853CDA">
        <w:trPr>
          <w:trHeight w:val="267"/>
        </w:trPr>
        <w:tc>
          <w:tcPr>
            <w:tcW w:w="1446" w:type="dxa"/>
            <w:shd w:val="clear" w:color="auto" w:fill="auto"/>
          </w:tcPr>
          <w:p w14:paraId="54E9B454" w14:textId="77777777" w:rsidR="00C67F91" w:rsidRPr="00C67F91" w:rsidRDefault="00C67F91" w:rsidP="00853CDA">
            <w:pPr>
              <w:spacing w:line="240" w:lineRule="atLeast"/>
              <w:jc w:val="left"/>
            </w:pPr>
            <w:r w:rsidRPr="00C67F91">
              <w:rPr>
                <w:rFonts w:hint="eastAsia"/>
              </w:rPr>
              <w:t>修改时间</w:t>
            </w:r>
          </w:p>
        </w:tc>
        <w:tc>
          <w:tcPr>
            <w:tcW w:w="2067" w:type="dxa"/>
            <w:shd w:val="clear" w:color="auto" w:fill="auto"/>
          </w:tcPr>
          <w:p w14:paraId="24B7E6F0" w14:textId="77777777" w:rsidR="00C67F91" w:rsidRPr="00C67F91" w:rsidRDefault="00C67F91" w:rsidP="00853CDA">
            <w:pPr>
              <w:spacing w:line="240" w:lineRule="atLeast"/>
              <w:jc w:val="left"/>
            </w:pPr>
            <w:r w:rsidRPr="00C67F91">
              <w:rPr>
                <w:rFonts w:hint="eastAsia"/>
              </w:rPr>
              <w:t>F</w:t>
            </w:r>
            <w:r w:rsidRPr="00C67F91">
              <w:t>_UpdateDatetime</w:t>
            </w:r>
          </w:p>
        </w:tc>
        <w:tc>
          <w:tcPr>
            <w:tcW w:w="2421" w:type="dxa"/>
            <w:shd w:val="clear" w:color="auto" w:fill="auto"/>
          </w:tcPr>
          <w:p w14:paraId="3E2358A8" w14:textId="77777777" w:rsidR="00C67F91" w:rsidRPr="00C67F91" w:rsidRDefault="00C67F91" w:rsidP="00853CDA">
            <w:pPr>
              <w:spacing w:line="240" w:lineRule="atLeast"/>
              <w:jc w:val="left"/>
            </w:pPr>
            <w:r w:rsidRPr="00C67F91">
              <w:rPr>
                <w:rFonts w:hint="eastAsia"/>
              </w:rPr>
              <w:t>D</w:t>
            </w:r>
            <w:r w:rsidRPr="00C67F91">
              <w:t>atetime, NOT NULL</w:t>
            </w:r>
          </w:p>
        </w:tc>
        <w:tc>
          <w:tcPr>
            <w:tcW w:w="1177" w:type="dxa"/>
            <w:shd w:val="clear" w:color="auto" w:fill="auto"/>
          </w:tcPr>
          <w:p w14:paraId="6D0D0C35" w14:textId="77777777" w:rsidR="00C67F91" w:rsidRPr="00C67F91" w:rsidRDefault="00C67F91" w:rsidP="00853CDA">
            <w:pPr>
              <w:spacing w:line="240" w:lineRule="atLeast"/>
              <w:jc w:val="left"/>
            </w:pPr>
          </w:p>
        </w:tc>
        <w:tc>
          <w:tcPr>
            <w:tcW w:w="8324" w:type="dxa"/>
            <w:shd w:val="clear" w:color="auto" w:fill="auto"/>
          </w:tcPr>
          <w:p w14:paraId="289A2BAA" w14:textId="77777777" w:rsidR="00C67F91" w:rsidRPr="00C67F91" w:rsidRDefault="00C67F91" w:rsidP="00853CDA">
            <w:pPr>
              <w:spacing w:line="240" w:lineRule="atLeast"/>
              <w:jc w:val="left"/>
            </w:pPr>
            <w:r w:rsidRPr="00C67F91">
              <w:rPr>
                <w:rFonts w:hint="eastAsia"/>
              </w:rPr>
              <w:t>最近修改时间。便于追踪。出现退货后，这个时间会被更新</w:t>
            </w:r>
          </w:p>
        </w:tc>
      </w:tr>
    </w:tbl>
    <w:p w14:paraId="6F69320C" w14:textId="77777777" w:rsidR="00C67F91" w:rsidRPr="00C67F91" w:rsidRDefault="00853CDA" w:rsidP="00A76ABC">
      <w:pPr>
        <w:spacing w:line="240" w:lineRule="atLeast"/>
      </w:pPr>
      <w:r>
        <w:br w:type="textWrapping" w:clear="all"/>
      </w:r>
    </w:p>
    <w:p w14:paraId="31B1DB70" w14:textId="77777777" w:rsidR="00C67F91" w:rsidRDefault="00FC77EE" w:rsidP="00A76ABC">
      <w:pPr>
        <w:spacing w:line="240" w:lineRule="atLeast"/>
      </w:pPr>
      <w:r w:rsidRPr="00FC77EE">
        <w:t>Staff</w:t>
      </w:r>
      <w:r w:rsidRPr="00FC77EE">
        <w:t>的销售业绩</w:t>
      </w:r>
      <w:r w:rsidRPr="00FC77EE">
        <w:t>=</w:t>
      </w:r>
      <w:r w:rsidRPr="00FC77EE">
        <w:t>他的所有非退货型零售单</w:t>
      </w:r>
      <w:r w:rsidRPr="00FC77EE">
        <w:t>(t_retailtrade.F_SourceID=-1)-</w:t>
      </w:r>
      <w:r w:rsidRPr="00FC77EE">
        <w:t>他的所有退货型零售单</w:t>
      </w:r>
      <w:r w:rsidRPr="00FC77EE">
        <w:t>(t_retailtrade.F_SourceID&gt;0)</w:t>
      </w:r>
      <w:r w:rsidR="00C77B29">
        <w:rPr>
          <w:rFonts w:hint="eastAsia"/>
        </w:rPr>
        <w:t>。</w:t>
      </w:r>
    </w:p>
    <w:p w14:paraId="0F3C32E1" w14:textId="77777777" w:rsidR="00C77B29" w:rsidRDefault="00C77B29" w:rsidP="00A76ABC">
      <w:pPr>
        <w:spacing w:line="240" w:lineRule="atLeast"/>
      </w:pPr>
      <w:r>
        <w:rPr>
          <w:rFonts w:hint="eastAsia"/>
        </w:rPr>
        <w:t>比如，</w:t>
      </w:r>
      <w:r w:rsidRPr="00C77B29">
        <w:t>StaffA</w:t>
      </w:r>
      <w:r w:rsidRPr="00C77B29">
        <w:t>第</w:t>
      </w:r>
      <w:r w:rsidRPr="00C77B29">
        <w:t>1</w:t>
      </w:r>
      <w:r w:rsidRPr="00C77B29">
        <w:t>天有零售单</w:t>
      </w:r>
      <w:r w:rsidRPr="00C77B29">
        <w:t>1</w:t>
      </w:r>
      <w:r w:rsidRPr="00C77B29">
        <w:t>、</w:t>
      </w:r>
      <w:r w:rsidRPr="00C77B29">
        <w:t>2</w:t>
      </w:r>
      <w:r w:rsidRPr="00C77B29">
        <w:t>、</w:t>
      </w:r>
      <w:r w:rsidRPr="00C77B29">
        <w:t>3</w:t>
      </w:r>
      <w:r w:rsidRPr="00C77B29">
        <w:t>、</w:t>
      </w:r>
      <w:r w:rsidRPr="00C77B29">
        <w:t>4</w:t>
      </w:r>
      <w:r w:rsidRPr="00C77B29">
        <w:t>、</w:t>
      </w:r>
      <w:r w:rsidRPr="00C77B29">
        <w:t>5</w:t>
      </w:r>
      <w:r w:rsidRPr="00C77B29">
        <w:t>，</w:t>
      </w:r>
      <w:r w:rsidRPr="00C77B29">
        <w:t>StaffB</w:t>
      </w:r>
      <w:r w:rsidRPr="00C77B29">
        <w:t>将</w:t>
      </w:r>
      <w:r w:rsidRPr="00C77B29">
        <w:t>4</w:t>
      </w:r>
      <w:r w:rsidRPr="00C77B29">
        <w:t>退货，则</w:t>
      </w:r>
      <w:r w:rsidRPr="00C77B29">
        <w:t>StaffA</w:t>
      </w:r>
      <w:r w:rsidRPr="00C77B29">
        <w:t>在第一天的业绩要减去对</w:t>
      </w:r>
      <w:r w:rsidRPr="00C77B29">
        <w:t>4</w:t>
      </w:r>
      <w:r w:rsidRPr="00C77B29">
        <w:t>的退货</w:t>
      </w:r>
      <w:r>
        <w:rPr>
          <w:rFonts w:hint="eastAsia"/>
        </w:rPr>
        <w:t>。</w:t>
      </w:r>
    </w:p>
    <w:p w14:paraId="13789764" w14:textId="77777777" w:rsidR="00FC77EE" w:rsidRPr="00C67F91" w:rsidRDefault="00FC77EE" w:rsidP="00A76ABC">
      <w:pPr>
        <w:spacing w:line="240" w:lineRule="atLeast"/>
      </w:pPr>
    </w:p>
    <w:p w14:paraId="14548CE8" w14:textId="77777777" w:rsidR="007045A8" w:rsidRDefault="007045A8" w:rsidP="00302A92">
      <w:pPr>
        <w:pStyle w:val="5"/>
      </w:pPr>
      <w:r w:rsidRPr="00D60AAF">
        <w:t>销售日报</w:t>
      </w:r>
      <w:r w:rsidR="00655811">
        <w:rPr>
          <w:rFonts w:hint="eastAsia"/>
        </w:rPr>
        <w:t>汇总</w:t>
      </w:r>
      <w:r w:rsidRPr="00D60AAF">
        <w:t>表</w:t>
      </w:r>
      <w:r w:rsidRPr="00D60AAF">
        <w:t>T_RetailTradeDailyReportSummary</w:t>
      </w:r>
    </w:p>
    <w:bookmarkEnd w:id="244"/>
    <w:p w14:paraId="0AAE4EE4" w14:textId="77777777" w:rsidR="007045A8" w:rsidRDefault="007045A8" w:rsidP="00A76ABC">
      <w:pPr>
        <w:spacing w:line="240" w:lineRule="atLeast"/>
        <w:jc w:val="left"/>
      </w:pPr>
      <w:r>
        <w:rPr>
          <w:rFonts w:hint="eastAsia"/>
        </w:rPr>
        <w:t>本表是</w:t>
      </w:r>
      <w:hyperlink w:anchor="_定义" w:history="1">
        <w:r w:rsidRPr="008C6F03">
          <w:rPr>
            <w:rStyle w:val="ad"/>
            <w:rFonts w:hint="eastAsia"/>
          </w:rPr>
          <w:t>中间结果表</w:t>
        </w:r>
      </w:hyperlink>
      <w:r>
        <w:rPr>
          <w:rFonts w:hint="eastAsia"/>
        </w:rPr>
        <w:t>。</w:t>
      </w:r>
    </w:p>
    <w:p w14:paraId="5C15338E" w14:textId="77777777" w:rsidR="007045A8" w:rsidRDefault="007045A8" w:rsidP="00A76ABC">
      <w:pPr>
        <w:spacing w:line="240" w:lineRule="atLeast"/>
        <w:jc w:val="left"/>
      </w:pPr>
      <w:r>
        <w:rPr>
          <w:rFonts w:hint="eastAsia"/>
        </w:rPr>
        <w:t>通常是明天凌晨计算今天的报表。由夜间任务自动计算。</w:t>
      </w:r>
    </w:p>
    <w:p w14:paraId="3467A74D" w14:textId="77777777" w:rsidR="007045A8" w:rsidRPr="00D60AAF" w:rsidRDefault="007045A8" w:rsidP="00A76ABC">
      <w:pPr>
        <w:spacing w:line="240" w:lineRule="atLeast"/>
        <w:jc w:val="left"/>
      </w:pPr>
      <w:r>
        <w:rPr>
          <w:rFonts w:hint="eastAsia"/>
        </w:rPr>
        <w:t>如果某天出现了对今天的零售单的退货，则需要重新计算今天的报表。</w:t>
      </w:r>
    </w:p>
    <w:p w14:paraId="078A1137" w14:textId="77777777" w:rsidR="007045A8" w:rsidRPr="00D60AAF" w:rsidRDefault="007045A8" w:rsidP="00A76ABC">
      <w:pPr>
        <w:spacing w:line="240" w:lineRule="atLeast"/>
        <w:jc w:val="left"/>
      </w:pPr>
    </w:p>
    <w:tbl>
      <w:tblPr>
        <w:tblW w:w="15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694"/>
        <w:gridCol w:w="1701"/>
        <w:gridCol w:w="1984"/>
        <w:gridCol w:w="7477"/>
      </w:tblGrid>
      <w:tr w:rsidR="007045A8" w14:paraId="68FF7F80" w14:textId="77777777" w:rsidTr="00E84BBC">
        <w:trPr>
          <w:trHeight w:val="255"/>
        </w:trPr>
        <w:tc>
          <w:tcPr>
            <w:tcW w:w="1696" w:type="dxa"/>
            <w:shd w:val="clear" w:color="auto" w:fill="FF0000"/>
          </w:tcPr>
          <w:p w14:paraId="56C30F18" w14:textId="77777777" w:rsidR="007045A8" w:rsidRDefault="007045A8" w:rsidP="00A76ABC">
            <w:pPr>
              <w:spacing w:line="240" w:lineRule="atLeast"/>
              <w:jc w:val="left"/>
              <w:rPr>
                <w:color w:val="FFFFFF" w:themeColor="background1"/>
              </w:rPr>
            </w:pPr>
            <w:r>
              <w:rPr>
                <w:rFonts w:hint="eastAsia"/>
                <w:color w:val="FFFFFF" w:themeColor="background1"/>
              </w:rPr>
              <w:t>数据项</w:t>
            </w:r>
          </w:p>
        </w:tc>
        <w:tc>
          <w:tcPr>
            <w:tcW w:w="2694" w:type="dxa"/>
            <w:shd w:val="clear" w:color="auto" w:fill="FF0000"/>
          </w:tcPr>
          <w:p w14:paraId="1426FAB1" w14:textId="77777777" w:rsidR="007045A8" w:rsidRDefault="007045A8"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701" w:type="dxa"/>
            <w:shd w:val="clear" w:color="auto" w:fill="FF0000"/>
          </w:tcPr>
          <w:p w14:paraId="366C0C27" w14:textId="77777777" w:rsidR="007045A8" w:rsidRDefault="007045A8" w:rsidP="00A76ABC">
            <w:pPr>
              <w:spacing w:line="240" w:lineRule="atLeast"/>
              <w:jc w:val="left"/>
              <w:rPr>
                <w:color w:val="FFFFFF" w:themeColor="background1"/>
              </w:rPr>
            </w:pPr>
            <w:r>
              <w:rPr>
                <w:rFonts w:hint="eastAsia"/>
                <w:color w:val="FFFFFF" w:themeColor="background1"/>
              </w:rPr>
              <w:t>Type</w:t>
            </w:r>
          </w:p>
        </w:tc>
        <w:tc>
          <w:tcPr>
            <w:tcW w:w="1984" w:type="dxa"/>
            <w:shd w:val="clear" w:color="auto" w:fill="FF0000"/>
          </w:tcPr>
          <w:p w14:paraId="6A1B0251" w14:textId="77777777" w:rsidR="007045A8" w:rsidRDefault="007045A8" w:rsidP="00A76ABC">
            <w:pPr>
              <w:spacing w:line="240" w:lineRule="atLeast"/>
              <w:jc w:val="left"/>
              <w:rPr>
                <w:color w:val="FFFFFF" w:themeColor="background1"/>
              </w:rPr>
            </w:pPr>
            <w:r>
              <w:rPr>
                <w:rFonts w:hint="eastAsia"/>
                <w:color w:val="FFFFFF" w:themeColor="background1"/>
              </w:rPr>
              <w:t>默认值</w:t>
            </w:r>
          </w:p>
        </w:tc>
        <w:tc>
          <w:tcPr>
            <w:tcW w:w="7477" w:type="dxa"/>
            <w:shd w:val="clear" w:color="auto" w:fill="FF0000"/>
          </w:tcPr>
          <w:p w14:paraId="2934C893" w14:textId="77777777" w:rsidR="007045A8" w:rsidRDefault="007045A8"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7045A8" w14:paraId="40F63B39" w14:textId="77777777" w:rsidTr="00E84BBC">
        <w:trPr>
          <w:trHeight w:val="267"/>
        </w:trPr>
        <w:tc>
          <w:tcPr>
            <w:tcW w:w="1696" w:type="dxa"/>
          </w:tcPr>
          <w:p w14:paraId="2CCB3202" w14:textId="77777777" w:rsidR="007045A8" w:rsidRDefault="007045A8" w:rsidP="00A76ABC">
            <w:pPr>
              <w:spacing w:line="240" w:lineRule="atLeast"/>
              <w:jc w:val="left"/>
            </w:pPr>
          </w:p>
        </w:tc>
        <w:tc>
          <w:tcPr>
            <w:tcW w:w="2694" w:type="dxa"/>
          </w:tcPr>
          <w:p w14:paraId="0A4A4EC5" w14:textId="77777777" w:rsidR="007045A8" w:rsidRDefault="007045A8" w:rsidP="00A76ABC">
            <w:pPr>
              <w:spacing w:line="240" w:lineRule="atLeast"/>
              <w:jc w:val="left"/>
            </w:pPr>
            <w:r>
              <w:rPr>
                <w:rFonts w:hint="eastAsia"/>
              </w:rPr>
              <w:t>F_</w:t>
            </w:r>
            <w:r>
              <w:t>ID</w:t>
            </w:r>
          </w:p>
        </w:tc>
        <w:tc>
          <w:tcPr>
            <w:tcW w:w="1701" w:type="dxa"/>
          </w:tcPr>
          <w:p w14:paraId="5FBC9F73" w14:textId="77777777" w:rsidR="007045A8" w:rsidRDefault="007045A8" w:rsidP="00A76ABC">
            <w:pPr>
              <w:spacing w:line="240" w:lineRule="atLeast"/>
              <w:jc w:val="left"/>
            </w:pPr>
          </w:p>
        </w:tc>
        <w:tc>
          <w:tcPr>
            <w:tcW w:w="1984" w:type="dxa"/>
          </w:tcPr>
          <w:p w14:paraId="623DEE58" w14:textId="77777777" w:rsidR="007045A8" w:rsidRDefault="007045A8" w:rsidP="00A76ABC">
            <w:pPr>
              <w:spacing w:line="240" w:lineRule="atLeast"/>
              <w:jc w:val="left"/>
            </w:pPr>
          </w:p>
        </w:tc>
        <w:tc>
          <w:tcPr>
            <w:tcW w:w="7477" w:type="dxa"/>
          </w:tcPr>
          <w:p w14:paraId="7CED9190" w14:textId="77777777" w:rsidR="007045A8" w:rsidRDefault="007045A8" w:rsidP="00A76ABC">
            <w:pPr>
              <w:spacing w:line="240" w:lineRule="atLeast"/>
              <w:jc w:val="left"/>
            </w:pPr>
          </w:p>
        </w:tc>
      </w:tr>
      <w:tr w:rsidR="007045A8" w14:paraId="268C4DF6" w14:textId="77777777" w:rsidTr="00E84BBC">
        <w:trPr>
          <w:trHeight w:val="267"/>
        </w:trPr>
        <w:tc>
          <w:tcPr>
            <w:tcW w:w="1696" w:type="dxa"/>
          </w:tcPr>
          <w:p w14:paraId="414AC190" w14:textId="77777777" w:rsidR="007045A8" w:rsidRDefault="007045A8" w:rsidP="00A76ABC">
            <w:pPr>
              <w:spacing w:line="240" w:lineRule="atLeast"/>
              <w:jc w:val="left"/>
            </w:pPr>
            <w:r>
              <w:t>统计日期</w:t>
            </w:r>
          </w:p>
        </w:tc>
        <w:tc>
          <w:tcPr>
            <w:tcW w:w="2694" w:type="dxa"/>
          </w:tcPr>
          <w:p w14:paraId="6BF09291" w14:textId="77777777" w:rsidR="007045A8" w:rsidRDefault="007045A8" w:rsidP="00A76ABC">
            <w:pPr>
              <w:spacing w:line="240" w:lineRule="atLeast"/>
              <w:jc w:val="left"/>
            </w:pPr>
            <w:r>
              <w:t>F_Datetime</w:t>
            </w:r>
          </w:p>
        </w:tc>
        <w:tc>
          <w:tcPr>
            <w:tcW w:w="1701" w:type="dxa"/>
          </w:tcPr>
          <w:p w14:paraId="0733BC0A" w14:textId="77777777" w:rsidR="007045A8" w:rsidRDefault="007045A8" w:rsidP="00A76ABC">
            <w:pPr>
              <w:spacing w:line="240" w:lineRule="atLeast"/>
              <w:jc w:val="left"/>
            </w:pPr>
            <w:r>
              <w:rPr>
                <w:rFonts w:hint="eastAsia"/>
              </w:rPr>
              <w:t>D</w:t>
            </w:r>
            <w:r>
              <w:t>atetime not null</w:t>
            </w:r>
          </w:p>
        </w:tc>
        <w:tc>
          <w:tcPr>
            <w:tcW w:w="1984" w:type="dxa"/>
          </w:tcPr>
          <w:p w14:paraId="66C18CBE" w14:textId="77777777" w:rsidR="007045A8" w:rsidRDefault="007045A8" w:rsidP="00A76ABC">
            <w:pPr>
              <w:spacing w:line="240" w:lineRule="atLeast"/>
              <w:jc w:val="left"/>
            </w:pPr>
          </w:p>
        </w:tc>
        <w:tc>
          <w:tcPr>
            <w:tcW w:w="7477" w:type="dxa"/>
          </w:tcPr>
          <w:p w14:paraId="2A414F4F" w14:textId="77777777" w:rsidR="007045A8" w:rsidRDefault="002E2560" w:rsidP="00A76ABC">
            <w:pPr>
              <w:spacing w:line="240" w:lineRule="atLeast"/>
            </w:pPr>
            <w:r w:rsidRPr="002E2560">
              <w:rPr>
                <w:rFonts w:hint="eastAsia"/>
                <w:highlight w:val="red"/>
              </w:rPr>
              <w:t>惟一组合键：日期</w:t>
            </w:r>
          </w:p>
        </w:tc>
      </w:tr>
      <w:tr w:rsidR="00E84BBC" w14:paraId="3B0F0471" w14:textId="77777777" w:rsidTr="00E84BBC">
        <w:trPr>
          <w:trHeight w:val="267"/>
        </w:trPr>
        <w:tc>
          <w:tcPr>
            <w:tcW w:w="1696" w:type="dxa"/>
          </w:tcPr>
          <w:p w14:paraId="6F979C0C" w14:textId="77777777" w:rsidR="00E84BBC" w:rsidRDefault="00E84BBC" w:rsidP="00E84BBC">
            <w:pPr>
              <w:spacing w:line="240" w:lineRule="atLeast"/>
              <w:jc w:val="left"/>
            </w:pPr>
            <w:r>
              <w:t>销售笔数</w:t>
            </w:r>
          </w:p>
        </w:tc>
        <w:tc>
          <w:tcPr>
            <w:tcW w:w="2694" w:type="dxa"/>
          </w:tcPr>
          <w:p w14:paraId="264A75B7" w14:textId="77777777" w:rsidR="00E84BBC" w:rsidRDefault="00E84BBC" w:rsidP="00E84BBC">
            <w:pPr>
              <w:spacing w:line="240" w:lineRule="atLeast"/>
              <w:jc w:val="left"/>
            </w:pPr>
            <w:r>
              <w:t>F_TotalNO</w:t>
            </w:r>
          </w:p>
        </w:tc>
        <w:tc>
          <w:tcPr>
            <w:tcW w:w="1701" w:type="dxa"/>
          </w:tcPr>
          <w:p w14:paraId="1192C2FA" w14:textId="77777777" w:rsidR="00E84BBC" w:rsidRDefault="00E84BBC" w:rsidP="00E84BBC">
            <w:pPr>
              <w:spacing w:line="240" w:lineRule="atLeast"/>
              <w:jc w:val="left"/>
            </w:pPr>
            <w:r>
              <w:t>INT NOT NULL</w:t>
            </w:r>
          </w:p>
        </w:tc>
        <w:tc>
          <w:tcPr>
            <w:tcW w:w="1984" w:type="dxa"/>
          </w:tcPr>
          <w:p w14:paraId="464EADF6" w14:textId="77777777" w:rsidR="00E84BBC" w:rsidRDefault="00E84BBC" w:rsidP="00E84BBC">
            <w:pPr>
              <w:spacing w:line="240" w:lineRule="atLeast"/>
              <w:jc w:val="left"/>
            </w:pPr>
          </w:p>
        </w:tc>
        <w:tc>
          <w:tcPr>
            <w:tcW w:w="7477" w:type="dxa"/>
          </w:tcPr>
          <w:p w14:paraId="53749899" w14:textId="77777777" w:rsidR="00E84BBC" w:rsidRDefault="00E84BBC" w:rsidP="00E84BBC">
            <w:pPr>
              <w:spacing w:line="240" w:lineRule="atLeast"/>
              <w:jc w:val="left"/>
            </w:pPr>
            <w:r>
              <w:t>销售笔数</w:t>
            </w:r>
            <w:r>
              <w:rPr>
                <w:rFonts w:hint="eastAsia"/>
              </w:rPr>
              <w:t>：</w:t>
            </w:r>
            <w:r>
              <w:rPr>
                <w:rFonts w:hint="eastAsia"/>
              </w:rPr>
              <w:t xml:space="preserve"> </w:t>
            </w:r>
            <w:r>
              <w:rPr>
                <w:rFonts w:hint="eastAsia"/>
              </w:rPr>
              <w:t>今天所销售的笔数总量。</w:t>
            </w:r>
            <w:r w:rsidRPr="00F82D00">
              <w:rPr>
                <w:rFonts w:hint="eastAsia"/>
                <w:color w:val="FF0000"/>
              </w:rPr>
              <w:t>（</w:t>
            </w:r>
            <w:r w:rsidRPr="007A4E11">
              <w:rPr>
                <w:rFonts w:hint="eastAsia"/>
                <w:color w:val="FF0000"/>
              </w:rPr>
              <w:t>不包含退货零售单</w:t>
            </w:r>
            <w:r>
              <w:rPr>
                <w:rFonts w:hint="eastAsia"/>
                <w:color w:val="FF0000"/>
              </w:rPr>
              <w:t>）</w:t>
            </w:r>
          </w:p>
        </w:tc>
      </w:tr>
      <w:tr w:rsidR="00E84BBC" w14:paraId="195C0425" w14:textId="77777777" w:rsidTr="00E84BBC">
        <w:trPr>
          <w:trHeight w:val="267"/>
        </w:trPr>
        <w:tc>
          <w:tcPr>
            <w:tcW w:w="1696" w:type="dxa"/>
          </w:tcPr>
          <w:p w14:paraId="4A2A3B3E" w14:textId="77777777" w:rsidR="00E84BBC" w:rsidRDefault="00E84BBC" w:rsidP="00E84BBC">
            <w:pPr>
              <w:spacing w:line="240" w:lineRule="atLeast"/>
              <w:jc w:val="left"/>
            </w:pPr>
            <w:r>
              <w:t>总进货价</w:t>
            </w:r>
          </w:p>
        </w:tc>
        <w:tc>
          <w:tcPr>
            <w:tcW w:w="2694" w:type="dxa"/>
          </w:tcPr>
          <w:p w14:paraId="512F8B58" w14:textId="77777777" w:rsidR="00E84BBC" w:rsidRDefault="00E84BBC" w:rsidP="00E84BBC">
            <w:pPr>
              <w:spacing w:line="240" w:lineRule="atLeast"/>
              <w:jc w:val="left"/>
            </w:pPr>
            <w:r>
              <w:t>F_PricePurchase</w:t>
            </w:r>
          </w:p>
        </w:tc>
        <w:tc>
          <w:tcPr>
            <w:tcW w:w="1701" w:type="dxa"/>
          </w:tcPr>
          <w:p w14:paraId="2801964C" w14:textId="77777777" w:rsidR="00E84BBC" w:rsidRDefault="00E84BBC" w:rsidP="00E84BBC">
            <w:pPr>
              <w:spacing w:line="240" w:lineRule="atLeast"/>
              <w:jc w:val="left"/>
            </w:pPr>
            <w:r>
              <w:t>DECIMAL(20,6) NOT NULL</w:t>
            </w:r>
          </w:p>
        </w:tc>
        <w:tc>
          <w:tcPr>
            <w:tcW w:w="1984" w:type="dxa"/>
          </w:tcPr>
          <w:p w14:paraId="5FEFA797" w14:textId="77777777" w:rsidR="00E84BBC" w:rsidRDefault="00E84BBC" w:rsidP="00E84BBC">
            <w:pPr>
              <w:spacing w:line="240" w:lineRule="atLeast"/>
              <w:jc w:val="left"/>
            </w:pPr>
          </w:p>
        </w:tc>
        <w:tc>
          <w:tcPr>
            <w:tcW w:w="7477" w:type="dxa"/>
          </w:tcPr>
          <w:p w14:paraId="07FD3EB9" w14:textId="77777777" w:rsidR="00E84BBC" w:rsidRPr="0022077C" w:rsidRDefault="00E84BBC" w:rsidP="00E84BBC">
            <w:pPr>
              <w:spacing w:line="240" w:lineRule="atLeast"/>
              <w:jc w:val="left"/>
            </w:pPr>
            <w:r>
              <w:t>总进货价</w:t>
            </w:r>
            <w:r>
              <w:rPr>
                <w:rFonts w:hint="eastAsia"/>
              </w:rPr>
              <w:t>：</w:t>
            </w:r>
            <w:r>
              <w:rPr>
                <w:rFonts w:hint="eastAsia"/>
              </w:rPr>
              <w:t xml:space="preserve"> </w:t>
            </w:r>
            <w:r>
              <w:t>总进货价</w:t>
            </w:r>
            <w:r>
              <w:rPr>
                <w:rFonts w:hint="eastAsia"/>
              </w:rPr>
              <w:t xml:space="preserve"> = </w:t>
            </w:r>
            <w:r>
              <w:rPr>
                <w:rFonts w:hint="eastAsia"/>
              </w:rPr>
              <w:t>当天卖出商品的进货价</w:t>
            </w:r>
            <w:r>
              <w:rPr>
                <w:rFonts w:hint="eastAsia"/>
              </w:rPr>
              <w:t xml:space="preserve"> </w:t>
            </w:r>
            <w:r>
              <w:t>–</w:t>
            </w:r>
            <w:r>
              <w:rPr>
                <w:rFonts w:hint="eastAsia"/>
              </w:rPr>
              <w:t xml:space="preserve"> </w:t>
            </w:r>
            <w:r>
              <w:rPr>
                <w:rFonts w:hint="eastAsia"/>
              </w:rPr>
              <w:t>当天所退货商品的进货价</w:t>
            </w:r>
            <w:r>
              <w:rPr>
                <w:rFonts w:hint="eastAsia"/>
              </w:rPr>
              <w:t xml:space="preserve"> </w:t>
            </w:r>
            <w:r>
              <w:rPr>
                <w:rFonts w:hint="eastAsia"/>
              </w:rPr>
              <w:t>。</w:t>
            </w:r>
          </w:p>
        </w:tc>
      </w:tr>
      <w:tr w:rsidR="00E84BBC" w14:paraId="5EA8D9C5" w14:textId="77777777" w:rsidTr="00E84BBC">
        <w:trPr>
          <w:trHeight w:val="267"/>
        </w:trPr>
        <w:tc>
          <w:tcPr>
            <w:tcW w:w="1696" w:type="dxa"/>
          </w:tcPr>
          <w:p w14:paraId="7A17B71C" w14:textId="77777777" w:rsidR="00E84BBC" w:rsidRDefault="00E84BBC" w:rsidP="00E84BBC">
            <w:pPr>
              <w:spacing w:line="240" w:lineRule="atLeast"/>
              <w:jc w:val="left"/>
            </w:pPr>
            <w:r>
              <w:t>销售额</w:t>
            </w:r>
          </w:p>
        </w:tc>
        <w:tc>
          <w:tcPr>
            <w:tcW w:w="2694" w:type="dxa"/>
          </w:tcPr>
          <w:p w14:paraId="7AD8ABCC" w14:textId="77777777" w:rsidR="00E84BBC" w:rsidRDefault="00E84BBC" w:rsidP="00E84BBC">
            <w:pPr>
              <w:spacing w:line="240" w:lineRule="atLeast"/>
              <w:jc w:val="left"/>
            </w:pPr>
            <w:r>
              <w:t>F_TotalAmount</w:t>
            </w:r>
          </w:p>
        </w:tc>
        <w:tc>
          <w:tcPr>
            <w:tcW w:w="1701" w:type="dxa"/>
          </w:tcPr>
          <w:p w14:paraId="6543B069" w14:textId="77777777" w:rsidR="00E84BBC" w:rsidRDefault="00E84BBC" w:rsidP="00E84BBC">
            <w:pPr>
              <w:spacing w:line="240" w:lineRule="atLeast"/>
              <w:jc w:val="left"/>
            </w:pPr>
            <w:r>
              <w:t>DECIMAL(20, 6) NOT NULL</w:t>
            </w:r>
          </w:p>
        </w:tc>
        <w:tc>
          <w:tcPr>
            <w:tcW w:w="1984" w:type="dxa"/>
          </w:tcPr>
          <w:p w14:paraId="70D39D5C" w14:textId="77777777" w:rsidR="00E84BBC" w:rsidRDefault="00E84BBC" w:rsidP="00E84BBC">
            <w:pPr>
              <w:spacing w:line="240" w:lineRule="atLeast"/>
              <w:jc w:val="left"/>
            </w:pPr>
          </w:p>
        </w:tc>
        <w:tc>
          <w:tcPr>
            <w:tcW w:w="7477" w:type="dxa"/>
          </w:tcPr>
          <w:p w14:paraId="0148BDE0" w14:textId="77777777" w:rsidR="00E84BBC" w:rsidRPr="0022077C" w:rsidRDefault="00E84BBC" w:rsidP="00E84BBC">
            <w:pPr>
              <w:spacing w:line="240" w:lineRule="atLeast"/>
              <w:jc w:val="left"/>
            </w:pPr>
            <w:r>
              <w:t>销售额</w:t>
            </w:r>
            <w:r>
              <w:rPr>
                <w:rFonts w:hint="eastAsia"/>
              </w:rPr>
              <w:t xml:space="preserve">: </w:t>
            </w:r>
            <w:r>
              <w:t>销售额</w:t>
            </w:r>
            <w:r>
              <w:rPr>
                <w:rFonts w:hint="eastAsia"/>
              </w:rPr>
              <w:t xml:space="preserve"> = </w:t>
            </w:r>
            <w:r>
              <w:rPr>
                <w:rFonts w:hint="eastAsia"/>
              </w:rPr>
              <w:t>（当天销售的商品</w:t>
            </w:r>
            <w:r>
              <w:rPr>
                <w:rFonts w:hint="eastAsia"/>
              </w:rPr>
              <w:t xml:space="preserve"> * </w:t>
            </w:r>
            <w:r>
              <w:rPr>
                <w:rFonts w:hint="eastAsia"/>
              </w:rPr>
              <w:t>当天零售单个商品的单价）之和</w:t>
            </w:r>
            <w:r>
              <w:rPr>
                <w:rFonts w:hint="eastAsia"/>
              </w:rPr>
              <w:t xml:space="preserve"> </w:t>
            </w:r>
            <w:r>
              <w:t>–</w:t>
            </w:r>
            <w:r>
              <w:rPr>
                <w:rFonts w:hint="eastAsia"/>
              </w:rPr>
              <w:t xml:space="preserve"> </w:t>
            </w:r>
            <w:r>
              <w:rPr>
                <w:rFonts w:hint="eastAsia"/>
              </w:rPr>
              <w:t>当天退货的总额。</w:t>
            </w:r>
            <w:r w:rsidRPr="00371F33">
              <w:rPr>
                <w:rFonts w:hint="eastAsia"/>
                <w:color w:val="FF0000"/>
              </w:rPr>
              <w:t>（销售额出现负数的正常的现象，这样说明的是当天所退货的总额比当天零售总额大）</w:t>
            </w:r>
          </w:p>
        </w:tc>
      </w:tr>
      <w:tr w:rsidR="00E84BBC" w14:paraId="46E9CB74" w14:textId="77777777" w:rsidTr="008254A0">
        <w:trPr>
          <w:trHeight w:val="267"/>
        </w:trPr>
        <w:tc>
          <w:tcPr>
            <w:tcW w:w="1696" w:type="dxa"/>
            <w:shd w:val="clear" w:color="auto" w:fill="FFFFFF" w:themeFill="background1"/>
          </w:tcPr>
          <w:p w14:paraId="0EB73888" w14:textId="77777777" w:rsidR="00E84BBC" w:rsidRDefault="00E84BBC" w:rsidP="00E84BBC">
            <w:pPr>
              <w:spacing w:line="240" w:lineRule="atLeast"/>
              <w:jc w:val="left"/>
            </w:pPr>
            <w:r>
              <w:t>客单价</w:t>
            </w:r>
          </w:p>
        </w:tc>
        <w:tc>
          <w:tcPr>
            <w:tcW w:w="2694" w:type="dxa"/>
            <w:shd w:val="clear" w:color="auto" w:fill="FFFFFF" w:themeFill="background1"/>
          </w:tcPr>
          <w:p w14:paraId="26006FCE" w14:textId="77777777" w:rsidR="00E84BBC" w:rsidRDefault="00E84BBC" w:rsidP="00E84BBC">
            <w:pPr>
              <w:spacing w:line="240" w:lineRule="atLeast"/>
              <w:jc w:val="left"/>
            </w:pPr>
            <w:r>
              <w:t>F_AverageAmountOfCustomer</w:t>
            </w:r>
          </w:p>
        </w:tc>
        <w:tc>
          <w:tcPr>
            <w:tcW w:w="1701" w:type="dxa"/>
            <w:shd w:val="clear" w:color="auto" w:fill="FFFFFF" w:themeFill="background1"/>
          </w:tcPr>
          <w:p w14:paraId="79CE06BA" w14:textId="77777777" w:rsidR="00E84BBC" w:rsidRDefault="00E84BBC" w:rsidP="00E84BBC">
            <w:pPr>
              <w:spacing w:line="240" w:lineRule="atLeast"/>
              <w:jc w:val="left"/>
            </w:pPr>
            <w:r>
              <w:t>DECIMAL(20, 6) NOT NULL</w:t>
            </w:r>
          </w:p>
        </w:tc>
        <w:tc>
          <w:tcPr>
            <w:tcW w:w="1984" w:type="dxa"/>
            <w:shd w:val="clear" w:color="auto" w:fill="FFFFFF" w:themeFill="background1"/>
          </w:tcPr>
          <w:p w14:paraId="6FE5060D" w14:textId="77777777" w:rsidR="00E84BBC" w:rsidRDefault="00E84BBC" w:rsidP="00E84BBC">
            <w:pPr>
              <w:spacing w:line="240" w:lineRule="atLeast"/>
              <w:jc w:val="left"/>
            </w:pPr>
            <w:r>
              <w:t>0.000000</w:t>
            </w:r>
          </w:p>
        </w:tc>
        <w:tc>
          <w:tcPr>
            <w:tcW w:w="7477" w:type="dxa"/>
            <w:shd w:val="clear" w:color="auto" w:fill="FFFFFF" w:themeFill="background1"/>
          </w:tcPr>
          <w:p w14:paraId="402623EC" w14:textId="77777777" w:rsidR="00E84BBC" w:rsidRDefault="00E84BBC" w:rsidP="00E84BBC">
            <w:pPr>
              <w:spacing w:line="240" w:lineRule="atLeast"/>
              <w:jc w:val="left"/>
            </w:pPr>
            <w:r>
              <w:rPr>
                <w:rFonts w:hint="eastAsia"/>
              </w:rPr>
              <w:t>客单价：</w:t>
            </w:r>
            <w:r>
              <w:rPr>
                <w:rFonts w:hint="eastAsia"/>
              </w:rPr>
              <w:t xml:space="preserve"> </w:t>
            </w:r>
            <w:r>
              <w:rPr>
                <w:rFonts w:hint="eastAsia"/>
              </w:rPr>
              <w:t>客单价</w:t>
            </w:r>
            <w:r>
              <w:rPr>
                <w:rFonts w:hint="eastAsia"/>
              </w:rPr>
              <w:t xml:space="preserve"> = </w:t>
            </w:r>
            <w:r w:rsidRPr="0046327D">
              <w:rPr>
                <w:rFonts w:hint="eastAsia"/>
              </w:rPr>
              <w:t>销售额</w:t>
            </w:r>
            <w:r>
              <w:t>F_TotalAmount</w:t>
            </w:r>
            <w:r w:rsidRPr="0046327D">
              <w:t xml:space="preserve"> / </w:t>
            </w:r>
            <w:r w:rsidRPr="0046327D">
              <w:t>零售单数</w:t>
            </w:r>
            <w:r>
              <w:rPr>
                <w:rFonts w:hint="eastAsia"/>
              </w:rPr>
              <w:t>（</w:t>
            </w:r>
            <w:r w:rsidRPr="00F82D00">
              <w:rPr>
                <w:rFonts w:hint="eastAsia"/>
                <w:color w:val="FF0000"/>
              </w:rPr>
              <w:t>不包含退货</w:t>
            </w:r>
            <w:r>
              <w:rPr>
                <w:rFonts w:hint="eastAsia"/>
              </w:rPr>
              <w:t>）。</w:t>
            </w:r>
          </w:p>
          <w:p w14:paraId="123CF0AD" w14:textId="77777777" w:rsidR="000D5226" w:rsidRDefault="000D5226" w:rsidP="00E84BBC">
            <w:pPr>
              <w:spacing w:line="240" w:lineRule="atLeast"/>
              <w:jc w:val="left"/>
            </w:pPr>
            <w:r>
              <w:rPr>
                <w:rFonts w:hint="eastAsia"/>
              </w:rPr>
              <w:t>若本日无售出的零售单，则本字段为</w:t>
            </w:r>
            <w:r>
              <w:rPr>
                <w:rFonts w:hint="eastAsia"/>
              </w:rPr>
              <w:t>0.</w:t>
            </w:r>
            <w:r>
              <w:t>000000</w:t>
            </w:r>
          </w:p>
        </w:tc>
      </w:tr>
      <w:tr w:rsidR="00E84BBC" w14:paraId="30C60650" w14:textId="77777777" w:rsidTr="00E84BBC">
        <w:trPr>
          <w:trHeight w:val="267"/>
        </w:trPr>
        <w:tc>
          <w:tcPr>
            <w:tcW w:w="1696" w:type="dxa"/>
          </w:tcPr>
          <w:p w14:paraId="122EFA3C" w14:textId="77777777" w:rsidR="00E84BBC" w:rsidRDefault="00E84BBC" w:rsidP="00E84BBC">
            <w:pPr>
              <w:spacing w:line="240" w:lineRule="atLeast"/>
              <w:jc w:val="left"/>
            </w:pPr>
            <w:r>
              <w:t>销售毛利</w:t>
            </w:r>
          </w:p>
        </w:tc>
        <w:tc>
          <w:tcPr>
            <w:tcW w:w="2694" w:type="dxa"/>
          </w:tcPr>
          <w:p w14:paraId="2F428226" w14:textId="77777777" w:rsidR="00E84BBC" w:rsidRDefault="00E84BBC" w:rsidP="00E84BBC">
            <w:pPr>
              <w:spacing w:line="240" w:lineRule="atLeast"/>
              <w:jc w:val="left"/>
            </w:pPr>
            <w:r>
              <w:t>F_TotalGross</w:t>
            </w:r>
          </w:p>
        </w:tc>
        <w:tc>
          <w:tcPr>
            <w:tcW w:w="1701" w:type="dxa"/>
          </w:tcPr>
          <w:p w14:paraId="2587C80B" w14:textId="77777777" w:rsidR="00E84BBC" w:rsidRDefault="00E84BBC" w:rsidP="00E84BBC">
            <w:pPr>
              <w:spacing w:line="240" w:lineRule="atLeast"/>
              <w:jc w:val="left"/>
            </w:pPr>
            <w:r>
              <w:t>DECIMAL(20, 6) NOT NULL</w:t>
            </w:r>
          </w:p>
        </w:tc>
        <w:tc>
          <w:tcPr>
            <w:tcW w:w="1984" w:type="dxa"/>
          </w:tcPr>
          <w:p w14:paraId="65121879" w14:textId="77777777" w:rsidR="00E84BBC" w:rsidRDefault="00E84BBC" w:rsidP="00E84BBC">
            <w:pPr>
              <w:spacing w:line="240" w:lineRule="atLeast"/>
              <w:jc w:val="left"/>
            </w:pPr>
            <w:r>
              <w:t>0.000000</w:t>
            </w:r>
          </w:p>
        </w:tc>
        <w:tc>
          <w:tcPr>
            <w:tcW w:w="7477" w:type="dxa"/>
          </w:tcPr>
          <w:p w14:paraId="0241C8EE" w14:textId="77777777" w:rsidR="00E84BBC" w:rsidRDefault="00E84BBC" w:rsidP="00E84BBC">
            <w:pPr>
              <w:spacing w:line="240" w:lineRule="atLeast"/>
              <w:jc w:val="left"/>
            </w:pPr>
            <w:r>
              <w:t>销售毛利</w:t>
            </w:r>
            <w:r>
              <w:rPr>
                <w:rFonts w:hint="eastAsia"/>
              </w:rPr>
              <w:t>：</w:t>
            </w:r>
            <w:r>
              <w:rPr>
                <w:rFonts w:hint="eastAsia"/>
              </w:rPr>
              <w:t xml:space="preserve"> </w:t>
            </w:r>
            <w:r>
              <w:t>销售毛利</w:t>
            </w:r>
            <w:r>
              <w:rPr>
                <w:rFonts w:hint="eastAsia"/>
              </w:rPr>
              <w:t xml:space="preserve"> = </w:t>
            </w:r>
            <w:r>
              <w:rPr>
                <w:rFonts w:hint="eastAsia"/>
              </w:rPr>
              <w:t>当天</w:t>
            </w:r>
            <w:r>
              <w:t>销售额</w:t>
            </w:r>
            <w:r>
              <w:t>F_TotalAmount</w:t>
            </w:r>
            <w:r>
              <w:rPr>
                <w:rFonts w:hint="eastAsia"/>
              </w:rPr>
              <w:t xml:space="preserve"> </w:t>
            </w:r>
            <w:r>
              <w:t>–</w:t>
            </w:r>
            <w:r>
              <w:rPr>
                <w:rFonts w:hint="eastAsia"/>
              </w:rPr>
              <w:t xml:space="preserve"> </w:t>
            </w:r>
            <w:r>
              <w:rPr>
                <w:rFonts w:hint="eastAsia"/>
              </w:rPr>
              <w:t>当天</w:t>
            </w:r>
            <w:r>
              <w:t>总进货价</w:t>
            </w:r>
            <w:r>
              <w:t>F_PricePurchase</w:t>
            </w:r>
            <w:r>
              <w:rPr>
                <w:rFonts w:hint="eastAsia"/>
              </w:rPr>
              <w:t>。</w:t>
            </w:r>
            <w:r>
              <w:rPr>
                <w:rFonts w:hint="eastAsia"/>
                <w:color w:val="FF0000"/>
              </w:rPr>
              <w:t>（销售毛利为</w:t>
            </w:r>
            <w:r w:rsidRPr="006E414A">
              <w:rPr>
                <w:rFonts w:hint="eastAsia"/>
                <w:color w:val="FF0000"/>
              </w:rPr>
              <w:t>负数的时候，说明当天的销售额是为负数）</w:t>
            </w:r>
          </w:p>
        </w:tc>
      </w:tr>
      <w:tr w:rsidR="00E84BBC" w14:paraId="27F456FD" w14:textId="77777777" w:rsidTr="008254A0">
        <w:trPr>
          <w:trHeight w:val="267"/>
        </w:trPr>
        <w:tc>
          <w:tcPr>
            <w:tcW w:w="1696" w:type="dxa"/>
            <w:shd w:val="clear" w:color="auto" w:fill="FFFFFF" w:themeFill="background1"/>
          </w:tcPr>
          <w:p w14:paraId="37ECF937" w14:textId="77777777" w:rsidR="00E84BBC" w:rsidRDefault="00E84BBC" w:rsidP="00E84BBC">
            <w:pPr>
              <w:spacing w:line="240" w:lineRule="atLeast"/>
              <w:jc w:val="left"/>
            </w:pPr>
            <w:r>
              <w:t>销售毛利率</w:t>
            </w:r>
          </w:p>
        </w:tc>
        <w:tc>
          <w:tcPr>
            <w:tcW w:w="2694" w:type="dxa"/>
            <w:shd w:val="clear" w:color="auto" w:fill="FFFFFF" w:themeFill="background1"/>
          </w:tcPr>
          <w:p w14:paraId="19218EC5" w14:textId="77777777" w:rsidR="00E84BBC" w:rsidRDefault="00E84BBC" w:rsidP="00E84BBC">
            <w:pPr>
              <w:spacing w:line="240" w:lineRule="atLeast"/>
              <w:jc w:val="left"/>
            </w:pPr>
            <w:r>
              <w:t>F_RatioGrossMargin</w:t>
            </w:r>
          </w:p>
        </w:tc>
        <w:tc>
          <w:tcPr>
            <w:tcW w:w="1701" w:type="dxa"/>
            <w:shd w:val="clear" w:color="auto" w:fill="FFFFFF" w:themeFill="background1"/>
          </w:tcPr>
          <w:p w14:paraId="376EE299" w14:textId="77777777" w:rsidR="00E84BBC" w:rsidRDefault="00E84BBC" w:rsidP="00E84BBC">
            <w:pPr>
              <w:spacing w:line="240" w:lineRule="atLeast"/>
              <w:jc w:val="left"/>
            </w:pPr>
            <w:r>
              <w:t>DECIMAL(20, 6) NOT NULL</w:t>
            </w:r>
          </w:p>
        </w:tc>
        <w:tc>
          <w:tcPr>
            <w:tcW w:w="1984" w:type="dxa"/>
            <w:shd w:val="clear" w:color="auto" w:fill="FFFFFF" w:themeFill="background1"/>
          </w:tcPr>
          <w:p w14:paraId="33F7E8EA" w14:textId="77777777" w:rsidR="00E84BBC" w:rsidRDefault="00E84BBC" w:rsidP="00E84BBC">
            <w:pPr>
              <w:spacing w:line="240" w:lineRule="atLeast"/>
              <w:jc w:val="left"/>
            </w:pPr>
            <w:r>
              <w:t>0.000000</w:t>
            </w:r>
          </w:p>
        </w:tc>
        <w:tc>
          <w:tcPr>
            <w:tcW w:w="7477" w:type="dxa"/>
            <w:shd w:val="clear" w:color="auto" w:fill="FFFFFF" w:themeFill="background1"/>
          </w:tcPr>
          <w:p w14:paraId="48AF30F9" w14:textId="77777777" w:rsidR="00E84BBC" w:rsidRDefault="00E84BBC" w:rsidP="00E84BBC">
            <w:pPr>
              <w:spacing w:line="240" w:lineRule="atLeast"/>
              <w:jc w:val="left"/>
            </w:pPr>
            <w:r>
              <w:t>销售毛利率</w:t>
            </w:r>
            <w:r>
              <w:rPr>
                <w:rFonts w:hint="eastAsia"/>
              </w:rPr>
              <w:t>：</w:t>
            </w:r>
            <w:r>
              <w:t>销售毛利率</w:t>
            </w:r>
            <w:r>
              <w:rPr>
                <w:rFonts w:hint="eastAsia"/>
              </w:rPr>
              <w:t xml:space="preserve"> = </w:t>
            </w:r>
            <w:r>
              <w:rPr>
                <w:rFonts w:hint="eastAsia"/>
              </w:rPr>
              <w:t>（当天销售额</w:t>
            </w:r>
            <w:r>
              <w:t>F_TotalAmount</w:t>
            </w:r>
            <w:r>
              <w:rPr>
                <w:rFonts w:hint="eastAsia"/>
              </w:rPr>
              <w:t xml:space="preserve"> </w:t>
            </w:r>
            <w:r>
              <w:t>–</w:t>
            </w:r>
            <w:r>
              <w:rPr>
                <w:rFonts w:hint="eastAsia"/>
              </w:rPr>
              <w:t xml:space="preserve"> </w:t>
            </w:r>
            <w:r>
              <w:rPr>
                <w:rFonts w:hint="eastAsia"/>
              </w:rPr>
              <w:t>当天总进货价</w:t>
            </w:r>
            <w:r>
              <w:t>F_PricePurchase</w:t>
            </w:r>
            <w:r>
              <w:rPr>
                <w:rFonts w:hint="eastAsia"/>
              </w:rPr>
              <w:t>）</w:t>
            </w:r>
            <w:r>
              <w:rPr>
                <w:rFonts w:hint="eastAsia"/>
              </w:rPr>
              <w:t xml:space="preserve"> / </w:t>
            </w:r>
            <w:r>
              <w:rPr>
                <w:rFonts w:hint="eastAsia"/>
              </w:rPr>
              <w:t>当天销售额</w:t>
            </w:r>
          </w:p>
          <w:p w14:paraId="03F6A3BE" w14:textId="77777777" w:rsidR="000D5226" w:rsidRDefault="000D5226" w:rsidP="00E84BBC">
            <w:pPr>
              <w:spacing w:line="240" w:lineRule="atLeast"/>
              <w:jc w:val="left"/>
            </w:pPr>
            <w:r>
              <w:rPr>
                <w:rFonts w:hint="eastAsia"/>
              </w:rPr>
              <w:t>若本日无销售额，则本字段为</w:t>
            </w:r>
            <w:r>
              <w:rPr>
                <w:rFonts w:hint="eastAsia"/>
              </w:rPr>
              <w:t>0</w:t>
            </w:r>
            <w:r>
              <w:t>.000000</w:t>
            </w:r>
          </w:p>
        </w:tc>
      </w:tr>
      <w:tr w:rsidR="00E84BBC" w14:paraId="57C358F3" w14:textId="77777777" w:rsidTr="00E84BBC">
        <w:trPr>
          <w:trHeight w:val="267"/>
        </w:trPr>
        <w:tc>
          <w:tcPr>
            <w:tcW w:w="1696" w:type="dxa"/>
          </w:tcPr>
          <w:p w14:paraId="63B9ECC4" w14:textId="10FAF5C0" w:rsidR="00E84BBC" w:rsidRDefault="00E84BBC" w:rsidP="00E84BBC">
            <w:pPr>
              <w:spacing w:line="240" w:lineRule="atLeast"/>
              <w:jc w:val="left"/>
            </w:pPr>
            <w:r>
              <w:t>销售</w:t>
            </w:r>
            <w:r w:rsidR="00603D69">
              <w:rPr>
                <w:rFonts w:hint="eastAsia"/>
              </w:rPr>
              <w:t>数量</w:t>
            </w:r>
            <w:r>
              <w:t>最高的商品</w:t>
            </w:r>
            <w:r>
              <w:rPr>
                <w:rFonts w:hint="eastAsia"/>
              </w:rPr>
              <w:t>I</w:t>
            </w:r>
            <w:r>
              <w:t>D</w:t>
            </w:r>
          </w:p>
        </w:tc>
        <w:tc>
          <w:tcPr>
            <w:tcW w:w="2694" w:type="dxa"/>
          </w:tcPr>
          <w:p w14:paraId="6EBD18A1" w14:textId="77777777" w:rsidR="00E84BBC" w:rsidRDefault="00E84BBC" w:rsidP="00E84BBC">
            <w:pPr>
              <w:spacing w:line="240" w:lineRule="atLeast"/>
              <w:jc w:val="left"/>
            </w:pPr>
            <w:r>
              <w:t>F_TopSaleCommodityID</w:t>
            </w:r>
          </w:p>
        </w:tc>
        <w:tc>
          <w:tcPr>
            <w:tcW w:w="1701" w:type="dxa"/>
          </w:tcPr>
          <w:p w14:paraId="6766DB3C" w14:textId="77777777" w:rsidR="00E84BBC" w:rsidRDefault="00E84BBC" w:rsidP="00E84BBC">
            <w:pPr>
              <w:spacing w:line="240" w:lineRule="atLeast"/>
              <w:jc w:val="left"/>
            </w:pPr>
            <w:r>
              <w:t>INT NULL</w:t>
            </w:r>
          </w:p>
        </w:tc>
        <w:tc>
          <w:tcPr>
            <w:tcW w:w="1984" w:type="dxa"/>
          </w:tcPr>
          <w:p w14:paraId="6FF58BA6" w14:textId="77777777" w:rsidR="00E84BBC" w:rsidRDefault="00E84BBC" w:rsidP="00E84BBC">
            <w:pPr>
              <w:spacing w:line="240" w:lineRule="atLeast"/>
              <w:jc w:val="left"/>
            </w:pPr>
          </w:p>
        </w:tc>
        <w:tc>
          <w:tcPr>
            <w:tcW w:w="7477" w:type="dxa"/>
          </w:tcPr>
          <w:p w14:paraId="39FB4D00" w14:textId="77777777" w:rsidR="00E84BBC" w:rsidRDefault="00E84BBC" w:rsidP="00E84BBC">
            <w:pPr>
              <w:spacing w:line="240" w:lineRule="atLeast"/>
              <w:jc w:val="left"/>
            </w:pPr>
            <w:r>
              <w:rPr>
                <w:rFonts w:hint="eastAsia"/>
              </w:rPr>
              <w:t>外键。</w:t>
            </w:r>
            <w:r>
              <w:t>当天不做生意的话，此项为</w:t>
            </w:r>
            <w:r>
              <w:t>NULL</w:t>
            </w:r>
            <w:r>
              <w:rPr>
                <w:rFonts w:hint="eastAsia"/>
              </w:rPr>
              <w:t>。</w:t>
            </w:r>
          </w:p>
          <w:p w14:paraId="78C5CFD7" w14:textId="77777777" w:rsidR="00E84BBC" w:rsidRDefault="00E84BBC" w:rsidP="00E84BBC">
            <w:pPr>
              <w:spacing w:line="240" w:lineRule="atLeast"/>
              <w:jc w:val="left"/>
            </w:pPr>
            <w:bookmarkStart w:id="245" w:name="OLE_LINK118"/>
            <w:bookmarkStart w:id="246" w:name="OLE_LINK119"/>
            <w:r>
              <w:rPr>
                <w:rFonts w:hint="eastAsia"/>
              </w:rPr>
              <w:t>夜间任务先计算商品零售报表</w:t>
            </w:r>
            <w:r w:rsidRPr="00BA6B8E">
              <w:t>T_RetailTradeReport</w:t>
            </w:r>
            <w:r>
              <w:t>ByCommodity</w:t>
            </w:r>
            <w:r>
              <w:rPr>
                <w:rFonts w:hint="eastAsia"/>
              </w:rPr>
              <w:t>，从中得到本字段的值</w:t>
            </w:r>
            <w:bookmarkEnd w:id="245"/>
            <w:bookmarkEnd w:id="246"/>
            <w:r>
              <w:rPr>
                <w:rFonts w:hint="eastAsia"/>
              </w:rPr>
              <w:t>。</w:t>
            </w:r>
          </w:p>
        </w:tc>
      </w:tr>
      <w:tr w:rsidR="00E84BBC" w14:paraId="57000CC6" w14:textId="77777777" w:rsidTr="00E84BBC">
        <w:trPr>
          <w:trHeight w:val="267"/>
        </w:trPr>
        <w:tc>
          <w:tcPr>
            <w:tcW w:w="1696" w:type="dxa"/>
          </w:tcPr>
          <w:p w14:paraId="7C384734" w14:textId="707E2900" w:rsidR="00E84BBC" w:rsidRDefault="00E84BBC" w:rsidP="00E84BBC">
            <w:pPr>
              <w:spacing w:line="240" w:lineRule="atLeast"/>
              <w:jc w:val="left"/>
            </w:pPr>
            <w:r>
              <w:t>销售</w:t>
            </w:r>
            <w:r w:rsidR="00603D69">
              <w:rPr>
                <w:rFonts w:hint="eastAsia"/>
              </w:rPr>
              <w:t>数量</w:t>
            </w:r>
            <w:r>
              <w:t>最高的商品的数量</w:t>
            </w:r>
          </w:p>
        </w:tc>
        <w:tc>
          <w:tcPr>
            <w:tcW w:w="2694" w:type="dxa"/>
          </w:tcPr>
          <w:p w14:paraId="1610896F" w14:textId="77777777" w:rsidR="00E84BBC" w:rsidRDefault="00E84BBC" w:rsidP="00E84BBC">
            <w:pPr>
              <w:spacing w:line="240" w:lineRule="atLeast"/>
              <w:jc w:val="left"/>
            </w:pPr>
            <w:r>
              <w:t>F_TopSaleCommodityNO</w:t>
            </w:r>
          </w:p>
        </w:tc>
        <w:tc>
          <w:tcPr>
            <w:tcW w:w="1701" w:type="dxa"/>
          </w:tcPr>
          <w:p w14:paraId="13751E66" w14:textId="77777777" w:rsidR="00E84BBC" w:rsidRDefault="00E84BBC" w:rsidP="00E84BBC">
            <w:pPr>
              <w:spacing w:line="240" w:lineRule="atLeast"/>
              <w:jc w:val="left"/>
            </w:pPr>
            <w:r>
              <w:t>INT NOT NULL</w:t>
            </w:r>
          </w:p>
        </w:tc>
        <w:tc>
          <w:tcPr>
            <w:tcW w:w="1984" w:type="dxa"/>
          </w:tcPr>
          <w:p w14:paraId="0F1BF5F1" w14:textId="77777777" w:rsidR="00E84BBC" w:rsidRDefault="00E84BBC" w:rsidP="00E84BBC">
            <w:pPr>
              <w:spacing w:line="240" w:lineRule="atLeast"/>
              <w:jc w:val="left"/>
            </w:pPr>
            <w:r>
              <w:rPr>
                <w:rFonts w:hint="eastAsia"/>
              </w:rPr>
              <w:t>0</w:t>
            </w:r>
          </w:p>
        </w:tc>
        <w:tc>
          <w:tcPr>
            <w:tcW w:w="7477" w:type="dxa"/>
          </w:tcPr>
          <w:p w14:paraId="3EB6CB95" w14:textId="77777777" w:rsidR="00E84BBC" w:rsidRDefault="00E84BBC" w:rsidP="00E84BBC">
            <w:pPr>
              <w:spacing w:line="240" w:lineRule="atLeast"/>
              <w:jc w:val="left"/>
            </w:pPr>
            <w:r>
              <w:rPr>
                <w:rFonts w:hint="eastAsia"/>
              </w:rPr>
              <w:t>夜间任务先计算商品零售报表</w:t>
            </w:r>
            <w:r w:rsidRPr="00BA6B8E">
              <w:t>T_RetailTradeReport</w:t>
            </w:r>
            <w:r>
              <w:t>ByCommodity</w:t>
            </w:r>
            <w:r>
              <w:rPr>
                <w:rFonts w:hint="eastAsia"/>
              </w:rPr>
              <w:t>，从中得到本字段的值。</w:t>
            </w:r>
          </w:p>
          <w:p w14:paraId="05ACF357" w14:textId="77777777" w:rsidR="00E84BBC" w:rsidRDefault="00E84BBC" w:rsidP="00E84BBC">
            <w:pPr>
              <w:spacing w:line="240" w:lineRule="atLeast"/>
              <w:jc w:val="left"/>
            </w:pPr>
            <w:r>
              <w:rPr>
                <w:rFonts w:hint="eastAsia"/>
              </w:rPr>
              <w:t>某种商品的销售总额</w:t>
            </w:r>
            <w:r>
              <w:rPr>
                <w:rFonts w:hint="eastAsia"/>
              </w:rPr>
              <w:t xml:space="preserve"> = </w:t>
            </w:r>
            <w:r>
              <w:rPr>
                <w:rFonts w:hint="eastAsia"/>
              </w:rPr>
              <w:t>该商品的当天销售总数</w:t>
            </w:r>
            <w:r>
              <w:rPr>
                <w:rFonts w:hint="eastAsia"/>
              </w:rPr>
              <w:t xml:space="preserve"> * </w:t>
            </w:r>
            <w:r>
              <w:rPr>
                <w:rFonts w:hint="eastAsia"/>
              </w:rPr>
              <w:t>当天该商品的销售单价</w:t>
            </w:r>
            <w:r>
              <w:rPr>
                <w:rFonts w:hint="eastAsia"/>
              </w:rPr>
              <w:t xml:space="preserve"> </w:t>
            </w:r>
            <w:r>
              <w:t>–</w:t>
            </w:r>
            <w:r>
              <w:rPr>
                <w:rFonts w:hint="eastAsia"/>
              </w:rPr>
              <w:t xml:space="preserve"> </w:t>
            </w:r>
            <w:r>
              <w:rPr>
                <w:rFonts w:hint="eastAsia"/>
              </w:rPr>
              <w:t>当天该商品所退货数量</w:t>
            </w:r>
            <w:r>
              <w:rPr>
                <w:rFonts w:hint="eastAsia"/>
              </w:rPr>
              <w:t xml:space="preserve"> *</w:t>
            </w:r>
            <w:r>
              <w:rPr>
                <w:rFonts w:hint="eastAsia"/>
              </w:rPr>
              <w:t>当天该商品的销售单价。</w:t>
            </w:r>
          </w:p>
        </w:tc>
      </w:tr>
      <w:tr w:rsidR="00E84BBC" w14:paraId="68CD5935" w14:textId="77777777" w:rsidTr="00E84BBC">
        <w:trPr>
          <w:trHeight w:val="267"/>
        </w:trPr>
        <w:tc>
          <w:tcPr>
            <w:tcW w:w="1696" w:type="dxa"/>
          </w:tcPr>
          <w:p w14:paraId="37F6DC4D" w14:textId="77777777" w:rsidR="00E84BBC" w:rsidRDefault="00E84BBC" w:rsidP="00E84BBC">
            <w:pPr>
              <w:spacing w:line="240" w:lineRule="atLeast"/>
              <w:jc w:val="left"/>
            </w:pPr>
            <w:r>
              <w:t>购买额最高的客户</w:t>
            </w:r>
          </w:p>
        </w:tc>
        <w:tc>
          <w:tcPr>
            <w:tcW w:w="2694" w:type="dxa"/>
          </w:tcPr>
          <w:p w14:paraId="146E3DAF" w14:textId="77777777" w:rsidR="00E84BBC" w:rsidRDefault="00E84BBC" w:rsidP="00E84BBC">
            <w:pPr>
              <w:spacing w:line="240" w:lineRule="atLeast"/>
              <w:jc w:val="left"/>
            </w:pPr>
            <w:r>
              <w:t>F_TopPurchaseCustomerName</w:t>
            </w:r>
          </w:p>
        </w:tc>
        <w:tc>
          <w:tcPr>
            <w:tcW w:w="1701" w:type="dxa"/>
          </w:tcPr>
          <w:p w14:paraId="64410F88" w14:textId="77777777" w:rsidR="00E84BBC" w:rsidRDefault="00E84BBC" w:rsidP="00E84BBC">
            <w:pPr>
              <w:spacing w:line="240" w:lineRule="atLeast"/>
              <w:jc w:val="left"/>
            </w:pPr>
            <w:r>
              <w:t>VARCHAR(30) NOT NULL</w:t>
            </w:r>
          </w:p>
        </w:tc>
        <w:tc>
          <w:tcPr>
            <w:tcW w:w="1984" w:type="dxa"/>
          </w:tcPr>
          <w:p w14:paraId="2EFDADA6" w14:textId="77777777" w:rsidR="00E84BBC" w:rsidRDefault="00E84BBC" w:rsidP="00E84BBC">
            <w:pPr>
              <w:spacing w:line="240" w:lineRule="atLeast"/>
              <w:jc w:val="left"/>
            </w:pPr>
            <w:r>
              <w:t>‘’</w:t>
            </w:r>
          </w:p>
        </w:tc>
        <w:tc>
          <w:tcPr>
            <w:tcW w:w="7477" w:type="dxa"/>
          </w:tcPr>
          <w:p w14:paraId="54FB7998" w14:textId="77777777" w:rsidR="00E84BBC" w:rsidRDefault="00E84BBC" w:rsidP="00E84BBC">
            <w:pPr>
              <w:spacing w:line="240" w:lineRule="atLeast"/>
              <w:jc w:val="left"/>
            </w:pPr>
            <w:r>
              <w:rPr>
                <w:rFonts w:hint="eastAsia"/>
              </w:rPr>
              <w:t>当天购买商品总额最高的顾客名称。</w:t>
            </w:r>
          </w:p>
          <w:p w14:paraId="4E749036" w14:textId="77777777" w:rsidR="00E84BBC" w:rsidRPr="00D75E8F" w:rsidRDefault="00E84BBC" w:rsidP="00E84BBC">
            <w:pPr>
              <w:spacing w:line="240" w:lineRule="atLeast"/>
              <w:jc w:val="left"/>
            </w:pPr>
            <w:r>
              <w:t>购买额最高的客户</w:t>
            </w:r>
            <w:r>
              <w:rPr>
                <w:rFonts w:hint="eastAsia"/>
              </w:rPr>
              <w:t>的总额：</w:t>
            </w:r>
            <w:r>
              <w:t>购买额最高的客户</w:t>
            </w:r>
            <w:r>
              <w:rPr>
                <w:rFonts w:hint="eastAsia"/>
              </w:rPr>
              <w:t>的总额</w:t>
            </w:r>
            <w:r>
              <w:rPr>
                <w:rFonts w:hint="eastAsia"/>
              </w:rPr>
              <w:t xml:space="preserve"> = </w:t>
            </w:r>
            <w:r>
              <w:rPr>
                <w:rFonts w:hint="eastAsia"/>
              </w:rPr>
              <w:t>该顾客所购买商品的数量</w:t>
            </w:r>
            <w:r>
              <w:rPr>
                <w:rFonts w:hint="eastAsia"/>
              </w:rPr>
              <w:t xml:space="preserve"> * </w:t>
            </w:r>
            <w:r>
              <w:rPr>
                <w:rFonts w:hint="eastAsia"/>
              </w:rPr>
              <w:t>每一件商品的销售单价。</w:t>
            </w:r>
            <w:r w:rsidRPr="00F82D00">
              <w:rPr>
                <w:rFonts w:hint="eastAsia"/>
                <w:color w:val="FF0000"/>
              </w:rPr>
              <w:t>包含退货？？？</w:t>
            </w:r>
          </w:p>
        </w:tc>
      </w:tr>
      <w:tr w:rsidR="007045A8" w14:paraId="53886DA2" w14:textId="77777777" w:rsidTr="00E84BBC">
        <w:trPr>
          <w:trHeight w:val="267"/>
        </w:trPr>
        <w:tc>
          <w:tcPr>
            <w:tcW w:w="1696" w:type="dxa"/>
          </w:tcPr>
          <w:p w14:paraId="28E42E2E" w14:textId="77777777" w:rsidR="007045A8" w:rsidRDefault="007045A8" w:rsidP="00A76ABC">
            <w:pPr>
              <w:spacing w:line="240" w:lineRule="atLeast"/>
              <w:jc w:val="left"/>
            </w:pPr>
            <w:r>
              <w:t>创建时间</w:t>
            </w:r>
          </w:p>
        </w:tc>
        <w:tc>
          <w:tcPr>
            <w:tcW w:w="2694" w:type="dxa"/>
          </w:tcPr>
          <w:p w14:paraId="54CC7214" w14:textId="77777777" w:rsidR="007045A8" w:rsidRDefault="007045A8" w:rsidP="00A76ABC">
            <w:pPr>
              <w:spacing w:line="240" w:lineRule="atLeast"/>
              <w:jc w:val="left"/>
            </w:pPr>
            <w:r>
              <w:t>F_CreateDatetime</w:t>
            </w:r>
          </w:p>
        </w:tc>
        <w:tc>
          <w:tcPr>
            <w:tcW w:w="1701" w:type="dxa"/>
          </w:tcPr>
          <w:p w14:paraId="42413B2A" w14:textId="77777777" w:rsidR="007045A8" w:rsidRDefault="007045A8" w:rsidP="00A76ABC">
            <w:pPr>
              <w:spacing w:line="240" w:lineRule="atLeast"/>
              <w:jc w:val="left"/>
            </w:pPr>
            <w:r>
              <w:t>DATETIME NOT NULL</w:t>
            </w:r>
          </w:p>
        </w:tc>
        <w:tc>
          <w:tcPr>
            <w:tcW w:w="1984" w:type="dxa"/>
          </w:tcPr>
          <w:p w14:paraId="5B878230" w14:textId="77777777" w:rsidR="007045A8" w:rsidRDefault="007045A8" w:rsidP="00A76ABC">
            <w:pPr>
              <w:spacing w:line="240" w:lineRule="atLeast"/>
              <w:jc w:val="left"/>
            </w:pPr>
            <w:bookmarkStart w:id="247" w:name="OLE_LINK114"/>
            <w:r>
              <w:t>Now()</w:t>
            </w:r>
            <w:bookmarkEnd w:id="247"/>
          </w:p>
        </w:tc>
        <w:tc>
          <w:tcPr>
            <w:tcW w:w="7477" w:type="dxa"/>
          </w:tcPr>
          <w:p w14:paraId="789A53A9" w14:textId="77777777" w:rsidR="007045A8" w:rsidRDefault="007045A8" w:rsidP="00A76ABC">
            <w:pPr>
              <w:spacing w:line="240" w:lineRule="atLeast"/>
              <w:jc w:val="left"/>
            </w:pPr>
          </w:p>
        </w:tc>
      </w:tr>
      <w:tr w:rsidR="007045A8" w14:paraId="3906FC48" w14:textId="77777777" w:rsidTr="00E84BBC">
        <w:trPr>
          <w:trHeight w:val="267"/>
        </w:trPr>
        <w:tc>
          <w:tcPr>
            <w:tcW w:w="1696" w:type="dxa"/>
          </w:tcPr>
          <w:p w14:paraId="33E2C7C7" w14:textId="77777777" w:rsidR="007045A8" w:rsidRDefault="007045A8" w:rsidP="00A76ABC">
            <w:pPr>
              <w:spacing w:line="240" w:lineRule="atLeast"/>
              <w:jc w:val="left"/>
            </w:pPr>
            <w:r>
              <w:t>修改时间</w:t>
            </w:r>
          </w:p>
        </w:tc>
        <w:tc>
          <w:tcPr>
            <w:tcW w:w="2694" w:type="dxa"/>
          </w:tcPr>
          <w:p w14:paraId="1E16F4A9" w14:textId="77777777" w:rsidR="007045A8" w:rsidRDefault="007045A8" w:rsidP="00A76ABC">
            <w:pPr>
              <w:spacing w:line="240" w:lineRule="atLeast"/>
              <w:jc w:val="left"/>
            </w:pPr>
            <w:r>
              <w:t>F_UpdateDatetime</w:t>
            </w:r>
          </w:p>
        </w:tc>
        <w:tc>
          <w:tcPr>
            <w:tcW w:w="1701" w:type="dxa"/>
          </w:tcPr>
          <w:p w14:paraId="71B4C94A" w14:textId="77777777" w:rsidR="007045A8" w:rsidRDefault="007045A8" w:rsidP="00A76ABC">
            <w:pPr>
              <w:spacing w:line="240" w:lineRule="atLeast"/>
              <w:jc w:val="left"/>
            </w:pPr>
            <w:r>
              <w:t>DATETIME NOT NULL</w:t>
            </w:r>
          </w:p>
        </w:tc>
        <w:tc>
          <w:tcPr>
            <w:tcW w:w="1984" w:type="dxa"/>
          </w:tcPr>
          <w:p w14:paraId="3F9B0A2D" w14:textId="77777777" w:rsidR="007045A8" w:rsidRDefault="007045A8" w:rsidP="00A76ABC">
            <w:pPr>
              <w:spacing w:line="240" w:lineRule="atLeast"/>
              <w:jc w:val="left"/>
            </w:pPr>
            <w:r>
              <w:t>Now()</w:t>
            </w:r>
          </w:p>
        </w:tc>
        <w:tc>
          <w:tcPr>
            <w:tcW w:w="7477" w:type="dxa"/>
          </w:tcPr>
          <w:p w14:paraId="39E24893" w14:textId="77777777" w:rsidR="007045A8" w:rsidRDefault="007045A8" w:rsidP="00A76ABC">
            <w:pPr>
              <w:spacing w:line="240" w:lineRule="atLeast"/>
              <w:jc w:val="left"/>
            </w:pPr>
          </w:p>
        </w:tc>
      </w:tr>
    </w:tbl>
    <w:p w14:paraId="5C091791" w14:textId="77777777" w:rsidR="002E2560" w:rsidRDefault="002E2560" w:rsidP="00A76ABC">
      <w:pPr>
        <w:spacing w:line="240" w:lineRule="atLeast"/>
      </w:pPr>
    </w:p>
    <w:p w14:paraId="63DA0578" w14:textId="77777777" w:rsidR="002E2560" w:rsidRPr="003419E6" w:rsidRDefault="002E2560" w:rsidP="00A76ABC">
      <w:pPr>
        <w:spacing w:line="240" w:lineRule="atLeast"/>
      </w:pPr>
      <w:r w:rsidRPr="002E2560">
        <w:rPr>
          <w:rFonts w:hint="eastAsia"/>
          <w:highlight w:val="red"/>
        </w:rPr>
        <w:t>惟一组合键：日期</w:t>
      </w:r>
    </w:p>
    <w:p w14:paraId="3E10A6BC" w14:textId="77777777" w:rsidR="002E2560" w:rsidRPr="002E2560" w:rsidRDefault="002E2560" w:rsidP="00A76ABC">
      <w:pPr>
        <w:spacing w:line="240" w:lineRule="atLeast"/>
      </w:pPr>
    </w:p>
    <w:p w14:paraId="1FD9417B" w14:textId="77777777" w:rsidR="00B92489" w:rsidRDefault="00B92489" w:rsidP="00302A92">
      <w:pPr>
        <w:pStyle w:val="5"/>
      </w:pPr>
      <w:r w:rsidRPr="00D60AAF">
        <w:t>销售</w:t>
      </w:r>
      <w:r>
        <w:rPr>
          <w:rFonts w:hint="eastAsia"/>
        </w:rPr>
        <w:t>月</w:t>
      </w:r>
      <w:r w:rsidRPr="00D60AAF">
        <w:t>报</w:t>
      </w:r>
      <w:r>
        <w:rPr>
          <w:rFonts w:hint="eastAsia"/>
        </w:rPr>
        <w:t>汇总</w:t>
      </w:r>
      <w:r w:rsidRPr="00D60AAF">
        <w:t>表</w:t>
      </w:r>
      <w:r w:rsidRPr="00D60AAF">
        <w:t>T_RetailTrade</w:t>
      </w:r>
      <w:r>
        <w:rPr>
          <w:rFonts w:hint="eastAsia"/>
        </w:rPr>
        <w:t>M</w:t>
      </w:r>
      <w:r>
        <w:t>onth</w:t>
      </w:r>
      <w:r w:rsidRPr="00D60AAF">
        <w:t>lyReportSummary</w:t>
      </w:r>
    </w:p>
    <w:p w14:paraId="6CB1D496" w14:textId="77777777" w:rsidR="00B92489" w:rsidRDefault="00B92489" w:rsidP="00A76ABC">
      <w:pPr>
        <w:spacing w:line="240" w:lineRule="atLeast"/>
      </w:pPr>
      <w:r>
        <w:rPr>
          <w:rFonts w:hint="eastAsia"/>
        </w:rPr>
        <w:t>由夜间任务插入数据到本表中。</w:t>
      </w:r>
    </w:p>
    <w:p w14:paraId="7D357493" w14:textId="77777777" w:rsidR="00B92489" w:rsidRDefault="00012EAD" w:rsidP="00A76ABC">
      <w:pPr>
        <w:spacing w:line="240" w:lineRule="atLeast"/>
      </w:pPr>
      <w:r>
        <w:rPr>
          <w:rFonts w:hint="eastAsia"/>
        </w:rPr>
        <w:t>每月</w:t>
      </w:r>
      <w:r>
        <w:rPr>
          <w:rFonts w:hint="eastAsia"/>
        </w:rPr>
        <w:t>1</w:t>
      </w:r>
      <w:r>
        <w:rPr>
          <w:rFonts w:hint="eastAsia"/>
        </w:rPr>
        <w:t>号，重新生成上月的数据。</w:t>
      </w:r>
    </w:p>
    <w:p w14:paraId="06C635CC" w14:textId="77777777" w:rsidR="00B92489" w:rsidRDefault="00012EAD" w:rsidP="00A76ABC">
      <w:pPr>
        <w:spacing w:line="240" w:lineRule="atLeast"/>
      </w:pPr>
      <w:r>
        <w:rPr>
          <w:rFonts w:hint="eastAsia"/>
        </w:rPr>
        <w:t>每天重新生成本月的数据。</w:t>
      </w:r>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5"/>
        <w:gridCol w:w="2218"/>
        <w:gridCol w:w="2218"/>
        <w:gridCol w:w="1177"/>
        <w:gridCol w:w="7233"/>
      </w:tblGrid>
      <w:tr w:rsidR="00B92489" w14:paraId="362732B4" w14:textId="77777777" w:rsidTr="00234470">
        <w:trPr>
          <w:trHeight w:val="255"/>
        </w:trPr>
        <w:tc>
          <w:tcPr>
            <w:tcW w:w="2655" w:type="dxa"/>
            <w:shd w:val="clear" w:color="auto" w:fill="FF0000"/>
          </w:tcPr>
          <w:p w14:paraId="7D0A9977" w14:textId="77777777" w:rsidR="00B92489" w:rsidRDefault="00B92489"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AAE5994" w14:textId="77777777" w:rsidR="00B92489" w:rsidRDefault="00B92489"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DAF333F" w14:textId="77777777" w:rsidR="00B92489" w:rsidRDefault="00B92489"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54DBF5F" w14:textId="77777777" w:rsidR="00B92489" w:rsidRDefault="00B92489" w:rsidP="00A76ABC">
            <w:pPr>
              <w:spacing w:line="240" w:lineRule="atLeast"/>
              <w:jc w:val="left"/>
              <w:rPr>
                <w:color w:val="FFFFFF" w:themeColor="background1"/>
              </w:rPr>
            </w:pPr>
            <w:r>
              <w:rPr>
                <w:rFonts w:hint="eastAsia"/>
                <w:color w:val="FFFFFF" w:themeColor="background1"/>
              </w:rPr>
              <w:t>默认值</w:t>
            </w:r>
          </w:p>
        </w:tc>
        <w:tc>
          <w:tcPr>
            <w:tcW w:w="7233" w:type="dxa"/>
            <w:shd w:val="clear" w:color="auto" w:fill="FF0000"/>
          </w:tcPr>
          <w:p w14:paraId="02B35DEE" w14:textId="77777777" w:rsidR="00B92489" w:rsidRDefault="00B92489"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B92489" w14:paraId="2E94F437" w14:textId="77777777" w:rsidTr="00234470">
        <w:trPr>
          <w:trHeight w:val="267"/>
        </w:trPr>
        <w:tc>
          <w:tcPr>
            <w:tcW w:w="2655" w:type="dxa"/>
          </w:tcPr>
          <w:p w14:paraId="18D0E28F" w14:textId="77777777" w:rsidR="00B92489" w:rsidRDefault="00B92489" w:rsidP="00A76ABC">
            <w:pPr>
              <w:spacing w:line="240" w:lineRule="atLeast"/>
              <w:jc w:val="left"/>
            </w:pPr>
          </w:p>
        </w:tc>
        <w:tc>
          <w:tcPr>
            <w:tcW w:w="2218" w:type="dxa"/>
          </w:tcPr>
          <w:p w14:paraId="20905727" w14:textId="77777777" w:rsidR="00B92489" w:rsidRDefault="00B92489" w:rsidP="00A76ABC">
            <w:pPr>
              <w:spacing w:line="240" w:lineRule="atLeast"/>
              <w:jc w:val="left"/>
            </w:pPr>
            <w:r>
              <w:rPr>
                <w:rFonts w:hint="eastAsia"/>
              </w:rPr>
              <w:t>F_</w:t>
            </w:r>
            <w:r>
              <w:t>ID</w:t>
            </w:r>
          </w:p>
        </w:tc>
        <w:tc>
          <w:tcPr>
            <w:tcW w:w="2218" w:type="dxa"/>
          </w:tcPr>
          <w:p w14:paraId="5C6C266B" w14:textId="77777777" w:rsidR="00B92489" w:rsidRDefault="00B92489" w:rsidP="00A76ABC">
            <w:pPr>
              <w:spacing w:line="240" w:lineRule="atLeast"/>
              <w:jc w:val="left"/>
            </w:pPr>
          </w:p>
        </w:tc>
        <w:tc>
          <w:tcPr>
            <w:tcW w:w="1177" w:type="dxa"/>
          </w:tcPr>
          <w:p w14:paraId="3C0ABA00" w14:textId="77777777" w:rsidR="00B92489" w:rsidRDefault="00B92489" w:rsidP="00A76ABC">
            <w:pPr>
              <w:spacing w:line="240" w:lineRule="atLeast"/>
              <w:jc w:val="left"/>
            </w:pPr>
          </w:p>
        </w:tc>
        <w:tc>
          <w:tcPr>
            <w:tcW w:w="7233" w:type="dxa"/>
          </w:tcPr>
          <w:p w14:paraId="028E77C2" w14:textId="77777777" w:rsidR="00B92489" w:rsidRDefault="00B92489" w:rsidP="00A76ABC">
            <w:pPr>
              <w:spacing w:line="240" w:lineRule="atLeast"/>
              <w:jc w:val="left"/>
            </w:pPr>
          </w:p>
        </w:tc>
      </w:tr>
      <w:tr w:rsidR="00B92489" w14:paraId="6F050C2C" w14:textId="77777777" w:rsidTr="00234470">
        <w:trPr>
          <w:trHeight w:val="267"/>
        </w:trPr>
        <w:tc>
          <w:tcPr>
            <w:tcW w:w="2655" w:type="dxa"/>
          </w:tcPr>
          <w:p w14:paraId="2369B84D" w14:textId="77777777" w:rsidR="00B92489" w:rsidRDefault="00B92489" w:rsidP="00A76ABC">
            <w:pPr>
              <w:spacing w:line="240" w:lineRule="atLeast"/>
              <w:jc w:val="left"/>
            </w:pPr>
            <w:r>
              <w:t>统计日期</w:t>
            </w:r>
          </w:p>
        </w:tc>
        <w:tc>
          <w:tcPr>
            <w:tcW w:w="2218" w:type="dxa"/>
          </w:tcPr>
          <w:p w14:paraId="29D0360B" w14:textId="77777777" w:rsidR="00B92489" w:rsidRDefault="00B92489" w:rsidP="00A76ABC">
            <w:pPr>
              <w:spacing w:line="240" w:lineRule="atLeast"/>
              <w:jc w:val="left"/>
            </w:pPr>
            <w:r>
              <w:t>F_Datetime</w:t>
            </w:r>
          </w:p>
        </w:tc>
        <w:tc>
          <w:tcPr>
            <w:tcW w:w="2218" w:type="dxa"/>
          </w:tcPr>
          <w:p w14:paraId="33B61632" w14:textId="77777777" w:rsidR="00B92489" w:rsidRDefault="00B92489" w:rsidP="00A76ABC">
            <w:pPr>
              <w:spacing w:line="240" w:lineRule="atLeast"/>
              <w:jc w:val="left"/>
            </w:pPr>
            <w:r>
              <w:rPr>
                <w:rFonts w:hint="eastAsia"/>
              </w:rPr>
              <w:t>D</w:t>
            </w:r>
            <w:r>
              <w:t>atetime not null</w:t>
            </w:r>
          </w:p>
        </w:tc>
        <w:tc>
          <w:tcPr>
            <w:tcW w:w="1177" w:type="dxa"/>
          </w:tcPr>
          <w:p w14:paraId="6B7E399A" w14:textId="77777777" w:rsidR="00B92489" w:rsidRDefault="00B92489" w:rsidP="00A76ABC">
            <w:pPr>
              <w:spacing w:line="240" w:lineRule="atLeast"/>
              <w:jc w:val="left"/>
            </w:pPr>
          </w:p>
        </w:tc>
        <w:tc>
          <w:tcPr>
            <w:tcW w:w="7233" w:type="dxa"/>
          </w:tcPr>
          <w:p w14:paraId="6474C70C" w14:textId="77777777" w:rsidR="00B92489" w:rsidRDefault="00B92489" w:rsidP="00A76ABC">
            <w:pPr>
              <w:spacing w:line="240" w:lineRule="atLeast"/>
            </w:pPr>
            <w:r>
              <w:rPr>
                <w:rFonts w:hint="eastAsia"/>
              </w:rPr>
              <w:t>此字段中只有年、月有效，因为本表是月报</w:t>
            </w:r>
            <w:r w:rsidR="002E2560">
              <w:rPr>
                <w:rFonts w:hint="eastAsia"/>
              </w:rPr>
              <w:t>。</w:t>
            </w:r>
            <w:r w:rsidR="002E2560" w:rsidRPr="002E2560">
              <w:rPr>
                <w:rFonts w:hint="eastAsia"/>
                <w:highlight w:val="red"/>
              </w:rPr>
              <w:t>惟一组合键：日期</w:t>
            </w:r>
          </w:p>
        </w:tc>
      </w:tr>
      <w:tr w:rsidR="001D1575" w14:paraId="1D36EC92" w14:textId="77777777" w:rsidTr="00234470">
        <w:trPr>
          <w:trHeight w:val="267"/>
        </w:trPr>
        <w:tc>
          <w:tcPr>
            <w:tcW w:w="2655" w:type="dxa"/>
          </w:tcPr>
          <w:p w14:paraId="2FB0D4A5" w14:textId="77777777" w:rsidR="001D1575" w:rsidRPr="00B92489" w:rsidRDefault="001D1575" w:rsidP="001D1575">
            <w:pPr>
              <w:spacing w:line="240" w:lineRule="atLeast"/>
              <w:jc w:val="left"/>
              <w:rPr>
                <w:strike/>
              </w:rPr>
            </w:pPr>
            <w:r w:rsidRPr="00B92489">
              <w:rPr>
                <w:strike/>
              </w:rPr>
              <w:t>销售笔数</w:t>
            </w:r>
          </w:p>
        </w:tc>
        <w:tc>
          <w:tcPr>
            <w:tcW w:w="2218" w:type="dxa"/>
          </w:tcPr>
          <w:p w14:paraId="2DDA7DB5" w14:textId="77777777" w:rsidR="001D1575" w:rsidRPr="00B92489" w:rsidRDefault="001D1575" w:rsidP="001D1575">
            <w:pPr>
              <w:spacing w:line="240" w:lineRule="atLeast"/>
              <w:jc w:val="left"/>
              <w:rPr>
                <w:strike/>
              </w:rPr>
            </w:pPr>
            <w:r w:rsidRPr="00B92489">
              <w:rPr>
                <w:strike/>
              </w:rPr>
              <w:t>F_TotalNO</w:t>
            </w:r>
          </w:p>
        </w:tc>
        <w:tc>
          <w:tcPr>
            <w:tcW w:w="2218" w:type="dxa"/>
          </w:tcPr>
          <w:p w14:paraId="32155256" w14:textId="77777777" w:rsidR="001D1575" w:rsidRPr="00B92489" w:rsidRDefault="001D1575" w:rsidP="001D1575">
            <w:pPr>
              <w:spacing w:line="240" w:lineRule="atLeast"/>
              <w:jc w:val="left"/>
              <w:rPr>
                <w:strike/>
              </w:rPr>
            </w:pPr>
            <w:r w:rsidRPr="00B92489">
              <w:rPr>
                <w:strike/>
              </w:rPr>
              <w:t>INT NOT NULL</w:t>
            </w:r>
          </w:p>
        </w:tc>
        <w:tc>
          <w:tcPr>
            <w:tcW w:w="1177" w:type="dxa"/>
          </w:tcPr>
          <w:p w14:paraId="77046EF4" w14:textId="77777777" w:rsidR="001D1575" w:rsidRPr="00B92489" w:rsidRDefault="001D1575" w:rsidP="001D1575">
            <w:pPr>
              <w:spacing w:line="240" w:lineRule="atLeast"/>
              <w:jc w:val="left"/>
              <w:rPr>
                <w:strike/>
              </w:rPr>
            </w:pPr>
          </w:p>
        </w:tc>
        <w:tc>
          <w:tcPr>
            <w:tcW w:w="7233" w:type="dxa"/>
          </w:tcPr>
          <w:p w14:paraId="00216BF3" w14:textId="77777777" w:rsidR="001D1575" w:rsidRPr="00FB6A97" w:rsidRDefault="001D1575" w:rsidP="001D1575">
            <w:pPr>
              <w:spacing w:line="240" w:lineRule="atLeast"/>
              <w:jc w:val="left"/>
            </w:pPr>
            <w:r w:rsidRPr="00FB6A97">
              <w:t>销售笔数</w:t>
            </w:r>
          </w:p>
        </w:tc>
      </w:tr>
      <w:tr w:rsidR="001D1575" w14:paraId="6EF5CC72" w14:textId="77777777" w:rsidTr="00234470">
        <w:trPr>
          <w:trHeight w:val="267"/>
        </w:trPr>
        <w:tc>
          <w:tcPr>
            <w:tcW w:w="2655" w:type="dxa"/>
          </w:tcPr>
          <w:p w14:paraId="5F1E65B8" w14:textId="77777777" w:rsidR="001D1575" w:rsidRPr="00B92489" w:rsidRDefault="001D1575" w:rsidP="001D1575">
            <w:pPr>
              <w:spacing w:line="240" w:lineRule="atLeast"/>
              <w:jc w:val="left"/>
              <w:rPr>
                <w:strike/>
              </w:rPr>
            </w:pPr>
            <w:r w:rsidRPr="00B92489">
              <w:rPr>
                <w:strike/>
              </w:rPr>
              <w:t>总进货价</w:t>
            </w:r>
          </w:p>
        </w:tc>
        <w:tc>
          <w:tcPr>
            <w:tcW w:w="2218" w:type="dxa"/>
          </w:tcPr>
          <w:p w14:paraId="2C31336A" w14:textId="77777777" w:rsidR="001D1575" w:rsidRPr="00B92489" w:rsidRDefault="001D1575" w:rsidP="001D1575">
            <w:pPr>
              <w:spacing w:line="240" w:lineRule="atLeast"/>
              <w:jc w:val="left"/>
              <w:rPr>
                <w:strike/>
              </w:rPr>
            </w:pPr>
            <w:r w:rsidRPr="00B92489">
              <w:rPr>
                <w:strike/>
              </w:rPr>
              <w:t>F_PricePurchase</w:t>
            </w:r>
          </w:p>
        </w:tc>
        <w:tc>
          <w:tcPr>
            <w:tcW w:w="2218" w:type="dxa"/>
          </w:tcPr>
          <w:p w14:paraId="768E2EBD" w14:textId="77777777" w:rsidR="001D1575" w:rsidRPr="00B92489" w:rsidRDefault="001D1575" w:rsidP="001D1575">
            <w:pPr>
              <w:spacing w:line="240" w:lineRule="atLeast"/>
              <w:jc w:val="left"/>
              <w:rPr>
                <w:strike/>
              </w:rPr>
            </w:pPr>
            <w:r w:rsidRPr="00B92489">
              <w:rPr>
                <w:strike/>
              </w:rPr>
              <w:t>DECIMAL(20,6) NOT NULL</w:t>
            </w:r>
          </w:p>
        </w:tc>
        <w:tc>
          <w:tcPr>
            <w:tcW w:w="1177" w:type="dxa"/>
          </w:tcPr>
          <w:p w14:paraId="47A40291" w14:textId="77777777" w:rsidR="001D1575" w:rsidRPr="00B92489" w:rsidRDefault="001D1575" w:rsidP="001D1575">
            <w:pPr>
              <w:spacing w:line="240" w:lineRule="atLeast"/>
              <w:jc w:val="left"/>
              <w:rPr>
                <w:strike/>
              </w:rPr>
            </w:pPr>
          </w:p>
        </w:tc>
        <w:tc>
          <w:tcPr>
            <w:tcW w:w="7233" w:type="dxa"/>
          </w:tcPr>
          <w:p w14:paraId="7A0362E4" w14:textId="77777777" w:rsidR="001D1575" w:rsidRPr="00B92489" w:rsidRDefault="001D1575" w:rsidP="001D1575">
            <w:pPr>
              <w:spacing w:line="240" w:lineRule="atLeast"/>
              <w:jc w:val="left"/>
              <w:rPr>
                <w:strike/>
              </w:rPr>
            </w:pPr>
          </w:p>
        </w:tc>
      </w:tr>
      <w:tr w:rsidR="001D1575" w14:paraId="1F885260" w14:textId="77777777" w:rsidTr="00234470">
        <w:trPr>
          <w:trHeight w:val="267"/>
        </w:trPr>
        <w:tc>
          <w:tcPr>
            <w:tcW w:w="2655" w:type="dxa"/>
          </w:tcPr>
          <w:p w14:paraId="66B128EC" w14:textId="77777777" w:rsidR="001D1575" w:rsidRDefault="001D1575" w:rsidP="001D1575">
            <w:pPr>
              <w:spacing w:line="240" w:lineRule="atLeast"/>
              <w:jc w:val="left"/>
            </w:pPr>
            <w:r>
              <w:t>销售额</w:t>
            </w:r>
          </w:p>
        </w:tc>
        <w:tc>
          <w:tcPr>
            <w:tcW w:w="2218" w:type="dxa"/>
          </w:tcPr>
          <w:p w14:paraId="357BDB26" w14:textId="77777777" w:rsidR="001D1575" w:rsidRDefault="001D1575" w:rsidP="001D1575">
            <w:pPr>
              <w:spacing w:line="240" w:lineRule="atLeast"/>
              <w:jc w:val="left"/>
            </w:pPr>
            <w:r>
              <w:t>F_TotalAmount</w:t>
            </w:r>
          </w:p>
        </w:tc>
        <w:tc>
          <w:tcPr>
            <w:tcW w:w="2218" w:type="dxa"/>
          </w:tcPr>
          <w:p w14:paraId="6B930C7B" w14:textId="77777777" w:rsidR="001D1575" w:rsidRDefault="001D1575" w:rsidP="001D1575">
            <w:pPr>
              <w:spacing w:line="240" w:lineRule="atLeast"/>
              <w:jc w:val="left"/>
            </w:pPr>
            <w:r>
              <w:t>DECIMAL(20, 6) NOT NULL</w:t>
            </w:r>
          </w:p>
        </w:tc>
        <w:tc>
          <w:tcPr>
            <w:tcW w:w="1177" w:type="dxa"/>
          </w:tcPr>
          <w:p w14:paraId="0352B60F" w14:textId="77777777" w:rsidR="001D1575" w:rsidRDefault="001D1575" w:rsidP="001D1575">
            <w:pPr>
              <w:spacing w:line="240" w:lineRule="atLeast"/>
              <w:jc w:val="left"/>
            </w:pPr>
          </w:p>
        </w:tc>
        <w:tc>
          <w:tcPr>
            <w:tcW w:w="7233" w:type="dxa"/>
          </w:tcPr>
          <w:p w14:paraId="171F1C2B" w14:textId="77777777" w:rsidR="001D1575" w:rsidRDefault="001D1575" w:rsidP="001D1575">
            <w:pPr>
              <w:spacing w:line="240" w:lineRule="atLeast"/>
              <w:jc w:val="left"/>
            </w:pPr>
            <w:r>
              <w:t>销售额</w:t>
            </w:r>
            <w:r>
              <w:rPr>
                <w:rFonts w:hint="eastAsia"/>
              </w:rPr>
              <w:t>：</w:t>
            </w:r>
            <w:r>
              <w:rPr>
                <w:rFonts w:hint="eastAsia"/>
              </w:rPr>
              <w:t xml:space="preserve">  </w:t>
            </w:r>
            <w:r>
              <w:rPr>
                <w:rFonts w:hint="eastAsia"/>
              </w:rPr>
              <w:t>当月每天</w:t>
            </w:r>
            <w:r>
              <w:t>销售额</w:t>
            </w:r>
            <w:r>
              <w:rPr>
                <w:rFonts w:hint="eastAsia"/>
              </w:rPr>
              <w:t>之和</w:t>
            </w:r>
          </w:p>
        </w:tc>
      </w:tr>
      <w:tr w:rsidR="001D1575" w14:paraId="0F0A2277" w14:textId="77777777" w:rsidTr="00234470">
        <w:trPr>
          <w:trHeight w:val="267"/>
        </w:trPr>
        <w:tc>
          <w:tcPr>
            <w:tcW w:w="2655" w:type="dxa"/>
          </w:tcPr>
          <w:p w14:paraId="4BCCF28F" w14:textId="77777777" w:rsidR="001D1575" w:rsidRPr="00B92489" w:rsidRDefault="001D1575" w:rsidP="001D1575">
            <w:pPr>
              <w:spacing w:line="240" w:lineRule="atLeast"/>
              <w:jc w:val="left"/>
              <w:rPr>
                <w:strike/>
              </w:rPr>
            </w:pPr>
            <w:r w:rsidRPr="00B92489">
              <w:rPr>
                <w:strike/>
              </w:rPr>
              <w:t>客单价</w:t>
            </w:r>
          </w:p>
        </w:tc>
        <w:tc>
          <w:tcPr>
            <w:tcW w:w="2218" w:type="dxa"/>
          </w:tcPr>
          <w:p w14:paraId="10822EF2" w14:textId="77777777" w:rsidR="001D1575" w:rsidRPr="00B92489" w:rsidRDefault="001D1575" w:rsidP="001D1575">
            <w:pPr>
              <w:spacing w:line="240" w:lineRule="atLeast"/>
              <w:jc w:val="left"/>
              <w:rPr>
                <w:strike/>
              </w:rPr>
            </w:pPr>
            <w:r w:rsidRPr="00B92489">
              <w:rPr>
                <w:strike/>
              </w:rPr>
              <w:t>F_AverageAmountOfCustomer</w:t>
            </w:r>
          </w:p>
        </w:tc>
        <w:tc>
          <w:tcPr>
            <w:tcW w:w="2218" w:type="dxa"/>
          </w:tcPr>
          <w:p w14:paraId="6D4FA8F7" w14:textId="77777777" w:rsidR="001D1575" w:rsidRPr="00B92489" w:rsidRDefault="001D1575" w:rsidP="001D1575">
            <w:pPr>
              <w:spacing w:line="240" w:lineRule="atLeast"/>
              <w:jc w:val="left"/>
              <w:rPr>
                <w:strike/>
              </w:rPr>
            </w:pPr>
            <w:r w:rsidRPr="00B92489">
              <w:rPr>
                <w:strike/>
              </w:rPr>
              <w:t>DECIMAL(20, 6) NOT NULL</w:t>
            </w:r>
          </w:p>
        </w:tc>
        <w:tc>
          <w:tcPr>
            <w:tcW w:w="1177" w:type="dxa"/>
          </w:tcPr>
          <w:p w14:paraId="24120EA2" w14:textId="77777777" w:rsidR="001D1575" w:rsidRPr="00B92489" w:rsidRDefault="001D1575" w:rsidP="001D1575">
            <w:pPr>
              <w:spacing w:line="240" w:lineRule="atLeast"/>
              <w:jc w:val="left"/>
              <w:rPr>
                <w:strike/>
              </w:rPr>
            </w:pPr>
            <w:r w:rsidRPr="00B92489">
              <w:rPr>
                <w:strike/>
              </w:rPr>
              <w:t>0.000000</w:t>
            </w:r>
          </w:p>
        </w:tc>
        <w:tc>
          <w:tcPr>
            <w:tcW w:w="7233" w:type="dxa"/>
          </w:tcPr>
          <w:p w14:paraId="63C81CEA" w14:textId="77777777" w:rsidR="001D1575" w:rsidRPr="00B92489" w:rsidRDefault="001D1575" w:rsidP="001D1575">
            <w:pPr>
              <w:spacing w:line="240" w:lineRule="atLeast"/>
              <w:jc w:val="left"/>
              <w:rPr>
                <w:strike/>
              </w:rPr>
            </w:pPr>
          </w:p>
        </w:tc>
      </w:tr>
      <w:tr w:rsidR="001D1575" w14:paraId="26AD0262" w14:textId="77777777" w:rsidTr="00234470">
        <w:trPr>
          <w:trHeight w:val="267"/>
        </w:trPr>
        <w:tc>
          <w:tcPr>
            <w:tcW w:w="2655" w:type="dxa"/>
          </w:tcPr>
          <w:p w14:paraId="12D8E076" w14:textId="77777777" w:rsidR="001D1575" w:rsidRDefault="001D1575" w:rsidP="001D1575">
            <w:pPr>
              <w:spacing w:line="240" w:lineRule="atLeast"/>
              <w:jc w:val="left"/>
            </w:pPr>
            <w:r>
              <w:t>销售毛利</w:t>
            </w:r>
          </w:p>
        </w:tc>
        <w:tc>
          <w:tcPr>
            <w:tcW w:w="2218" w:type="dxa"/>
          </w:tcPr>
          <w:p w14:paraId="2527CF4F" w14:textId="77777777" w:rsidR="001D1575" w:rsidRDefault="001D1575" w:rsidP="001D1575">
            <w:pPr>
              <w:spacing w:line="240" w:lineRule="atLeast"/>
              <w:jc w:val="left"/>
            </w:pPr>
            <w:r>
              <w:t>F_TotalGross</w:t>
            </w:r>
          </w:p>
        </w:tc>
        <w:tc>
          <w:tcPr>
            <w:tcW w:w="2218" w:type="dxa"/>
          </w:tcPr>
          <w:p w14:paraId="0348C545" w14:textId="77777777" w:rsidR="001D1575" w:rsidRDefault="001D1575" w:rsidP="001D1575">
            <w:pPr>
              <w:spacing w:line="240" w:lineRule="atLeast"/>
              <w:jc w:val="left"/>
            </w:pPr>
            <w:r>
              <w:t>DECIMAL(20, 6) NOT NULL</w:t>
            </w:r>
          </w:p>
        </w:tc>
        <w:tc>
          <w:tcPr>
            <w:tcW w:w="1177" w:type="dxa"/>
          </w:tcPr>
          <w:p w14:paraId="19C4AB0E" w14:textId="77777777" w:rsidR="001D1575" w:rsidRDefault="001D1575" w:rsidP="001D1575">
            <w:pPr>
              <w:spacing w:line="240" w:lineRule="atLeast"/>
              <w:jc w:val="left"/>
            </w:pPr>
            <w:r>
              <w:t>0.000000</w:t>
            </w:r>
          </w:p>
        </w:tc>
        <w:tc>
          <w:tcPr>
            <w:tcW w:w="7233" w:type="dxa"/>
          </w:tcPr>
          <w:p w14:paraId="28E2FA67" w14:textId="77777777" w:rsidR="001D1575" w:rsidRDefault="001D1575" w:rsidP="001D1575">
            <w:pPr>
              <w:spacing w:line="240" w:lineRule="atLeast"/>
              <w:jc w:val="left"/>
            </w:pPr>
            <w:r>
              <w:t>销售毛利</w:t>
            </w:r>
            <w:r>
              <w:rPr>
                <w:rFonts w:hint="eastAsia"/>
              </w:rPr>
              <w:t xml:space="preserve"> </w:t>
            </w:r>
            <w:r>
              <w:rPr>
                <w:rFonts w:hint="eastAsia"/>
              </w:rPr>
              <w:t>：</w:t>
            </w:r>
            <w:r>
              <w:rPr>
                <w:rFonts w:hint="eastAsia"/>
              </w:rPr>
              <w:t xml:space="preserve"> </w:t>
            </w:r>
            <w:r>
              <w:rPr>
                <w:rFonts w:hint="eastAsia"/>
              </w:rPr>
              <w:t>当月</w:t>
            </w:r>
            <w:r>
              <w:t>销售毛利</w:t>
            </w:r>
            <w:r>
              <w:rPr>
                <w:rFonts w:hint="eastAsia"/>
              </w:rPr>
              <w:t xml:space="preserve">= </w:t>
            </w:r>
            <w:r>
              <w:rPr>
                <w:rFonts w:hint="eastAsia"/>
              </w:rPr>
              <w:t>当月</w:t>
            </w:r>
            <w:r>
              <w:t>销售额</w:t>
            </w:r>
            <w:r>
              <w:rPr>
                <w:rFonts w:hint="eastAsia"/>
              </w:rPr>
              <w:t xml:space="preserve"> </w:t>
            </w:r>
            <w:r>
              <w:t>–</w:t>
            </w:r>
            <w:r>
              <w:rPr>
                <w:rFonts w:hint="eastAsia"/>
              </w:rPr>
              <w:t xml:space="preserve"> </w:t>
            </w:r>
            <w:r>
              <w:rPr>
                <w:rFonts w:hint="eastAsia"/>
              </w:rPr>
              <w:t>当月</w:t>
            </w:r>
            <w:r>
              <w:t>总进货价</w:t>
            </w:r>
            <w:r>
              <w:rPr>
                <w:rFonts w:hint="eastAsia"/>
              </w:rPr>
              <w:t>。</w:t>
            </w:r>
          </w:p>
        </w:tc>
      </w:tr>
      <w:tr w:rsidR="001D1575" w14:paraId="3B411E90" w14:textId="77777777" w:rsidTr="00234470">
        <w:trPr>
          <w:trHeight w:val="267"/>
        </w:trPr>
        <w:tc>
          <w:tcPr>
            <w:tcW w:w="2655" w:type="dxa"/>
          </w:tcPr>
          <w:p w14:paraId="56412F95" w14:textId="77777777" w:rsidR="001D1575" w:rsidRPr="00B92489" w:rsidRDefault="001D1575" w:rsidP="001D1575">
            <w:pPr>
              <w:spacing w:line="240" w:lineRule="atLeast"/>
              <w:jc w:val="left"/>
              <w:rPr>
                <w:strike/>
              </w:rPr>
            </w:pPr>
            <w:r w:rsidRPr="00B92489">
              <w:rPr>
                <w:strike/>
              </w:rPr>
              <w:t>销售毛利率</w:t>
            </w:r>
          </w:p>
        </w:tc>
        <w:tc>
          <w:tcPr>
            <w:tcW w:w="2218" w:type="dxa"/>
          </w:tcPr>
          <w:p w14:paraId="1DCB59FF" w14:textId="77777777" w:rsidR="001D1575" w:rsidRPr="00B92489" w:rsidRDefault="001D1575" w:rsidP="001D1575">
            <w:pPr>
              <w:spacing w:line="240" w:lineRule="atLeast"/>
              <w:jc w:val="left"/>
              <w:rPr>
                <w:strike/>
              </w:rPr>
            </w:pPr>
            <w:r w:rsidRPr="00B92489">
              <w:rPr>
                <w:strike/>
              </w:rPr>
              <w:t>F_RatioGrossMargin</w:t>
            </w:r>
          </w:p>
        </w:tc>
        <w:tc>
          <w:tcPr>
            <w:tcW w:w="2218" w:type="dxa"/>
          </w:tcPr>
          <w:p w14:paraId="1D485093" w14:textId="77777777" w:rsidR="001D1575" w:rsidRPr="00B92489" w:rsidRDefault="001D1575" w:rsidP="001D1575">
            <w:pPr>
              <w:spacing w:line="240" w:lineRule="atLeast"/>
              <w:jc w:val="left"/>
              <w:rPr>
                <w:strike/>
              </w:rPr>
            </w:pPr>
            <w:r w:rsidRPr="00B92489">
              <w:rPr>
                <w:strike/>
              </w:rPr>
              <w:t>DECIMAL(20, 6) NOT NULL</w:t>
            </w:r>
          </w:p>
        </w:tc>
        <w:tc>
          <w:tcPr>
            <w:tcW w:w="1177" w:type="dxa"/>
          </w:tcPr>
          <w:p w14:paraId="7A47CF12" w14:textId="77777777" w:rsidR="001D1575" w:rsidRPr="00B92489" w:rsidRDefault="001D1575" w:rsidP="001D1575">
            <w:pPr>
              <w:spacing w:line="240" w:lineRule="atLeast"/>
              <w:jc w:val="left"/>
              <w:rPr>
                <w:strike/>
              </w:rPr>
            </w:pPr>
            <w:r w:rsidRPr="00B92489">
              <w:rPr>
                <w:strike/>
              </w:rPr>
              <w:t>0.000000</w:t>
            </w:r>
          </w:p>
        </w:tc>
        <w:tc>
          <w:tcPr>
            <w:tcW w:w="7233" w:type="dxa"/>
          </w:tcPr>
          <w:p w14:paraId="2FDFE42B" w14:textId="77777777" w:rsidR="001D1575" w:rsidRPr="00B92489" w:rsidRDefault="001D1575" w:rsidP="001D1575">
            <w:pPr>
              <w:spacing w:line="240" w:lineRule="atLeast"/>
              <w:jc w:val="left"/>
              <w:rPr>
                <w:strike/>
              </w:rPr>
            </w:pPr>
          </w:p>
        </w:tc>
      </w:tr>
      <w:tr w:rsidR="001D1575" w14:paraId="6B411115" w14:textId="77777777" w:rsidTr="00234470">
        <w:trPr>
          <w:trHeight w:val="267"/>
        </w:trPr>
        <w:tc>
          <w:tcPr>
            <w:tcW w:w="2655" w:type="dxa"/>
          </w:tcPr>
          <w:p w14:paraId="4C3E4517" w14:textId="77777777" w:rsidR="001D1575" w:rsidRPr="00B92489" w:rsidRDefault="001D1575" w:rsidP="001D1575">
            <w:pPr>
              <w:spacing w:line="240" w:lineRule="atLeast"/>
              <w:jc w:val="left"/>
              <w:rPr>
                <w:strike/>
              </w:rPr>
            </w:pPr>
            <w:r w:rsidRPr="00B92489">
              <w:rPr>
                <w:strike/>
              </w:rPr>
              <w:t>销售额最高的商品</w:t>
            </w:r>
            <w:r w:rsidRPr="00B92489">
              <w:rPr>
                <w:rFonts w:hint="eastAsia"/>
                <w:strike/>
              </w:rPr>
              <w:t>I</w:t>
            </w:r>
            <w:r w:rsidRPr="00B92489">
              <w:rPr>
                <w:strike/>
              </w:rPr>
              <w:t>D</w:t>
            </w:r>
          </w:p>
        </w:tc>
        <w:tc>
          <w:tcPr>
            <w:tcW w:w="2218" w:type="dxa"/>
          </w:tcPr>
          <w:p w14:paraId="0BED67D6" w14:textId="77777777" w:rsidR="001D1575" w:rsidRPr="00B92489" w:rsidRDefault="001D1575" w:rsidP="001D1575">
            <w:pPr>
              <w:spacing w:line="240" w:lineRule="atLeast"/>
              <w:jc w:val="left"/>
              <w:rPr>
                <w:strike/>
              </w:rPr>
            </w:pPr>
            <w:r w:rsidRPr="00B92489">
              <w:rPr>
                <w:strike/>
              </w:rPr>
              <w:t>F_TopSaleCommodityID</w:t>
            </w:r>
          </w:p>
        </w:tc>
        <w:tc>
          <w:tcPr>
            <w:tcW w:w="2218" w:type="dxa"/>
          </w:tcPr>
          <w:p w14:paraId="2DB54679" w14:textId="77777777" w:rsidR="001D1575" w:rsidRPr="00B92489" w:rsidRDefault="001D1575" w:rsidP="001D1575">
            <w:pPr>
              <w:spacing w:line="240" w:lineRule="atLeast"/>
              <w:jc w:val="left"/>
              <w:rPr>
                <w:strike/>
              </w:rPr>
            </w:pPr>
            <w:r w:rsidRPr="00B92489">
              <w:rPr>
                <w:strike/>
              </w:rPr>
              <w:t>INT NULL</w:t>
            </w:r>
          </w:p>
        </w:tc>
        <w:tc>
          <w:tcPr>
            <w:tcW w:w="1177" w:type="dxa"/>
          </w:tcPr>
          <w:p w14:paraId="1E5D5F9C" w14:textId="77777777" w:rsidR="001D1575" w:rsidRPr="00B92489" w:rsidRDefault="001D1575" w:rsidP="001D1575">
            <w:pPr>
              <w:spacing w:line="240" w:lineRule="atLeast"/>
              <w:jc w:val="left"/>
              <w:rPr>
                <w:strike/>
              </w:rPr>
            </w:pPr>
          </w:p>
        </w:tc>
        <w:tc>
          <w:tcPr>
            <w:tcW w:w="7233" w:type="dxa"/>
          </w:tcPr>
          <w:p w14:paraId="7F299A5E" w14:textId="77777777" w:rsidR="001D1575" w:rsidRPr="00B92489" w:rsidRDefault="001D1575" w:rsidP="001D1575">
            <w:pPr>
              <w:spacing w:line="240" w:lineRule="atLeast"/>
              <w:jc w:val="left"/>
              <w:rPr>
                <w:strike/>
              </w:rPr>
            </w:pPr>
            <w:r w:rsidRPr="00B92489">
              <w:rPr>
                <w:rFonts w:hint="eastAsia"/>
                <w:strike/>
              </w:rPr>
              <w:t>外键。</w:t>
            </w:r>
            <w:r w:rsidRPr="00B92489">
              <w:rPr>
                <w:strike/>
              </w:rPr>
              <w:t>当天不做生意的话，此项为</w:t>
            </w:r>
            <w:r w:rsidRPr="00B92489">
              <w:rPr>
                <w:strike/>
              </w:rPr>
              <w:t>NULL</w:t>
            </w:r>
            <w:r w:rsidRPr="00B92489">
              <w:rPr>
                <w:rFonts w:hint="eastAsia"/>
                <w:strike/>
              </w:rPr>
              <w:t>。</w:t>
            </w:r>
          </w:p>
          <w:p w14:paraId="7A13F8EA" w14:textId="77777777" w:rsidR="001D1575" w:rsidRPr="00B92489" w:rsidRDefault="001D1575" w:rsidP="001D1575">
            <w:pPr>
              <w:spacing w:line="240" w:lineRule="atLeast"/>
              <w:jc w:val="left"/>
              <w:rPr>
                <w:strike/>
              </w:rPr>
            </w:pPr>
            <w:r w:rsidRPr="00B92489">
              <w:rPr>
                <w:rFonts w:hint="eastAsia"/>
                <w:strike/>
              </w:rPr>
              <w:t>夜间任务先计算商品零售报表</w:t>
            </w:r>
            <w:r w:rsidRPr="00B92489">
              <w:rPr>
                <w:strike/>
              </w:rPr>
              <w:t>T_RetailTradeReportByCommodity</w:t>
            </w:r>
            <w:r w:rsidRPr="00B92489">
              <w:rPr>
                <w:rFonts w:hint="eastAsia"/>
                <w:strike/>
              </w:rPr>
              <w:t>，从中得到本字段的值</w:t>
            </w:r>
          </w:p>
        </w:tc>
      </w:tr>
      <w:tr w:rsidR="001D1575" w14:paraId="06A75710" w14:textId="77777777" w:rsidTr="00234470">
        <w:trPr>
          <w:trHeight w:val="267"/>
        </w:trPr>
        <w:tc>
          <w:tcPr>
            <w:tcW w:w="2655" w:type="dxa"/>
          </w:tcPr>
          <w:p w14:paraId="3A393802" w14:textId="77777777" w:rsidR="001D1575" w:rsidRPr="00B92489" w:rsidRDefault="001D1575" w:rsidP="001D1575">
            <w:pPr>
              <w:spacing w:line="240" w:lineRule="atLeast"/>
              <w:jc w:val="left"/>
              <w:rPr>
                <w:strike/>
              </w:rPr>
            </w:pPr>
            <w:r w:rsidRPr="00B92489">
              <w:rPr>
                <w:strike/>
              </w:rPr>
              <w:t>销售额最高的商品的数量</w:t>
            </w:r>
          </w:p>
        </w:tc>
        <w:tc>
          <w:tcPr>
            <w:tcW w:w="2218" w:type="dxa"/>
          </w:tcPr>
          <w:p w14:paraId="4026756D" w14:textId="77777777" w:rsidR="001D1575" w:rsidRPr="00B92489" w:rsidRDefault="001D1575" w:rsidP="001D1575">
            <w:pPr>
              <w:spacing w:line="240" w:lineRule="atLeast"/>
              <w:jc w:val="left"/>
              <w:rPr>
                <w:strike/>
              </w:rPr>
            </w:pPr>
            <w:r w:rsidRPr="00B92489">
              <w:rPr>
                <w:strike/>
              </w:rPr>
              <w:t>F_TopSaleCommodityNO</w:t>
            </w:r>
          </w:p>
        </w:tc>
        <w:tc>
          <w:tcPr>
            <w:tcW w:w="2218" w:type="dxa"/>
          </w:tcPr>
          <w:p w14:paraId="1E73A221" w14:textId="77777777" w:rsidR="001D1575" w:rsidRPr="00B92489" w:rsidRDefault="001D1575" w:rsidP="001D1575">
            <w:pPr>
              <w:spacing w:line="240" w:lineRule="atLeast"/>
              <w:jc w:val="left"/>
              <w:rPr>
                <w:strike/>
              </w:rPr>
            </w:pPr>
            <w:r w:rsidRPr="00B92489">
              <w:rPr>
                <w:strike/>
              </w:rPr>
              <w:t>INT NOT NULL</w:t>
            </w:r>
          </w:p>
        </w:tc>
        <w:tc>
          <w:tcPr>
            <w:tcW w:w="1177" w:type="dxa"/>
          </w:tcPr>
          <w:p w14:paraId="551F830F" w14:textId="77777777" w:rsidR="001D1575" w:rsidRPr="00B92489" w:rsidRDefault="001D1575" w:rsidP="001D1575">
            <w:pPr>
              <w:spacing w:line="240" w:lineRule="atLeast"/>
              <w:jc w:val="left"/>
              <w:rPr>
                <w:strike/>
              </w:rPr>
            </w:pPr>
            <w:r w:rsidRPr="00B92489">
              <w:rPr>
                <w:rFonts w:hint="eastAsia"/>
                <w:strike/>
              </w:rPr>
              <w:t>0</w:t>
            </w:r>
          </w:p>
        </w:tc>
        <w:tc>
          <w:tcPr>
            <w:tcW w:w="7233" w:type="dxa"/>
          </w:tcPr>
          <w:p w14:paraId="34F3C3B2" w14:textId="77777777" w:rsidR="001D1575" w:rsidRPr="00B92489" w:rsidRDefault="001D1575" w:rsidP="001D1575">
            <w:pPr>
              <w:spacing w:line="240" w:lineRule="atLeast"/>
              <w:jc w:val="left"/>
              <w:rPr>
                <w:strike/>
              </w:rPr>
            </w:pPr>
            <w:r w:rsidRPr="00B92489">
              <w:rPr>
                <w:rFonts w:hint="eastAsia"/>
                <w:strike/>
              </w:rPr>
              <w:t>夜间任务先计算商品零售报表</w:t>
            </w:r>
            <w:r w:rsidRPr="00B92489">
              <w:rPr>
                <w:strike/>
              </w:rPr>
              <w:t>T_RetailTradeReportByCommodity</w:t>
            </w:r>
            <w:r w:rsidRPr="00B92489">
              <w:rPr>
                <w:rFonts w:hint="eastAsia"/>
                <w:strike/>
              </w:rPr>
              <w:t>，从中得到本字段的值</w:t>
            </w:r>
          </w:p>
        </w:tc>
      </w:tr>
      <w:tr w:rsidR="001D1575" w14:paraId="55306C8F" w14:textId="77777777" w:rsidTr="00234470">
        <w:trPr>
          <w:trHeight w:val="267"/>
        </w:trPr>
        <w:tc>
          <w:tcPr>
            <w:tcW w:w="2655" w:type="dxa"/>
          </w:tcPr>
          <w:p w14:paraId="5CC3BAA8" w14:textId="77777777" w:rsidR="001D1575" w:rsidRPr="00B92489" w:rsidRDefault="001D1575" w:rsidP="001D1575">
            <w:pPr>
              <w:spacing w:line="240" w:lineRule="atLeast"/>
              <w:jc w:val="left"/>
              <w:rPr>
                <w:strike/>
              </w:rPr>
            </w:pPr>
            <w:r w:rsidRPr="00B92489">
              <w:rPr>
                <w:strike/>
              </w:rPr>
              <w:t>购买额最高的客户</w:t>
            </w:r>
          </w:p>
        </w:tc>
        <w:tc>
          <w:tcPr>
            <w:tcW w:w="2218" w:type="dxa"/>
          </w:tcPr>
          <w:p w14:paraId="5BDCA190" w14:textId="77777777" w:rsidR="001D1575" w:rsidRPr="00B92489" w:rsidRDefault="001D1575" w:rsidP="001D1575">
            <w:pPr>
              <w:spacing w:line="240" w:lineRule="atLeast"/>
              <w:jc w:val="left"/>
              <w:rPr>
                <w:strike/>
              </w:rPr>
            </w:pPr>
            <w:r w:rsidRPr="00B92489">
              <w:rPr>
                <w:strike/>
              </w:rPr>
              <w:t>F_TopPurchaseCustomerName</w:t>
            </w:r>
          </w:p>
        </w:tc>
        <w:tc>
          <w:tcPr>
            <w:tcW w:w="2218" w:type="dxa"/>
          </w:tcPr>
          <w:p w14:paraId="3A2EE5AF" w14:textId="77777777" w:rsidR="001D1575" w:rsidRPr="00B92489" w:rsidRDefault="001D1575" w:rsidP="001D1575">
            <w:pPr>
              <w:spacing w:line="240" w:lineRule="atLeast"/>
              <w:jc w:val="left"/>
              <w:rPr>
                <w:strike/>
              </w:rPr>
            </w:pPr>
            <w:r w:rsidRPr="00B92489">
              <w:rPr>
                <w:strike/>
              </w:rPr>
              <w:t>VARCHAR(30) NOT NULL</w:t>
            </w:r>
          </w:p>
        </w:tc>
        <w:tc>
          <w:tcPr>
            <w:tcW w:w="1177" w:type="dxa"/>
          </w:tcPr>
          <w:p w14:paraId="342E3248" w14:textId="77777777" w:rsidR="001D1575" w:rsidRPr="00B92489" w:rsidRDefault="001D1575" w:rsidP="001D1575">
            <w:pPr>
              <w:spacing w:line="240" w:lineRule="atLeast"/>
              <w:jc w:val="left"/>
              <w:rPr>
                <w:strike/>
              </w:rPr>
            </w:pPr>
            <w:r w:rsidRPr="00B92489">
              <w:rPr>
                <w:strike/>
              </w:rPr>
              <w:t>‘’</w:t>
            </w:r>
          </w:p>
        </w:tc>
        <w:tc>
          <w:tcPr>
            <w:tcW w:w="7233" w:type="dxa"/>
          </w:tcPr>
          <w:p w14:paraId="6B4BC779" w14:textId="77777777" w:rsidR="001D1575" w:rsidRPr="00B92489" w:rsidRDefault="001D1575" w:rsidP="001D1575">
            <w:pPr>
              <w:spacing w:line="240" w:lineRule="atLeast"/>
              <w:jc w:val="left"/>
              <w:rPr>
                <w:strike/>
              </w:rPr>
            </w:pPr>
          </w:p>
        </w:tc>
      </w:tr>
      <w:tr w:rsidR="001D1575" w14:paraId="284C42EC" w14:textId="77777777" w:rsidTr="00234470">
        <w:trPr>
          <w:trHeight w:val="267"/>
        </w:trPr>
        <w:tc>
          <w:tcPr>
            <w:tcW w:w="2655" w:type="dxa"/>
          </w:tcPr>
          <w:p w14:paraId="3DC190AD" w14:textId="77777777" w:rsidR="001D1575" w:rsidRDefault="001D1575" w:rsidP="001D1575">
            <w:pPr>
              <w:spacing w:line="240" w:lineRule="atLeast"/>
              <w:jc w:val="left"/>
            </w:pPr>
            <w:r>
              <w:t>创建时间</w:t>
            </w:r>
          </w:p>
        </w:tc>
        <w:tc>
          <w:tcPr>
            <w:tcW w:w="2218" w:type="dxa"/>
          </w:tcPr>
          <w:p w14:paraId="45D817D0" w14:textId="77777777" w:rsidR="001D1575" w:rsidRDefault="001D1575" w:rsidP="001D1575">
            <w:pPr>
              <w:spacing w:line="240" w:lineRule="atLeast"/>
              <w:jc w:val="left"/>
            </w:pPr>
            <w:r>
              <w:t>F_CreateDatetime</w:t>
            </w:r>
          </w:p>
        </w:tc>
        <w:tc>
          <w:tcPr>
            <w:tcW w:w="2218" w:type="dxa"/>
          </w:tcPr>
          <w:p w14:paraId="0E164DAC" w14:textId="77777777" w:rsidR="001D1575" w:rsidRDefault="001D1575" w:rsidP="001D1575">
            <w:pPr>
              <w:spacing w:line="240" w:lineRule="atLeast"/>
              <w:jc w:val="left"/>
            </w:pPr>
            <w:r>
              <w:t>DATETIME NOT NULL</w:t>
            </w:r>
          </w:p>
        </w:tc>
        <w:tc>
          <w:tcPr>
            <w:tcW w:w="1177" w:type="dxa"/>
          </w:tcPr>
          <w:p w14:paraId="08AE816D" w14:textId="77777777" w:rsidR="001D1575" w:rsidRDefault="001D1575" w:rsidP="001D1575">
            <w:pPr>
              <w:spacing w:line="240" w:lineRule="atLeast"/>
              <w:jc w:val="left"/>
            </w:pPr>
            <w:r>
              <w:t>Now()</w:t>
            </w:r>
          </w:p>
        </w:tc>
        <w:tc>
          <w:tcPr>
            <w:tcW w:w="7233" w:type="dxa"/>
          </w:tcPr>
          <w:p w14:paraId="29A7E015" w14:textId="77777777" w:rsidR="001D1575" w:rsidRDefault="001D1575" w:rsidP="001D1575">
            <w:pPr>
              <w:spacing w:line="240" w:lineRule="atLeast"/>
              <w:jc w:val="left"/>
            </w:pPr>
          </w:p>
        </w:tc>
      </w:tr>
      <w:tr w:rsidR="001D1575" w14:paraId="344FE01E" w14:textId="77777777" w:rsidTr="00234470">
        <w:trPr>
          <w:trHeight w:val="267"/>
        </w:trPr>
        <w:tc>
          <w:tcPr>
            <w:tcW w:w="2655" w:type="dxa"/>
          </w:tcPr>
          <w:p w14:paraId="10B0218B" w14:textId="77777777" w:rsidR="001D1575" w:rsidRDefault="001D1575" w:rsidP="001D1575">
            <w:pPr>
              <w:spacing w:line="240" w:lineRule="atLeast"/>
              <w:jc w:val="left"/>
            </w:pPr>
            <w:r>
              <w:t>修改时间</w:t>
            </w:r>
          </w:p>
        </w:tc>
        <w:tc>
          <w:tcPr>
            <w:tcW w:w="2218" w:type="dxa"/>
          </w:tcPr>
          <w:p w14:paraId="500381C0" w14:textId="77777777" w:rsidR="001D1575" w:rsidRDefault="001D1575" w:rsidP="001D1575">
            <w:pPr>
              <w:spacing w:line="240" w:lineRule="atLeast"/>
              <w:jc w:val="left"/>
            </w:pPr>
            <w:r>
              <w:t>F_UpdateDatetime</w:t>
            </w:r>
          </w:p>
        </w:tc>
        <w:tc>
          <w:tcPr>
            <w:tcW w:w="2218" w:type="dxa"/>
          </w:tcPr>
          <w:p w14:paraId="31957BB1" w14:textId="77777777" w:rsidR="001D1575" w:rsidRDefault="001D1575" w:rsidP="001D1575">
            <w:pPr>
              <w:spacing w:line="240" w:lineRule="atLeast"/>
              <w:jc w:val="left"/>
            </w:pPr>
            <w:r>
              <w:t>DATETIME NOT NULL</w:t>
            </w:r>
          </w:p>
        </w:tc>
        <w:tc>
          <w:tcPr>
            <w:tcW w:w="1177" w:type="dxa"/>
          </w:tcPr>
          <w:p w14:paraId="4EB70014" w14:textId="77777777" w:rsidR="001D1575" w:rsidRDefault="001D1575" w:rsidP="001D1575">
            <w:pPr>
              <w:spacing w:line="240" w:lineRule="atLeast"/>
              <w:jc w:val="left"/>
            </w:pPr>
            <w:r>
              <w:t>Now()</w:t>
            </w:r>
          </w:p>
        </w:tc>
        <w:tc>
          <w:tcPr>
            <w:tcW w:w="7233" w:type="dxa"/>
          </w:tcPr>
          <w:p w14:paraId="5D8AE3BE" w14:textId="77777777" w:rsidR="001D1575" w:rsidRDefault="001D1575" w:rsidP="001D1575">
            <w:pPr>
              <w:spacing w:line="240" w:lineRule="atLeast"/>
              <w:jc w:val="left"/>
            </w:pPr>
          </w:p>
        </w:tc>
      </w:tr>
    </w:tbl>
    <w:p w14:paraId="7755AE8B" w14:textId="77777777" w:rsidR="002E2560" w:rsidRPr="003419E6" w:rsidRDefault="002E2560" w:rsidP="00A76ABC">
      <w:pPr>
        <w:spacing w:line="240" w:lineRule="atLeast"/>
      </w:pPr>
      <w:r w:rsidRPr="002E2560">
        <w:rPr>
          <w:rFonts w:hint="eastAsia"/>
          <w:highlight w:val="red"/>
        </w:rPr>
        <w:t>惟一组合键：日期</w:t>
      </w:r>
    </w:p>
    <w:p w14:paraId="2D160DEC" w14:textId="77777777" w:rsidR="00B92489" w:rsidRPr="00B92489" w:rsidRDefault="00B92489" w:rsidP="00A76ABC">
      <w:pPr>
        <w:spacing w:line="240" w:lineRule="atLeast"/>
      </w:pPr>
    </w:p>
    <w:p w14:paraId="4220E14A" w14:textId="77777777" w:rsidR="00D05B00" w:rsidRDefault="00D05B00" w:rsidP="00302A92">
      <w:pPr>
        <w:pStyle w:val="5"/>
      </w:pPr>
      <w:r>
        <w:rPr>
          <w:rFonts w:hint="eastAsia"/>
        </w:rPr>
        <w:t>会员零售报表</w:t>
      </w:r>
      <w:r w:rsidRPr="00BA6B8E">
        <w:t>T_RetailTradeReport</w:t>
      </w:r>
      <w:r>
        <w:t>ByVIP</w:t>
      </w:r>
    </w:p>
    <w:p w14:paraId="026FA376" w14:textId="77777777" w:rsidR="004D24A8" w:rsidRDefault="004D24A8" w:rsidP="00A76ABC">
      <w:pPr>
        <w:spacing w:line="240" w:lineRule="atLeast"/>
        <w:jc w:val="left"/>
      </w:pPr>
      <w:r>
        <w:rPr>
          <w:rFonts w:hint="eastAsia"/>
        </w:rPr>
        <w:t>本表是</w:t>
      </w:r>
      <w:hyperlink w:anchor="_定义" w:history="1">
        <w:r w:rsidRPr="008C6F03">
          <w:rPr>
            <w:rStyle w:val="ad"/>
            <w:rFonts w:hint="eastAsia"/>
          </w:rPr>
          <w:t>中间结果表</w:t>
        </w:r>
      </w:hyperlink>
      <w:r>
        <w:rPr>
          <w:rFonts w:hint="eastAsia"/>
        </w:rPr>
        <w:t>。</w:t>
      </w:r>
    </w:p>
    <w:p w14:paraId="0FDE959A" w14:textId="77777777" w:rsidR="004D24A8" w:rsidRDefault="004D24A8" w:rsidP="00A76ABC">
      <w:pPr>
        <w:spacing w:line="240" w:lineRule="atLeast"/>
        <w:jc w:val="left"/>
      </w:pPr>
      <w:r>
        <w:rPr>
          <w:rFonts w:hint="eastAsia"/>
        </w:rPr>
        <w:t>通常是明天凌晨计算今天的报表。由夜间任务自动计算。</w:t>
      </w:r>
    </w:p>
    <w:p w14:paraId="691DDD1B" w14:textId="77777777" w:rsidR="004D24A8" w:rsidRDefault="004D24A8" w:rsidP="00A76ABC">
      <w:pPr>
        <w:spacing w:line="240" w:lineRule="atLeast"/>
        <w:jc w:val="left"/>
      </w:pPr>
      <w:r>
        <w:rPr>
          <w:rFonts w:hint="eastAsia"/>
        </w:rPr>
        <w:t>如果某天出现了对今天的零售单的退货，则需要重新计算今天的报表。</w:t>
      </w:r>
    </w:p>
    <w:p w14:paraId="39B85370" w14:textId="77777777" w:rsidR="004D24A8" w:rsidRPr="004D24A8" w:rsidRDefault="004D24A8" w:rsidP="00A76ABC">
      <w:pPr>
        <w:spacing w:line="240" w:lineRule="atLeast"/>
        <w:jc w:val="left"/>
      </w:pPr>
    </w:p>
    <w:p w14:paraId="6F65C87A" w14:textId="77777777" w:rsidR="004D24A8" w:rsidRDefault="004D24A8" w:rsidP="00A76ABC">
      <w:pPr>
        <w:spacing w:line="240" w:lineRule="atLeast"/>
        <w:jc w:val="left"/>
      </w:pPr>
    </w:p>
    <w:p w14:paraId="2EC8D387" w14:textId="77777777" w:rsidR="004D24A8" w:rsidRDefault="00E60003" w:rsidP="00A76ABC">
      <w:pPr>
        <w:spacing w:line="240" w:lineRule="atLeast"/>
        <w:jc w:val="left"/>
      </w:pPr>
      <w:r>
        <w:t>X</w:t>
      </w:r>
      <w:r>
        <w:rPr>
          <w:rFonts w:hint="eastAsia"/>
        </w:rPr>
        <w:t>x</w:t>
      </w:r>
      <w:r>
        <w:t>xxxxxxxxxx</w:t>
      </w:r>
    </w:p>
    <w:p w14:paraId="6967A866" w14:textId="77777777" w:rsidR="00E60003" w:rsidRPr="004D24A8" w:rsidRDefault="00E60003" w:rsidP="00A76ABC">
      <w:pPr>
        <w:spacing w:line="240" w:lineRule="atLeast"/>
        <w:jc w:val="left"/>
      </w:pPr>
    </w:p>
    <w:p w14:paraId="48B44066" w14:textId="77777777" w:rsidR="00D05B00" w:rsidRDefault="00D05B00" w:rsidP="00302A92">
      <w:pPr>
        <w:pStyle w:val="5"/>
      </w:pPr>
      <w:r>
        <w:rPr>
          <w:rFonts w:hint="eastAsia"/>
        </w:rPr>
        <w:t>单据零售报表</w:t>
      </w:r>
      <w:r w:rsidRPr="00BA6B8E">
        <w:t>T_RetailTradeReport</w:t>
      </w:r>
      <w:r>
        <w:t>BySheet</w:t>
      </w:r>
    </w:p>
    <w:p w14:paraId="46175FBF" w14:textId="77777777" w:rsidR="004D24A8" w:rsidRDefault="004D24A8" w:rsidP="00A76ABC">
      <w:pPr>
        <w:spacing w:line="240" w:lineRule="atLeast"/>
        <w:jc w:val="left"/>
      </w:pPr>
      <w:bookmarkStart w:id="248" w:name="OLE_LINK104"/>
      <w:r>
        <w:rPr>
          <w:rFonts w:hint="eastAsia"/>
        </w:rPr>
        <w:t>本表是</w:t>
      </w:r>
      <w:hyperlink w:anchor="_定义" w:history="1">
        <w:r w:rsidRPr="008C6F03">
          <w:rPr>
            <w:rStyle w:val="ad"/>
            <w:rFonts w:hint="eastAsia"/>
          </w:rPr>
          <w:t>中间结果表</w:t>
        </w:r>
      </w:hyperlink>
      <w:r>
        <w:rPr>
          <w:rFonts w:hint="eastAsia"/>
        </w:rPr>
        <w:t>。</w:t>
      </w:r>
    </w:p>
    <w:p w14:paraId="09C1024C" w14:textId="77777777" w:rsidR="004D24A8" w:rsidRDefault="004D24A8" w:rsidP="00A76ABC">
      <w:pPr>
        <w:spacing w:line="240" w:lineRule="atLeast"/>
        <w:jc w:val="left"/>
      </w:pPr>
      <w:bookmarkStart w:id="249" w:name="OLE_LINK105"/>
      <w:bookmarkEnd w:id="248"/>
      <w:r>
        <w:rPr>
          <w:rFonts w:hint="eastAsia"/>
        </w:rPr>
        <w:t>通常是明天凌晨计算今天的报表。由夜间任务自动计算。</w:t>
      </w:r>
    </w:p>
    <w:p w14:paraId="4C81E444" w14:textId="77777777" w:rsidR="004D24A8" w:rsidRDefault="004D24A8" w:rsidP="00A76ABC">
      <w:pPr>
        <w:spacing w:line="240" w:lineRule="atLeast"/>
        <w:jc w:val="left"/>
      </w:pPr>
      <w:r>
        <w:rPr>
          <w:rFonts w:hint="eastAsia"/>
        </w:rPr>
        <w:t>如果某天出现了对今天的零售单的退货，则需要重新计算今天的报表。</w:t>
      </w:r>
    </w:p>
    <w:bookmarkEnd w:id="249"/>
    <w:p w14:paraId="2E1EE98F" w14:textId="77777777" w:rsidR="004D24A8" w:rsidRPr="004D24A8" w:rsidRDefault="004D24A8" w:rsidP="00A76ABC">
      <w:pPr>
        <w:spacing w:line="240" w:lineRule="atLeast"/>
        <w:jc w:val="left"/>
      </w:pPr>
    </w:p>
    <w:p w14:paraId="72F2D927" w14:textId="77777777" w:rsidR="00E60003" w:rsidRPr="004D24A8" w:rsidRDefault="00E60003" w:rsidP="00A76ABC">
      <w:pPr>
        <w:spacing w:line="240" w:lineRule="atLeast"/>
        <w:jc w:val="left"/>
      </w:pPr>
      <w:r>
        <w:t>X</w:t>
      </w:r>
      <w:r>
        <w:rPr>
          <w:rFonts w:hint="eastAsia"/>
        </w:rPr>
        <w:t>x</w:t>
      </w:r>
      <w:r>
        <w:t>xxxxxxxxxx</w:t>
      </w:r>
    </w:p>
    <w:p w14:paraId="6981B4F0" w14:textId="77777777" w:rsidR="004D24A8" w:rsidRPr="00E60003" w:rsidRDefault="004D24A8" w:rsidP="00A76ABC">
      <w:pPr>
        <w:spacing w:line="240" w:lineRule="atLeast"/>
        <w:jc w:val="left"/>
      </w:pPr>
    </w:p>
    <w:p w14:paraId="30073A1F" w14:textId="77777777" w:rsidR="004D24A8" w:rsidRPr="004D24A8" w:rsidRDefault="004D24A8" w:rsidP="00A76ABC">
      <w:pPr>
        <w:spacing w:line="240" w:lineRule="atLeast"/>
        <w:jc w:val="left"/>
      </w:pPr>
    </w:p>
    <w:p w14:paraId="204D966C" w14:textId="77777777" w:rsidR="009E452E" w:rsidRDefault="00D67AD0" w:rsidP="00A76ABC">
      <w:pPr>
        <w:pStyle w:val="3"/>
        <w:spacing w:line="240" w:lineRule="atLeast"/>
        <w:jc w:val="left"/>
      </w:pPr>
      <w:bookmarkStart w:id="250" w:name="_Toc50496772"/>
      <w:r>
        <w:rPr>
          <w:rFonts w:hint="eastAsia"/>
        </w:rPr>
        <w:t>门店用户</w:t>
      </w:r>
      <w:bookmarkEnd w:id="250"/>
    </w:p>
    <w:p w14:paraId="5B907AEF" w14:textId="77777777" w:rsidR="009E452E" w:rsidRDefault="00D67AD0" w:rsidP="00A76ABC">
      <w:pPr>
        <w:pStyle w:val="4"/>
        <w:spacing w:line="240" w:lineRule="atLeast"/>
        <w:jc w:val="left"/>
      </w:pPr>
      <w:r>
        <w:t>T</w:t>
      </w:r>
      <w:r>
        <w:rPr>
          <w:rFonts w:hint="eastAsia"/>
        </w:rPr>
        <w:t>_S</w:t>
      </w:r>
      <w:r>
        <w:t>taff</w:t>
      </w:r>
      <w:r>
        <w:rPr>
          <w:rFonts w:hint="eastAsia"/>
        </w:rPr>
        <w:t>（老板和员工共用一个表）</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0"/>
        <w:gridCol w:w="2400"/>
        <w:gridCol w:w="3959"/>
        <w:gridCol w:w="850"/>
        <w:gridCol w:w="6095"/>
      </w:tblGrid>
      <w:tr w:rsidR="009E452E" w14:paraId="786D1013" w14:textId="77777777" w:rsidTr="00C83ADB">
        <w:trPr>
          <w:trHeight w:val="255"/>
        </w:trPr>
        <w:tc>
          <w:tcPr>
            <w:tcW w:w="2000" w:type="dxa"/>
            <w:shd w:val="clear" w:color="auto" w:fill="FF0000"/>
          </w:tcPr>
          <w:p w14:paraId="50C90A86" w14:textId="77777777" w:rsidR="009E452E" w:rsidRDefault="00D67AD0" w:rsidP="00A76ABC">
            <w:pPr>
              <w:spacing w:line="240" w:lineRule="atLeast"/>
              <w:jc w:val="left"/>
              <w:rPr>
                <w:color w:val="FFFFFF" w:themeColor="background1"/>
              </w:rPr>
            </w:pPr>
            <w:bookmarkStart w:id="251" w:name="OLE_LINK87"/>
            <w:r>
              <w:rPr>
                <w:rFonts w:hint="eastAsia"/>
                <w:color w:val="FFFFFF" w:themeColor="background1"/>
              </w:rPr>
              <w:t>数据项</w:t>
            </w:r>
          </w:p>
        </w:tc>
        <w:tc>
          <w:tcPr>
            <w:tcW w:w="2400" w:type="dxa"/>
            <w:shd w:val="clear" w:color="auto" w:fill="FF0000"/>
          </w:tcPr>
          <w:p w14:paraId="4BA59F81"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959" w:type="dxa"/>
            <w:shd w:val="clear" w:color="auto" w:fill="FF0000"/>
          </w:tcPr>
          <w:p w14:paraId="2BE4F620"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0" w:type="dxa"/>
            <w:shd w:val="clear" w:color="auto" w:fill="FF0000"/>
          </w:tcPr>
          <w:p w14:paraId="09C2F070"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095" w:type="dxa"/>
            <w:shd w:val="clear" w:color="auto" w:fill="FF0000"/>
          </w:tcPr>
          <w:p w14:paraId="168E9EC1"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B11085B" w14:textId="77777777" w:rsidTr="00C83ADB">
        <w:trPr>
          <w:trHeight w:val="267"/>
        </w:trPr>
        <w:tc>
          <w:tcPr>
            <w:tcW w:w="2000" w:type="dxa"/>
          </w:tcPr>
          <w:p w14:paraId="0B0EB16D" w14:textId="77777777" w:rsidR="009E452E" w:rsidRDefault="00D67AD0" w:rsidP="00A76ABC">
            <w:pPr>
              <w:spacing w:line="240" w:lineRule="atLeast"/>
              <w:jc w:val="left"/>
            </w:pPr>
            <w:r>
              <w:rPr>
                <w:rFonts w:hint="eastAsia"/>
              </w:rPr>
              <w:t>ID</w:t>
            </w:r>
          </w:p>
        </w:tc>
        <w:tc>
          <w:tcPr>
            <w:tcW w:w="2400" w:type="dxa"/>
          </w:tcPr>
          <w:p w14:paraId="4DB95446" w14:textId="77777777" w:rsidR="009E452E" w:rsidRDefault="00D67AD0" w:rsidP="00A76ABC">
            <w:pPr>
              <w:spacing w:line="240" w:lineRule="atLeast"/>
              <w:jc w:val="left"/>
            </w:pPr>
            <w:r>
              <w:rPr>
                <w:rFonts w:hint="eastAsia"/>
              </w:rPr>
              <w:t>F_</w:t>
            </w:r>
            <w:r>
              <w:t>ID</w:t>
            </w:r>
          </w:p>
        </w:tc>
        <w:tc>
          <w:tcPr>
            <w:tcW w:w="3959" w:type="dxa"/>
          </w:tcPr>
          <w:p w14:paraId="59E2EBAD" w14:textId="77777777" w:rsidR="009E452E" w:rsidRDefault="009E452E" w:rsidP="00A76ABC">
            <w:pPr>
              <w:spacing w:line="240" w:lineRule="atLeast"/>
              <w:jc w:val="left"/>
            </w:pPr>
          </w:p>
        </w:tc>
        <w:tc>
          <w:tcPr>
            <w:tcW w:w="850" w:type="dxa"/>
          </w:tcPr>
          <w:p w14:paraId="71783B6A" w14:textId="77777777" w:rsidR="009E452E" w:rsidRDefault="009E452E" w:rsidP="00A76ABC">
            <w:pPr>
              <w:spacing w:line="240" w:lineRule="atLeast"/>
              <w:jc w:val="left"/>
            </w:pPr>
          </w:p>
        </w:tc>
        <w:tc>
          <w:tcPr>
            <w:tcW w:w="6095" w:type="dxa"/>
          </w:tcPr>
          <w:p w14:paraId="2C8C3D1B" w14:textId="77777777" w:rsidR="009E452E" w:rsidRDefault="009E452E" w:rsidP="00A76ABC">
            <w:pPr>
              <w:spacing w:line="240" w:lineRule="atLeast"/>
              <w:jc w:val="left"/>
            </w:pPr>
          </w:p>
        </w:tc>
      </w:tr>
      <w:tr w:rsidR="009E452E" w14:paraId="311F99B0" w14:textId="77777777" w:rsidTr="00C83ADB">
        <w:trPr>
          <w:trHeight w:val="267"/>
        </w:trPr>
        <w:tc>
          <w:tcPr>
            <w:tcW w:w="2000" w:type="dxa"/>
          </w:tcPr>
          <w:p w14:paraId="777A52D6" w14:textId="77777777" w:rsidR="009E452E" w:rsidRDefault="00D67AD0" w:rsidP="00A76ABC">
            <w:pPr>
              <w:spacing w:line="240" w:lineRule="atLeast"/>
              <w:jc w:val="left"/>
              <w:rPr>
                <w:highlight w:val="yellow"/>
              </w:rPr>
            </w:pPr>
            <w:r>
              <w:rPr>
                <w:rFonts w:hint="eastAsia"/>
                <w:highlight w:val="yellow"/>
              </w:rPr>
              <w:t>姓名</w:t>
            </w:r>
          </w:p>
        </w:tc>
        <w:tc>
          <w:tcPr>
            <w:tcW w:w="2400" w:type="dxa"/>
          </w:tcPr>
          <w:p w14:paraId="2AC8DC65" w14:textId="77777777" w:rsidR="009E452E" w:rsidRDefault="00D67AD0" w:rsidP="00A76ABC">
            <w:pPr>
              <w:spacing w:line="240" w:lineRule="atLeast"/>
              <w:jc w:val="left"/>
              <w:rPr>
                <w:highlight w:val="yellow"/>
              </w:rPr>
            </w:pPr>
            <w:r>
              <w:rPr>
                <w:rFonts w:hint="eastAsia"/>
                <w:highlight w:val="yellow"/>
              </w:rPr>
              <w:t>F</w:t>
            </w:r>
            <w:r>
              <w:rPr>
                <w:highlight w:val="yellow"/>
              </w:rPr>
              <w:t>_Name</w:t>
            </w:r>
          </w:p>
        </w:tc>
        <w:tc>
          <w:tcPr>
            <w:tcW w:w="3959" w:type="dxa"/>
          </w:tcPr>
          <w:p w14:paraId="76BBE3E2" w14:textId="77777777" w:rsidR="009E452E" w:rsidRDefault="00D67AD0" w:rsidP="00A76ABC">
            <w:pPr>
              <w:spacing w:line="240" w:lineRule="atLeast"/>
              <w:jc w:val="left"/>
              <w:rPr>
                <w:highlight w:val="yellow"/>
              </w:rPr>
            </w:pPr>
            <w:r>
              <w:rPr>
                <w:rFonts w:hint="eastAsia"/>
                <w:highlight w:val="yellow"/>
              </w:rPr>
              <w:t>中英文，</w:t>
            </w:r>
            <w:r>
              <w:rPr>
                <w:rFonts w:hint="eastAsia"/>
                <w:highlight w:val="yellow"/>
              </w:rPr>
              <w:t>(</w:t>
            </w:r>
            <w:r>
              <w:rPr>
                <w:highlight w:val="yellow"/>
              </w:rPr>
              <w:t>0, 12]</w:t>
            </w:r>
            <w:r>
              <w:rPr>
                <w:rFonts w:hint="eastAsia"/>
                <w:highlight w:val="yellow"/>
              </w:rPr>
              <w:t>字符。</w:t>
            </w:r>
            <w:r>
              <w:rPr>
                <w:highlight w:val="yellow"/>
              </w:rPr>
              <w:t>Varchar(12), NOT NULL</w:t>
            </w:r>
          </w:p>
        </w:tc>
        <w:tc>
          <w:tcPr>
            <w:tcW w:w="850" w:type="dxa"/>
          </w:tcPr>
          <w:p w14:paraId="21224319" w14:textId="77777777" w:rsidR="009E452E" w:rsidRDefault="009E452E" w:rsidP="00A76ABC">
            <w:pPr>
              <w:spacing w:line="240" w:lineRule="atLeast"/>
              <w:jc w:val="left"/>
              <w:rPr>
                <w:highlight w:val="yellow"/>
              </w:rPr>
            </w:pPr>
          </w:p>
        </w:tc>
        <w:tc>
          <w:tcPr>
            <w:tcW w:w="6095" w:type="dxa"/>
          </w:tcPr>
          <w:p w14:paraId="3A74E26F" w14:textId="77777777" w:rsidR="009E452E" w:rsidRDefault="009E452E" w:rsidP="00A76ABC">
            <w:pPr>
              <w:spacing w:line="240" w:lineRule="atLeast"/>
              <w:jc w:val="left"/>
              <w:rPr>
                <w:highlight w:val="yellow"/>
              </w:rPr>
            </w:pPr>
          </w:p>
        </w:tc>
      </w:tr>
      <w:tr w:rsidR="009E452E" w14:paraId="368C19AF" w14:textId="77777777" w:rsidTr="00C83ADB">
        <w:trPr>
          <w:trHeight w:val="267"/>
        </w:trPr>
        <w:tc>
          <w:tcPr>
            <w:tcW w:w="2000" w:type="dxa"/>
          </w:tcPr>
          <w:p w14:paraId="2457B4DA" w14:textId="77777777" w:rsidR="009E452E" w:rsidRDefault="00D67AD0" w:rsidP="00A76ABC">
            <w:pPr>
              <w:spacing w:line="240" w:lineRule="atLeast"/>
              <w:jc w:val="left"/>
            </w:pPr>
            <w:r>
              <w:rPr>
                <w:rFonts w:hint="eastAsia"/>
              </w:rPr>
              <w:t>手机号码</w:t>
            </w:r>
          </w:p>
        </w:tc>
        <w:tc>
          <w:tcPr>
            <w:tcW w:w="2400" w:type="dxa"/>
          </w:tcPr>
          <w:p w14:paraId="53C1E6B6" w14:textId="77777777" w:rsidR="009E452E" w:rsidRDefault="00D67AD0" w:rsidP="00A76ABC">
            <w:pPr>
              <w:spacing w:line="240" w:lineRule="atLeast"/>
              <w:jc w:val="left"/>
            </w:pPr>
            <w:r>
              <w:rPr>
                <w:rFonts w:hint="eastAsia"/>
              </w:rPr>
              <w:t>F_Phone</w:t>
            </w:r>
          </w:p>
        </w:tc>
        <w:tc>
          <w:tcPr>
            <w:tcW w:w="3959" w:type="dxa"/>
          </w:tcPr>
          <w:p w14:paraId="50BCB3F3" w14:textId="77777777" w:rsidR="009E452E" w:rsidRDefault="002B569E" w:rsidP="00A76ABC">
            <w:pPr>
              <w:spacing w:line="240" w:lineRule="atLeast"/>
              <w:jc w:val="left"/>
            </w:pPr>
            <w:r>
              <w:t>V</w:t>
            </w:r>
            <w:r>
              <w:rPr>
                <w:rFonts w:hint="eastAsia"/>
              </w:rPr>
              <w:t>ar</w:t>
            </w:r>
            <w:r>
              <w:t>char(32) not null</w:t>
            </w:r>
            <w:r w:rsidR="00C83ADB">
              <w:t>,</w:t>
            </w:r>
            <w:r w:rsidR="00C83ADB" w:rsidRPr="00CB1E2A">
              <w:rPr>
                <w:color w:val="FF0000"/>
              </w:rPr>
              <w:t xml:space="preserve"> 11</w:t>
            </w:r>
            <w:r w:rsidR="00C83ADB">
              <w:rPr>
                <w:rFonts w:hint="eastAsia"/>
                <w:color w:val="FF0000"/>
              </w:rPr>
              <w:t>位</w:t>
            </w:r>
            <w:r w:rsidR="00C83ADB" w:rsidRPr="00CB1E2A">
              <w:rPr>
                <w:rFonts w:hint="eastAsia"/>
                <w:color w:val="FF0000"/>
              </w:rPr>
              <w:t>数字</w:t>
            </w:r>
            <w:r w:rsidR="00C83ADB">
              <w:rPr>
                <w:rFonts w:hint="eastAsia"/>
                <w:color w:val="FF0000"/>
              </w:rPr>
              <w:t>组成</w:t>
            </w:r>
            <w:r w:rsidR="00C83ADB" w:rsidRPr="00CB1E2A">
              <w:rPr>
                <w:rFonts w:hint="eastAsia"/>
                <w:color w:val="FF0000"/>
              </w:rPr>
              <w:t>，第</w:t>
            </w:r>
            <w:r w:rsidR="00C83ADB" w:rsidRPr="00CB1E2A">
              <w:rPr>
                <w:rFonts w:hint="eastAsia"/>
                <w:color w:val="FF0000"/>
              </w:rPr>
              <w:t>1</w:t>
            </w:r>
            <w:r w:rsidR="00C83ADB" w:rsidRPr="00CB1E2A">
              <w:rPr>
                <w:rFonts w:hint="eastAsia"/>
                <w:color w:val="FF0000"/>
              </w:rPr>
              <w:t>个数字必须为</w:t>
            </w:r>
            <w:r w:rsidR="00C83ADB" w:rsidRPr="00CB1E2A">
              <w:rPr>
                <w:rFonts w:hint="eastAsia"/>
                <w:color w:val="FF0000"/>
              </w:rPr>
              <w:t>1</w:t>
            </w:r>
          </w:p>
        </w:tc>
        <w:tc>
          <w:tcPr>
            <w:tcW w:w="850" w:type="dxa"/>
          </w:tcPr>
          <w:p w14:paraId="72505754" w14:textId="77777777" w:rsidR="009E452E" w:rsidRDefault="009E452E" w:rsidP="00A76ABC">
            <w:pPr>
              <w:spacing w:line="240" w:lineRule="atLeast"/>
              <w:jc w:val="left"/>
            </w:pPr>
          </w:p>
        </w:tc>
        <w:tc>
          <w:tcPr>
            <w:tcW w:w="6095" w:type="dxa"/>
          </w:tcPr>
          <w:p w14:paraId="0F331A7E" w14:textId="77777777" w:rsidR="009E452E" w:rsidRDefault="009E452E" w:rsidP="00A76ABC">
            <w:pPr>
              <w:spacing w:line="240" w:lineRule="atLeast"/>
              <w:jc w:val="left"/>
            </w:pPr>
          </w:p>
        </w:tc>
      </w:tr>
      <w:tr w:rsidR="009E452E" w14:paraId="4F97435D" w14:textId="77777777" w:rsidTr="004B086F">
        <w:trPr>
          <w:trHeight w:val="267"/>
        </w:trPr>
        <w:tc>
          <w:tcPr>
            <w:tcW w:w="2000" w:type="dxa"/>
            <w:shd w:val="clear" w:color="auto" w:fill="FF0000"/>
          </w:tcPr>
          <w:p w14:paraId="37C2141C" w14:textId="77777777" w:rsidR="009E452E" w:rsidRPr="004B086F" w:rsidRDefault="00D67AD0" w:rsidP="00A76ABC">
            <w:pPr>
              <w:spacing w:line="240" w:lineRule="atLeast"/>
              <w:jc w:val="left"/>
              <w:rPr>
                <w:strike/>
              </w:rPr>
            </w:pPr>
            <w:r w:rsidRPr="004B086F">
              <w:rPr>
                <w:rFonts w:hint="eastAsia"/>
                <w:strike/>
              </w:rPr>
              <w:t>门店用户在</w:t>
            </w:r>
            <w:r w:rsidRPr="004B086F">
              <w:rPr>
                <w:rFonts w:hint="eastAsia"/>
                <w:strike/>
              </w:rPr>
              <w:t>POS</w:t>
            </w:r>
            <w:r w:rsidRPr="004B086F">
              <w:rPr>
                <w:rFonts w:hint="eastAsia"/>
                <w:strike/>
              </w:rPr>
              <w:t>机上的</w:t>
            </w:r>
            <w:r w:rsidRPr="004B086F">
              <w:rPr>
                <w:rFonts w:hint="eastAsia"/>
                <w:strike/>
              </w:rPr>
              <w:t>ID</w:t>
            </w:r>
          </w:p>
        </w:tc>
        <w:tc>
          <w:tcPr>
            <w:tcW w:w="2400" w:type="dxa"/>
            <w:shd w:val="clear" w:color="auto" w:fill="FF0000"/>
          </w:tcPr>
          <w:p w14:paraId="2B8A3F3B" w14:textId="77777777" w:rsidR="009E452E" w:rsidRPr="004B086F" w:rsidRDefault="00D67AD0" w:rsidP="00A76ABC">
            <w:pPr>
              <w:spacing w:line="240" w:lineRule="atLeast"/>
              <w:jc w:val="left"/>
              <w:rPr>
                <w:strike/>
              </w:rPr>
            </w:pPr>
            <w:r w:rsidRPr="004B086F">
              <w:rPr>
                <w:rFonts w:hint="eastAsia"/>
                <w:strike/>
              </w:rPr>
              <w:t>F_IDInPOS</w:t>
            </w:r>
          </w:p>
        </w:tc>
        <w:tc>
          <w:tcPr>
            <w:tcW w:w="3959" w:type="dxa"/>
            <w:shd w:val="clear" w:color="auto" w:fill="FF0000"/>
          </w:tcPr>
          <w:p w14:paraId="71A871BA" w14:textId="77777777" w:rsidR="009E452E" w:rsidRPr="004B086F" w:rsidRDefault="009E452E" w:rsidP="00A76ABC">
            <w:pPr>
              <w:spacing w:line="240" w:lineRule="atLeast"/>
              <w:jc w:val="left"/>
              <w:rPr>
                <w:strike/>
              </w:rPr>
            </w:pPr>
          </w:p>
        </w:tc>
        <w:tc>
          <w:tcPr>
            <w:tcW w:w="850" w:type="dxa"/>
            <w:shd w:val="clear" w:color="auto" w:fill="FF0000"/>
          </w:tcPr>
          <w:p w14:paraId="661FEEB8" w14:textId="77777777" w:rsidR="009E452E" w:rsidRPr="004B086F" w:rsidRDefault="009E452E" w:rsidP="00A76ABC">
            <w:pPr>
              <w:spacing w:line="240" w:lineRule="atLeast"/>
              <w:jc w:val="left"/>
              <w:rPr>
                <w:strike/>
              </w:rPr>
            </w:pPr>
          </w:p>
        </w:tc>
        <w:tc>
          <w:tcPr>
            <w:tcW w:w="6095" w:type="dxa"/>
            <w:shd w:val="clear" w:color="auto" w:fill="FF0000"/>
          </w:tcPr>
          <w:p w14:paraId="7215F650" w14:textId="77777777" w:rsidR="009E452E" w:rsidRPr="004B086F" w:rsidRDefault="00D67AD0" w:rsidP="00A76ABC">
            <w:pPr>
              <w:spacing w:line="240" w:lineRule="atLeast"/>
              <w:jc w:val="left"/>
              <w:rPr>
                <w:strike/>
              </w:rPr>
            </w:pPr>
            <w:r w:rsidRPr="004B086F">
              <w:rPr>
                <w:rFonts w:hint="eastAsia"/>
                <w:strike/>
              </w:rPr>
              <w:t>门店用户在</w:t>
            </w:r>
            <w:r w:rsidRPr="004B086F">
              <w:rPr>
                <w:rFonts w:hint="eastAsia"/>
                <w:strike/>
              </w:rPr>
              <w:t>POS</w:t>
            </w:r>
            <w:r w:rsidRPr="004B086F">
              <w:rPr>
                <w:rFonts w:hint="eastAsia"/>
                <w:strike/>
              </w:rPr>
              <w:t>机上创建的话，会生成这个</w:t>
            </w:r>
            <w:r w:rsidRPr="004B086F">
              <w:rPr>
                <w:rFonts w:hint="eastAsia"/>
                <w:strike/>
              </w:rPr>
              <w:t>ID</w:t>
            </w:r>
          </w:p>
        </w:tc>
      </w:tr>
      <w:tr w:rsidR="009E452E" w14:paraId="2DD920C3" w14:textId="77777777" w:rsidTr="004B086F">
        <w:trPr>
          <w:trHeight w:val="267"/>
        </w:trPr>
        <w:tc>
          <w:tcPr>
            <w:tcW w:w="2000" w:type="dxa"/>
            <w:shd w:val="clear" w:color="auto" w:fill="FF0000"/>
          </w:tcPr>
          <w:p w14:paraId="79001AA0" w14:textId="77777777" w:rsidR="009E452E" w:rsidRPr="004B086F" w:rsidRDefault="00D67AD0" w:rsidP="00A76ABC">
            <w:pPr>
              <w:spacing w:line="240" w:lineRule="atLeast"/>
              <w:jc w:val="left"/>
              <w:rPr>
                <w:strike/>
              </w:rPr>
            </w:pPr>
            <w:r w:rsidRPr="004B086F">
              <w:rPr>
                <w:rFonts w:hint="eastAsia"/>
                <w:strike/>
              </w:rPr>
              <w:t>POS</w:t>
            </w:r>
            <w:r w:rsidRPr="004B086F">
              <w:rPr>
                <w:rFonts w:hint="eastAsia"/>
                <w:strike/>
              </w:rPr>
              <w:t>机的</w:t>
            </w:r>
            <w:r w:rsidRPr="004B086F">
              <w:rPr>
                <w:rFonts w:hint="eastAsia"/>
                <w:strike/>
              </w:rPr>
              <w:t>SN</w:t>
            </w:r>
            <w:r w:rsidRPr="004B086F">
              <w:rPr>
                <w:rFonts w:hint="eastAsia"/>
                <w:strike/>
              </w:rPr>
              <w:t>码</w:t>
            </w:r>
          </w:p>
        </w:tc>
        <w:tc>
          <w:tcPr>
            <w:tcW w:w="2400" w:type="dxa"/>
            <w:shd w:val="clear" w:color="auto" w:fill="FF0000"/>
          </w:tcPr>
          <w:p w14:paraId="140A7625" w14:textId="77777777" w:rsidR="009E452E" w:rsidRPr="004B086F" w:rsidRDefault="00D67AD0" w:rsidP="00A76ABC">
            <w:pPr>
              <w:spacing w:line="240" w:lineRule="atLeast"/>
              <w:jc w:val="left"/>
              <w:rPr>
                <w:strike/>
              </w:rPr>
            </w:pPr>
            <w:r w:rsidRPr="004B086F">
              <w:rPr>
                <w:rFonts w:hint="eastAsia"/>
                <w:strike/>
              </w:rPr>
              <w:t>F_POS_SN</w:t>
            </w:r>
          </w:p>
        </w:tc>
        <w:tc>
          <w:tcPr>
            <w:tcW w:w="3959" w:type="dxa"/>
            <w:shd w:val="clear" w:color="auto" w:fill="FF0000"/>
          </w:tcPr>
          <w:p w14:paraId="70633365" w14:textId="77777777" w:rsidR="009E452E" w:rsidRPr="004B086F" w:rsidRDefault="009E452E" w:rsidP="00A76ABC">
            <w:pPr>
              <w:spacing w:line="240" w:lineRule="atLeast"/>
              <w:jc w:val="left"/>
              <w:rPr>
                <w:strike/>
              </w:rPr>
            </w:pPr>
          </w:p>
        </w:tc>
        <w:tc>
          <w:tcPr>
            <w:tcW w:w="850" w:type="dxa"/>
            <w:shd w:val="clear" w:color="auto" w:fill="FF0000"/>
          </w:tcPr>
          <w:p w14:paraId="28B78E3F" w14:textId="77777777" w:rsidR="009E452E" w:rsidRPr="004B086F" w:rsidRDefault="009E452E" w:rsidP="00A76ABC">
            <w:pPr>
              <w:spacing w:line="240" w:lineRule="atLeast"/>
              <w:jc w:val="left"/>
              <w:rPr>
                <w:strike/>
              </w:rPr>
            </w:pPr>
          </w:p>
        </w:tc>
        <w:tc>
          <w:tcPr>
            <w:tcW w:w="6095" w:type="dxa"/>
            <w:shd w:val="clear" w:color="auto" w:fill="FF0000"/>
          </w:tcPr>
          <w:p w14:paraId="24D8D7BD" w14:textId="77777777" w:rsidR="009E452E" w:rsidRPr="004B086F" w:rsidRDefault="00D67AD0" w:rsidP="00A76ABC">
            <w:pPr>
              <w:spacing w:line="240" w:lineRule="atLeast"/>
              <w:jc w:val="left"/>
              <w:rPr>
                <w:strike/>
              </w:rPr>
            </w:pPr>
            <w:r w:rsidRPr="004B086F">
              <w:rPr>
                <w:rFonts w:hint="eastAsia"/>
                <w:strike/>
              </w:rPr>
              <w:t>门店用户在</w:t>
            </w:r>
            <w:r w:rsidRPr="004B086F">
              <w:rPr>
                <w:rFonts w:hint="eastAsia"/>
                <w:strike/>
              </w:rPr>
              <w:t>POS</w:t>
            </w:r>
            <w:r w:rsidRPr="004B086F">
              <w:rPr>
                <w:rFonts w:hint="eastAsia"/>
                <w:strike/>
              </w:rPr>
              <w:t>机上创建的话，会记录这个</w:t>
            </w:r>
            <w:r w:rsidRPr="004B086F">
              <w:rPr>
                <w:rFonts w:hint="eastAsia"/>
                <w:strike/>
              </w:rPr>
              <w:t>POS</w:t>
            </w:r>
            <w:r w:rsidRPr="004B086F">
              <w:rPr>
                <w:rFonts w:hint="eastAsia"/>
                <w:strike/>
              </w:rPr>
              <w:t>机的</w:t>
            </w:r>
            <w:r w:rsidRPr="004B086F">
              <w:rPr>
                <w:rFonts w:hint="eastAsia"/>
                <w:strike/>
              </w:rPr>
              <w:t>SN</w:t>
            </w:r>
          </w:p>
        </w:tc>
      </w:tr>
      <w:tr w:rsidR="009E452E" w14:paraId="44BAF3E4" w14:textId="77777777" w:rsidTr="00C83ADB">
        <w:trPr>
          <w:trHeight w:val="267"/>
        </w:trPr>
        <w:tc>
          <w:tcPr>
            <w:tcW w:w="2000" w:type="dxa"/>
          </w:tcPr>
          <w:p w14:paraId="7DCAAE08" w14:textId="77777777" w:rsidR="009E452E" w:rsidRDefault="00D67AD0" w:rsidP="00A76ABC">
            <w:pPr>
              <w:spacing w:line="240" w:lineRule="atLeast"/>
              <w:jc w:val="left"/>
            </w:pPr>
            <w:r>
              <w:rPr>
                <w:rFonts w:hint="eastAsia"/>
              </w:rPr>
              <w:t>身份证号码</w:t>
            </w:r>
          </w:p>
        </w:tc>
        <w:tc>
          <w:tcPr>
            <w:tcW w:w="2400" w:type="dxa"/>
          </w:tcPr>
          <w:p w14:paraId="638356E6" w14:textId="77777777" w:rsidR="009E452E" w:rsidRDefault="00D67AD0" w:rsidP="00A76ABC">
            <w:pPr>
              <w:spacing w:line="240" w:lineRule="atLeast"/>
              <w:jc w:val="left"/>
            </w:pPr>
            <w:r>
              <w:rPr>
                <w:rFonts w:hint="eastAsia"/>
              </w:rPr>
              <w:t>F</w:t>
            </w:r>
            <w:r>
              <w:t>_ICID</w:t>
            </w:r>
          </w:p>
        </w:tc>
        <w:tc>
          <w:tcPr>
            <w:tcW w:w="3959" w:type="dxa"/>
          </w:tcPr>
          <w:p w14:paraId="40A9A845" w14:textId="77777777" w:rsidR="009E452E" w:rsidRDefault="009E452E" w:rsidP="00A76ABC">
            <w:pPr>
              <w:spacing w:line="240" w:lineRule="atLeast"/>
              <w:jc w:val="left"/>
            </w:pPr>
          </w:p>
        </w:tc>
        <w:tc>
          <w:tcPr>
            <w:tcW w:w="850" w:type="dxa"/>
          </w:tcPr>
          <w:p w14:paraId="47A93C6D" w14:textId="77777777" w:rsidR="009E452E" w:rsidRDefault="009E452E" w:rsidP="00A76ABC">
            <w:pPr>
              <w:spacing w:line="240" w:lineRule="atLeast"/>
              <w:jc w:val="left"/>
            </w:pPr>
          </w:p>
        </w:tc>
        <w:tc>
          <w:tcPr>
            <w:tcW w:w="6095" w:type="dxa"/>
          </w:tcPr>
          <w:p w14:paraId="428007E0" w14:textId="77777777" w:rsidR="009E452E" w:rsidRDefault="009E452E" w:rsidP="00A76ABC">
            <w:pPr>
              <w:spacing w:line="240" w:lineRule="atLeast"/>
              <w:jc w:val="left"/>
            </w:pPr>
          </w:p>
        </w:tc>
      </w:tr>
      <w:tr w:rsidR="009E452E" w14:paraId="21317ED5" w14:textId="77777777" w:rsidTr="00C83ADB">
        <w:trPr>
          <w:trHeight w:val="267"/>
        </w:trPr>
        <w:tc>
          <w:tcPr>
            <w:tcW w:w="2000" w:type="dxa"/>
          </w:tcPr>
          <w:p w14:paraId="532B51A9" w14:textId="77777777" w:rsidR="009E452E" w:rsidRDefault="00D67AD0" w:rsidP="00A76ABC">
            <w:pPr>
              <w:spacing w:line="240" w:lineRule="atLeast"/>
              <w:jc w:val="left"/>
            </w:pPr>
            <w:r>
              <w:rPr>
                <w:rFonts w:hint="eastAsia"/>
              </w:rPr>
              <w:t>微信号</w:t>
            </w:r>
          </w:p>
        </w:tc>
        <w:tc>
          <w:tcPr>
            <w:tcW w:w="2400" w:type="dxa"/>
          </w:tcPr>
          <w:p w14:paraId="3FE8A672" w14:textId="77777777" w:rsidR="009E452E" w:rsidRDefault="00D67AD0" w:rsidP="00A76ABC">
            <w:pPr>
              <w:spacing w:line="240" w:lineRule="atLeast"/>
              <w:jc w:val="left"/>
            </w:pPr>
            <w:r>
              <w:rPr>
                <w:rFonts w:hint="eastAsia"/>
              </w:rPr>
              <w:t>F_</w:t>
            </w:r>
            <w:r>
              <w:t>WeChat</w:t>
            </w:r>
          </w:p>
        </w:tc>
        <w:tc>
          <w:tcPr>
            <w:tcW w:w="3959" w:type="dxa"/>
          </w:tcPr>
          <w:p w14:paraId="5B464C63" w14:textId="77777777" w:rsidR="009E452E" w:rsidRDefault="009E452E" w:rsidP="00A76ABC">
            <w:pPr>
              <w:spacing w:line="240" w:lineRule="atLeast"/>
              <w:jc w:val="left"/>
            </w:pPr>
          </w:p>
        </w:tc>
        <w:tc>
          <w:tcPr>
            <w:tcW w:w="850" w:type="dxa"/>
          </w:tcPr>
          <w:p w14:paraId="32ED5E2A" w14:textId="77777777" w:rsidR="009E452E" w:rsidRDefault="009E452E" w:rsidP="00A76ABC">
            <w:pPr>
              <w:spacing w:line="240" w:lineRule="atLeast"/>
              <w:jc w:val="left"/>
            </w:pPr>
          </w:p>
        </w:tc>
        <w:tc>
          <w:tcPr>
            <w:tcW w:w="6095" w:type="dxa"/>
          </w:tcPr>
          <w:p w14:paraId="57422FD2" w14:textId="77777777" w:rsidR="009E452E" w:rsidRDefault="009E452E" w:rsidP="00A76ABC">
            <w:pPr>
              <w:spacing w:line="240" w:lineRule="atLeast"/>
              <w:jc w:val="left"/>
            </w:pPr>
          </w:p>
        </w:tc>
      </w:tr>
      <w:tr w:rsidR="009E452E" w14:paraId="093429E2" w14:textId="77777777" w:rsidTr="00C83ADB">
        <w:trPr>
          <w:trHeight w:val="267"/>
        </w:trPr>
        <w:tc>
          <w:tcPr>
            <w:tcW w:w="2000" w:type="dxa"/>
          </w:tcPr>
          <w:p w14:paraId="02DB684E" w14:textId="77777777" w:rsidR="009E452E" w:rsidRDefault="00D67AD0" w:rsidP="00A76ABC">
            <w:pPr>
              <w:spacing w:line="240" w:lineRule="atLeast"/>
              <w:jc w:val="left"/>
            </w:pPr>
            <w:r>
              <w:rPr>
                <w:rFonts w:hint="eastAsia"/>
              </w:rPr>
              <w:t>密码</w:t>
            </w:r>
          </w:p>
        </w:tc>
        <w:tc>
          <w:tcPr>
            <w:tcW w:w="2400" w:type="dxa"/>
          </w:tcPr>
          <w:p w14:paraId="363D3148" w14:textId="77777777" w:rsidR="009E452E" w:rsidRDefault="00D67AD0" w:rsidP="00A76ABC">
            <w:pPr>
              <w:spacing w:line="240" w:lineRule="atLeast"/>
              <w:jc w:val="left"/>
            </w:pPr>
            <w:r>
              <w:rPr>
                <w:rFonts w:hint="eastAsia"/>
              </w:rPr>
              <w:t>F_Password</w:t>
            </w:r>
          </w:p>
        </w:tc>
        <w:tc>
          <w:tcPr>
            <w:tcW w:w="3959" w:type="dxa"/>
          </w:tcPr>
          <w:p w14:paraId="649872CB" w14:textId="77777777" w:rsidR="009E452E" w:rsidRDefault="009D2D6B" w:rsidP="00A76ABC">
            <w:pPr>
              <w:spacing w:line="240" w:lineRule="atLeast"/>
              <w:jc w:val="left"/>
            </w:pPr>
            <w:r>
              <w:t>Varchar(32) not null</w:t>
            </w:r>
            <w:r w:rsidR="001F4BFE">
              <w:rPr>
                <w:rFonts w:hint="eastAsia"/>
              </w:rPr>
              <w:t>，明文密码不能含有中文，</w:t>
            </w:r>
            <w:r w:rsidR="001F4BFE">
              <w:rPr>
                <w:rFonts w:hint="eastAsia"/>
              </w:rPr>
              <w:t>6</w:t>
            </w:r>
            <w:r w:rsidR="001F4BFE">
              <w:rPr>
                <w:rFonts w:hint="eastAsia"/>
              </w:rPr>
              <w:t>到</w:t>
            </w:r>
            <w:r w:rsidR="001F4BFE">
              <w:rPr>
                <w:rFonts w:hint="eastAsia"/>
              </w:rPr>
              <w:t>1</w:t>
            </w:r>
            <w:r w:rsidR="001F4BFE">
              <w:t>6</w:t>
            </w:r>
            <w:r w:rsidR="001F4BFE">
              <w:rPr>
                <w:rFonts w:hint="eastAsia"/>
              </w:rPr>
              <w:t>位，首尾不能为空。加密后的密码则固定是</w:t>
            </w:r>
            <w:r w:rsidR="001F4BFE">
              <w:rPr>
                <w:rFonts w:hint="eastAsia"/>
              </w:rPr>
              <w:t>3</w:t>
            </w:r>
            <w:r w:rsidR="001F4BFE">
              <w:t>2</w:t>
            </w:r>
            <w:r w:rsidR="001F4BFE">
              <w:rPr>
                <w:rFonts w:hint="eastAsia"/>
              </w:rPr>
              <w:t>位大写字母和数字的组合</w:t>
            </w:r>
          </w:p>
        </w:tc>
        <w:tc>
          <w:tcPr>
            <w:tcW w:w="850" w:type="dxa"/>
          </w:tcPr>
          <w:p w14:paraId="4778CC35" w14:textId="77777777" w:rsidR="009E452E" w:rsidRDefault="009E452E" w:rsidP="00A76ABC">
            <w:pPr>
              <w:spacing w:line="240" w:lineRule="atLeast"/>
              <w:jc w:val="left"/>
            </w:pPr>
          </w:p>
        </w:tc>
        <w:tc>
          <w:tcPr>
            <w:tcW w:w="6095" w:type="dxa"/>
          </w:tcPr>
          <w:p w14:paraId="003EEDC4" w14:textId="77777777" w:rsidR="009E452E" w:rsidRDefault="001F4BFE" w:rsidP="00A76ABC">
            <w:pPr>
              <w:spacing w:line="240" w:lineRule="atLeast"/>
              <w:jc w:val="left"/>
            </w:pPr>
            <w:r>
              <w:rPr>
                <w:rFonts w:hint="eastAsia"/>
              </w:rPr>
              <w:t>DB</w:t>
            </w:r>
            <w:r>
              <w:rPr>
                <w:rFonts w:hint="eastAsia"/>
              </w:rPr>
              <w:t>存储的是加密后的密码</w:t>
            </w:r>
          </w:p>
        </w:tc>
      </w:tr>
      <w:tr w:rsidR="009E452E" w14:paraId="6436D36D" w14:textId="77777777" w:rsidTr="00C83ADB">
        <w:trPr>
          <w:trHeight w:val="267"/>
        </w:trPr>
        <w:tc>
          <w:tcPr>
            <w:tcW w:w="2000" w:type="dxa"/>
          </w:tcPr>
          <w:p w14:paraId="313786FD" w14:textId="77777777" w:rsidR="009E452E" w:rsidRDefault="00D67AD0" w:rsidP="00A76ABC">
            <w:pPr>
              <w:spacing w:line="240" w:lineRule="atLeast"/>
              <w:jc w:val="left"/>
            </w:pPr>
            <w:r>
              <w:rPr>
                <w:rFonts w:hint="eastAsia"/>
              </w:rPr>
              <w:t>密码有效期</w:t>
            </w:r>
          </w:p>
        </w:tc>
        <w:tc>
          <w:tcPr>
            <w:tcW w:w="2400" w:type="dxa"/>
          </w:tcPr>
          <w:p w14:paraId="3A426F7E" w14:textId="77777777" w:rsidR="009E452E" w:rsidRDefault="00D67AD0" w:rsidP="00A76ABC">
            <w:pPr>
              <w:spacing w:line="240" w:lineRule="atLeast"/>
              <w:jc w:val="left"/>
            </w:pPr>
            <w:r>
              <w:rPr>
                <w:rFonts w:hint="eastAsia"/>
              </w:rPr>
              <w:t>F</w:t>
            </w:r>
            <w:r>
              <w:t>_</w:t>
            </w:r>
            <w:r>
              <w:rPr>
                <w:rFonts w:hint="eastAsia"/>
              </w:rPr>
              <w:t>Password</w:t>
            </w:r>
            <w:r>
              <w:t>ExpireDate</w:t>
            </w:r>
          </w:p>
        </w:tc>
        <w:tc>
          <w:tcPr>
            <w:tcW w:w="3959" w:type="dxa"/>
          </w:tcPr>
          <w:p w14:paraId="21BC0C54" w14:textId="77777777" w:rsidR="009E452E" w:rsidRDefault="009E452E" w:rsidP="00A76ABC">
            <w:pPr>
              <w:spacing w:line="240" w:lineRule="atLeast"/>
              <w:jc w:val="left"/>
            </w:pPr>
          </w:p>
        </w:tc>
        <w:tc>
          <w:tcPr>
            <w:tcW w:w="850" w:type="dxa"/>
          </w:tcPr>
          <w:p w14:paraId="4631C2B0" w14:textId="77777777" w:rsidR="009E452E" w:rsidRDefault="009E452E" w:rsidP="00A76ABC">
            <w:pPr>
              <w:spacing w:line="240" w:lineRule="atLeast"/>
              <w:jc w:val="left"/>
            </w:pPr>
          </w:p>
        </w:tc>
        <w:tc>
          <w:tcPr>
            <w:tcW w:w="6095" w:type="dxa"/>
          </w:tcPr>
          <w:p w14:paraId="7E06C169" w14:textId="77777777" w:rsidR="009E452E" w:rsidRDefault="009E452E" w:rsidP="00A76ABC">
            <w:pPr>
              <w:spacing w:line="240" w:lineRule="atLeast"/>
              <w:jc w:val="left"/>
            </w:pPr>
          </w:p>
        </w:tc>
      </w:tr>
      <w:tr w:rsidR="009E452E" w14:paraId="619C45BC" w14:textId="77777777" w:rsidTr="00C83ADB">
        <w:trPr>
          <w:trHeight w:val="267"/>
        </w:trPr>
        <w:tc>
          <w:tcPr>
            <w:tcW w:w="2000" w:type="dxa"/>
          </w:tcPr>
          <w:p w14:paraId="2659E739" w14:textId="77777777" w:rsidR="009E452E" w:rsidRDefault="00D67AD0" w:rsidP="00A76ABC">
            <w:pPr>
              <w:spacing w:line="240" w:lineRule="atLeast"/>
              <w:jc w:val="left"/>
            </w:pPr>
            <w:r>
              <w:rPr>
                <w:rFonts w:hint="eastAsia"/>
              </w:rPr>
              <w:t>首次登录成功？</w:t>
            </w:r>
          </w:p>
        </w:tc>
        <w:tc>
          <w:tcPr>
            <w:tcW w:w="2400" w:type="dxa"/>
          </w:tcPr>
          <w:p w14:paraId="62083B63" w14:textId="77777777" w:rsidR="009E452E" w:rsidRDefault="00D67AD0" w:rsidP="00A76ABC">
            <w:pPr>
              <w:spacing w:line="240" w:lineRule="atLeast"/>
              <w:jc w:val="left"/>
            </w:pPr>
            <w:r>
              <w:rPr>
                <w:rFonts w:hint="eastAsia"/>
              </w:rPr>
              <w:t>F</w:t>
            </w:r>
            <w:r>
              <w:t>_IsFirstTimeLogin</w:t>
            </w:r>
          </w:p>
        </w:tc>
        <w:tc>
          <w:tcPr>
            <w:tcW w:w="3959" w:type="dxa"/>
          </w:tcPr>
          <w:p w14:paraId="70DB4251" w14:textId="77777777" w:rsidR="009E452E" w:rsidRDefault="009E452E" w:rsidP="00A76ABC">
            <w:pPr>
              <w:spacing w:line="240" w:lineRule="atLeast"/>
              <w:jc w:val="left"/>
            </w:pPr>
          </w:p>
        </w:tc>
        <w:tc>
          <w:tcPr>
            <w:tcW w:w="850" w:type="dxa"/>
          </w:tcPr>
          <w:p w14:paraId="268C1936" w14:textId="77777777" w:rsidR="009E452E" w:rsidRDefault="00D67AD0" w:rsidP="00A76ABC">
            <w:pPr>
              <w:spacing w:line="240" w:lineRule="atLeast"/>
              <w:jc w:val="left"/>
            </w:pPr>
            <w:r>
              <w:rPr>
                <w:rFonts w:hint="eastAsia"/>
              </w:rPr>
              <w:t>1</w:t>
            </w:r>
          </w:p>
        </w:tc>
        <w:tc>
          <w:tcPr>
            <w:tcW w:w="6095" w:type="dxa"/>
          </w:tcPr>
          <w:p w14:paraId="67AFE2CA" w14:textId="77777777" w:rsidR="009E452E" w:rsidRDefault="00D67AD0" w:rsidP="00A76ABC">
            <w:pPr>
              <w:spacing w:line="240" w:lineRule="atLeast"/>
              <w:jc w:val="left"/>
            </w:pPr>
            <w:r>
              <w:rPr>
                <w:rFonts w:hint="eastAsia"/>
              </w:rPr>
              <w:t>若为首次使用密码登录成功，必须重置密码</w:t>
            </w:r>
          </w:p>
        </w:tc>
      </w:tr>
      <w:tr w:rsidR="009E452E" w14:paraId="13B9489C" w14:textId="77777777" w:rsidTr="004B086F">
        <w:trPr>
          <w:trHeight w:val="255"/>
        </w:trPr>
        <w:tc>
          <w:tcPr>
            <w:tcW w:w="2000" w:type="dxa"/>
            <w:shd w:val="clear" w:color="auto" w:fill="FF0000"/>
          </w:tcPr>
          <w:p w14:paraId="432C1BC8" w14:textId="77777777" w:rsidR="009E452E" w:rsidRPr="004B086F" w:rsidRDefault="00D67AD0" w:rsidP="00A76ABC">
            <w:pPr>
              <w:spacing w:line="240" w:lineRule="atLeast"/>
              <w:jc w:val="left"/>
              <w:rPr>
                <w:strike/>
              </w:rPr>
            </w:pPr>
            <w:r w:rsidRPr="004B086F">
              <w:rPr>
                <w:rFonts w:hint="eastAsia"/>
                <w:strike/>
              </w:rPr>
              <w:t>问题</w:t>
            </w:r>
            <w:r w:rsidRPr="004B086F">
              <w:rPr>
                <w:rFonts w:hint="eastAsia"/>
                <w:strike/>
              </w:rPr>
              <w:t>1</w:t>
            </w:r>
          </w:p>
        </w:tc>
        <w:tc>
          <w:tcPr>
            <w:tcW w:w="2400" w:type="dxa"/>
            <w:shd w:val="clear" w:color="auto" w:fill="FF0000"/>
          </w:tcPr>
          <w:p w14:paraId="0E32A35F" w14:textId="77777777" w:rsidR="009E452E" w:rsidRPr="004B086F" w:rsidRDefault="00D67AD0" w:rsidP="00A76ABC">
            <w:pPr>
              <w:spacing w:line="240" w:lineRule="atLeast"/>
              <w:jc w:val="left"/>
              <w:rPr>
                <w:strike/>
              </w:rPr>
            </w:pPr>
            <w:r w:rsidRPr="004B086F">
              <w:rPr>
                <w:rFonts w:hint="eastAsia"/>
                <w:strike/>
              </w:rPr>
              <w:t>F</w:t>
            </w:r>
            <w:r w:rsidRPr="004B086F">
              <w:rPr>
                <w:strike/>
              </w:rPr>
              <w:t>_Q1</w:t>
            </w:r>
          </w:p>
        </w:tc>
        <w:tc>
          <w:tcPr>
            <w:tcW w:w="3959" w:type="dxa"/>
            <w:shd w:val="clear" w:color="auto" w:fill="FF0000"/>
          </w:tcPr>
          <w:p w14:paraId="47B23393" w14:textId="77777777" w:rsidR="009E452E" w:rsidRPr="004B086F" w:rsidRDefault="009E452E" w:rsidP="00A76ABC">
            <w:pPr>
              <w:spacing w:line="240" w:lineRule="atLeast"/>
              <w:jc w:val="left"/>
              <w:rPr>
                <w:strike/>
              </w:rPr>
            </w:pPr>
          </w:p>
        </w:tc>
        <w:tc>
          <w:tcPr>
            <w:tcW w:w="850" w:type="dxa"/>
            <w:shd w:val="clear" w:color="auto" w:fill="FF0000"/>
          </w:tcPr>
          <w:p w14:paraId="1A7173DC" w14:textId="77777777" w:rsidR="009E452E" w:rsidRPr="004B086F" w:rsidRDefault="009E452E" w:rsidP="00A76ABC">
            <w:pPr>
              <w:spacing w:line="240" w:lineRule="atLeast"/>
              <w:jc w:val="left"/>
              <w:rPr>
                <w:strike/>
              </w:rPr>
            </w:pPr>
          </w:p>
        </w:tc>
        <w:tc>
          <w:tcPr>
            <w:tcW w:w="6095" w:type="dxa"/>
            <w:shd w:val="clear" w:color="auto" w:fill="FF0000"/>
          </w:tcPr>
          <w:p w14:paraId="0D767027"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3F1EC628" w14:textId="77777777" w:rsidTr="004B086F">
        <w:trPr>
          <w:trHeight w:val="267"/>
        </w:trPr>
        <w:tc>
          <w:tcPr>
            <w:tcW w:w="2000" w:type="dxa"/>
            <w:shd w:val="clear" w:color="auto" w:fill="FF0000"/>
          </w:tcPr>
          <w:p w14:paraId="4623443D" w14:textId="77777777" w:rsidR="009E452E" w:rsidRPr="004B086F" w:rsidRDefault="00D67AD0" w:rsidP="00A76ABC">
            <w:pPr>
              <w:spacing w:line="240" w:lineRule="atLeast"/>
              <w:jc w:val="left"/>
              <w:rPr>
                <w:strike/>
              </w:rPr>
            </w:pPr>
            <w:r w:rsidRPr="004B086F">
              <w:rPr>
                <w:rFonts w:hint="eastAsia"/>
                <w:strike/>
              </w:rPr>
              <w:t>回答</w:t>
            </w:r>
            <w:r w:rsidRPr="004B086F">
              <w:rPr>
                <w:rFonts w:hint="eastAsia"/>
                <w:strike/>
              </w:rPr>
              <w:t>1</w:t>
            </w:r>
          </w:p>
        </w:tc>
        <w:tc>
          <w:tcPr>
            <w:tcW w:w="2400" w:type="dxa"/>
            <w:shd w:val="clear" w:color="auto" w:fill="FF0000"/>
          </w:tcPr>
          <w:p w14:paraId="51FDC182" w14:textId="77777777" w:rsidR="009E452E" w:rsidRPr="004B086F" w:rsidRDefault="00D67AD0" w:rsidP="00A76ABC">
            <w:pPr>
              <w:spacing w:line="240" w:lineRule="atLeast"/>
              <w:jc w:val="left"/>
              <w:rPr>
                <w:strike/>
              </w:rPr>
            </w:pPr>
            <w:r w:rsidRPr="004B086F">
              <w:rPr>
                <w:rFonts w:hint="eastAsia"/>
                <w:strike/>
              </w:rPr>
              <w:t>F</w:t>
            </w:r>
            <w:r w:rsidRPr="004B086F">
              <w:rPr>
                <w:strike/>
              </w:rPr>
              <w:t>_A1</w:t>
            </w:r>
          </w:p>
        </w:tc>
        <w:tc>
          <w:tcPr>
            <w:tcW w:w="3959" w:type="dxa"/>
            <w:shd w:val="clear" w:color="auto" w:fill="FF0000"/>
          </w:tcPr>
          <w:p w14:paraId="0EF580E8" w14:textId="77777777" w:rsidR="009E452E" w:rsidRPr="004B086F" w:rsidRDefault="009E452E" w:rsidP="00A76ABC">
            <w:pPr>
              <w:spacing w:line="240" w:lineRule="atLeast"/>
              <w:jc w:val="left"/>
              <w:rPr>
                <w:strike/>
              </w:rPr>
            </w:pPr>
          </w:p>
        </w:tc>
        <w:tc>
          <w:tcPr>
            <w:tcW w:w="850" w:type="dxa"/>
            <w:shd w:val="clear" w:color="auto" w:fill="FF0000"/>
          </w:tcPr>
          <w:p w14:paraId="7B5EEE3D" w14:textId="77777777" w:rsidR="009E452E" w:rsidRPr="004B086F" w:rsidRDefault="009E452E" w:rsidP="00A76ABC">
            <w:pPr>
              <w:spacing w:line="240" w:lineRule="atLeast"/>
              <w:jc w:val="left"/>
              <w:rPr>
                <w:strike/>
              </w:rPr>
            </w:pPr>
          </w:p>
        </w:tc>
        <w:tc>
          <w:tcPr>
            <w:tcW w:w="6095" w:type="dxa"/>
            <w:shd w:val="clear" w:color="auto" w:fill="FF0000"/>
          </w:tcPr>
          <w:p w14:paraId="03E68F94"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2B410544" w14:textId="77777777" w:rsidTr="004B086F">
        <w:trPr>
          <w:trHeight w:val="267"/>
        </w:trPr>
        <w:tc>
          <w:tcPr>
            <w:tcW w:w="2000" w:type="dxa"/>
            <w:shd w:val="clear" w:color="auto" w:fill="FF0000"/>
          </w:tcPr>
          <w:p w14:paraId="1AA4B883" w14:textId="77777777" w:rsidR="009E452E" w:rsidRPr="004B086F" w:rsidRDefault="00D67AD0" w:rsidP="00A76ABC">
            <w:pPr>
              <w:spacing w:line="240" w:lineRule="atLeast"/>
              <w:jc w:val="left"/>
              <w:rPr>
                <w:strike/>
              </w:rPr>
            </w:pPr>
            <w:r w:rsidRPr="004B086F">
              <w:rPr>
                <w:rFonts w:hint="eastAsia"/>
                <w:strike/>
              </w:rPr>
              <w:t>问题</w:t>
            </w:r>
            <w:r w:rsidRPr="004B086F">
              <w:rPr>
                <w:rFonts w:hint="eastAsia"/>
                <w:strike/>
              </w:rPr>
              <w:t>2</w:t>
            </w:r>
          </w:p>
        </w:tc>
        <w:tc>
          <w:tcPr>
            <w:tcW w:w="2400" w:type="dxa"/>
            <w:shd w:val="clear" w:color="auto" w:fill="FF0000"/>
          </w:tcPr>
          <w:p w14:paraId="3C47341C" w14:textId="77777777" w:rsidR="009E452E" w:rsidRPr="004B086F" w:rsidRDefault="00D67AD0" w:rsidP="00A76ABC">
            <w:pPr>
              <w:spacing w:line="240" w:lineRule="atLeast"/>
              <w:jc w:val="left"/>
              <w:rPr>
                <w:strike/>
              </w:rPr>
            </w:pPr>
            <w:r w:rsidRPr="004B086F">
              <w:rPr>
                <w:rFonts w:hint="eastAsia"/>
                <w:strike/>
              </w:rPr>
              <w:t>F</w:t>
            </w:r>
            <w:r w:rsidRPr="004B086F">
              <w:rPr>
                <w:strike/>
              </w:rPr>
              <w:t>_Q2</w:t>
            </w:r>
          </w:p>
        </w:tc>
        <w:tc>
          <w:tcPr>
            <w:tcW w:w="3959" w:type="dxa"/>
            <w:shd w:val="clear" w:color="auto" w:fill="FF0000"/>
          </w:tcPr>
          <w:p w14:paraId="12A6EAB2" w14:textId="77777777" w:rsidR="009E452E" w:rsidRPr="004B086F" w:rsidRDefault="009E452E" w:rsidP="00A76ABC">
            <w:pPr>
              <w:spacing w:line="240" w:lineRule="atLeast"/>
              <w:jc w:val="left"/>
              <w:rPr>
                <w:strike/>
              </w:rPr>
            </w:pPr>
          </w:p>
        </w:tc>
        <w:tc>
          <w:tcPr>
            <w:tcW w:w="850" w:type="dxa"/>
            <w:shd w:val="clear" w:color="auto" w:fill="FF0000"/>
          </w:tcPr>
          <w:p w14:paraId="28865DF2" w14:textId="77777777" w:rsidR="009E452E" w:rsidRPr="004B086F" w:rsidRDefault="009E452E" w:rsidP="00A76ABC">
            <w:pPr>
              <w:spacing w:line="240" w:lineRule="atLeast"/>
              <w:jc w:val="left"/>
              <w:rPr>
                <w:strike/>
              </w:rPr>
            </w:pPr>
          </w:p>
        </w:tc>
        <w:tc>
          <w:tcPr>
            <w:tcW w:w="6095" w:type="dxa"/>
            <w:shd w:val="clear" w:color="auto" w:fill="FF0000"/>
          </w:tcPr>
          <w:p w14:paraId="45CED7FE"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76DAE896" w14:textId="77777777" w:rsidTr="004B086F">
        <w:trPr>
          <w:trHeight w:val="267"/>
        </w:trPr>
        <w:tc>
          <w:tcPr>
            <w:tcW w:w="2000" w:type="dxa"/>
            <w:shd w:val="clear" w:color="auto" w:fill="FF0000"/>
          </w:tcPr>
          <w:p w14:paraId="7873BAF2" w14:textId="77777777" w:rsidR="009E452E" w:rsidRPr="004B086F" w:rsidRDefault="00D67AD0" w:rsidP="00A76ABC">
            <w:pPr>
              <w:spacing w:line="240" w:lineRule="atLeast"/>
              <w:jc w:val="left"/>
              <w:rPr>
                <w:strike/>
              </w:rPr>
            </w:pPr>
            <w:r w:rsidRPr="004B086F">
              <w:rPr>
                <w:rFonts w:hint="eastAsia"/>
                <w:strike/>
              </w:rPr>
              <w:t>回答</w:t>
            </w:r>
            <w:r w:rsidRPr="004B086F">
              <w:rPr>
                <w:rFonts w:hint="eastAsia"/>
                <w:strike/>
              </w:rPr>
              <w:t>2</w:t>
            </w:r>
          </w:p>
        </w:tc>
        <w:tc>
          <w:tcPr>
            <w:tcW w:w="2400" w:type="dxa"/>
            <w:shd w:val="clear" w:color="auto" w:fill="FF0000"/>
          </w:tcPr>
          <w:p w14:paraId="0AD7CD6E" w14:textId="77777777" w:rsidR="004B086F" w:rsidRPr="004B086F" w:rsidRDefault="00D67AD0" w:rsidP="00A76ABC">
            <w:pPr>
              <w:spacing w:line="240" w:lineRule="atLeast"/>
              <w:jc w:val="left"/>
              <w:rPr>
                <w:strike/>
              </w:rPr>
            </w:pPr>
            <w:r w:rsidRPr="004B086F">
              <w:rPr>
                <w:rFonts w:hint="eastAsia"/>
                <w:strike/>
              </w:rPr>
              <w:t>F</w:t>
            </w:r>
            <w:r w:rsidRPr="004B086F">
              <w:rPr>
                <w:strike/>
              </w:rPr>
              <w:t>_A2</w:t>
            </w:r>
          </w:p>
        </w:tc>
        <w:tc>
          <w:tcPr>
            <w:tcW w:w="3959" w:type="dxa"/>
            <w:shd w:val="clear" w:color="auto" w:fill="FF0000"/>
          </w:tcPr>
          <w:p w14:paraId="13F09DA6" w14:textId="77777777" w:rsidR="009E452E" w:rsidRPr="004B086F" w:rsidRDefault="009E452E" w:rsidP="00A76ABC">
            <w:pPr>
              <w:spacing w:line="240" w:lineRule="atLeast"/>
              <w:jc w:val="left"/>
              <w:rPr>
                <w:strike/>
              </w:rPr>
            </w:pPr>
          </w:p>
        </w:tc>
        <w:tc>
          <w:tcPr>
            <w:tcW w:w="850" w:type="dxa"/>
            <w:shd w:val="clear" w:color="auto" w:fill="FF0000"/>
          </w:tcPr>
          <w:p w14:paraId="10DCB4FC" w14:textId="77777777" w:rsidR="009E452E" w:rsidRPr="004B086F" w:rsidRDefault="009E452E" w:rsidP="00A76ABC">
            <w:pPr>
              <w:spacing w:line="240" w:lineRule="atLeast"/>
              <w:jc w:val="left"/>
              <w:rPr>
                <w:strike/>
              </w:rPr>
            </w:pPr>
          </w:p>
        </w:tc>
        <w:tc>
          <w:tcPr>
            <w:tcW w:w="6095" w:type="dxa"/>
            <w:shd w:val="clear" w:color="auto" w:fill="FF0000"/>
          </w:tcPr>
          <w:p w14:paraId="7E17EC8D"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2A70E646" w14:textId="77777777" w:rsidTr="004B086F">
        <w:trPr>
          <w:trHeight w:val="267"/>
        </w:trPr>
        <w:tc>
          <w:tcPr>
            <w:tcW w:w="2000" w:type="dxa"/>
            <w:shd w:val="clear" w:color="auto" w:fill="FF0000"/>
          </w:tcPr>
          <w:p w14:paraId="4719BD00" w14:textId="77777777" w:rsidR="009E452E" w:rsidRPr="004B086F" w:rsidRDefault="00D67AD0" w:rsidP="00A76ABC">
            <w:pPr>
              <w:spacing w:line="240" w:lineRule="atLeast"/>
              <w:jc w:val="left"/>
              <w:rPr>
                <w:strike/>
              </w:rPr>
            </w:pPr>
            <w:r w:rsidRPr="004B086F">
              <w:rPr>
                <w:rFonts w:hint="eastAsia"/>
                <w:strike/>
              </w:rPr>
              <w:t>问题</w:t>
            </w:r>
            <w:r w:rsidRPr="004B086F">
              <w:rPr>
                <w:rFonts w:hint="eastAsia"/>
                <w:strike/>
              </w:rPr>
              <w:t>3</w:t>
            </w:r>
          </w:p>
        </w:tc>
        <w:tc>
          <w:tcPr>
            <w:tcW w:w="2400" w:type="dxa"/>
            <w:shd w:val="clear" w:color="auto" w:fill="FF0000"/>
          </w:tcPr>
          <w:p w14:paraId="4174823D" w14:textId="77777777" w:rsidR="009E452E" w:rsidRPr="004B086F" w:rsidRDefault="00D67AD0" w:rsidP="00A76ABC">
            <w:pPr>
              <w:spacing w:line="240" w:lineRule="atLeast"/>
              <w:jc w:val="left"/>
              <w:rPr>
                <w:strike/>
              </w:rPr>
            </w:pPr>
            <w:r w:rsidRPr="004B086F">
              <w:rPr>
                <w:rFonts w:hint="eastAsia"/>
                <w:strike/>
              </w:rPr>
              <w:t>F</w:t>
            </w:r>
            <w:r w:rsidRPr="004B086F">
              <w:rPr>
                <w:strike/>
              </w:rPr>
              <w:t>_Q3</w:t>
            </w:r>
          </w:p>
        </w:tc>
        <w:tc>
          <w:tcPr>
            <w:tcW w:w="3959" w:type="dxa"/>
            <w:shd w:val="clear" w:color="auto" w:fill="FF0000"/>
          </w:tcPr>
          <w:p w14:paraId="2DB544D0" w14:textId="77777777" w:rsidR="009E452E" w:rsidRPr="004B086F" w:rsidRDefault="009E452E" w:rsidP="00A76ABC">
            <w:pPr>
              <w:spacing w:line="240" w:lineRule="atLeast"/>
              <w:jc w:val="left"/>
              <w:rPr>
                <w:strike/>
              </w:rPr>
            </w:pPr>
          </w:p>
        </w:tc>
        <w:tc>
          <w:tcPr>
            <w:tcW w:w="850" w:type="dxa"/>
            <w:shd w:val="clear" w:color="auto" w:fill="FF0000"/>
          </w:tcPr>
          <w:p w14:paraId="1E1DB38F" w14:textId="77777777" w:rsidR="009E452E" w:rsidRPr="004B086F" w:rsidRDefault="009E452E" w:rsidP="00A76ABC">
            <w:pPr>
              <w:spacing w:line="240" w:lineRule="atLeast"/>
              <w:jc w:val="left"/>
              <w:rPr>
                <w:strike/>
              </w:rPr>
            </w:pPr>
          </w:p>
        </w:tc>
        <w:tc>
          <w:tcPr>
            <w:tcW w:w="6095" w:type="dxa"/>
            <w:shd w:val="clear" w:color="auto" w:fill="FF0000"/>
          </w:tcPr>
          <w:p w14:paraId="747E402D"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3D1284E1" w14:textId="77777777" w:rsidTr="004B086F">
        <w:trPr>
          <w:trHeight w:val="267"/>
        </w:trPr>
        <w:tc>
          <w:tcPr>
            <w:tcW w:w="2000" w:type="dxa"/>
            <w:shd w:val="clear" w:color="auto" w:fill="FF0000"/>
          </w:tcPr>
          <w:p w14:paraId="483EE2DF" w14:textId="77777777" w:rsidR="009E452E" w:rsidRPr="004B086F" w:rsidRDefault="00D67AD0" w:rsidP="00A76ABC">
            <w:pPr>
              <w:spacing w:line="240" w:lineRule="atLeast"/>
              <w:jc w:val="left"/>
              <w:rPr>
                <w:strike/>
              </w:rPr>
            </w:pPr>
            <w:r w:rsidRPr="004B086F">
              <w:rPr>
                <w:rFonts w:hint="eastAsia"/>
                <w:strike/>
              </w:rPr>
              <w:t>回答</w:t>
            </w:r>
            <w:r w:rsidRPr="004B086F">
              <w:rPr>
                <w:rFonts w:hint="eastAsia"/>
                <w:strike/>
              </w:rPr>
              <w:t>3</w:t>
            </w:r>
          </w:p>
        </w:tc>
        <w:tc>
          <w:tcPr>
            <w:tcW w:w="2400" w:type="dxa"/>
            <w:shd w:val="clear" w:color="auto" w:fill="FF0000"/>
          </w:tcPr>
          <w:p w14:paraId="2F925DE1" w14:textId="77777777" w:rsidR="009E452E" w:rsidRPr="004B086F" w:rsidRDefault="00D67AD0" w:rsidP="00A76ABC">
            <w:pPr>
              <w:spacing w:line="240" w:lineRule="atLeast"/>
              <w:jc w:val="left"/>
              <w:rPr>
                <w:strike/>
              </w:rPr>
            </w:pPr>
            <w:r w:rsidRPr="004B086F">
              <w:rPr>
                <w:rFonts w:hint="eastAsia"/>
                <w:strike/>
              </w:rPr>
              <w:t>F</w:t>
            </w:r>
            <w:r w:rsidRPr="004B086F">
              <w:rPr>
                <w:strike/>
              </w:rPr>
              <w:t>_A3</w:t>
            </w:r>
          </w:p>
        </w:tc>
        <w:tc>
          <w:tcPr>
            <w:tcW w:w="3959" w:type="dxa"/>
            <w:shd w:val="clear" w:color="auto" w:fill="FF0000"/>
          </w:tcPr>
          <w:p w14:paraId="1D28448D" w14:textId="77777777" w:rsidR="009E452E" w:rsidRPr="004B086F" w:rsidRDefault="009E452E" w:rsidP="00A76ABC">
            <w:pPr>
              <w:spacing w:line="240" w:lineRule="atLeast"/>
              <w:jc w:val="left"/>
              <w:rPr>
                <w:strike/>
              </w:rPr>
            </w:pPr>
          </w:p>
        </w:tc>
        <w:tc>
          <w:tcPr>
            <w:tcW w:w="850" w:type="dxa"/>
            <w:shd w:val="clear" w:color="auto" w:fill="FF0000"/>
          </w:tcPr>
          <w:p w14:paraId="2CDA9776" w14:textId="77777777" w:rsidR="009E452E" w:rsidRPr="004B086F" w:rsidRDefault="009E452E" w:rsidP="00A76ABC">
            <w:pPr>
              <w:spacing w:line="240" w:lineRule="atLeast"/>
              <w:jc w:val="left"/>
              <w:rPr>
                <w:strike/>
              </w:rPr>
            </w:pPr>
          </w:p>
        </w:tc>
        <w:tc>
          <w:tcPr>
            <w:tcW w:w="6095" w:type="dxa"/>
            <w:shd w:val="clear" w:color="auto" w:fill="FF0000"/>
          </w:tcPr>
          <w:p w14:paraId="58F15339" w14:textId="77777777" w:rsidR="009E452E" w:rsidRPr="004B086F" w:rsidRDefault="00D67AD0" w:rsidP="00A76ABC">
            <w:pPr>
              <w:spacing w:line="240" w:lineRule="atLeast"/>
              <w:jc w:val="left"/>
              <w:rPr>
                <w:strike/>
              </w:rPr>
            </w:pPr>
            <w:r w:rsidRPr="004B086F">
              <w:rPr>
                <w:rFonts w:hint="eastAsia"/>
                <w:strike/>
              </w:rPr>
              <w:t>用于重置密码</w:t>
            </w:r>
          </w:p>
        </w:tc>
      </w:tr>
      <w:tr w:rsidR="009E452E" w14:paraId="67D2E501" w14:textId="77777777" w:rsidTr="00C83ADB">
        <w:trPr>
          <w:trHeight w:val="267"/>
        </w:trPr>
        <w:tc>
          <w:tcPr>
            <w:tcW w:w="2000" w:type="dxa"/>
          </w:tcPr>
          <w:p w14:paraId="0A80770B" w14:textId="77777777" w:rsidR="009E452E" w:rsidRDefault="009E452E" w:rsidP="00A76ABC">
            <w:pPr>
              <w:spacing w:line="240" w:lineRule="atLeast"/>
              <w:jc w:val="left"/>
            </w:pPr>
          </w:p>
        </w:tc>
        <w:tc>
          <w:tcPr>
            <w:tcW w:w="2400" w:type="dxa"/>
          </w:tcPr>
          <w:p w14:paraId="7D63A986" w14:textId="77777777" w:rsidR="009E452E" w:rsidRDefault="009E452E" w:rsidP="00A76ABC">
            <w:pPr>
              <w:spacing w:line="240" w:lineRule="atLeast"/>
              <w:jc w:val="left"/>
            </w:pPr>
          </w:p>
        </w:tc>
        <w:tc>
          <w:tcPr>
            <w:tcW w:w="3959" w:type="dxa"/>
          </w:tcPr>
          <w:p w14:paraId="736B7349" w14:textId="77777777" w:rsidR="009E452E" w:rsidRDefault="009E452E" w:rsidP="00A76ABC">
            <w:pPr>
              <w:spacing w:line="240" w:lineRule="atLeast"/>
              <w:jc w:val="left"/>
            </w:pPr>
          </w:p>
        </w:tc>
        <w:tc>
          <w:tcPr>
            <w:tcW w:w="850" w:type="dxa"/>
          </w:tcPr>
          <w:p w14:paraId="7C32B03A" w14:textId="77777777" w:rsidR="009E452E" w:rsidRDefault="009E452E" w:rsidP="00A76ABC">
            <w:pPr>
              <w:spacing w:line="240" w:lineRule="atLeast"/>
              <w:jc w:val="left"/>
            </w:pPr>
          </w:p>
        </w:tc>
        <w:tc>
          <w:tcPr>
            <w:tcW w:w="6095" w:type="dxa"/>
          </w:tcPr>
          <w:p w14:paraId="3F9F92E3" w14:textId="77777777" w:rsidR="009E452E" w:rsidRDefault="009E452E" w:rsidP="00A76ABC">
            <w:pPr>
              <w:spacing w:line="240" w:lineRule="atLeast"/>
              <w:jc w:val="left"/>
            </w:pPr>
          </w:p>
        </w:tc>
      </w:tr>
      <w:tr w:rsidR="009E452E" w:rsidRPr="004B086F" w14:paraId="5D201111" w14:textId="77777777" w:rsidTr="004B086F">
        <w:trPr>
          <w:trHeight w:val="255"/>
        </w:trPr>
        <w:tc>
          <w:tcPr>
            <w:tcW w:w="2000" w:type="dxa"/>
            <w:shd w:val="clear" w:color="auto" w:fill="auto"/>
          </w:tcPr>
          <w:p w14:paraId="20A84FB3" w14:textId="77777777" w:rsidR="009E452E" w:rsidRPr="004B086F" w:rsidRDefault="00D67AD0" w:rsidP="00A76ABC">
            <w:pPr>
              <w:spacing w:line="240" w:lineRule="atLeast"/>
              <w:jc w:val="left"/>
            </w:pPr>
            <w:r w:rsidRPr="004B086F">
              <w:rPr>
                <w:rFonts w:hint="eastAsia"/>
              </w:rPr>
              <w:t>门店</w:t>
            </w:r>
            <w:r w:rsidRPr="004B086F">
              <w:rPr>
                <w:rFonts w:hint="eastAsia"/>
              </w:rPr>
              <w:t>ID</w:t>
            </w:r>
          </w:p>
        </w:tc>
        <w:tc>
          <w:tcPr>
            <w:tcW w:w="2400" w:type="dxa"/>
            <w:shd w:val="clear" w:color="auto" w:fill="auto"/>
          </w:tcPr>
          <w:p w14:paraId="740654ED" w14:textId="77777777" w:rsidR="009E452E" w:rsidRPr="004B086F" w:rsidRDefault="00D67AD0" w:rsidP="00A76ABC">
            <w:pPr>
              <w:spacing w:line="240" w:lineRule="atLeast"/>
              <w:jc w:val="left"/>
            </w:pPr>
            <w:r w:rsidRPr="004B086F">
              <w:rPr>
                <w:rFonts w:hint="eastAsia"/>
              </w:rPr>
              <w:t>F</w:t>
            </w:r>
            <w:r w:rsidRPr="004B086F">
              <w:t>_ShopID</w:t>
            </w:r>
          </w:p>
        </w:tc>
        <w:tc>
          <w:tcPr>
            <w:tcW w:w="3959" w:type="dxa"/>
            <w:shd w:val="clear" w:color="auto" w:fill="auto"/>
          </w:tcPr>
          <w:p w14:paraId="31F4EC34" w14:textId="77777777" w:rsidR="009E452E" w:rsidRPr="004B086F" w:rsidRDefault="004471CA" w:rsidP="00A76ABC">
            <w:pPr>
              <w:spacing w:line="240" w:lineRule="atLeast"/>
              <w:jc w:val="left"/>
            </w:pPr>
            <w:r w:rsidRPr="004B086F">
              <w:t>Int not null</w:t>
            </w:r>
          </w:p>
        </w:tc>
        <w:tc>
          <w:tcPr>
            <w:tcW w:w="850" w:type="dxa"/>
            <w:shd w:val="clear" w:color="auto" w:fill="auto"/>
          </w:tcPr>
          <w:p w14:paraId="1C165425" w14:textId="77777777" w:rsidR="009E452E" w:rsidRPr="004B086F" w:rsidRDefault="009E452E" w:rsidP="00A76ABC">
            <w:pPr>
              <w:spacing w:line="240" w:lineRule="atLeast"/>
              <w:jc w:val="left"/>
            </w:pPr>
          </w:p>
        </w:tc>
        <w:tc>
          <w:tcPr>
            <w:tcW w:w="6095" w:type="dxa"/>
            <w:shd w:val="clear" w:color="auto" w:fill="auto"/>
          </w:tcPr>
          <w:p w14:paraId="1FA6CD56" w14:textId="77777777" w:rsidR="009E452E" w:rsidRPr="004B086F" w:rsidRDefault="009E452E" w:rsidP="00A76ABC">
            <w:pPr>
              <w:spacing w:line="240" w:lineRule="atLeast"/>
              <w:jc w:val="left"/>
            </w:pPr>
          </w:p>
        </w:tc>
      </w:tr>
      <w:tr w:rsidR="009E452E" w:rsidRPr="004B086F" w14:paraId="42C793FF" w14:textId="77777777" w:rsidTr="004B086F">
        <w:trPr>
          <w:trHeight w:val="255"/>
        </w:trPr>
        <w:tc>
          <w:tcPr>
            <w:tcW w:w="2000" w:type="dxa"/>
            <w:shd w:val="clear" w:color="auto" w:fill="auto"/>
          </w:tcPr>
          <w:p w14:paraId="323B9530" w14:textId="77777777" w:rsidR="009E452E" w:rsidRPr="004B086F" w:rsidRDefault="00D67AD0" w:rsidP="00A76ABC">
            <w:pPr>
              <w:spacing w:line="240" w:lineRule="atLeast"/>
              <w:jc w:val="left"/>
            </w:pPr>
            <w:r w:rsidRPr="004B086F">
              <w:rPr>
                <w:rFonts w:hint="eastAsia"/>
              </w:rPr>
              <w:t>部门</w:t>
            </w:r>
            <w:r w:rsidRPr="004B086F">
              <w:rPr>
                <w:rFonts w:hint="eastAsia"/>
              </w:rPr>
              <w:t>ID</w:t>
            </w:r>
          </w:p>
        </w:tc>
        <w:tc>
          <w:tcPr>
            <w:tcW w:w="2400" w:type="dxa"/>
            <w:shd w:val="clear" w:color="auto" w:fill="auto"/>
          </w:tcPr>
          <w:p w14:paraId="32D72E60" w14:textId="77777777" w:rsidR="009E452E" w:rsidRPr="004B086F" w:rsidRDefault="00D67AD0" w:rsidP="00A76ABC">
            <w:pPr>
              <w:spacing w:line="240" w:lineRule="atLeast"/>
              <w:jc w:val="left"/>
            </w:pPr>
            <w:r w:rsidRPr="004B086F">
              <w:rPr>
                <w:rFonts w:hint="eastAsia"/>
              </w:rPr>
              <w:t>F</w:t>
            </w:r>
            <w:r w:rsidRPr="004B086F">
              <w:t>_</w:t>
            </w:r>
            <w:r w:rsidRPr="004B086F">
              <w:rPr>
                <w:rFonts w:hint="eastAsia"/>
              </w:rPr>
              <w:t>DepartmentID</w:t>
            </w:r>
          </w:p>
        </w:tc>
        <w:tc>
          <w:tcPr>
            <w:tcW w:w="3959" w:type="dxa"/>
            <w:shd w:val="clear" w:color="auto" w:fill="auto"/>
          </w:tcPr>
          <w:p w14:paraId="041AEDD9" w14:textId="77777777" w:rsidR="009E452E" w:rsidRPr="004B086F" w:rsidRDefault="00AA2DE2" w:rsidP="00A76ABC">
            <w:pPr>
              <w:spacing w:line="240" w:lineRule="atLeast"/>
              <w:jc w:val="left"/>
            </w:pPr>
            <w:r w:rsidRPr="004B086F">
              <w:t xml:space="preserve">Int Not </w:t>
            </w:r>
            <w:r w:rsidR="00D67AD0" w:rsidRPr="004B086F">
              <w:rPr>
                <w:rFonts w:hint="eastAsia"/>
              </w:rPr>
              <w:t>NULL</w:t>
            </w:r>
          </w:p>
        </w:tc>
        <w:tc>
          <w:tcPr>
            <w:tcW w:w="850" w:type="dxa"/>
            <w:shd w:val="clear" w:color="auto" w:fill="auto"/>
          </w:tcPr>
          <w:p w14:paraId="18235090" w14:textId="77777777" w:rsidR="009E452E" w:rsidRPr="004B086F" w:rsidRDefault="009E452E" w:rsidP="00A76ABC">
            <w:pPr>
              <w:spacing w:line="240" w:lineRule="atLeast"/>
              <w:jc w:val="left"/>
            </w:pPr>
          </w:p>
        </w:tc>
        <w:tc>
          <w:tcPr>
            <w:tcW w:w="6095" w:type="dxa"/>
            <w:shd w:val="clear" w:color="auto" w:fill="auto"/>
          </w:tcPr>
          <w:p w14:paraId="1DD656AB" w14:textId="77777777" w:rsidR="009E452E" w:rsidRPr="004B086F" w:rsidRDefault="009E452E" w:rsidP="00A76ABC">
            <w:pPr>
              <w:spacing w:line="240" w:lineRule="atLeast"/>
              <w:jc w:val="left"/>
            </w:pPr>
          </w:p>
        </w:tc>
      </w:tr>
      <w:tr w:rsidR="009E452E" w:rsidRPr="004B086F" w14:paraId="51705DA1" w14:textId="77777777" w:rsidTr="004B086F">
        <w:trPr>
          <w:trHeight w:val="255"/>
        </w:trPr>
        <w:tc>
          <w:tcPr>
            <w:tcW w:w="2000" w:type="dxa"/>
            <w:shd w:val="clear" w:color="auto" w:fill="auto"/>
          </w:tcPr>
          <w:p w14:paraId="7D85681D" w14:textId="77777777" w:rsidR="009E452E" w:rsidRPr="004B086F" w:rsidRDefault="00D67AD0" w:rsidP="00A76ABC">
            <w:pPr>
              <w:spacing w:line="240" w:lineRule="atLeast"/>
              <w:jc w:val="left"/>
            </w:pPr>
            <w:r w:rsidRPr="004B086F">
              <w:rPr>
                <w:rFonts w:hint="eastAsia"/>
              </w:rPr>
              <w:t>状态</w:t>
            </w:r>
          </w:p>
        </w:tc>
        <w:tc>
          <w:tcPr>
            <w:tcW w:w="2400" w:type="dxa"/>
            <w:shd w:val="clear" w:color="auto" w:fill="auto"/>
          </w:tcPr>
          <w:p w14:paraId="01F80F82" w14:textId="77777777" w:rsidR="009E452E" w:rsidRPr="004B086F" w:rsidRDefault="00D67AD0" w:rsidP="00A76ABC">
            <w:pPr>
              <w:spacing w:line="240" w:lineRule="atLeast"/>
              <w:jc w:val="left"/>
            </w:pPr>
            <w:r w:rsidRPr="004B086F">
              <w:rPr>
                <w:rFonts w:hint="eastAsia"/>
              </w:rPr>
              <w:t>F_</w:t>
            </w:r>
            <w:r w:rsidRPr="004B086F">
              <w:t>Status</w:t>
            </w:r>
          </w:p>
        </w:tc>
        <w:tc>
          <w:tcPr>
            <w:tcW w:w="3959" w:type="dxa"/>
            <w:shd w:val="clear" w:color="auto" w:fill="auto"/>
          </w:tcPr>
          <w:p w14:paraId="2477A227" w14:textId="77777777" w:rsidR="009E452E" w:rsidRPr="004B086F" w:rsidRDefault="00AA2DE2" w:rsidP="00A76ABC">
            <w:pPr>
              <w:spacing w:line="240" w:lineRule="atLeast"/>
              <w:jc w:val="left"/>
            </w:pPr>
            <w:r w:rsidRPr="004B086F">
              <w:t>Int Not null</w:t>
            </w:r>
          </w:p>
        </w:tc>
        <w:tc>
          <w:tcPr>
            <w:tcW w:w="850" w:type="dxa"/>
            <w:shd w:val="clear" w:color="auto" w:fill="auto"/>
          </w:tcPr>
          <w:p w14:paraId="1C94874B" w14:textId="77777777" w:rsidR="009E452E" w:rsidRPr="004B086F" w:rsidRDefault="009E452E" w:rsidP="00A76ABC">
            <w:pPr>
              <w:spacing w:line="240" w:lineRule="atLeast"/>
              <w:jc w:val="left"/>
            </w:pPr>
          </w:p>
        </w:tc>
        <w:tc>
          <w:tcPr>
            <w:tcW w:w="6095" w:type="dxa"/>
            <w:shd w:val="clear" w:color="auto" w:fill="auto"/>
          </w:tcPr>
          <w:p w14:paraId="0916F98D" w14:textId="77777777" w:rsidR="009E452E" w:rsidRPr="004B086F" w:rsidRDefault="00D67AD0" w:rsidP="00A76ABC">
            <w:pPr>
              <w:spacing w:line="240" w:lineRule="atLeast"/>
              <w:jc w:val="left"/>
            </w:pPr>
            <w:r w:rsidRPr="004B086F">
              <w:t>0</w:t>
            </w:r>
            <w:r w:rsidRPr="004B086F">
              <w:t>，在职。</w:t>
            </w:r>
            <w:r w:rsidRPr="004B086F">
              <w:t>1</w:t>
            </w:r>
            <w:r w:rsidRPr="004B086F">
              <w:t>，离职。</w:t>
            </w:r>
          </w:p>
        </w:tc>
      </w:tr>
      <w:tr w:rsidR="000447B6" w:rsidRPr="004B086F" w14:paraId="2D3A53D0"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4C74C" w14:textId="77777777" w:rsidR="000447B6" w:rsidRPr="004B086F" w:rsidRDefault="000447B6" w:rsidP="00A76ABC">
            <w:pPr>
              <w:spacing w:line="240" w:lineRule="atLeast"/>
              <w:jc w:val="left"/>
            </w:pPr>
            <w:bookmarkStart w:id="252" w:name="_Hlk535230868"/>
            <w:r w:rsidRPr="004B086F">
              <w:rPr>
                <w:rFonts w:hint="eastAsia"/>
              </w:rPr>
              <w:t>创建时间</w:t>
            </w: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3E1E9855" w14:textId="77777777" w:rsidR="000447B6" w:rsidRPr="004B086F" w:rsidRDefault="000447B6" w:rsidP="00A76ABC">
            <w:pPr>
              <w:spacing w:line="240" w:lineRule="atLeast"/>
              <w:jc w:val="left"/>
            </w:pPr>
            <w:r w:rsidRPr="004B086F">
              <w:rPr>
                <w:rFonts w:hint="eastAsia"/>
              </w:rPr>
              <w:t>F</w:t>
            </w:r>
            <w:r w:rsidRPr="004B086F">
              <w:t>_CreateDatetime</w:t>
            </w:r>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36C6DA08" w14:textId="77777777" w:rsidR="000447B6" w:rsidRPr="004B086F" w:rsidRDefault="000447B6" w:rsidP="00A76ABC">
            <w:pPr>
              <w:spacing w:line="240" w:lineRule="atLeast"/>
              <w:jc w:val="left"/>
            </w:pPr>
            <w:r w:rsidRPr="004B086F">
              <w:t>NOT NULL</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05A746FE" w14:textId="77777777" w:rsidR="000447B6" w:rsidRPr="004B086F" w:rsidRDefault="000447B6"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B28D4" w14:textId="77777777" w:rsidR="000447B6" w:rsidRPr="004B086F" w:rsidRDefault="000447B6" w:rsidP="00A76ABC">
            <w:pPr>
              <w:spacing w:line="240" w:lineRule="atLeast"/>
              <w:jc w:val="left"/>
            </w:pPr>
            <w:r w:rsidRPr="004B086F">
              <w:rPr>
                <w:rFonts w:hint="eastAsia"/>
              </w:rPr>
              <w:t>便于追踪</w:t>
            </w:r>
          </w:p>
        </w:tc>
      </w:tr>
      <w:tr w:rsidR="000447B6" w:rsidRPr="004B086F" w14:paraId="4C9B9F66"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E23B6" w14:textId="77777777" w:rsidR="000447B6" w:rsidRPr="004B086F" w:rsidRDefault="000447B6" w:rsidP="00A76ABC">
            <w:pPr>
              <w:spacing w:line="240" w:lineRule="atLeast"/>
              <w:jc w:val="left"/>
            </w:pPr>
            <w:r w:rsidRPr="004B086F">
              <w:rPr>
                <w:rFonts w:hint="eastAsia"/>
              </w:rPr>
              <w:t>修改时间</w:t>
            </w: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009CCC19" w14:textId="77777777" w:rsidR="000447B6" w:rsidRPr="004B086F" w:rsidRDefault="000447B6" w:rsidP="00A76ABC">
            <w:pPr>
              <w:spacing w:line="240" w:lineRule="atLeast"/>
              <w:jc w:val="left"/>
            </w:pPr>
            <w:r w:rsidRPr="004B086F">
              <w:rPr>
                <w:rFonts w:hint="eastAsia"/>
              </w:rPr>
              <w:t>F</w:t>
            </w:r>
            <w:r w:rsidRPr="004B086F">
              <w:t>_UpdateDatetime</w:t>
            </w:r>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1A4E796E" w14:textId="77777777" w:rsidR="000447B6" w:rsidRPr="004B086F" w:rsidRDefault="000447B6" w:rsidP="00A76ABC">
            <w:pPr>
              <w:spacing w:line="240" w:lineRule="atLeast"/>
              <w:jc w:val="left"/>
            </w:pPr>
            <w:r w:rsidRPr="004B086F">
              <w:rPr>
                <w:rFonts w:hint="eastAsia"/>
              </w:rPr>
              <w:t>D</w:t>
            </w:r>
            <w:r w:rsidRPr="004B086F">
              <w:t>atetime, NOT NULL</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53A17" w14:textId="77777777" w:rsidR="000447B6" w:rsidRPr="004B086F" w:rsidRDefault="000447B6"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2747D" w14:textId="77777777" w:rsidR="000447B6" w:rsidRPr="004B086F" w:rsidRDefault="000447B6" w:rsidP="00A76ABC">
            <w:pPr>
              <w:spacing w:line="240" w:lineRule="atLeast"/>
              <w:jc w:val="left"/>
            </w:pPr>
            <w:r w:rsidRPr="004B086F">
              <w:rPr>
                <w:rFonts w:hint="eastAsia"/>
              </w:rPr>
              <w:t>最近修改时间。便于追踪</w:t>
            </w:r>
          </w:p>
        </w:tc>
      </w:tr>
      <w:tr w:rsidR="00FE10C9" w:rsidRPr="004B086F" w14:paraId="032712F9"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093EEA8B" w14:textId="77777777" w:rsidR="00FE10C9" w:rsidRPr="004B086F" w:rsidRDefault="00FE10C9" w:rsidP="00A76ABC">
            <w:pPr>
              <w:spacing w:line="240" w:lineRule="atLeast"/>
              <w:jc w:val="left"/>
            </w:pP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4DB88BD8" w14:textId="77777777" w:rsidR="00FE10C9" w:rsidRPr="004B086F" w:rsidRDefault="00FE10C9" w:rsidP="00A76ABC">
            <w:pPr>
              <w:spacing w:line="240" w:lineRule="atLeast"/>
              <w:jc w:val="left"/>
            </w:pPr>
            <w:r w:rsidRPr="00FE10C9">
              <w:t>F_OpenID</w:t>
            </w:r>
            <w:r w:rsidRPr="004B086F">
              <w:rPr>
                <w:rFonts w:hint="eastAsia"/>
              </w:rPr>
              <w:t xml:space="preserve"> </w:t>
            </w:r>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3BD9C3E5" w14:textId="77777777" w:rsidR="00FE10C9" w:rsidRPr="004B086F" w:rsidRDefault="00FE10C9" w:rsidP="00A76ABC">
            <w:pPr>
              <w:spacing w:line="240" w:lineRule="atLeast"/>
              <w:jc w:val="left"/>
            </w:pPr>
            <w:r w:rsidRPr="00FE10C9">
              <w:t>VARCHAR (100)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2C3D0DA5" w14:textId="77777777" w:rsidR="00FE10C9" w:rsidRPr="004B086F" w:rsidRDefault="00FE10C9"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3D414A88" w14:textId="77777777" w:rsidR="00FE10C9" w:rsidRDefault="00FE10C9" w:rsidP="00A76ABC">
            <w:pPr>
              <w:spacing w:line="240" w:lineRule="atLeast"/>
              <w:jc w:val="left"/>
            </w:pPr>
            <w:r w:rsidRPr="00FE10C9">
              <w:t>用于绑定公众号</w:t>
            </w:r>
            <w:r w:rsidR="00794237">
              <w:rPr>
                <w:rFonts w:hint="eastAsia"/>
              </w:rPr>
              <w:t>。老板绑定博昕公众号的流程：</w:t>
            </w:r>
          </w:p>
          <w:p w14:paraId="0CD52A36" w14:textId="77777777" w:rsidR="00794237" w:rsidRDefault="00794237" w:rsidP="00794237">
            <w:pPr>
              <w:spacing w:line="240" w:lineRule="atLeast"/>
              <w:jc w:val="left"/>
            </w:pPr>
            <w:r>
              <w:t>1</w:t>
            </w:r>
            <w:r>
              <w:t>、门店老板关注公众号</w:t>
            </w:r>
            <w:r>
              <w:rPr>
                <w:rFonts w:hint="eastAsia"/>
              </w:rPr>
              <w:t>。</w:t>
            </w:r>
          </w:p>
          <w:p w14:paraId="68C1152F" w14:textId="77777777" w:rsidR="00794237" w:rsidRDefault="00794237" w:rsidP="00794237">
            <w:pPr>
              <w:spacing w:line="240" w:lineRule="atLeast"/>
              <w:jc w:val="left"/>
            </w:pPr>
            <w:r>
              <w:t>2</w:t>
            </w:r>
            <w:r>
              <w:t>、点击公众号中的绑定公司的菜单</w:t>
            </w:r>
            <w:r>
              <w:rPr>
                <w:rFonts w:hint="eastAsia"/>
              </w:rPr>
              <w:t>。</w:t>
            </w:r>
          </w:p>
          <w:p w14:paraId="5256956C" w14:textId="77777777" w:rsidR="00794237" w:rsidRDefault="00794237" w:rsidP="00794237">
            <w:pPr>
              <w:spacing w:line="240" w:lineRule="atLeast"/>
              <w:jc w:val="left"/>
            </w:pPr>
            <w:r>
              <w:t>3</w:t>
            </w:r>
            <w:r>
              <w:t>、填写老板公司编号以及老板的手机号码</w:t>
            </w:r>
            <w:r>
              <w:rPr>
                <w:rFonts w:hint="eastAsia"/>
              </w:rPr>
              <w:t>。</w:t>
            </w:r>
          </w:p>
          <w:p w14:paraId="5EAF38E8" w14:textId="77777777" w:rsidR="00794237" w:rsidRPr="004B086F" w:rsidRDefault="00794237" w:rsidP="00794237">
            <w:pPr>
              <w:spacing w:line="240" w:lineRule="atLeast"/>
              <w:jc w:val="left"/>
            </w:pPr>
            <w:r>
              <w:t>4</w:t>
            </w:r>
            <w:r>
              <w:t>、绑定成功并更新相应的</w:t>
            </w:r>
            <w:r>
              <w:t>DB</w:t>
            </w:r>
            <w:r>
              <w:t>下</w:t>
            </w:r>
            <w:r>
              <w:t>Staff</w:t>
            </w:r>
            <w:r>
              <w:t>表的老板</w:t>
            </w:r>
            <w:r>
              <w:t>openid</w:t>
            </w:r>
            <w:r>
              <w:rPr>
                <w:rFonts w:hint="eastAsia"/>
              </w:rPr>
              <w:t>。</w:t>
            </w:r>
          </w:p>
        </w:tc>
      </w:tr>
      <w:tr w:rsidR="00401EDB" w:rsidRPr="004B086F" w14:paraId="00CDAE34" w14:textId="77777777" w:rsidTr="00C83ADB">
        <w:trPr>
          <w:trHeight w:val="255"/>
        </w:trPr>
        <w:tc>
          <w:tcPr>
            <w:tcW w:w="20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F8326" w14:textId="77777777" w:rsidR="00401EDB" w:rsidRPr="004B086F" w:rsidRDefault="00401EDB" w:rsidP="00A76ABC">
            <w:pPr>
              <w:spacing w:line="240" w:lineRule="atLeast"/>
              <w:jc w:val="left"/>
            </w:pPr>
          </w:p>
        </w:tc>
        <w:tc>
          <w:tcPr>
            <w:tcW w:w="2400" w:type="dxa"/>
            <w:tcBorders>
              <w:top w:val="single" w:sz="4" w:space="0" w:color="auto"/>
              <w:left w:val="single" w:sz="4" w:space="0" w:color="auto"/>
              <w:bottom w:val="single" w:sz="4" w:space="0" w:color="auto"/>
              <w:right w:val="single" w:sz="4" w:space="0" w:color="auto"/>
            </w:tcBorders>
            <w:shd w:val="clear" w:color="auto" w:fill="FFFFFF" w:themeFill="background1"/>
          </w:tcPr>
          <w:p w14:paraId="2726EE20" w14:textId="77777777" w:rsidR="00401EDB" w:rsidRPr="00401EDB" w:rsidRDefault="00401EDB" w:rsidP="00A76ABC">
            <w:pPr>
              <w:spacing w:line="240" w:lineRule="atLeast"/>
              <w:jc w:val="left"/>
            </w:pPr>
            <w:r w:rsidRPr="00401EDB">
              <w:t>F_Unionid</w:t>
            </w:r>
          </w:p>
        </w:tc>
        <w:tc>
          <w:tcPr>
            <w:tcW w:w="3959" w:type="dxa"/>
            <w:tcBorders>
              <w:top w:val="single" w:sz="4" w:space="0" w:color="auto"/>
              <w:left w:val="single" w:sz="4" w:space="0" w:color="auto"/>
              <w:bottom w:val="single" w:sz="4" w:space="0" w:color="auto"/>
              <w:right w:val="single" w:sz="4" w:space="0" w:color="auto"/>
            </w:tcBorders>
            <w:shd w:val="clear" w:color="auto" w:fill="FFFFFF" w:themeFill="background1"/>
          </w:tcPr>
          <w:p w14:paraId="1B89F744" w14:textId="77777777" w:rsidR="00401EDB" w:rsidRPr="00FE10C9" w:rsidRDefault="00401EDB" w:rsidP="00A76ABC">
            <w:pPr>
              <w:spacing w:line="240" w:lineRule="atLeast"/>
              <w:jc w:val="left"/>
            </w:pPr>
            <w:r w:rsidRPr="00401EDB">
              <w:t>VARCHAR (100)</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Pr>
          <w:p w14:paraId="16DFB865" w14:textId="77777777" w:rsidR="00401EDB" w:rsidRPr="004B086F" w:rsidRDefault="00401EDB" w:rsidP="00A76ABC">
            <w:pPr>
              <w:spacing w:line="240" w:lineRule="atLeast"/>
              <w:jc w:val="left"/>
            </w:pPr>
          </w:p>
        </w:tc>
        <w:tc>
          <w:tcPr>
            <w:tcW w:w="60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1BDDE" w14:textId="77777777" w:rsidR="00401EDB" w:rsidRPr="00FE10C9" w:rsidRDefault="00401EDB" w:rsidP="00A76ABC">
            <w:pPr>
              <w:spacing w:line="240" w:lineRule="atLeast"/>
              <w:jc w:val="left"/>
            </w:pPr>
            <w:r w:rsidRPr="00401EDB">
              <w:t>用于将公众号绑定到微信开放平台帐号</w:t>
            </w:r>
          </w:p>
        </w:tc>
      </w:tr>
      <w:bookmarkEnd w:id="251"/>
      <w:bookmarkEnd w:id="252"/>
    </w:tbl>
    <w:p w14:paraId="6DA0B3BA" w14:textId="77777777" w:rsidR="009E452E" w:rsidRPr="004B086F" w:rsidRDefault="009E452E" w:rsidP="00A76ABC">
      <w:pPr>
        <w:spacing w:line="240" w:lineRule="atLeast"/>
        <w:jc w:val="left"/>
      </w:pPr>
    </w:p>
    <w:p w14:paraId="491BDCEC" w14:textId="77777777" w:rsidR="00DB1DEA" w:rsidRPr="004B086F" w:rsidRDefault="00DB1DEA" w:rsidP="00A76ABC">
      <w:pPr>
        <w:spacing w:line="240" w:lineRule="atLeast"/>
        <w:jc w:val="left"/>
      </w:pPr>
      <w:r w:rsidRPr="004B086F">
        <w:rPr>
          <w:rFonts w:hint="eastAsia"/>
        </w:rPr>
        <w:t>前端输入密码时，格式为：长度</w:t>
      </w:r>
      <w:r w:rsidRPr="004B086F">
        <w:rPr>
          <w:rFonts w:hint="eastAsia"/>
        </w:rPr>
        <w:t>[</w:t>
      </w:r>
      <w:r w:rsidRPr="004B086F">
        <w:t>6, 16]</w:t>
      </w:r>
      <w:r w:rsidRPr="004B086F">
        <w:rPr>
          <w:rFonts w:hint="eastAsia"/>
        </w:rPr>
        <w:t>，首尾不能有空格</w:t>
      </w:r>
      <w:r w:rsidR="000D0C6E">
        <w:rPr>
          <w:rFonts w:hint="eastAsia"/>
        </w:rPr>
        <w:t>，不能包含中文</w:t>
      </w:r>
      <w:r w:rsidRPr="004B086F">
        <w:rPr>
          <w:rFonts w:hint="eastAsia"/>
        </w:rPr>
        <w:t>。</w:t>
      </w:r>
    </w:p>
    <w:p w14:paraId="4CF7182F" w14:textId="77777777" w:rsidR="00DB1DEA" w:rsidRPr="000447B6" w:rsidRDefault="00DB1DEA" w:rsidP="00A76ABC">
      <w:pPr>
        <w:spacing w:line="240" w:lineRule="atLeast"/>
        <w:jc w:val="left"/>
      </w:pPr>
    </w:p>
    <w:p w14:paraId="3E67A3BB" w14:textId="77777777" w:rsidR="009E452E" w:rsidRDefault="00D67AD0" w:rsidP="00A76ABC">
      <w:pPr>
        <w:pStyle w:val="4"/>
        <w:spacing w:line="240" w:lineRule="atLeast"/>
        <w:jc w:val="left"/>
      </w:pPr>
      <w:r>
        <w:t>T</w:t>
      </w:r>
      <w:r>
        <w:rPr>
          <w:rFonts w:hint="eastAsia"/>
        </w:rPr>
        <w:t>_</w:t>
      </w:r>
      <w:r>
        <w:t>Permission</w:t>
      </w:r>
      <w:r>
        <w:rPr>
          <w:rFonts w:hint="eastAsia"/>
        </w:rPr>
        <w:t>（操作权限表）</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7233"/>
      </w:tblGrid>
      <w:tr w:rsidR="009E452E" w14:paraId="316788E5" w14:textId="77777777" w:rsidTr="00F66A69">
        <w:trPr>
          <w:trHeight w:val="255"/>
        </w:trPr>
        <w:tc>
          <w:tcPr>
            <w:tcW w:w="1324" w:type="dxa"/>
            <w:shd w:val="clear" w:color="auto" w:fill="FF0000"/>
          </w:tcPr>
          <w:p w14:paraId="290122EA" w14:textId="77777777" w:rsidR="009E452E" w:rsidRDefault="00D67AD0" w:rsidP="00A76ABC">
            <w:pPr>
              <w:spacing w:line="240" w:lineRule="atLeast"/>
              <w:jc w:val="left"/>
              <w:rPr>
                <w:color w:val="FFFFFF" w:themeColor="background1"/>
              </w:rPr>
            </w:pPr>
            <w:bookmarkStart w:id="253" w:name="OLE_LINK88"/>
            <w:bookmarkStart w:id="254" w:name="OLE_LINK89"/>
            <w:bookmarkStart w:id="255" w:name="OLE_LINK103"/>
            <w:r>
              <w:rPr>
                <w:rFonts w:hint="eastAsia"/>
                <w:color w:val="FFFFFF" w:themeColor="background1"/>
              </w:rPr>
              <w:t>数据项</w:t>
            </w:r>
          </w:p>
        </w:tc>
        <w:tc>
          <w:tcPr>
            <w:tcW w:w="2218" w:type="dxa"/>
            <w:shd w:val="clear" w:color="auto" w:fill="FF0000"/>
          </w:tcPr>
          <w:p w14:paraId="2BA526A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79C89E9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07A1E51"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7233" w:type="dxa"/>
            <w:shd w:val="clear" w:color="auto" w:fill="FF0000"/>
          </w:tcPr>
          <w:p w14:paraId="07E9DA4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3EE7EF5" w14:textId="77777777" w:rsidTr="00F66A69">
        <w:trPr>
          <w:trHeight w:val="267"/>
        </w:trPr>
        <w:tc>
          <w:tcPr>
            <w:tcW w:w="1324" w:type="dxa"/>
          </w:tcPr>
          <w:p w14:paraId="6BFB8E62" w14:textId="77777777" w:rsidR="009E452E" w:rsidRDefault="00D67AD0" w:rsidP="00A76ABC">
            <w:pPr>
              <w:spacing w:line="240" w:lineRule="atLeast"/>
              <w:jc w:val="left"/>
            </w:pPr>
            <w:r>
              <w:rPr>
                <w:rFonts w:hint="eastAsia"/>
              </w:rPr>
              <w:t>操作</w:t>
            </w:r>
            <w:r>
              <w:rPr>
                <w:rFonts w:hint="eastAsia"/>
              </w:rPr>
              <w:t>I</w:t>
            </w:r>
            <w:r>
              <w:t>D</w:t>
            </w:r>
          </w:p>
        </w:tc>
        <w:tc>
          <w:tcPr>
            <w:tcW w:w="2218" w:type="dxa"/>
          </w:tcPr>
          <w:p w14:paraId="2C923399" w14:textId="77777777" w:rsidR="009E452E" w:rsidRDefault="00D67AD0" w:rsidP="00A76ABC">
            <w:pPr>
              <w:spacing w:line="240" w:lineRule="atLeast"/>
              <w:jc w:val="left"/>
            </w:pPr>
            <w:r>
              <w:rPr>
                <w:rFonts w:hint="eastAsia"/>
              </w:rPr>
              <w:t>F_</w:t>
            </w:r>
            <w:r>
              <w:t>ID</w:t>
            </w:r>
          </w:p>
        </w:tc>
        <w:tc>
          <w:tcPr>
            <w:tcW w:w="2218" w:type="dxa"/>
          </w:tcPr>
          <w:p w14:paraId="7FD240EE" w14:textId="77777777" w:rsidR="009E452E" w:rsidRDefault="009E452E" w:rsidP="00A76ABC">
            <w:pPr>
              <w:spacing w:line="240" w:lineRule="atLeast"/>
              <w:jc w:val="left"/>
            </w:pPr>
          </w:p>
        </w:tc>
        <w:tc>
          <w:tcPr>
            <w:tcW w:w="1177" w:type="dxa"/>
          </w:tcPr>
          <w:p w14:paraId="4011EE2F" w14:textId="77777777" w:rsidR="009E452E" w:rsidRDefault="009E452E" w:rsidP="00A76ABC">
            <w:pPr>
              <w:spacing w:line="240" w:lineRule="atLeast"/>
              <w:jc w:val="left"/>
            </w:pPr>
          </w:p>
        </w:tc>
        <w:tc>
          <w:tcPr>
            <w:tcW w:w="7233" w:type="dxa"/>
          </w:tcPr>
          <w:p w14:paraId="0AEB6781" w14:textId="77777777" w:rsidR="009E452E" w:rsidRDefault="009E452E" w:rsidP="00A76ABC">
            <w:pPr>
              <w:spacing w:line="240" w:lineRule="atLeast"/>
              <w:jc w:val="left"/>
            </w:pPr>
          </w:p>
        </w:tc>
      </w:tr>
      <w:tr w:rsidR="009E452E" w14:paraId="7FDCBD92" w14:textId="77777777" w:rsidTr="00F66A69">
        <w:trPr>
          <w:trHeight w:val="267"/>
        </w:trPr>
        <w:tc>
          <w:tcPr>
            <w:tcW w:w="1324" w:type="dxa"/>
          </w:tcPr>
          <w:p w14:paraId="6F892E3B" w14:textId="77777777" w:rsidR="009E452E" w:rsidRDefault="00D67AD0" w:rsidP="00A76ABC">
            <w:pPr>
              <w:spacing w:line="240" w:lineRule="atLeast"/>
              <w:jc w:val="left"/>
            </w:pPr>
            <w:r>
              <w:rPr>
                <w:rFonts w:hint="eastAsia"/>
              </w:rPr>
              <w:t>操作名称</w:t>
            </w:r>
          </w:p>
        </w:tc>
        <w:tc>
          <w:tcPr>
            <w:tcW w:w="2218" w:type="dxa"/>
          </w:tcPr>
          <w:p w14:paraId="7CBF743B" w14:textId="77777777" w:rsidR="009E452E" w:rsidRDefault="00D67AD0" w:rsidP="00A76ABC">
            <w:pPr>
              <w:spacing w:line="240" w:lineRule="atLeast"/>
              <w:jc w:val="left"/>
            </w:pPr>
            <w:r>
              <w:rPr>
                <w:rFonts w:hint="eastAsia"/>
              </w:rPr>
              <w:t>F</w:t>
            </w:r>
            <w:r>
              <w:t>_Name</w:t>
            </w:r>
          </w:p>
        </w:tc>
        <w:tc>
          <w:tcPr>
            <w:tcW w:w="2218" w:type="dxa"/>
          </w:tcPr>
          <w:p w14:paraId="57DB03BA" w14:textId="77777777" w:rsidR="009E452E" w:rsidRDefault="009E452E" w:rsidP="00A76ABC">
            <w:pPr>
              <w:spacing w:line="240" w:lineRule="atLeast"/>
              <w:jc w:val="left"/>
            </w:pPr>
          </w:p>
        </w:tc>
        <w:tc>
          <w:tcPr>
            <w:tcW w:w="1177" w:type="dxa"/>
          </w:tcPr>
          <w:p w14:paraId="082AE000" w14:textId="77777777" w:rsidR="009E452E" w:rsidRDefault="009E452E" w:rsidP="00A76ABC">
            <w:pPr>
              <w:spacing w:line="240" w:lineRule="atLeast"/>
              <w:jc w:val="left"/>
            </w:pPr>
          </w:p>
        </w:tc>
        <w:tc>
          <w:tcPr>
            <w:tcW w:w="7233" w:type="dxa"/>
          </w:tcPr>
          <w:p w14:paraId="6FE002EA" w14:textId="77777777" w:rsidR="009E452E" w:rsidRDefault="00D67AD0" w:rsidP="00A76ABC">
            <w:pPr>
              <w:spacing w:line="240" w:lineRule="atLeast"/>
              <w:jc w:val="left"/>
            </w:pPr>
            <w:r>
              <w:rPr>
                <w:rFonts w:hint="eastAsia"/>
              </w:rPr>
              <w:t>显示给用户看的中文名称</w:t>
            </w:r>
          </w:p>
        </w:tc>
      </w:tr>
      <w:tr w:rsidR="00E43193" w14:paraId="7890CAA2" w14:textId="77777777" w:rsidTr="00E43193">
        <w:trPr>
          <w:trHeight w:val="267"/>
        </w:trPr>
        <w:tc>
          <w:tcPr>
            <w:tcW w:w="1324" w:type="dxa"/>
            <w:shd w:val="clear" w:color="auto" w:fill="FF0000"/>
          </w:tcPr>
          <w:p w14:paraId="52617FE7" w14:textId="77777777" w:rsidR="00E43193" w:rsidRPr="00E43193" w:rsidRDefault="00E43193" w:rsidP="00A76ABC">
            <w:pPr>
              <w:spacing w:line="240" w:lineRule="atLeast"/>
              <w:jc w:val="left"/>
            </w:pPr>
            <w:r>
              <w:rPr>
                <w:rFonts w:hint="eastAsia"/>
              </w:rPr>
              <w:t>领域名称</w:t>
            </w:r>
          </w:p>
        </w:tc>
        <w:tc>
          <w:tcPr>
            <w:tcW w:w="2218" w:type="dxa"/>
            <w:shd w:val="clear" w:color="auto" w:fill="FF0000"/>
          </w:tcPr>
          <w:p w14:paraId="0174901F" w14:textId="77777777" w:rsidR="00E43193" w:rsidRDefault="00E43193" w:rsidP="00A76ABC">
            <w:pPr>
              <w:spacing w:line="240" w:lineRule="atLeast"/>
              <w:jc w:val="left"/>
            </w:pPr>
            <w:r>
              <w:rPr>
                <w:rFonts w:hint="eastAsia"/>
              </w:rPr>
              <w:t>F</w:t>
            </w:r>
            <w:r>
              <w:t>_Domain</w:t>
            </w:r>
          </w:p>
        </w:tc>
        <w:tc>
          <w:tcPr>
            <w:tcW w:w="2218" w:type="dxa"/>
            <w:shd w:val="clear" w:color="auto" w:fill="FF0000"/>
          </w:tcPr>
          <w:p w14:paraId="6FC9A883" w14:textId="77777777" w:rsidR="00E43193" w:rsidRDefault="00E43193" w:rsidP="00A76ABC">
            <w:pPr>
              <w:spacing w:line="240" w:lineRule="atLeast"/>
              <w:jc w:val="left"/>
            </w:pPr>
            <w:r>
              <w:t>Varchar(16)</w:t>
            </w:r>
          </w:p>
        </w:tc>
        <w:tc>
          <w:tcPr>
            <w:tcW w:w="1177" w:type="dxa"/>
            <w:shd w:val="clear" w:color="auto" w:fill="FF0000"/>
          </w:tcPr>
          <w:p w14:paraId="26528CB9" w14:textId="77777777" w:rsidR="00E43193" w:rsidRDefault="00E43193" w:rsidP="00A76ABC">
            <w:pPr>
              <w:spacing w:line="240" w:lineRule="atLeast"/>
              <w:jc w:val="left"/>
            </w:pPr>
          </w:p>
        </w:tc>
        <w:tc>
          <w:tcPr>
            <w:tcW w:w="7233" w:type="dxa"/>
            <w:shd w:val="clear" w:color="auto" w:fill="FF0000"/>
          </w:tcPr>
          <w:p w14:paraId="47ED6036" w14:textId="77777777" w:rsidR="00E43193" w:rsidRDefault="00E43193" w:rsidP="00A76ABC">
            <w:pPr>
              <w:spacing w:line="240" w:lineRule="atLeast"/>
              <w:jc w:val="left"/>
            </w:pPr>
            <w:r>
              <w:rPr>
                <w:rFonts w:hint="eastAsia"/>
              </w:rPr>
              <w:t>比如采购就是一个领域名称，又如商品档案、商品类别也是</w:t>
            </w:r>
            <w:r>
              <w:rPr>
                <w:rFonts w:hint="eastAsia"/>
              </w:rPr>
              <w:t xml:space="preserve"> </w:t>
            </w:r>
          </w:p>
        </w:tc>
      </w:tr>
      <w:tr w:rsidR="00D67AD0" w14:paraId="7FC841E7" w14:textId="77777777" w:rsidTr="00F66A69">
        <w:trPr>
          <w:trHeight w:val="267"/>
        </w:trPr>
        <w:tc>
          <w:tcPr>
            <w:tcW w:w="1324" w:type="dxa"/>
          </w:tcPr>
          <w:p w14:paraId="65BAB2F1" w14:textId="77777777" w:rsidR="00D67AD0" w:rsidRPr="00D65254" w:rsidRDefault="00D67AD0" w:rsidP="00A76ABC">
            <w:pPr>
              <w:spacing w:line="240" w:lineRule="atLeast"/>
              <w:jc w:val="left"/>
              <w:rPr>
                <w:highlight w:val="yellow"/>
              </w:rPr>
            </w:pPr>
            <w:r w:rsidRPr="00D65254">
              <w:rPr>
                <w:rFonts w:hint="eastAsia"/>
                <w:highlight w:val="yellow"/>
              </w:rPr>
              <w:t>S</w:t>
            </w:r>
            <w:r w:rsidRPr="00D65254">
              <w:rPr>
                <w:highlight w:val="yellow"/>
              </w:rPr>
              <w:t>P</w:t>
            </w:r>
          </w:p>
        </w:tc>
        <w:tc>
          <w:tcPr>
            <w:tcW w:w="2218" w:type="dxa"/>
          </w:tcPr>
          <w:p w14:paraId="466FBEC3" w14:textId="77777777" w:rsidR="00D67AD0" w:rsidRPr="00D65254" w:rsidRDefault="00D67AD0" w:rsidP="00A76ABC">
            <w:pPr>
              <w:spacing w:line="240" w:lineRule="atLeast"/>
              <w:jc w:val="left"/>
              <w:rPr>
                <w:highlight w:val="yellow"/>
              </w:rPr>
            </w:pPr>
            <w:r w:rsidRPr="00D65254">
              <w:rPr>
                <w:rFonts w:hint="eastAsia"/>
                <w:highlight w:val="yellow"/>
              </w:rPr>
              <w:t>F</w:t>
            </w:r>
            <w:r w:rsidRPr="00D65254">
              <w:rPr>
                <w:highlight w:val="yellow"/>
              </w:rPr>
              <w:t>_SP</w:t>
            </w:r>
          </w:p>
        </w:tc>
        <w:tc>
          <w:tcPr>
            <w:tcW w:w="2218" w:type="dxa"/>
          </w:tcPr>
          <w:p w14:paraId="47F6184E" w14:textId="77777777" w:rsidR="00D67AD0" w:rsidRPr="00D65254" w:rsidRDefault="000447B6" w:rsidP="00A76ABC">
            <w:pPr>
              <w:spacing w:line="240" w:lineRule="atLeast"/>
              <w:jc w:val="left"/>
              <w:rPr>
                <w:highlight w:val="yellow"/>
              </w:rPr>
            </w:pPr>
            <w:r>
              <w:rPr>
                <w:highlight w:val="yellow"/>
              </w:rPr>
              <w:t>Varchar(32)</w:t>
            </w:r>
          </w:p>
        </w:tc>
        <w:tc>
          <w:tcPr>
            <w:tcW w:w="1177" w:type="dxa"/>
          </w:tcPr>
          <w:p w14:paraId="470F3D88" w14:textId="77777777" w:rsidR="00D67AD0" w:rsidRPr="00D65254" w:rsidRDefault="00D67AD0" w:rsidP="00A76ABC">
            <w:pPr>
              <w:spacing w:line="240" w:lineRule="atLeast"/>
              <w:jc w:val="left"/>
              <w:rPr>
                <w:highlight w:val="yellow"/>
              </w:rPr>
            </w:pPr>
          </w:p>
        </w:tc>
        <w:tc>
          <w:tcPr>
            <w:tcW w:w="7233" w:type="dxa"/>
          </w:tcPr>
          <w:p w14:paraId="2EB8520A" w14:textId="77777777" w:rsidR="00F66A69" w:rsidRPr="00D65254" w:rsidRDefault="00D67AD0" w:rsidP="00A76ABC">
            <w:pPr>
              <w:spacing w:line="240" w:lineRule="atLeast"/>
              <w:jc w:val="left"/>
              <w:rPr>
                <w:highlight w:val="yellow"/>
              </w:rPr>
            </w:pPr>
            <w:r w:rsidRPr="00D65254">
              <w:rPr>
                <w:rFonts w:hint="eastAsia"/>
                <w:highlight w:val="yellow"/>
              </w:rPr>
              <w:t>相应的</w:t>
            </w:r>
            <w:r w:rsidRPr="00D65254">
              <w:rPr>
                <w:rFonts w:hint="eastAsia"/>
                <w:highlight w:val="yellow"/>
              </w:rPr>
              <w:t>S</w:t>
            </w:r>
            <w:r w:rsidRPr="00D65254">
              <w:rPr>
                <w:highlight w:val="yellow"/>
              </w:rPr>
              <w:t>P</w:t>
            </w:r>
            <w:r w:rsidRPr="00D65254">
              <w:rPr>
                <w:rFonts w:hint="eastAsia"/>
                <w:highlight w:val="yellow"/>
              </w:rPr>
              <w:t>的名称。</w:t>
            </w:r>
            <w:r w:rsidR="00F66A69" w:rsidRPr="00D65254">
              <w:rPr>
                <w:rFonts w:hint="eastAsia"/>
                <w:highlight w:val="yellow"/>
              </w:rPr>
              <w:t>系统内的每一个操作都会对应一个</w:t>
            </w:r>
            <w:r w:rsidR="00F66A69" w:rsidRPr="00D65254">
              <w:rPr>
                <w:rFonts w:hint="eastAsia"/>
                <w:highlight w:val="yellow"/>
              </w:rPr>
              <w:t>S</w:t>
            </w:r>
            <w:r w:rsidR="00F66A69" w:rsidRPr="00D65254">
              <w:rPr>
                <w:highlight w:val="yellow"/>
              </w:rPr>
              <w:t>P</w:t>
            </w:r>
            <w:r w:rsidR="00F66A69" w:rsidRPr="00D65254">
              <w:rPr>
                <w:rFonts w:hint="eastAsia"/>
                <w:highlight w:val="yellow"/>
              </w:rPr>
              <w:t>。</w:t>
            </w:r>
          </w:p>
          <w:p w14:paraId="703015FB" w14:textId="77777777" w:rsidR="00D67AD0" w:rsidRPr="00D65254" w:rsidRDefault="00F66A69" w:rsidP="00A76ABC">
            <w:pPr>
              <w:spacing w:line="240" w:lineRule="atLeast"/>
              <w:jc w:val="left"/>
              <w:rPr>
                <w:highlight w:val="yellow"/>
              </w:rPr>
            </w:pPr>
            <w:r w:rsidRPr="00D65254">
              <w:rPr>
                <w:rFonts w:hint="eastAsia"/>
                <w:highlight w:val="yellow"/>
              </w:rPr>
              <w:t>漏洞：如果</w:t>
            </w:r>
            <w:r w:rsidRPr="00D65254">
              <w:rPr>
                <w:rFonts w:hint="eastAsia"/>
                <w:highlight w:val="yellow"/>
              </w:rPr>
              <w:t>S</w:t>
            </w:r>
            <w:r w:rsidRPr="00D65254">
              <w:rPr>
                <w:highlight w:val="yellow"/>
              </w:rPr>
              <w:t>PA</w:t>
            </w:r>
            <w:r w:rsidRPr="00D65254">
              <w:rPr>
                <w:rFonts w:hint="eastAsia"/>
                <w:highlight w:val="yellow"/>
              </w:rPr>
              <w:t>有</w:t>
            </w:r>
            <w:r w:rsidRPr="00D65254">
              <w:rPr>
                <w:rFonts w:hint="eastAsia"/>
                <w:highlight w:val="yellow"/>
              </w:rPr>
              <w:t>c</w:t>
            </w:r>
            <w:r w:rsidRPr="00D65254">
              <w:rPr>
                <w:highlight w:val="yellow"/>
              </w:rPr>
              <w:t>all</w:t>
            </w:r>
            <w:r w:rsidRPr="00D65254">
              <w:rPr>
                <w:rFonts w:hint="eastAsia"/>
                <w:highlight w:val="yellow"/>
              </w:rPr>
              <w:t>到</w:t>
            </w:r>
            <w:r w:rsidRPr="00D65254">
              <w:rPr>
                <w:rFonts w:hint="eastAsia"/>
                <w:highlight w:val="yellow"/>
              </w:rPr>
              <w:t>S</w:t>
            </w:r>
            <w:r w:rsidRPr="00D65254">
              <w:rPr>
                <w:highlight w:val="yellow"/>
              </w:rPr>
              <w:t>PB</w:t>
            </w:r>
            <w:r w:rsidRPr="00D65254">
              <w:rPr>
                <w:rFonts w:hint="eastAsia"/>
                <w:highlight w:val="yellow"/>
              </w:rPr>
              <w:t>，则只判断用户对</w:t>
            </w:r>
            <w:r w:rsidRPr="00D65254">
              <w:rPr>
                <w:rFonts w:hint="eastAsia"/>
                <w:highlight w:val="yellow"/>
              </w:rPr>
              <w:t>S</w:t>
            </w:r>
            <w:r w:rsidRPr="00D65254">
              <w:rPr>
                <w:highlight w:val="yellow"/>
              </w:rPr>
              <w:t>PA</w:t>
            </w:r>
            <w:r w:rsidRPr="00D65254">
              <w:rPr>
                <w:rFonts w:hint="eastAsia"/>
                <w:highlight w:val="yellow"/>
              </w:rPr>
              <w:t>的权限，不会检查对</w:t>
            </w:r>
            <w:r w:rsidRPr="00D65254">
              <w:rPr>
                <w:rFonts w:hint="eastAsia"/>
                <w:highlight w:val="yellow"/>
              </w:rPr>
              <w:t>S</w:t>
            </w:r>
            <w:r w:rsidRPr="00D65254">
              <w:rPr>
                <w:highlight w:val="yellow"/>
              </w:rPr>
              <w:t>PB</w:t>
            </w:r>
            <w:r w:rsidRPr="00D65254">
              <w:rPr>
                <w:rFonts w:hint="eastAsia"/>
                <w:highlight w:val="yellow"/>
              </w:rPr>
              <w:t>的权限。</w:t>
            </w:r>
          </w:p>
        </w:tc>
      </w:tr>
      <w:tr w:rsidR="009E452E" w14:paraId="56BD345B" w14:textId="77777777" w:rsidTr="00F66A69">
        <w:trPr>
          <w:trHeight w:val="267"/>
        </w:trPr>
        <w:tc>
          <w:tcPr>
            <w:tcW w:w="1324" w:type="dxa"/>
          </w:tcPr>
          <w:p w14:paraId="409547B5" w14:textId="77777777" w:rsidR="009E452E" w:rsidRDefault="00D67AD0" w:rsidP="00A76ABC">
            <w:pPr>
              <w:spacing w:line="240" w:lineRule="atLeast"/>
              <w:jc w:val="left"/>
              <w:rPr>
                <w:highlight w:val="yellow"/>
              </w:rPr>
            </w:pPr>
            <w:r>
              <w:rPr>
                <w:rFonts w:hint="eastAsia"/>
                <w:highlight w:val="yellow"/>
              </w:rPr>
              <w:t>备注</w:t>
            </w:r>
          </w:p>
        </w:tc>
        <w:tc>
          <w:tcPr>
            <w:tcW w:w="2218" w:type="dxa"/>
          </w:tcPr>
          <w:p w14:paraId="39ECD048" w14:textId="77777777" w:rsidR="009E452E" w:rsidRPr="000447B6" w:rsidRDefault="00D67AD0" w:rsidP="00A76ABC">
            <w:pPr>
              <w:spacing w:line="240" w:lineRule="atLeast"/>
              <w:jc w:val="left"/>
              <w:rPr>
                <w:highlight w:val="yellow"/>
              </w:rPr>
            </w:pPr>
            <w:r w:rsidRPr="000447B6">
              <w:rPr>
                <w:rFonts w:hint="eastAsia"/>
                <w:highlight w:val="yellow"/>
              </w:rPr>
              <w:t>F</w:t>
            </w:r>
            <w:r w:rsidRPr="000447B6">
              <w:rPr>
                <w:highlight w:val="yellow"/>
              </w:rPr>
              <w:t>_Remark</w:t>
            </w:r>
          </w:p>
        </w:tc>
        <w:tc>
          <w:tcPr>
            <w:tcW w:w="2218" w:type="dxa"/>
          </w:tcPr>
          <w:p w14:paraId="4CFF38B7" w14:textId="77777777" w:rsidR="009E452E" w:rsidRPr="000447B6" w:rsidRDefault="00E43055" w:rsidP="00A76ABC">
            <w:pPr>
              <w:spacing w:line="240" w:lineRule="atLeast"/>
              <w:jc w:val="left"/>
              <w:rPr>
                <w:highlight w:val="yellow"/>
              </w:rPr>
            </w:pPr>
            <w:r>
              <w:rPr>
                <w:highlight w:val="yellow"/>
              </w:rPr>
              <w:t>Va</w:t>
            </w:r>
            <w:r>
              <w:rPr>
                <w:rFonts w:hint="eastAsia"/>
                <w:highlight w:val="yellow"/>
              </w:rPr>
              <w:t>rcha</w:t>
            </w:r>
            <w:r>
              <w:rPr>
                <w:highlight w:val="yellow"/>
              </w:rPr>
              <w:t>r(32) not</w:t>
            </w:r>
            <w:r w:rsidR="00C13E95">
              <w:rPr>
                <w:highlight w:val="yellow"/>
              </w:rPr>
              <w:t xml:space="preserve"> </w:t>
            </w:r>
            <w:r>
              <w:rPr>
                <w:highlight w:val="yellow"/>
              </w:rPr>
              <w:t>null</w:t>
            </w:r>
          </w:p>
        </w:tc>
        <w:tc>
          <w:tcPr>
            <w:tcW w:w="1177" w:type="dxa"/>
          </w:tcPr>
          <w:p w14:paraId="762FA728" w14:textId="77777777" w:rsidR="009E452E" w:rsidRPr="000447B6" w:rsidRDefault="00E43055" w:rsidP="00A76ABC">
            <w:pPr>
              <w:spacing w:line="240" w:lineRule="atLeast"/>
              <w:jc w:val="left"/>
              <w:rPr>
                <w:highlight w:val="yellow"/>
              </w:rPr>
            </w:pPr>
            <w:r>
              <w:rPr>
                <w:highlight w:val="yellow"/>
              </w:rPr>
              <w:t>[</w:t>
            </w:r>
            <w:r>
              <w:rPr>
                <w:rFonts w:hint="eastAsia"/>
                <w:highlight w:val="yellow"/>
              </w:rPr>
              <w:t>1</w:t>
            </w:r>
            <w:r>
              <w:rPr>
                <w:highlight w:val="yellow"/>
              </w:rPr>
              <w:t>,32]</w:t>
            </w:r>
          </w:p>
        </w:tc>
        <w:tc>
          <w:tcPr>
            <w:tcW w:w="7233" w:type="dxa"/>
          </w:tcPr>
          <w:p w14:paraId="1D2CB234" w14:textId="77777777" w:rsidR="009E452E" w:rsidRPr="000447B6" w:rsidRDefault="009E452E" w:rsidP="00A76ABC">
            <w:pPr>
              <w:spacing w:line="240" w:lineRule="atLeast"/>
              <w:jc w:val="left"/>
              <w:rPr>
                <w:highlight w:val="yellow"/>
              </w:rPr>
            </w:pPr>
          </w:p>
        </w:tc>
      </w:tr>
      <w:tr w:rsidR="000447B6" w14:paraId="22E67224"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338E5B21"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AD32E"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_CreateDatetime</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0C9495E2"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3B46B07B" w14:textId="77777777" w:rsidR="000447B6" w:rsidRPr="000447B6" w:rsidRDefault="000447B6" w:rsidP="00A76ABC">
            <w:pPr>
              <w:spacing w:line="240" w:lineRule="atLeast"/>
              <w:jc w:val="left"/>
              <w:rPr>
                <w:highlight w:val="yellow"/>
              </w:rPr>
            </w:pPr>
          </w:p>
        </w:tc>
        <w:tc>
          <w:tcPr>
            <w:tcW w:w="7233" w:type="dxa"/>
            <w:tcBorders>
              <w:top w:val="single" w:sz="4" w:space="0" w:color="auto"/>
              <w:left w:val="single" w:sz="4" w:space="0" w:color="auto"/>
              <w:bottom w:val="single" w:sz="4" w:space="0" w:color="auto"/>
              <w:right w:val="single" w:sz="4" w:space="0" w:color="auto"/>
            </w:tcBorders>
            <w:shd w:val="clear" w:color="auto" w:fill="FFFFFF" w:themeFill="background1"/>
          </w:tcPr>
          <w:p w14:paraId="21ED2D10"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36C5215E"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7DB592CF"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CE1732"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_UpdateDatetime</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5CA6B7"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2774943F" w14:textId="77777777" w:rsidR="000447B6" w:rsidRPr="000447B6" w:rsidRDefault="000447B6" w:rsidP="00A76ABC">
            <w:pPr>
              <w:spacing w:line="240" w:lineRule="atLeast"/>
              <w:jc w:val="left"/>
              <w:rPr>
                <w:highlight w:val="yellow"/>
              </w:rPr>
            </w:pPr>
          </w:p>
        </w:tc>
        <w:tc>
          <w:tcPr>
            <w:tcW w:w="7233" w:type="dxa"/>
            <w:tcBorders>
              <w:top w:val="single" w:sz="4" w:space="0" w:color="auto"/>
              <w:left w:val="single" w:sz="4" w:space="0" w:color="auto"/>
              <w:bottom w:val="single" w:sz="4" w:space="0" w:color="auto"/>
              <w:right w:val="single" w:sz="4" w:space="0" w:color="auto"/>
            </w:tcBorders>
            <w:shd w:val="clear" w:color="auto" w:fill="FFFFFF" w:themeFill="background1"/>
          </w:tcPr>
          <w:p w14:paraId="3E67FF97"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bookmarkEnd w:id="253"/>
      <w:bookmarkEnd w:id="254"/>
      <w:bookmarkEnd w:id="255"/>
    </w:tbl>
    <w:p w14:paraId="439DE100" w14:textId="77777777" w:rsidR="009E452E" w:rsidRPr="000447B6" w:rsidRDefault="009E452E" w:rsidP="00A76ABC">
      <w:pPr>
        <w:spacing w:line="240" w:lineRule="atLeast"/>
        <w:jc w:val="left"/>
      </w:pPr>
    </w:p>
    <w:p w14:paraId="1ACD8C47" w14:textId="77777777" w:rsidR="009E452E" w:rsidRDefault="00D67AD0" w:rsidP="00A76ABC">
      <w:pPr>
        <w:pStyle w:val="4"/>
        <w:spacing w:line="240" w:lineRule="atLeast"/>
        <w:jc w:val="left"/>
      </w:pPr>
      <w:r>
        <w:rPr>
          <w:rFonts w:hint="eastAsia"/>
        </w:rPr>
        <w:t>T</w:t>
      </w:r>
      <w:r>
        <w:t>_Role</w:t>
      </w:r>
      <w:r>
        <w:rPr>
          <w:rFonts w:hint="eastAsia"/>
        </w:rPr>
        <w:t>（角色表）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3BBA9D77" w14:textId="77777777">
        <w:trPr>
          <w:trHeight w:val="255"/>
        </w:trPr>
        <w:tc>
          <w:tcPr>
            <w:tcW w:w="1324" w:type="dxa"/>
            <w:shd w:val="clear" w:color="auto" w:fill="FF0000"/>
          </w:tcPr>
          <w:p w14:paraId="5A8B3A03"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A3D641A"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1035F936"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1A6563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6545A43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E4B2794" w14:textId="77777777">
        <w:trPr>
          <w:trHeight w:val="267"/>
        </w:trPr>
        <w:tc>
          <w:tcPr>
            <w:tcW w:w="1324" w:type="dxa"/>
          </w:tcPr>
          <w:p w14:paraId="0137B35A" w14:textId="77777777" w:rsidR="009E452E" w:rsidRDefault="00D67AD0" w:rsidP="00A76ABC">
            <w:pPr>
              <w:spacing w:line="240" w:lineRule="atLeast"/>
              <w:jc w:val="left"/>
            </w:pPr>
            <w:r>
              <w:rPr>
                <w:rFonts w:hint="eastAsia"/>
              </w:rPr>
              <w:t>角色</w:t>
            </w:r>
            <w:r>
              <w:rPr>
                <w:rFonts w:hint="eastAsia"/>
              </w:rPr>
              <w:t>I</w:t>
            </w:r>
            <w:r>
              <w:t>D</w:t>
            </w:r>
          </w:p>
        </w:tc>
        <w:tc>
          <w:tcPr>
            <w:tcW w:w="2218" w:type="dxa"/>
          </w:tcPr>
          <w:p w14:paraId="50E8445C" w14:textId="77777777" w:rsidR="009E452E" w:rsidRDefault="00D67AD0" w:rsidP="00A76ABC">
            <w:pPr>
              <w:spacing w:line="240" w:lineRule="atLeast"/>
              <w:jc w:val="left"/>
            </w:pPr>
            <w:r>
              <w:rPr>
                <w:rFonts w:hint="eastAsia"/>
              </w:rPr>
              <w:t>F_</w:t>
            </w:r>
            <w:r>
              <w:t>ID</w:t>
            </w:r>
          </w:p>
        </w:tc>
        <w:tc>
          <w:tcPr>
            <w:tcW w:w="2218" w:type="dxa"/>
          </w:tcPr>
          <w:p w14:paraId="79934DE5" w14:textId="77777777" w:rsidR="009E452E" w:rsidRDefault="009E452E" w:rsidP="00A76ABC">
            <w:pPr>
              <w:spacing w:line="240" w:lineRule="atLeast"/>
              <w:jc w:val="left"/>
            </w:pPr>
          </w:p>
        </w:tc>
        <w:tc>
          <w:tcPr>
            <w:tcW w:w="1177" w:type="dxa"/>
          </w:tcPr>
          <w:p w14:paraId="232032A5" w14:textId="77777777" w:rsidR="009E452E" w:rsidRDefault="009E452E" w:rsidP="00A76ABC">
            <w:pPr>
              <w:spacing w:line="240" w:lineRule="atLeast"/>
              <w:jc w:val="left"/>
            </w:pPr>
          </w:p>
        </w:tc>
        <w:tc>
          <w:tcPr>
            <w:tcW w:w="3781" w:type="dxa"/>
          </w:tcPr>
          <w:p w14:paraId="25439F83" w14:textId="77777777" w:rsidR="009E452E" w:rsidRDefault="009E452E" w:rsidP="00A76ABC">
            <w:pPr>
              <w:spacing w:line="240" w:lineRule="atLeast"/>
              <w:jc w:val="left"/>
            </w:pPr>
          </w:p>
        </w:tc>
      </w:tr>
      <w:tr w:rsidR="009E452E" w14:paraId="475291E1" w14:textId="77777777">
        <w:trPr>
          <w:trHeight w:val="267"/>
        </w:trPr>
        <w:tc>
          <w:tcPr>
            <w:tcW w:w="1324" w:type="dxa"/>
          </w:tcPr>
          <w:p w14:paraId="143A1B15" w14:textId="77777777" w:rsidR="009E452E" w:rsidRDefault="00D67AD0" w:rsidP="00A76ABC">
            <w:pPr>
              <w:spacing w:line="240" w:lineRule="atLeast"/>
              <w:jc w:val="left"/>
            </w:pPr>
            <w:r>
              <w:rPr>
                <w:rFonts w:hint="eastAsia"/>
              </w:rPr>
              <w:t>角色名称</w:t>
            </w:r>
          </w:p>
        </w:tc>
        <w:tc>
          <w:tcPr>
            <w:tcW w:w="2218" w:type="dxa"/>
          </w:tcPr>
          <w:p w14:paraId="142D9E97" w14:textId="77777777" w:rsidR="009E452E" w:rsidRDefault="00D67AD0" w:rsidP="00A76ABC">
            <w:pPr>
              <w:spacing w:line="240" w:lineRule="atLeast"/>
              <w:jc w:val="left"/>
            </w:pPr>
            <w:r>
              <w:rPr>
                <w:rFonts w:hint="eastAsia"/>
              </w:rPr>
              <w:t>F</w:t>
            </w:r>
            <w:r>
              <w:t>_Name</w:t>
            </w:r>
          </w:p>
        </w:tc>
        <w:tc>
          <w:tcPr>
            <w:tcW w:w="2218" w:type="dxa"/>
          </w:tcPr>
          <w:p w14:paraId="3529D5E8" w14:textId="77777777" w:rsidR="009E452E" w:rsidRDefault="009E452E" w:rsidP="00A76ABC">
            <w:pPr>
              <w:spacing w:line="240" w:lineRule="atLeast"/>
              <w:jc w:val="left"/>
            </w:pPr>
          </w:p>
        </w:tc>
        <w:tc>
          <w:tcPr>
            <w:tcW w:w="1177" w:type="dxa"/>
          </w:tcPr>
          <w:p w14:paraId="20FFF0F6" w14:textId="77777777" w:rsidR="009E452E" w:rsidRDefault="009E452E" w:rsidP="00A76ABC">
            <w:pPr>
              <w:spacing w:line="240" w:lineRule="atLeast"/>
              <w:jc w:val="left"/>
            </w:pPr>
          </w:p>
        </w:tc>
        <w:tc>
          <w:tcPr>
            <w:tcW w:w="3781" w:type="dxa"/>
          </w:tcPr>
          <w:p w14:paraId="15CBD261" w14:textId="77777777" w:rsidR="009E452E" w:rsidRDefault="009E452E" w:rsidP="00A76ABC">
            <w:pPr>
              <w:spacing w:line="240" w:lineRule="atLeast"/>
              <w:jc w:val="left"/>
            </w:pPr>
          </w:p>
        </w:tc>
      </w:tr>
      <w:tr w:rsidR="000447B6" w14:paraId="247DB722"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45B338E2"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079A0F45"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_CreateDatetime</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3C488363"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44E54515" w14:textId="77777777" w:rsidR="000447B6" w:rsidRPr="000447B6" w:rsidRDefault="000447B6" w:rsidP="00A76ABC">
            <w:pPr>
              <w:spacing w:line="240" w:lineRule="atLeast"/>
              <w:jc w:val="left"/>
              <w:rPr>
                <w:highlight w:val="yellow"/>
              </w:rPr>
            </w:pPr>
          </w:p>
        </w:tc>
        <w:tc>
          <w:tcPr>
            <w:tcW w:w="3781" w:type="dxa"/>
            <w:tcBorders>
              <w:top w:val="single" w:sz="4" w:space="0" w:color="auto"/>
              <w:left w:val="single" w:sz="4" w:space="0" w:color="auto"/>
              <w:bottom w:val="single" w:sz="4" w:space="0" w:color="auto"/>
              <w:right w:val="single" w:sz="4" w:space="0" w:color="auto"/>
            </w:tcBorders>
            <w:shd w:val="clear" w:color="auto" w:fill="FFFFFF" w:themeFill="background1"/>
          </w:tcPr>
          <w:p w14:paraId="2A98017C"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15453660" w14:textId="77777777" w:rsidTr="000447B6">
        <w:trPr>
          <w:trHeight w:val="267"/>
        </w:trPr>
        <w:tc>
          <w:tcPr>
            <w:tcW w:w="1324" w:type="dxa"/>
            <w:tcBorders>
              <w:top w:val="single" w:sz="4" w:space="0" w:color="auto"/>
              <w:left w:val="single" w:sz="4" w:space="0" w:color="auto"/>
              <w:bottom w:val="single" w:sz="4" w:space="0" w:color="auto"/>
              <w:right w:val="single" w:sz="4" w:space="0" w:color="auto"/>
            </w:tcBorders>
            <w:shd w:val="clear" w:color="auto" w:fill="FFFFFF" w:themeFill="background1"/>
          </w:tcPr>
          <w:p w14:paraId="05E758F7"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4CA565"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_UpdateDatetime</w:t>
            </w:r>
          </w:p>
        </w:tc>
        <w:tc>
          <w:tcPr>
            <w:tcW w:w="2218" w:type="dxa"/>
            <w:tcBorders>
              <w:top w:val="single" w:sz="4" w:space="0" w:color="auto"/>
              <w:left w:val="single" w:sz="4" w:space="0" w:color="auto"/>
              <w:bottom w:val="single" w:sz="4" w:space="0" w:color="auto"/>
              <w:right w:val="single" w:sz="4" w:space="0" w:color="auto"/>
            </w:tcBorders>
            <w:shd w:val="clear" w:color="auto" w:fill="FFFFFF" w:themeFill="background1"/>
          </w:tcPr>
          <w:p w14:paraId="7271C6DD"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Borders>
              <w:top w:val="single" w:sz="4" w:space="0" w:color="auto"/>
              <w:left w:val="single" w:sz="4" w:space="0" w:color="auto"/>
              <w:bottom w:val="single" w:sz="4" w:space="0" w:color="auto"/>
              <w:right w:val="single" w:sz="4" w:space="0" w:color="auto"/>
            </w:tcBorders>
            <w:shd w:val="clear" w:color="auto" w:fill="FFFFFF" w:themeFill="background1"/>
          </w:tcPr>
          <w:p w14:paraId="11E70ED0" w14:textId="77777777" w:rsidR="000447B6" w:rsidRPr="000447B6" w:rsidRDefault="000447B6" w:rsidP="00A76ABC">
            <w:pPr>
              <w:spacing w:line="240" w:lineRule="atLeast"/>
              <w:jc w:val="left"/>
              <w:rPr>
                <w:highlight w:val="yellow"/>
              </w:rPr>
            </w:pPr>
          </w:p>
        </w:tc>
        <w:tc>
          <w:tcPr>
            <w:tcW w:w="3781" w:type="dxa"/>
            <w:tcBorders>
              <w:top w:val="single" w:sz="4" w:space="0" w:color="auto"/>
              <w:left w:val="single" w:sz="4" w:space="0" w:color="auto"/>
              <w:bottom w:val="single" w:sz="4" w:space="0" w:color="auto"/>
              <w:right w:val="single" w:sz="4" w:space="0" w:color="auto"/>
            </w:tcBorders>
            <w:shd w:val="clear" w:color="auto" w:fill="FFFFFF" w:themeFill="background1"/>
          </w:tcPr>
          <w:p w14:paraId="68300538"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1B43AC1C" w14:textId="77777777" w:rsidR="009E452E" w:rsidRPr="000447B6" w:rsidRDefault="009E452E" w:rsidP="00A76ABC">
      <w:pPr>
        <w:spacing w:line="240" w:lineRule="atLeast"/>
        <w:jc w:val="left"/>
      </w:pPr>
    </w:p>
    <w:p w14:paraId="0E2E8099" w14:textId="77777777" w:rsidR="009E452E" w:rsidRDefault="00D67AD0" w:rsidP="00A76ABC">
      <w:pPr>
        <w:pStyle w:val="4"/>
        <w:spacing w:line="240" w:lineRule="atLeast"/>
        <w:jc w:val="left"/>
        <w:rPr>
          <w:ins w:id="256" w:author="Comparison" w:date="2018-04-19T21:49:00Z"/>
        </w:rPr>
      </w:pPr>
      <w:ins w:id="257" w:author="Comparison" w:date="2018-04-19T21:49:00Z">
        <w:r>
          <w:rPr>
            <w:rFonts w:hint="eastAsia"/>
          </w:rPr>
          <w:t>T_Role_Permission</w:t>
        </w:r>
        <w:r>
          <w:rPr>
            <w:rFonts w:hint="eastAsia"/>
          </w:rPr>
          <w:t>（角色和操作的中间表）</w:t>
        </w:r>
      </w:ins>
    </w:p>
    <w:tbl>
      <w:tblPr>
        <w:tblW w:w="10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2219"/>
        <w:gridCol w:w="2219"/>
        <w:gridCol w:w="1178"/>
        <w:gridCol w:w="3783"/>
        <w:tblGridChange w:id="258">
          <w:tblGrid>
            <w:gridCol w:w="1324"/>
            <w:gridCol w:w="2"/>
            <w:gridCol w:w="2216"/>
            <w:gridCol w:w="3"/>
            <w:gridCol w:w="2215"/>
            <w:gridCol w:w="4"/>
            <w:gridCol w:w="1173"/>
            <w:gridCol w:w="5"/>
            <w:gridCol w:w="3776"/>
            <w:gridCol w:w="7"/>
          </w:tblGrid>
        </w:tblGridChange>
      </w:tblGrid>
      <w:tr w:rsidR="009E452E" w14:paraId="5169713F" w14:textId="77777777">
        <w:trPr>
          <w:trHeight w:val="255"/>
          <w:ins w:id="259" w:author="Comparison" w:date="2018-04-19T21:49:00Z"/>
        </w:trPr>
        <w:tc>
          <w:tcPr>
            <w:tcW w:w="1326" w:type="dxa"/>
            <w:tcBorders>
              <w:top w:val="single" w:sz="4" w:space="0" w:color="auto"/>
              <w:left w:val="single" w:sz="4" w:space="0" w:color="auto"/>
              <w:bottom w:val="single" w:sz="4" w:space="0" w:color="auto"/>
              <w:right w:val="single" w:sz="4" w:space="0" w:color="auto"/>
            </w:tcBorders>
            <w:shd w:val="clear" w:color="auto" w:fill="FF0000"/>
          </w:tcPr>
          <w:p w14:paraId="29081991" w14:textId="77777777" w:rsidR="009E452E" w:rsidRDefault="00D67AD0" w:rsidP="00A76ABC">
            <w:pPr>
              <w:spacing w:line="240" w:lineRule="atLeast"/>
              <w:jc w:val="left"/>
              <w:rPr>
                <w:ins w:id="260" w:author="Comparison" w:date="2018-04-19T21:49:00Z"/>
                <w:color w:val="FFFFFF" w:themeColor="background1"/>
              </w:rPr>
            </w:pPr>
            <w:ins w:id="261" w:author="Comparison" w:date="2018-04-19T21:49:00Z">
              <w:r>
                <w:rPr>
                  <w:rFonts w:hint="eastAsia"/>
                  <w:color w:val="FFFFFF" w:themeColor="background1"/>
                </w:rPr>
                <w:t>数据项</w:t>
              </w:r>
            </w:ins>
          </w:p>
        </w:tc>
        <w:tc>
          <w:tcPr>
            <w:tcW w:w="2219" w:type="dxa"/>
            <w:tcBorders>
              <w:top w:val="single" w:sz="4" w:space="0" w:color="auto"/>
              <w:left w:val="single" w:sz="4" w:space="0" w:color="auto"/>
              <w:bottom w:val="single" w:sz="4" w:space="0" w:color="auto"/>
              <w:right w:val="single" w:sz="4" w:space="0" w:color="auto"/>
            </w:tcBorders>
            <w:shd w:val="clear" w:color="auto" w:fill="FF0000"/>
          </w:tcPr>
          <w:p w14:paraId="36C99B0E" w14:textId="77777777" w:rsidR="009E452E" w:rsidRDefault="00D67AD0" w:rsidP="00A76ABC">
            <w:pPr>
              <w:spacing w:line="240" w:lineRule="atLeast"/>
              <w:jc w:val="left"/>
              <w:rPr>
                <w:ins w:id="262" w:author="Comparison" w:date="2018-04-19T21:49:00Z"/>
                <w:color w:val="FFFFFF" w:themeColor="background1"/>
              </w:rPr>
            </w:pPr>
            <w:ins w:id="263" w:author="Comparison" w:date="2018-04-19T21:49:00Z">
              <w:r>
                <w:rPr>
                  <w:rFonts w:hint="eastAsia"/>
                  <w:color w:val="FFFFFF" w:themeColor="background1"/>
                </w:rPr>
                <w:t>SQL field</w:t>
              </w:r>
            </w:ins>
          </w:p>
        </w:tc>
        <w:tc>
          <w:tcPr>
            <w:tcW w:w="2219" w:type="dxa"/>
            <w:tcBorders>
              <w:top w:val="single" w:sz="4" w:space="0" w:color="auto"/>
              <w:left w:val="single" w:sz="4" w:space="0" w:color="auto"/>
              <w:bottom w:val="single" w:sz="4" w:space="0" w:color="auto"/>
              <w:right w:val="single" w:sz="4" w:space="0" w:color="auto"/>
            </w:tcBorders>
            <w:shd w:val="clear" w:color="auto" w:fill="FF0000"/>
          </w:tcPr>
          <w:p w14:paraId="6F4E3795" w14:textId="77777777" w:rsidR="009E452E" w:rsidRDefault="00D67AD0" w:rsidP="00A76ABC">
            <w:pPr>
              <w:spacing w:line="240" w:lineRule="atLeast"/>
              <w:jc w:val="left"/>
              <w:rPr>
                <w:ins w:id="264" w:author="Comparison" w:date="2018-04-19T21:49:00Z"/>
                <w:color w:val="FFFFFF" w:themeColor="background1"/>
              </w:rPr>
            </w:pPr>
            <w:ins w:id="265" w:author="Comparison" w:date="2018-04-19T21:49:00Z">
              <w:r>
                <w:rPr>
                  <w:rFonts w:hint="eastAsia"/>
                  <w:color w:val="FFFFFF" w:themeColor="background1"/>
                </w:rPr>
                <w:t>Type</w:t>
              </w:r>
            </w:ins>
          </w:p>
        </w:tc>
        <w:tc>
          <w:tcPr>
            <w:tcW w:w="1178" w:type="dxa"/>
            <w:tcBorders>
              <w:top w:val="single" w:sz="4" w:space="0" w:color="auto"/>
              <w:left w:val="single" w:sz="4" w:space="0" w:color="auto"/>
              <w:bottom w:val="single" w:sz="4" w:space="0" w:color="auto"/>
              <w:right w:val="single" w:sz="4" w:space="0" w:color="auto"/>
            </w:tcBorders>
            <w:shd w:val="clear" w:color="auto" w:fill="FF0000"/>
          </w:tcPr>
          <w:p w14:paraId="26B7449E" w14:textId="77777777" w:rsidR="009E452E" w:rsidRDefault="00D67AD0" w:rsidP="00A76ABC">
            <w:pPr>
              <w:spacing w:line="240" w:lineRule="atLeast"/>
              <w:jc w:val="left"/>
              <w:rPr>
                <w:ins w:id="266" w:author="Comparison" w:date="2018-04-19T21:49:00Z"/>
                <w:color w:val="FFFFFF" w:themeColor="background1"/>
              </w:rPr>
            </w:pPr>
            <w:ins w:id="267" w:author="Comparison" w:date="2018-04-19T21:49:00Z">
              <w:r>
                <w:rPr>
                  <w:rFonts w:hint="eastAsia"/>
                  <w:color w:val="FFFFFF" w:themeColor="background1"/>
                </w:rPr>
                <w:t>默认值</w:t>
              </w:r>
            </w:ins>
          </w:p>
        </w:tc>
        <w:tc>
          <w:tcPr>
            <w:tcW w:w="3783" w:type="dxa"/>
            <w:tcBorders>
              <w:top w:val="single" w:sz="4" w:space="0" w:color="auto"/>
              <w:left w:val="single" w:sz="4" w:space="0" w:color="auto"/>
              <w:bottom w:val="single" w:sz="4" w:space="0" w:color="auto"/>
              <w:right w:val="single" w:sz="4" w:space="0" w:color="auto"/>
            </w:tcBorders>
            <w:shd w:val="clear" w:color="auto" w:fill="FF0000"/>
          </w:tcPr>
          <w:p w14:paraId="5FD0340B" w14:textId="77777777" w:rsidR="009E452E" w:rsidRDefault="00D67AD0" w:rsidP="00A76ABC">
            <w:pPr>
              <w:spacing w:line="240" w:lineRule="atLeast"/>
              <w:jc w:val="left"/>
              <w:rPr>
                <w:ins w:id="268" w:author="Comparison" w:date="2018-04-19T21:49:00Z"/>
                <w:color w:val="FFFFFF" w:themeColor="background1"/>
              </w:rPr>
            </w:pPr>
            <w:ins w:id="269" w:author="Comparison" w:date="2018-04-19T21:49:00Z">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ins>
          </w:p>
        </w:tc>
      </w:tr>
      <w:tr w:rsidR="009E452E" w14:paraId="35EC03CB" w14:textId="77777777">
        <w:trPr>
          <w:trHeight w:val="267"/>
          <w:ins w:id="270" w:author="Comparison" w:date="2018-04-19T21:49:00Z"/>
        </w:trPr>
        <w:tc>
          <w:tcPr>
            <w:tcW w:w="1326" w:type="dxa"/>
            <w:tcBorders>
              <w:top w:val="single" w:sz="4" w:space="0" w:color="auto"/>
              <w:left w:val="single" w:sz="4" w:space="0" w:color="auto"/>
              <w:bottom w:val="single" w:sz="4" w:space="0" w:color="auto"/>
              <w:right w:val="single" w:sz="4" w:space="0" w:color="auto"/>
            </w:tcBorders>
          </w:tcPr>
          <w:p w14:paraId="552A6344" w14:textId="77777777" w:rsidR="009E452E" w:rsidRDefault="00D67AD0" w:rsidP="00A76ABC">
            <w:pPr>
              <w:spacing w:line="240" w:lineRule="atLeast"/>
              <w:jc w:val="left"/>
              <w:rPr>
                <w:ins w:id="271" w:author="Comparison" w:date="2018-04-19T21:49:00Z"/>
              </w:rPr>
            </w:pPr>
            <w:ins w:id="272" w:author="Comparison" w:date="2018-04-19T21:49:00Z">
              <w:r>
                <w:rPr>
                  <w:rFonts w:hint="eastAsia"/>
                </w:rPr>
                <w:t>ID</w:t>
              </w:r>
            </w:ins>
          </w:p>
        </w:tc>
        <w:tc>
          <w:tcPr>
            <w:tcW w:w="2219" w:type="dxa"/>
            <w:tcBorders>
              <w:top w:val="single" w:sz="4" w:space="0" w:color="auto"/>
              <w:left w:val="single" w:sz="4" w:space="0" w:color="auto"/>
              <w:bottom w:val="single" w:sz="4" w:space="0" w:color="auto"/>
              <w:right w:val="single" w:sz="4" w:space="0" w:color="auto"/>
            </w:tcBorders>
          </w:tcPr>
          <w:p w14:paraId="562EF853" w14:textId="77777777" w:rsidR="009E452E" w:rsidRDefault="00D67AD0" w:rsidP="00A76ABC">
            <w:pPr>
              <w:spacing w:line="240" w:lineRule="atLeast"/>
              <w:jc w:val="left"/>
              <w:rPr>
                <w:ins w:id="273" w:author="Comparison" w:date="2018-04-19T21:49:00Z"/>
              </w:rPr>
            </w:pPr>
            <w:ins w:id="274" w:author="Comparison" w:date="2018-04-19T21:49:00Z">
              <w:r>
                <w:rPr>
                  <w:rFonts w:hint="eastAsia"/>
                </w:rPr>
                <w:t>F_ID</w:t>
              </w:r>
            </w:ins>
          </w:p>
        </w:tc>
        <w:tc>
          <w:tcPr>
            <w:tcW w:w="2219" w:type="dxa"/>
            <w:tcBorders>
              <w:top w:val="single" w:sz="4" w:space="0" w:color="auto"/>
              <w:left w:val="single" w:sz="4" w:space="0" w:color="auto"/>
              <w:bottom w:val="single" w:sz="4" w:space="0" w:color="auto"/>
              <w:right w:val="single" w:sz="4" w:space="0" w:color="auto"/>
            </w:tcBorders>
          </w:tcPr>
          <w:p w14:paraId="62F97313" w14:textId="77777777" w:rsidR="009E452E" w:rsidRDefault="009E452E" w:rsidP="00A76ABC">
            <w:pPr>
              <w:spacing w:line="240" w:lineRule="atLeast"/>
              <w:jc w:val="left"/>
              <w:rPr>
                <w:ins w:id="275" w:author="Comparison" w:date="2018-04-19T21:49:00Z"/>
              </w:rPr>
            </w:pPr>
          </w:p>
        </w:tc>
        <w:tc>
          <w:tcPr>
            <w:tcW w:w="1178" w:type="dxa"/>
            <w:tcBorders>
              <w:top w:val="single" w:sz="4" w:space="0" w:color="auto"/>
              <w:left w:val="single" w:sz="4" w:space="0" w:color="auto"/>
              <w:bottom w:val="single" w:sz="4" w:space="0" w:color="auto"/>
              <w:right w:val="single" w:sz="4" w:space="0" w:color="auto"/>
            </w:tcBorders>
          </w:tcPr>
          <w:p w14:paraId="16C08176" w14:textId="77777777" w:rsidR="009E452E" w:rsidRDefault="009E452E" w:rsidP="00A76ABC">
            <w:pPr>
              <w:spacing w:line="240" w:lineRule="atLeast"/>
              <w:jc w:val="left"/>
              <w:rPr>
                <w:ins w:id="276" w:author="Comparison" w:date="2018-04-19T21:49:00Z"/>
              </w:rPr>
            </w:pPr>
          </w:p>
        </w:tc>
        <w:tc>
          <w:tcPr>
            <w:tcW w:w="3783" w:type="dxa"/>
            <w:tcBorders>
              <w:top w:val="single" w:sz="4" w:space="0" w:color="auto"/>
              <w:left w:val="single" w:sz="4" w:space="0" w:color="auto"/>
              <w:bottom w:val="single" w:sz="4" w:space="0" w:color="auto"/>
              <w:right w:val="single" w:sz="4" w:space="0" w:color="auto"/>
            </w:tcBorders>
          </w:tcPr>
          <w:p w14:paraId="7233525F" w14:textId="77777777" w:rsidR="009E452E" w:rsidRDefault="009E452E" w:rsidP="00A76ABC">
            <w:pPr>
              <w:spacing w:line="240" w:lineRule="atLeast"/>
              <w:jc w:val="left"/>
              <w:rPr>
                <w:ins w:id="277" w:author="Comparison" w:date="2018-04-19T21:49:00Z"/>
              </w:rPr>
            </w:pPr>
          </w:p>
        </w:tc>
      </w:tr>
      <w:tr w:rsidR="009E452E" w14:paraId="463E1A2B" w14:textId="77777777">
        <w:trPr>
          <w:trHeight w:val="267"/>
          <w:ins w:id="278" w:author="Comparison" w:date="2018-04-19T21:49:00Z"/>
        </w:trPr>
        <w:tc>
          <w:tcPr>
            <w:tcW w:w="1326" w:type="dxa"/>
            <w:tcBorders>
              <w:top w:val="single" w:sz="4" w:space="0" w:color="auto"/>
              <w:left w:val="single" w:sz="4" w:space="0" w:color="auto"/>
              <w:bottom w:val="single" w:sz="4" w:space="0" w:color="auto"/>
              <w:right w:val="single" w:sz="4" w:space="0" w:color="auto"/>
            </w:tcBorders>
          </w:tcPr>
          <w:p w14:paraId="3A5A5132" w14:textId="77777777" w:rsidR="009E452E" w:rsidRDefault="00D67AD0" w:rsidP="00A76ABC">
            <w:pPr>
              <w:spacing w:line="240" w:lineRule="atLeast"/>
              <w:jc w:val="left"/>
              <w:rPr>
                <w:ins w:id="279" w:author="Comparison" w:date="2018-04-19T21:49:00Z"/>
              </w:rPr>
            </w:pPr>
            <w:ins w:id="280" w:author="Comparison" w:date="2018-04-19T21:49:00Z">
              <w:r>
                <w:rPr>
                  <w:rFonts w:hint="eastAsia"/>
                </w:rPr>
                <w:t>角色</w:t>
              </w:r>
              <w:r>
                <w:rPr>
                  <w:rFonts w:hint="eastAsia"/>
                </w:rPr>
                <w:t>ID</w:t>
              </w:r>
            </w:ins>
          </w:p>
        </w:tc>
        <w:tc>
          <w:tcPr>
            <w:tcW w:w="2219" w:type="dxa"/>
            <w:tcBorders>
              <w:top w:val="single" w:sz="4" w:space="0" w:color="auto"/>
              <w:left w:val="single" w:sz="4" w:space="0" w:color="auto"/>
              <w:bottom w:val="single" w:sz="4" w:space="0" w:color="auto"/>
              <w:right w:val="single" w:sz="4" w:space="0" w:color="auto"/>
            </w:tcBorders>
          </w:tcPr>
          <w:p w14:paraId="35E9CBD3" w14:textId="77777777" w:rsidR="009E452E" w:rsidRDefault="00D67AD0" w:rsidP="00A76ABC">
            <w:pPr>
              <w:spacing w:line="240" w:lineRule="atLeast"/>
              <w:jc w:val="left"/>
              <w:rPr>
                <w:ins w:id="281" w:author="Comparison" w:date="2018-04-19T21:49:00Z"/>
              </w:rPr>
            </w:pPr>
            <w:ins w:id="282" w:author="Comparison" w:date="2018-04-19T21:49:00Z">
              <w:r>
                <w:rPr>
                  <w:rFonts w:hint="eastAsia"/>
                </w:rPr>
                <w:t>F_RoleID</w:t>
              </w:r>
            </w:ins>
          </w:p>
        </w:tc>
        <w:tc>
          <w:tcPr>
            <w:tcW w:w="2219" w:type="dxa"/>
            <w:tcBorders>
              <w:top w:val="single" w:sz="4" w:space="0" w:color="auto"/>
              <w:left w:val="single" w:sz="4" w:space="0" w:color="auto"/>
              <w:bottom w:val="single" w:sz="4" w:space="0" w:color="auto"/>
              <w:right w:val="single" w:sz="4" w:space="0" w:color="auto"/>
            </w:tcBorders>
          </w:tcPr>
          <w:p w14:paraId="653D1D44" w14:textId="77777777" w:rsidR="009E452E" w:rsidRDefault="009E452E" w:rsidP="00A76ABC">
            <w:pPr>
              <w:spacing w:line="240" w:lineRule="atLeast"/>
              <w:jc w:val="left"/>
              <w:rPr>
                <w:ins w:id="283" w:author="Comparison" w:date="2018-04-19T21:49:00Z"/>
              </w:rPr>
            </w:pPr>
          </w:p>
        </w:tc>
        <w:tc>
          <w:tcPr>
            <w:tcW w:w="1178" w:type="dxa"/>
            <w:tcBorders>
              <w:top w:val="single" w:sz="4" w:space="0" w:color="auto"/>
              <w:left w:val="single" w:sz="4" w:space="0" w:color="auto"/>
              <w:bottom w:val="single" w:sz="4" w:space="0" w:color="auto"/>
              <w:right w:val="single" w:sz="4" w:space="0" w:color="auto"/>
            </w:tcBorders>
          </w:tcPr>
          <w:p w14:paraId="74989BB5" w14:textId="77777777" w:rsidR="009E452E" w:rsidRDefault="009E452E" w:rsidP="00A76ABC">
            <w:pPr>
              <w:spacing w:line="240" w:lineRule="atLeast"/>
              <w:jc w:val="left"/>
              <w:rPr>
                <w:ins w:id="284" w:author="Comparison" w:date="2018-04-19T21:49:00Z"/>
              </w:rPr>
            </w:pPr>
          </w:p>
        </w:tc>
        <w:tc>
          <w:tcPr>
            <w:tcW w:w="3783" w:type="dxa"/>
            <w:tcBorders>
              <w:top w:val="single" w:sz="4" w:space="0" w:color="auto"/>
              <w:left w:val="single" w:sz="4" w:space="0" w:color="auto"/>
              <w:bottom w:val="single" w:sz="4" w:space="0" w:color="auto"/>
              <w:right w:val="single" w:sz="4" w:space="0" w:color="auto"/>
            </w:tcBorders>
          </w:tcPr>
          <w:p w14:paraId="1D9A5F13" w14:textId="77777777" w:rsidR="009E452E" w:rsidRDefault="00D67AD0" w:rsidP="00A76ABC">
            <w:pPr>
              <w:spacing w:line="240" w:lineRule="atLeast"/>
              <w:jc w:val="left"/>
              <w:rPr>
                <w:ins w:id="285" w:author="Comparison" w:date="2018-04-19T21:49:00Z"/>
              </w:rPr>
            </w:pPr>
            <w:r>
              <w:rPr>
                <w:rFonts w:hint="eastAsia"/>
              </w:rPr>
              <w:t>外键</w:t>
            </w:r>
          </w:p>
        </w:tc>
      </w:tr>
      <w:tr w:rsidR="009E452E" w14:paraId="79726EF5" w14:textId="77777777" w:rsidTr="009E452E">
        <w:tblPrEx>
          <w:tblW w:w="10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86" w:author="Comparison" w:date="2018-04-19T21:49:00Z">
            <w:tblPrEx>
              <w:tblW w:w="10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55"/>
          <w:trPrChange w:id="287" w:author="Comparison" w:date="2018-04-19T21:49:00Z">
            <w:trPr>
              <w:gridAfter w:val="0"/>
            </w:trPr>
          </w:trPrChange>
        </w:trPr>
        <w:tc>
          <w:tcPr>
            <w:tcW w:w="1326" w:type="dxa"/>
            <w:tcBorders>
              <w:top w:val="single" w:sz="4" w:space="0" w:color="auto"/>
              <w:left w:val="single" w:sz="4" w:space="0" w:color="auto"/>
              <w:bottom w:val="single" w:sz="4" w:space="0" w:color="auto"/>
              <w:right w:val="single" w:sz="4" w:space="0" w:color="auto"/>
            </w:tcBorders>
            <w:tcPrChange w:id="288" w:author="Comparison" w:date="2018-04-19T21:49:00Z">
              <w:tcPr>
                <w:tcW w:w="1324" w:type="dxa"/>
                <w:tcBorders>
                  <w:top w:val="single" w:sz="4" w:space="0" w:color="auto"/>
                  <w:left w:val="single" w:sz="4" w:space="0" w:color="auto"/>
                  <w:bottom w:val="single" w:sz="4" w:space="0" w:color="auto"/>
                  <w:right w:val="single" w:sz="4" w:space="0" w:color="auto"/>
                </w:tcBorders>
              </w:tcPr>
            </w:tcPrChange>
          </w:tcPr>
          <w:p w14:paraId="577EBB49" w14:textId="77777777" w:rsidR="009E452E" w:rsidRDefault="00D67AD0" w:rsidP="00A76ABC">
            <w:pPr>
              <w:spacing w:line="240" w:lineRule="atLeast"/>
              <w:jc w:val="left"/>
            </w:pPr>
            <w:r>
              <w:rPr>
                <w:rFonts w:hint="eastAsia"/>
              </w:rPr>
              <w:t>操作</w:t>
            </w:r>
            <w:r>
              <w:rPr>
                <w:rFonts w:hint="eastAsia"/>
              </w:rPr>
              <w:t>ID</w:t>
            </w:r>
          </w:p>
        </w:tc>
        <w:tc>
          <w:tcPr>
            <w:tcW w:w="2219" w:type="dxa"/>
            <w:tcBorders>
              <w:top w:val="single" w:sz="4" w:space="0" w:color="auto"/>
              <w:left w:val="single" w:sz="4" w:space="0" w:color="auto"/>
              <w:bottom w:val="single" w:sz="4" w:space="0" w:color="auto"/>
              <w:right w:val="single" w:sz="4" w:space="0" w:color="auto"/>
            </w:tcBorders>
            <w:tcPrChange w:id="289" w:author="Comparison" w:date="2018-04-19T21:49:00Z">
              <w:tcPr>
                <w:tcW w:w="2218" w:type="dxa"/>
                <w:gridSpan w:val="2"/>
                <w:tcBorders>
                  <w:top w:val="single" w:sz="4" w:space="0" w:color="auto"/>
                  <w:left w:val="single" w:sz="4" w:space="0" w:color="auto"/>
                  <w:bottom w:val="single" w:sz="4" w:space="0" w:color="auto"/>
                  <w:right w:val="single" w:sz="4" w:space="0" w:color="auto"/>
                </w:tcBorders>
              </w:tcPr>
            </w:tcPrChange>
          </w:tcPr>
          <w:p w14:paraId="33E3CD4A" w14:textId="77777777" w:rsidR="009E452E" w:rsidRDefault="00D67AD0" w:rsidP="00A76ABC">
            <w:pPr>
              <w:spacing w:line="240" w:lineRule="atLeast"/>
              <w:jc w:val="left"/>
            </w:pPr>
            <w:r>
              <w:rPr>
                <w:rFonts w:hint="eastAsia"/>
              </w:rPr>
              <w:t>F_PermissionID</w:t>
            </w:r>
          </w:p>
        </w:tc>
        <w:tc>
          <w:tcPr>
            <w:tcW w:w="2219" w:type="dxa"/>
            <w:tcBorders>
              <w:top w:val="single" w:sz="4" w:space="0" w:color="auto"/>
              <w:left w:val="single" w:sz="4" w:space="0" w:color="auto"/>
              <w:bottom w:val="single" w:sz="4" w:space="0" w:color="auto"/>
              <w:right w:val="single" w:sz="4" w:space="0" w:color="auto"/>
            </w:tcBorders>
            <w:tcPrChange w:id="290" w:author="Comparison" w:date="2018-04-19T21:49:00Z">
              <w:tcPr>
                <w:tcW w:w="2218" w:type="dxa"/>
                <w:gridSpan w:val="2"/>
                <w:tcBorders>
                  <w:top w:val="single" w:sz="4" w:space="0" w:color="auto"/>
                  <w:left w:val="single" w:sz="4" w:space="0" w:color="auto"/>
                  <w:bottom w:val="single" w:sz="4" w:space="0" w:color="auto"/>
                  <w:right w:val="single" w:sz="4" w:space="0" w:color="auto"/>
                </w:tcBorders>
              </w:tcPr>
            </w:tcPrChange>
          </w:tcPr>
          <w:p w14:paraId="45476DB1" w14:textId="77777777" w:rsidR="009E452E" w:rsidRDefault="009E452E" w:rsidP="00A76ABC">
            <w:pPr>
              <w:spacing w:line="240" w:lineRule="atLeast"/>
              <w:jc w:val="left"/>
            </w:pPr>
          </w:p>
        </w:tc>
        <w:tc>
          <w:tcPr>
            <w:tcW w:w="1178" w:type="dxa"/>
            <w:tcBorders>
              <w:top w:val="single" w:sz="4" w:space="0" w:color="auto"/>
              <w:left w:val="single" w:sz="4" w:space="0" w:color="auto"/>
              <w:bottom w:val="single" w:sz="4" w:space="0" w:color="auto"/>
              <w:right w:val="single" w:sz="4" w:space="0" w:color="auto"/>
            </w:tcBorders>
            <w:tcPrChange w:id="291" w:author="Comparison" w:date="2018-04-19T21:49:00Z">
              <w:tcPr>
                <w:tcW w:w="1177" w:type="dxa"/>
                <w:gridSpan w:val="2"/>
                <w:tcBorders>
                  <w:top w:val="single" w:sz="4" w:space="0" w:color="auto"/>
                  <w:left w:val="single" w:sz="4" w:space="0" w:color="auto"/>
                  <w:bottom w:val="single" w:sz="4" w:space="0" w:color="auto"/>
                  <w:right w:val="single" w:sz="4" w:space="0" w:color="auto"/>
                </w:tcBorders>
              </w:tcPr>
            </w:tcPrChange>
          </w:tcPr>
          <w:p w14:paraId="60480906" w14:textId="77777777" w:rsidR="009E452E" w:rsidRDefault="009E452E" w:rsidP="00A76ABC">
            <w:pPr>
              <w:spacing w:line="240" w:lineRule="atLeast"/>
              <w:jc w:val="left"/>
            </w:pPr>
          </w:p>
        </w:tc>
        <w:tc>
          <w:tcPr>
            <w:tcW w:w="3783" w:type="dxa"/>
            <w:tcBorders>
              <w:top w:val="single" w:sz="4" w:space="0" w:color="auto"/>
              <w:left w:val="single" w:sz="4" w:space="0" w:color="auto"/>
              <w:bottom w:val="single" w:sz="4" w:space="0" w:color="auto"/>
              <w:right w:val="single" w:sz="4" w:space="0" w:color="auto"/>
            </w:tcBorders>
            <w:tcPrChange w:id="292" w:author="Comparison" w:date="2018-04-19T21:49:00Z">
              <w:tcPr>
                <w:tcW w:w="3781" w:type="dxa"/>
                <w:gridSpan w:val="2"/>
                <w:tcBorders>
                  <w:top w:val="single" w:sz="4" w:space="0" w:color="auto"/>
                  <w:left w:val="single" w:sz="4" w:space="0" w:color="auto"/>
                  <w:bottom w:val="single" w:sz="4" w:space="0" w:color="auto"/>
                  <w:right w:val="single" w:sz="4" w:space="0" w:color="auto"/>
                </w:tcBorders>
              </w:tcPr>
            </w:tcPrChange>
          </w:tcPr>
          <w:p w14:paraId="468F1055" w14:textId="77777777" w:rsidR="009E452E" w:rsidRDefault="00D67AD0" w:rsidP="00A76ABC">
            <w:pPr>
              <w:spacing w:line="240" w:lineRule="atLeast"/>
              <w:jc w:val="left"/>
            </w:pPr>
            <w:r>
              <w:rPr>
                <w:rFonts w:hint="eastAsia"/>
              </w:rPr>
              <w:t>外键</w:t>
            </w:r>
          </w:p>
        </w:tc>
      </w:tr>
      <w:tr w:rsidR="000447B6" w14:paraId="5BF72134" w14:textId="77777777" w:rsidTr="000447B6">
        <w:trPr>
          <w:trHeight w:val="255"/>
        </w:trPr>
        <w:tc>
          <w:tcPr>
            <w:tcW w:w="1326" w:type="dxa"/>
            <w:tcBorders>
              <w:top w:val="single" w:sz="4" w:space="0" w:color="auto"/>
              <w:left w:val="single" w:sz="4" w:space="0" w:color="auto"/>
              <w:bottom w:val="single" w:sz="4" w:space="0" w:color="auto"/>
              <w:right w:val="single" w:sz="4" w:space="0" w:color="auto"/>
            </w:tcBorders>
            <w:shd w:val="clear" w:color="auto" w:fill="FFFFFF" w:themeFill="background1"/>
          </w:tcPr>
          <w:p w14:paraId="3617A44A"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44068B51"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_CreateDatetime</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737F" w14:textId="77777777" w:rsidR="000447B6" w:rsidRPr="000447B6" w:rsidRDefault="000447B6" w:rsidP="00A76ABC">
            <w:pPr>
              <w:spacing w:line="240" w:lineRule="atLeast"/>
              <w:jc w:val="left"/>
              <w:rPr>
                <w:highlight w:val="yellow"/>
              </w:rPr>
            </w:pPr>
            <w:r w:rsidRPr="000447B6">
              <w:rPr>
                <w:highlight w:val="yellow"/>
              </w:rPr>
              <w:t>NOT NULL</w:t>
            </w:r>
          </w:p>
        </w:tc>
        <w:tc>
          <w:tcPr>
            <w:tcW w:w="117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ABD82" w14:textId="77777777" w:rsidR="000447B6" w:rsidRPr="000447B6" w:rsidRDefault="000447B6" w:rsidP="00A76ABC">
            <w:pPr>
              <w:spacing w:line="240" w:lineRule="atLeast"/>
              <w:jc w:val="left"/>
              <w:rPr>
                <w:highlight w:val="yellow"/>
              </w:rPr>
            </w:pPr>
          </w:p>
        </w:tc>
        <w:tc>
          <w:tcPr>
            <w:tcW w:w="3783" w:type="dxa"/>
            <w:tcBorders>
              <w:top w:val="single" w:sz="4" w:space="0" w:color="auto"/>
              <w:left w:val="single" w:sz="4" w:space="0" w:color="auto"/>
              <w:bottom w:val="single" w:sz="4" w:space="0" w:color="auto"/>
              <w:right w:val="single" w:sz="4" w:space="0" w:color="auto"/>
            </w:tcBorders>
            <w:shd w:val="clear" w:color="auto" w:fill="FFFFFF" w:themeFill="background1"/>
          </w:tcPr>
          <w:p w14:paraId="74B4ED0E"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4230312A" w14:textId="77777777" w:rsidTr="000447B6">
        <w:trPr>
          <w:trHeight w:val="255"/>
        </w:trPr>
        <w:tc>
          <w:tcPr>
            <w:tcW w:w="1326" w:type="dxa"/>
            <w:tcBorders>
              <w:top w:val="single" w:sz="4" w:space="0" w:color="auto"/>
              <w:left w:val="single" w:sz="4" w:space="0" w:color="auto"/>
              <w:bottom w:val="single" w:sz="4" w:space="0" w:color="auto"/>
              <w:right w:val="single" w:sz="4" w:space="0" w:color="auto"/>
            </w:tcBorders>
            <w:shd w:val="clear" w:color="auto" w:fill="FFFFFF" w:themeFill="background1"/>
          </w:tcPr>
          <w:p w14:paraId="32C1B01E"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E3BC6"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_UpdateDatetime</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Pr>
          <w:p w14:paraId="2A9802B5"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8" w:type="dxa"/>
            <w:tcBorders>
              <w:top w:val="single" w:sz="4" w:space="0" w:color="auto"/>
              <w:left w:val="single" w:sz="4" w:space="0" w:color="auto"/>
              <w:bottom w:val="single" w:sz="4" w:space="0" w:color="auto"/>
              <w:right w:val="single" w:sz="4" w:space="0" w:color="auto"/>
            </w:tcBorders>
            <w:shd w:val="clear" w:color="auto" w:fill="FFFFFF" w:themeFill="background1"/>
          </w:tcPr>
          <w:p w14:paraId="24ACA330" w14:textId="77777777" w:rsidR="000447B6" w:rsidRPr="000447B6" w:rsidRDefault="000447B6" w:rsidP="00A76ABC">
            <w:pPr>
              <w:spacing w:line="240" w:lineRule="atLeast"/>
              <w:jc w:val="left"/>
              <w:rPr>
                <w:highlight w:val="yellow"/>
              </w:rPr>
            </w:pPr>
          </w:p>
        </w:tc>
        <w:tc>
          <w:tcPr>
            <w:tcW w:w="3783" w:type="dxa"/>
            <w:tcBorders>
              <w:top w:val="single" w:sz="4" w:space="0" w:color="auto"/>
              <w:left w:val="single" w:sz="4" w:space="0" w:color="auto"/>
              <w:bottom w:val="single" w:sz="4" w:space="0" w:color="auto"/>
              <w:right w:val="single" w:sz="4" w:space="0" w:color="auto"/>
            </w:tcBorders>
            <w:shd w:val="clear" w:color="auto" w:fill="FFFFFF" w:themeFill="background1"/>
          </w:tcPr>
          <w:p w14:paraId="0DFD1C37"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4DDAE12A" w14:textId="77777777" w:rsidR="009E452E" w:rsidRPr="000447B6" w:rsidRDefault="009E452E" w:rsidP="00A76ABC">
      <w:pPr>
        <w:spacing w:line="240" w:lineRule="atLeast"/>
        <w:jc w:val="left"/>
      </w:pPr>
    </w:p>
    <w:p w14:paraId="60FCD7FB" w14:textId="77777777" w:rsidR="009E452E" w:rsidRDefault="009E452E" w:rsidP="00A76ABC">
      <w:pPr>
        <w:spacing w:line="240" w:lineRule="atLeast"/>
        <w:jc w:val="left"/>
      </w:pPr>
    </w:p>
    <w:p w14:paraId="5EF69C36" w14:textId="77777777" w:rsidR="009E452E" w:rsidRDefault="00D67AD0" w:rsidP="00A76ABC">
      <w:pPr>
        <w:pStyle w:val="4"/>
        <w:spacing w:line="240" w:lineRule="atLeast"/>
        <w:jc w:val="left"/>
      </w:pPr>
      <w:r>
        <w:rPr>
          <w:rFonts w:hint="eastAsia"/>
        </w:rPr>
        <w:t>T_</w:t>
      </w:r>
      <w:r>
        <w:t>Department</w:t>
      </w:r>
      <w:r>
        <w:rPr>
          <w:rFonts w:hint="eastAsia"/>
        </w:rPr>
        <w:t>（用户组表，即部门表）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50B03FD6" w14:textId="77777777">
        <w:trPr>
          <w:trHeight w:val="255"/>
        </w:trPr>
        <w:tc>
          <w:tcPr>
            <w:tcW w:w="1324" w:type="dxa"/>
            <w:shd w:val="clear" w:color="auto" w:fill="FF0000"/>
          </w:tcPr>
          <w:p w14:paraId="35D3B044"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51DE2B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68F614B"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59459C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174517D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8806EE5" w14:textId="77777777">
        <w:trPr>
          <w:trHeight w:val="267"/>
        </w:trPr>
        <w:tc>
          <w:tcPr>
            <w:tcW w:w="1324" w:type="dxa"/>
          </w:tcPr>
          <w:p w14:paraId="148DDF71" w14:textId="77777777" w:rsidR="009E452E" w:rsidRDefault="00D67AD0" w:rsidP="00A76ABC">
            <w:pPr>
              <w:spacing w:line="240" w:lineRule="atLeast"/>
              <w:jc w:val="left"/>
            </w:pPr>
            <w:r>
              <w:rPr>
                <w:rFonts w:hint="eastAsia"/>
              </w:rPr>
              <w:t>用户组</w:t>
            </w:r>
            <w:r>
              <w:rPr>
                <w:rFonts w:hint="eastAsia"/>
              </w:rPr>
              <w:t>I</w:t>
            </w:r>
            <w:r>
              <w:t>D</w:t>
            </w:r>
          </w:p>
        </w:tc>
        <w:tc>
          <w:tcPr>
            <w:tcW w:w="2218" w:type="dxa"/>
          </w:tcPr>
          <w:p w14:paraId="21C1BEB4" w14:textId="77777777" w:rsidR="009E452E" w:rsidRDefault="00D67AD0" w:rsidP="00A76ABC">
            <w:pPr>
              <w:spacing w:line="240" w:lineRule="atLeast"/>
              <w:jc w:val="left"/>
            </w:pPr>
            <w:r>
              <w:rPr>
                <w:rFonts w:hint="eastAsia"/>
              </w:rPr>
              <w:t>F_</w:t>
            </w:r>
            <w:r>
              <w:t>ID</w:t>
            </w:r>
          </w:p>
        </w:tc>
        <w:tc>
          <w:tcPr>
            <w:tcW w:w="2218" w:type="dxa"/>
          </w:tcPr>
          <w:p w14:paraId="20BDD243" w14:textId="77777777" w:rsidR="009E452E" w:rsidRDefault="009E452E" w:rsidP="00A76ABC">
            <w:pPr>
              <w:spacing w:line="240" w:lineRule="atLeast"/>
              <w:jc w:val="left"/>
            </w:pPr>
          </w:p>
        </w:tc>
        <w:tc>
          <w:tcPr>
            <w:tcW w:w="1177" w:type="dxa"/>
          </w:tcPr>
          <w:p w14:paraId="2D382A22" w14:textId="77777777" w:rsidR="009E452E" w:rsidRDefault="009E452E" w:rsidP="00A76ABC">
            <w:pPr>
              <w:spacing w:line="240" w:lineRule="atLeast"/>
              <w:jc w:val="left"/>
            </w:pPr>
          </w:p>
        </w:tc>
        <w:tc>
          <w:tcPr>
            <w:tcW w:w="3781" w:type="dxa"/>
          </w:tcPr>
          <w:p w14:paraId="5EB5335D" w14:textId="77777777" w:rsidR="009E452E" w:rsidRDefault="009E452E" w:rsidP="00A76ABC">
            <w:pPr>
              <w:spacing w:line="240" w:lineRule="atLeast"/>
              <w:jc w:val="left"/>
            </w:pPr>
          </w:p>
        </w:tc>
      </w:tr>
      <w:tr w:rsidR="009E452E" w14:paraId="41BC266C" w14:textId="77777777">
        <w:trPr>
          <w:trHeight w:val="267"/>
        </w:trPr>
        <w:tc>
          <w:tcPr>
            <w:tcW w:w="1324" w:type="dxa"/>
          </w:tcPr>
          <w:p w14:paraId="222B278D" w14:textId="77777777" w:rsidR="009E452E" w:rsidRDefault="00D67AD0" w:rsidP="00A76ABC">
            <w:pPr>
              <w:spacing w:line="240" w:lineRule="atLeast"/>
              <w:jc w:val="left"/>
            </w:pPr>
            <w:r>
              <w:rPr>
                <w:rFonts w:hint="eastAsia"/>
              </w:rPr>
              <w:t>用户组名称</w:t>
            </w:r>
          </w:p>
        </w:tc>
        <w:tc>
          <w:tcPr>
            <w:tcW w:w="2218" w:type="dxa"/>
          </w:tcPr>
          <w:p w14:paraId="6C991653" w14:textId="77777777" w:rsidR="009E452E" w:rsidRDefault="00D67AD0" w:rsidP="00A76ABC">
            <w:pPr>
              <w:spacing w:line="240" w:lineRule="atLeast"/>
              <w:jc w:val="left"/>
            </w:pPr>
            <w:r>
              <w:rPr>
                <w:rFonts w:hint="eastAsia"/>
              </w:rPr>
              <w:t>F</w:t>
            </w:r>
            <w:r>
              <w:t>_DepartmentName</w:t>
            </w:r>
          </w:p>
        </w:tc>
        <w:tc>
          <w:tcPr>
            <w:tcW w:w="2218" w:type="dxa"/>
          </w:tcPr>
          <w:p w14:paraId="47FA60A5" w14:textId="77777777" w:rsidR="009E452E" w:rsidRDefault="009E452E" w:rsidP="00A76ABC">
            <w:pPr>
              <w:spacing w:line="240" w:lineRule="atLeast"/>
              <w:jc w:val="left"/>
            </w:pPr>
          </w:p>
        </w:tc>
        <w:tc>
          <w:tcPr>
            <w:tcW w:w="1177" w:type="dxa"/>
          </w:tcPr>
          <w:p w14:paraId="6B5A6265" w14:textId="77777777" w:rsidR="009E452E" w:rsidRDefault="009E452E" w:rsidP="00A76ABC">
            <w:pPr>
              <w:spacing w:line="240" w:lineRule="atLeast"/>
              <w:jc w:val="left"/>
            </w:pPr>
          </w:p>
        </w:tc>
        <w:tc>
          <w:tcPr>
            <w:tcW w:w="3781" w:type="dxa"/>
          </w:tcPr>
          <w:p w14:paraId="057DAF56" w14:textId="77777777" w:rsidR="009E452E" w:rsidRDefault="00D67AD0" w:rsidP="00A76ABC">
            <w:pPr>
              <w:spacing w:line="240" w:lineRule="atLeast"/>
              <w:jc w:val="left"/>
            </w:pPr>
            <w:r>
              <w:rPr>
                <w:rFonts w:hint="eastAsia"/>
              </w:rPr>
              <w:t>采购组、收银员组、老板组</w:t>
            </w:r>
          </w:p>
        </w:tc>
      </w:tr>
      <w:tr w:rsidR="000447B6" w14:paraId="1E1F946C" w14:textId="77777777">
        <w:trPr>
          <w:trHeight w:val="267"/>
        </w:trPr>
        <w:tc>
          <w:tcPr>
            <w:tcW w:w="1324" w:type="dxa"/>
          </w:tcPr>
          <w:p w14:paraId="6A1ACF34"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8" w:type="dxa"/>
          </w:tcPr>
          <w:p w14:paraId="218BF328"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_CreateDatetime</w:t>
            </w:r>
          </w:p>
        </w:tc>
        <w:tc>
          <w:tcPr>
            <w:tcW w:w="2218" w:type="dxa"/>
          </w:tcPr>
          <w:p w14:paraId="10FC0346"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Pr>
          <w:p w14:paraId="2F1661AF" w14:textId="77777777" w:rsidR="000447B6" w:rsidRPr="000447B6" w:rsidRDefault="000447B6" w:rsidP="00A76ABC">
            <w:pPr>
              <w:spacing w:line="240" w:lineRule="atLeast"/>
              <w:jc w:val="left"/>
              <w:rPr>
                <w:highlight w:val="yellow"/>
              </w:rPr>
            </w:pPr>
          </w:p>
        </w:tc>
        <w:tc>
          <w:tcPr>
            <w:tcW w:w="3781" w:type="dxa"/>
          </w:tcPr>
          <w:p w14:paraId="08AE3478"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2C3687C9" w14:textId="77777777">
        <w:trPr>
          <w:trHeight w:val="267"/>
        </w:trPr>
        <w:tc>
          <w:tcPr>
            <w:tcW w:w="1324" w:type="dxa"/>
          </w:tcPr>
          <w:p w14:paraId="3C8DA8E2"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Pr>
          <w:p w14:paraId="2194C20A"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_UpdateDatetime</w:t>
            </w:r>
          </w:p>
        </w:tc>
        <w:tc>
          <w:tcPr>
            <w:tcW w:w="2218" w:type="dxa"/>
          </w:tcPr>
          <w:p w14:paraId="62E4CE9A"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7ED6C308" w14:textId="77777777" w:rsidR="000447B6" w:rsidRPr="000447B6" w:rsidRDefault="000447B6" w:rsidP="00A76ABC">
            <w:pPr>
              <w:spacing w:line="240" w:lineRule="atLeast"/>
              <w:jc w:val="left"/>
              <w:rPr>
                <w:highlight w:val="yellow"/>
              </w:rPr>
            </w:pPr>
          </w:p>
        </w:tc>
        <w:tc>
          <w:tcPr>
            <w:tcW w:w="3781" w:type="dxa"/>
          </w:tcPr>
          <w:p w14:paraId="100508FD"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4303F480" w14:textId="77777777" w:rsidR="009E452E" w:rsidRDefault="009E452E" w:rsidP="00A76ABC">
      <w:pPr>
        <w:spacing w:line="240" w:lineRule="atLeast"/>
        <w:jc w:val="left"/>
        <w:rPr>
          <w:color w:val="808080" w:themeColor="background1" w:themeShade="80"/>
        </w:rPr>
      </w:pPr>
    </w:p>
    <w:p w14:paraId="09C79B1C" w14:textId="77777777" w:rsidR="009E452E" w:rsidRDefault="00D67AD0" w:rsidP="00A76ABC">
      <w:pPr>
        <w:pStyle w:val="4"/>
        <w:spacing w:line="240" w:lineRule="atLeast"/>
        <w:jc w:val="left"/>
      </w:pPr>
      <w:r>
        <w:rPr>
          <w:rFonts w:hint="eastAsia"/>
        </w:rPr>
        <w:t>T</w:t>
      </w:r>
      <w:r>
        <w:t>_StaffRole</w:t>
      </w:r>
      <w:r>
        <w:rPr>
          <w:rFonts w:hint="eastAsia"/>
        </w:rPr>
        <w:t>（用户角色表）</w:t>
      </w:r>
    </w:p>
    <w:tbl>
      <w:tblPr>
        <w:tblW w:w="10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4"/>
        <w:gridCol w:w="2218"/>
        <w:gridCol w:w="2218"/>
        <w:gridCol w:w="1177"/>
        <w:gridCol w:w="3781"/>
      </w:tblGrid>
      <w:tr w:rsidR="009E452E" w14:paraId="24E7E938" w14:textId="77777777">
        <w:trPr>
          <w:trHeight w:val="255"/>
        </w:trPr>
        <w:tc>
          <w:tcPr>
            <w:tcW w:w="1324" w:type="dxa"/>
            <w:shd w:val="clear" w:color="auto" w:fill="FF0000"/>
          </w:tcPr>
          <w:p w14:paraId="4996350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27CF555"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EDC82AA"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C8D83DB"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3C084911"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7DA8821" w14:textId="77777777">
        <w:trPr>
          <w:trHeight w:val="267"/>
        </w:trPr>
        <w:tc>
          <w:tcPr>
            <w:tcW w:w="1324" w:type="dxa"/>
          </w:tcPr>
          <w:p w14:paraId="6FEACD3A" w14:textId="77777777" w:rsidR="009E452E" w:rsidRDefault="009E452E" w:rsidP="00A76ABC">
            <w:pPr>
              <w:spacing w:line="240" w:lineRule="atLeast"/>
              <w:jc w:val="left"/>
            </w:pPr>
          </w:p>
        </w:tc>
        <w:tc>
          <w:tcPr>
            <w:tcW w:w="2218" w:type="dxa"/>
          </w:tcPr>
          <w:p w14:paraId="1DD019A4" w14:textId="77777777" w:rsidR="009E452E" w:rsidRDefault="00D67AD0" w:rsidP="00A76ABC">
            <w:pPr>
              <w:spacing w:line="240" w:lineRule="atLeast"/>
              <w:jc w:val="left"/>
            </w:pPr>
            <w:r>
              <w:rPr>
                <w:rFonts w:hint="eastAsia"/>
              </w:rPr>
              <w:t>F</w:t>
            </w:r>
            <w:r>
              <w:t>_ID</w:t>
            </w:r>
          </w:p>
        </w:tc>
        <w:tc>
          <w:tcPr>
            <w:tcW w:w="2218" w:type="dxa"/>
          </w:tcPr>
          <w:p w14:paraId="53746DE3" w14:textId="77777777" w:rsidR="009E452E" w:rsidRDefault="009E452E" w:rsidP="00A76ABC">
            <w:pPr>
              <w:spacing w:line="240" w:lineRule="atLeast"/>
              <w:jc w:val="left"/>
            </w:pPr>
          </w:p>
        </w:tc>
        <w:tc>
          <w:tcPr>
            <w:tcW w:w="1177" w:type="dxa"/>
          </w:tcPr>
          <w:p w14:paraId="34A877FB" w14:textId="77777777" w:rsidR="009E452E" w:rsidRDefault="009E452E" w:rsidP="00A76ABC">
            <w:pPr>
              <w:spacing w:line="240" w:lineRule="atLeast"/>
              <w:jc w:val="left"/>
            </w:pPr>
          </w:p>
        </w:tc>
        <w:tc>
          <w:tcPr>
            <w:tcW w:w="3781" w:type="dxa"/>
          </w:tcPr>
          <w:p w14:paraId="3E0F9BD8" w14:textId="77777777" w:rsidR="009E452E" w:rsidRDefault="009E452E" w:rsidP="00A76ABC">
            <w:pPr>
              <w:spacing w:line="240" w:lineRule="atLeast"/>
              <w:jc w:val="left"/>
            </w:pPr>
          </w:p>
        </w:tc>
      </w:tr>
      <w:tr w:rsidR="009E452E" w14:paraId="021D0054" w14:textId="77777777">
        <w:trPr>
          <w:trHeight w:val="267"/>
        </w:trPr>
        <w:tc>
          <w:tcPr>
            <w:tcW w:w="1324" w:type="dxa"/>
          </w:tcPr>
          <w:p w14:paraId="15A551F4" w14:textId="77777777" w:rsidR="009E452E" w:rsidRDefault="00D67AD0" w:rsidP="00A76ABC">
            <w:pPr>
              <w:spacing w:line="240" w:lineRule="atLeast"/>
              <w:jc w:val="left"/>
            </w:pPr>
            <w:r>
              <w:rPr>
                <w:rFonts w:hint="eastAsia"/>
              </w:rPr>
              <w:t>用户</w:t>
            </w:r>
            <w:r>
              <w:rPr>
                <w:rFonts w:hint="eastAsia"/>
              </w:rPr>
              <w:t>I</w:t>
            </w:r>
            <w:r>
              <w:t>D</w:t>
            </w:r>
          </w:p>
        </w:tc>
        <w:tc>
          <w:tcPr>
            <w:tcW w:w="2218" w:type="dxa"/>
          </w:tcPr>
          <w:p w14:paraId="0245A9C7" w14:textId="77777777" w:rsidR="009E452E" w:rsidRDefault="00D67AD0" w:rsidP="00A76ABC">
            <w:pPr>
              <w:spacing w:line="240" w:lineRule="atLeast"/>
              <w:jc w:val="left"/>
            </w:pPr>
            <w:r>
              <w:rPr>
                <w:rFonts w:hint="eastAsia"/>
              </w:rPr>
              <w:t>F_</w:t>
            </w:r>
            <w:r>
              <w:t>StaffID</w:t>
            </w:r>
          </w:p>
        </w:tc>
        <w:tc>
          <w:tcPr>
            <w:tcW w:w="2218" w:type="dxa"/>
          </w:tcPr>
          <w:p w14:paraId="458EEA3F" w14:textId="77777777" w:rsidR="009E452E" w:rsidRDefault="009E452E" w:rsidP="00A76ABC">
            <w:pPr>
              <w:spacing w:line="240" w:lineRule="atLeast"/>
              <w:jc w:val="left"/>
            </w:pPr>
          </w:p>
        </w:tc>
        <w:tc>
          <w:tcPr>
            <w:tcW w:w="1177" w:type="dxa"/>
          </w:tcPr>
          <w:p w14:paraId="16BD3A26" w14:textId="77777777" w:rsidR="009E452E" w:rsidRDefault="009E452E" w:rsidP="00A76ABC">
            <w:pPr>
              <w:spacing w:line="240" w:lineRule="atLeast"/>
              <w:jc w:val="left"/>
            </w:pPr>
          </w:p>
        </w:tc>
        <w:tc>
          <w:tcPr>
            <w:tcW w:w="3781" w:type="dxa"/>
          </w:tcPr>
          <w:p w14:paraId="746C8451" w14:textId="77777777" w:rsidR="009E452E" w:rsidRDefault="00D67AD0" w:rsidP="00A76ABC">
            <w:pPr>
              <w:spacing w:line="240" w:lineRule="atLeast"/>
              <w:jc w:val="left"/>
            </w:pPr>
            <w:r>
              <w:rPr>
                <w:rFonts w:hint="eastAsia"/>
              </w:rPr>
              <w:t>外键</w:t>
            </w:r>
          </w:p>
        </w:tc>
      </w:tr>
      <w:tr w:rsidR="009E452E" w14:paraId="04D0E52F" w14:textId="77777777">
        <w:trPr>
          <w:trHeight w:val="267"/>
        </w:trPr>
        <w:tc>
          <w:tcPr>
            <w:tcW w:w="1324" w:type="dxa"/>
          </w:tcPr>
          <w:p w14:paraId="2DA25562" w14:textId="77777777" w:rsidR="009E452E" w:rsidRDefault="00D67AD0" w:rsidP="00A76ABC">
            <w:pPr>
              <w:spacing w:line="240" w:lineRule="atLeast"/>
              <w:jc w:val="left"/>
            </w:pPr>
            <w:r>
              <w:rPr>
                <w:rFonts w:hint="eastAsia"/>
              </w:rPr>
              <w:t>角色</w:t>
            </w:r>
            <w:r>
              <w:rPr>
                <w:rFonts w:hint="eastAsia"/>
              </w:rPr>
              <w:t>I</w:t>
            </w:r>
            <w:r>
              <w:t>D</w:t>
            </w:r>
          </w:p>
        </w:tc>
        <w:tc>
          <w:tcPr>
            <w:tcW w:w="2218" w:type="dxa"/>
          </w:tcPr>
          <w:p w14:paraId="47B2534A" w14:textId="77777777" w:rsidR="009E452E" w:rsidRDefault="00D67AD0" w:rsidP="00A76ABC">
            <w:pPr>
              <w:spacing w:line="240" w:lineRule="atLeast"/>
              <w:jc w:val="left"/>
            </w:pPr>
            <w:r>
              <w:rPr>
                <w:rFonts w:hint="eastAsia"/>
              </w:rPr>
              <w:t>F</w:t>
            </w:r>
            <w:r>
              <w:t>_RoleID</w:t>
            </w:r>
          </w:p>
        </w:tc>
        <w:tc>
          <w:tcPr>
            <w:tcW w:w="2218" w:type="dxa"/>
          </w:tcPr>
          <w:p w14:paraId="1F3221B1" w14:textId="77777777" w:rsidR="009E452E" w:rsidRDefault="009E452E" w:rsidP="00A76ABC">
            <w:pPr>
              <w:spacing w:line="240" w:lineRule="atLeast"/>
              <w:jc w:val="left"/>
            </w:pPr>
          </w:p>
        </w:tc>
        <w:tc>
          <w:tcPr>
            <w:tcW w:w="1177" w:type="dxa"/>
          </w:tcPr>
          <w:p w14:paraId="614334AD" w14:textId="77777777" w:rsidR="009E452E" w:rsidRDefault="009E452E" w:rsidP="00A76ABC">
            <w:pPr>
              <w:spacing w:line="240" w:lineRule="atLeast"/>
              <w:jc w:val="left"/>
            </w:pPr>
          </w:p>
        </w:tc>
        <w:tc>
          <w:tcPr>
            <w:tcW w:w="3781" w:type="dxa"/>
          </w:tcPr>
          <w:p w14:paraId="6A48C595" w14:textId="77777777" w:rsidR="009E452E" w:rsidRDefault="00D67AD0" w:rsidP="00A76ABC">
            <w:pPr>
              <w:spacing w:line="240" w:lineRule="atLeast"/>
              <w:jc w:val="left"/>
            </w:pPr>
            <w:r>
              <w:rPr>
                <w:rFonts w:hint="eastAsia"/>
              </w:rPr>
              <w:t>外键</w:t>
            </w:r>
          </w:p>
        </w:tc>
      </w:tr>
      <w:tr w:rsidR="000447B6" w14:paraId="498DFD3D" w14:textId="77777777">
        <w:trPr>
          <w:trHeight w:val="267"/>
        </w:trPr>
        <w:tc>
          <w:tcPr>
            <w:tcW w:w="1324" w:type="dxa"/>
          </w:tcPr>
          <w:p w14:paraId="5CF4FFCF" w14:textId="77777777" w:rsidR="000447B6" w:rsidRPr="000447B6" w:rsidRDefault="000447B6" w:rsidP="00A76ABC">
            <w:pPr>
              <w:spacing w:line="240" w:lineRule="atLeast"/>
              <w:jc w:val="left"/>
              <w:rPr>
                <w:highlight w:val="yellow"/>
              </w:rPr>
            </w:pPr>
            <w:r w:rsidRPr="000447B6">
              <w:rPr>
                <w:rFonts w:hint="eastAsia"/>
                <w:highlight w:val="yellow"/>
              </w:rPr>
              <w:t>创建时间</w:t>
            </w:r>
          </w:p>
        </w:tc>
        <w:tc>
          <w:tcPr>
            <w:tcW w:w="2218" w:type="dxa"/>
          </w:tcPr>
          <w:p w14:paraId="3E0689D5"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_CreateDatetime</w:t>
            </w:r>
          </w:p>
        </w:tc>
        <w:tc>
          <w:tcPr>
            <w:tcW w:w="2218" w:type="dxa"/>
          </w:tcPr>
          <w:p w14:paraId="1BE27DDB" w14:textId="77777777" w:rsidR="000447B6" w:rsidRPr="000447B6" w:rsidRDefault="000447B6" w:rsidP="00A76ABC">
            <w:pPr>
              <w:spacing w:line="240" w:lineRule="atLeast"/>
              <w:jc w:val="left"/>
              <w:rPr>
                <w:highlight w:val="yellow"/>
              </w:rPr>
            </w:pPr>
            <w:r w:rsidRPr="000447B6">
              <w:rPr>
                <w:highlight w:val="yellow"/>
              </w:rPr>
              <w:t>NOT NULL</w:t>
            </w:r>
          </w:p>
        </w:tc>
        <w:tc>
          <w:tcPr>
            <w:tcW w:w="1177" w:type="dxa"/>
          </w:tcPr>
          <w:p w14:paraId="5B030D5A" w14:textId="77777777" w:rsidR="000447B6" w:rsidRPr="000447B6" w:rsidRDefault="000447B6" w:rsidP="00A76ABC">
            <w:pPr>
              <w:spacing w:line="240" w:lineRule="atLeast"/>
              <w:jc w:val="left"/>
              <w:rPr>
                <w:highlight w:val="yellow"/>
              </w:rPr>
            </w:pPr>
          </w:p>
        </w:tc>
        <w:tc>
          <w:tcPr>
            <w:tcW w:w="3781" w:type="dxa"/>
          </w:tcPr>
          <w:p w14:paraId="1F242AE3" w14:textId="77777777" w:rsidR="000447B6" w:rsidRPr="000447B6" w:rsidRDefault="000447B6" w:rsidP="00A76ABC">
            <w:pPr>
              <w:spacing w:line="240" w:lineRule="atLeast"/>
              <w:jc w:val="left"/>
              <w:rPr>
                <w:highlight w:val="yellow"/>
              </w:rPr>
            </w:pPr>
            <w:r w:rsidRPr="000447B6">
              <w:rPr>
                <w:rFonts w:hint="eastAsia"/>
                <w:highlight w:val="yellow"/>
              </w:rPr>
              <w:t>便于追踪</w:t>
            </w:r>
          </w:p>
        </w:tc>
      </w:tr>
      <w:tr w:rsidR="000447B6" w14:paraId="438A4794" w14:textId="77777777">
        <w:trPr>
          <w:trHeight w:val="267"/>
        </w:trPr>
        <w:tc>
          <w:tcPr>
            <w:tcW w:w="1324" w:type="dxa"/>
          </w:tcPr>
          <w:p w14:paraId="6738DE88" w14:textId="77777777" w:rsidR="000447B6" w:rsidRPr="000447B6" w:rsidRDefault="000447B6" w:rsidP="00A76ABC">
            <w:pPr>
              <w:spacing w:line="240" w:lineRule="atLeast"/>
              <w:jc w:val="left"/>
              <w:rPr>
                <w:highlight w:val="yellow"/>
              </w:rPr>
            </w:pPr>
            <w:r w:rsidRPr="000447B6">
              <w:rPr>
                <w:rFonts w:hint="eastAsia"/>
                <w:highlight w:val="yellow"/>
              </w:rPr>
              <w:t>修改时间</w:t>
            </w:r>
          </w:p>
        </w:tc>
        <w:tc>
          <w:tcPr>
            <w:tcW w:w="2218" w:type="dxa"/>
          </w:tcPr>
          <w:p w14:paraId="0BBDEB4A" w14:textId="77777777" w:rsidR="000447B6" w:rsidRPr="000447B6" w:rsidRDefault="000447B6" w:rsidP="00A76ABC">
            <w:pPr>
              <w:spacing w:line="240" w:lineRule="atLeast"/>
              <w:jc w:val="left"/>
              <w:rPr>
                <w:highlight w:val="yellow"/>
              </w:rPr>
            </w:pPr>
            <w:r w:rsidRPr="000447B6">
              <w:rPr>
                <w:rFonts w:hint="eastAsia"/>
                <w:highlight w:val="yellow"/>
              </w:rPr>
              <w:t>F</w:t>
            </w:r>
            <w:r w:rsidRPr="000447B6">
              <w:rPr>
                <w:highlight w:val="yellow"/>
              </w:rPr>
              <w:t>_UpdateDatetime</w:t>
            </w:r>
          </w:p>
        </w:tc>
        <w:tc>
          <w:tcPr>
            <w:tcW w:w="2218" w:type="dxa"/>
          </w:tcPr>
          <w:p w14:paraId="0FF82E3B" w14:textId="77777777" w:rsidR="000447B6" w:rsidRPr="000447B6" w:rsidRDefault="000447B6" w:rsidP="00A76ABC">
            <w:pPr>
              <w:spacing w:line="240" w:lineRule="atLeast"/>
              <w:jc w:val="left"/>
              <w:rPr>
                <w:highlight w:val="yellow"/>
              </w:rPr>
            </w:pPr>
            <w:r w:rsidRPr="000447B6">
              <w:rPr>
                <w:rFonts w:hint="eastAsia"/>
                <w:highlight w:val="yellow"/>
              </w:rPr>
              <w:t>D</w:t>
            </w:r>
            <w:r w:rsidRPr="000447B6">
              <w:rPr>
                <w:highlight w:val="yellow"/>
              </w:rPr>
              <w:t>atetime, NOT NULL</w:t>
            </w:r>
          </w:p>
        </w:tc>
        <w:tc>
          <w:tcPr>
            <w:tcW w:w="1177" w:type="dxa"/>
          </w:tcPr>
          <w:p w14:paraId="3F1257B0" w14:textId="77777777" w:rsidR="000447B6" w:rsidRPr="000447B6" w:rsidRDefault="000447B6" w:rsidP="00A76ABC">
            <w:pPr>
              <w:spacing w:line="240" w:lineRule="atLeast"/>
              <w:jc w:val="left"/>
              <w:rPr>
                <w:highlight w:val="yellow"/>
              </w:rPr>
            </w:pPr>
          </w:p>
        </w:tc>
        <w:tc>
          <w:tcPr>
            <w:tcW w:w="3781" w:type="dxa"/>
          </w:tcPr>
          <w:p w14:paraId="3DBAD500" w14:textId="77777777" w:rsidR="000447B6" w:rsidRPr="000447B6" w:rsidRDefault="000447B6" w:rsidP="00A76ABC">
            <w:pPr>
              <w:spacing w:line="240" w:lineRule="atLeast"/>
              <w:jc w:val="left"/>
              <w:rPr>
                <w:highlight w:val="yellow"/>
              </w:rPr>
            </w:pPr>
            <w:r w:rsidRPr="000447B6">
              <w:rPr>
                <w:rFonts w:hint="eastAsia"/>
                <w:highlight w:val="yellow"/>
              </w:rPr>
              <w:t>最近修改时间。便于追踪</w:t>
            </w:r>
          </w:p>
        </w:tc>
      </w:tr>
    </w:tbl>
    <w:p w14:paraId="2AE8C5CB" w14:textId="77777777" w:rsidR="009E452E" w:rsidRDefault="009E452E" w:rsidP="00A76ABC">
      <w:pPr>
        <w:spacing w:line="240" w:lineRule="atLeast"/>
        <w:jc w:val="left"/>
      </w:pPr>
    </w:p>
    <w:p w14:paraId="3EF8CC18" w14:textId="77777777" w:rsidR="009E452E" w:rsidRDefault="00D67AD0" w:rsidP="00A76ABC">
      <w:pPr>
        <w:pStyle w:val="3"/>
        <w:spacing w:line="240" w:lineRule="atLeast"/>
        <w:jc w:val="left"/>
      </w:pPr>
      <w:bookmarkStart w:id="293" w:name="_5.1.8_消息"/>
      <w:bookmarkStart w:id="294" w:name="_Toc50496773"/>
      <w:bookmarkEnd w:id="293"/>
      <w:r>
        <w:rPr>
          <w:rFonts w:hint="eastAsia"/>
        </w:rPr>
        <w:t>消息</w:t>
      </w:r>
      <w:bookmarkEnd w:id="294"/>
    </w:p>
    <w:p w14:paraId="69BA9C44" w14:textId="77777777" w:rsidR="009E452E" w:rsidRDefault="00D67AD0" w:rsidP="00A76ABC">
      <w:pPr>
        <w:pStyle w:val="4"/>
        <w:spacing w:line="240" w:lineRule="atLeast"/>
        <w:jc w:val="left"/>
      </w:pPr>
      <w:r>
        <w:rPr>
          <w:rFonts w:hint="eastAsia"/>
        </w:rPr>
        <w:t>消息表</w:t>
      </w:r>
      <w:r>
        <w:rPr>
          <w:rFonts w:hint="eastAsia"/>
        </w:rPr>
        <w:t>T</w:t>
      </w:r>
      <w:r>
        <w:t>_Message</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6612"/>
      </w:tblGrid>
      <w:tr w:rsidR="009E452E" w14:paraId="12FF807B" w14:textId="77777777">
        <w:trPr>
          <w:trHeight w:val="255"/>
        </w:trPr>
        <w:tc>
          <w:tcPr>
            <w:tcW w:w="1836" w:type="dxa"/>
            <w:shd w:val="clear" w:color="auto" w:fill="FF0000"/>
          </w:tcPr>
          <w:p w14:paraId="3709DDF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1094C025"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59C1180"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F582EF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12" w:type="dxa"/>
            <w:shd w:val="clear" w:color="auto" w:fill="FF0000"/>
          </w:tcPr>
          <w:p w14:paraId="350EC74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5850BBB" w14:textId="77777777">
        <w:trPr>
          <w:trHeight w:val="267"/>
        </w:trPr>
        <w:tc>
          <w:tcPr>
            <w:tcW w:w="1836" w:type="dxa"/>
          </w:tcPr>
          <w:p w14:paraId="6EF09D10" w14:textId="77777777" w:rsidR="009E452E" w:rsidRDefault="00D67AD0" w:rsidP="00A76ABC">
            <w:pPr>
              <w:spacing w:line="240" w:lineRule="atLeast"/>
              <w:jc w:val="left"/>
            </w:pPr>
            <w:r>
              <w:rPr>
                <w:rFonts w:hint="eastAsia"/>
              </w:rPr>
              <w:t>I</w:t>
            </w:r>
            <w:r>
              <w:t>D</w:t>
            </w:r>
          </w:p>
        </w:tc>
        <w:tc>
          <w:tcPr>
            <w:tcW w:w="2218" w:type="dxa"/>
          </w:tcPr>
          <w:p w14:paraId="1FC6595D" w14:textId="77777777" w:rsidR="009E452E" w:rsidRDefault="00D67AD0" w:rsidP="00A76ABC">
            <w:pPr>
              <w:spacing w:line="240" w:lineRule="atLeast"/>
              <w:jc w:val="left"/>
            </w:pPr>
            <w:r>
              <w:rPr>
                <w:rFonts w:hint="eastAsia"/>
              </w:rPr>
              <w:t>F_</w:t>
            </w:r>
            <w:r>
              <w:t>ID</w:t>
            </w:r>
          </w:p>
        </w:tc>
        <w:tc>
          <w:tcPr>
            <w:tcW w:w="2218" w:type="dxa"/>
          </w:tcPr>
          <w:p w14:paraId="175F03A7" w14:textId="77777777" w:rsidR="009E452E" w:rsidRDefault="009E452E" w:rsidP="00A76ABC">
            <w:pPr>
              <w:spacing w:line="240" w:lineRule="atLeast"/>
              <w:jc w:val="left"/>
            </w:pPr>
          </w:p>
        </w:tc>
        <w:tc>
          <w:tcPr>
            <w:tcW w:w="1177" w:type="dxa"/>
          </w:tcPr>
          <w:p w14:paraId="331BE05B" w14:textId="77777777" w:rsidR="009E452E" w:rsidRDefault="009E452E" w:rsidP="00A76ABC">
            <w:pPr>
              <w:spacing w:line="240" w:lineRule="atLeast"/>
              <w:jc w:val="left"/>
            </w:pPr>
          </w:p>
        </w:tc>
        <w:tc>
          <w:tcPr>
            <w:tcW w:w="6612" w:type="dxa"/>
          </w:tcPr>
          <w:p w14:paraId="4F7ACFDC" w14:textId="77777777" w:rsidR="009E452E" w:rsidRDefault="009E452E" w:rsidP="00A76ABC">
            <w:pPr>
              <w:spacing w:line="240" w:lineRule="atLeast"/>
              <w:jc w:val="left"/>
            </w:pPr>
          </w:p>
        </w:tc>
      </w:tr>
      <w:tr w:rsidR="009E452E" w14:paraId="7BCE278B" w14:textId="77777777">
        <w:trPr>
          <w:trHeight w:val="267"/>
        </w:trPr>
        <w:tc>
          <w:tcPr>
            <w:tcW w:w="1836" w:type="dxa"/>
          </w:tcPr>
          <w:p w14:paraId="4C1FD27C" w14:textId="77777777" w:rsidR="009E452E" w:rsidRDefault="00D67AD0" w:rsidP="00A76ABC">
            <w:pPr>
              <w:spacing w:line="240" w:lineRule="atLeast"/>
              <w:jc w:val="left"/>
            </w:pPr>
            <w:r>
              <w:rPr>
                <w:rFonts w:hint="eastAsia"/>
              </w:rPr>
              <w:t>类别</w:t>
            </w:r>
          </w:p>
        </w:tc>
        <w:tc>
          <w:tcPr>
            <w:tcW w:w="2218" w:type="dxa"/>
          </w:tcPr>
          <w:p w14:paraId="7BDAB8CF" w14:textId="77777777" w:rsidR="009E452E" w:rsidRDefault="00D67AD0" w:rsidP="00A76ABC">
            <w:pPr>
              <w:spacing w:line="240" w:lineRule="atLeast"/>
              <w:jc w:val="left"/>
            </w:pPr>
            <w:r>
              <w:rPr>
                <w:rFonts w:hint="eastAsia"/>
              </w:rPr>
              <w:t>F</w:t>
            </w:r>
            <w:r>
              <w:t>_CategoryID</w:t>
            </w:r>
          </w:p>
        </w:tc>
        <w:tc>
          <w:tcPr>
            <w:tcW w:w="2218" w:type="dxa"/>
          </w:tcPr>
          <w:p w14:paraId="10F0CE45" w14:textId="77777777" w:rsidR="009E452E" w:rsidRDefault="00D67AD0" w:rsidP="00A76ABC">
            <w:pPr>
              <w:spacing w:line="240" w:lineRule="atLeast"/>
              <w:jc w:val="left"/>
            </w:pPr>
            <w:r>
              <w:t>I</w:t>
            </w:r>
            <w:r>
              <w:rPr>
                <w:rFonts w:hint="eastAsia"/>
              </w:rPr>
              <w:t>nt</w:t>
            </w:r>
          </w:p>
        </w:tc>
        <w:tc>
          <w:tcPr>
            <w:tcW w:w="1177" w:type="dxa"/>
          </w:tcPr>
          <w:p w14:paraId="0125E44B" w14:textId="77777777" w:rsidR="009E452E" w:rsidRDefault="009E452E" w:rsidP="00A76ABC">
            <w:pPr>
              <w:spacing w:line="240" w:lineRule="atLeast"/>
              <w:jc w:val="left"/>
            </w:pPr>
          </w:p>
        </w:tc>
        <w:tc>
          <w:tcPr>
            <w:tcW w:w="6612" w:type="dxa"/>
          </w:tcPr>
          <w:p w14:paraId="25B3BFB4" w14:textId="77777777" w:rsidR="009E452E" w:rsidRDefault="00D67AD0" w:rsidP="00A76ABC">
            <w:pPr>
              <w:spacing w:line="240" w:lineRule="atLeast"/>
              <w:jc w:val="left"/>
            </w:pPr>
            <w:r>
              <w:rPr>
                <w:rFonts w:hint="eastAsia"/>
              </w:rPr>
              <w:t>不同的业务生成不同的消息。不同的消息可能需要跳转到不同的模块当中去处理。外键，关联到</w:t>
            </w:r>
            <w:r>
              <w:rPr>
                <w:rFonts w:hint="eastAsia"/>
              </w:rPr>
              <w:t>T</w:t>
            </w:r>
            <w:r>
              <w:t>_MessageType</w:t>
            </w:r>
            <w:r>
              <w:rPr>
                <w:rFonts w:hint="eastAsia"/>
              </w:rPr>
              <w:t>的</w:t>
            </w:r>
            <w:r>
              <w:rPr>
                <w:rFonts w:hint="eastAsia"/>
              </w:rPr>
              <w:t>F_</w:t>
            </w:r>
            <w:r>
              <w:t>ID</w:t>
            </w:r>
          </w:p>
        </w:tc>
      </w:tr>
      <w:tr w:rsidR="004B4AFA" w14:paraId="306E8F81" w14:textId="77777777">
        <w:trPr>
          <w:trHeight w:val="267"/>
        </w:trPr>
        <w:tc>
          <w:tcPr>
            <w:tcW w:w="1836" w:type="dxa"/>
          </w:tcPr>
          <w:p w14:paraId="2ECFEBF5" w14:textId="77777777" w:rsidR="004B4AFA" w:rsidRPr="004B4AFA" w:rsidRDefault="004B4AFA" w:rsidP="00A76ABC">
            <w:pPr>
              <w:spacing w:line="240" w:lineRule="atLeast"/>
              <w:jc w:val="left"/>
              <w:rPr>
                <w:highlight w:val="red"/>
              </w:rPr>
            </w:pPr>
            <w:r w:rsidRPr="004B4AFA">
              <w:rPr>
                <w:rFonts w:hint="eastAsia"/>
                <w:highlight w:val="red"/>
              </w:rPr>
              <w:t>公司</w:t>
            </w:r>
            <w:r w:rsidRPr="004B4AFA">
              <w:rPr>
                <w:rFonts w:hint="eastAsia"/>
                <w:highlight w:val="red"/>
              </w:rPr>
              <w:t>ID</w:t>
            </w:r>
          </w:p>
        </w:tc>
        <w:tc>
          <w:tcPr>
            <w:tcW w:w="2218" w:type="dxa"/>
          </w:tcPr>
          <w:p w14:paraId="799BD9D0" w14:textId="77777777" w:rsidR="004B4AFA" w:rsidRPr="004B4AFA" w:rsidRDefault="004B4AFA" w:rsidP="00A76ABC">
            <w:pPr>
              <w:spacing w:line="240" w:lineRule="atLeast"/>
              <w:jc w:val="left"/>
              <w:rPr>
                <w:highlight w:val="red"/>
              </w:rPr>
            </w:pPr>
            <w:r w:rsidRPr="004B4AFA">
              <w:rPr>
                <w:rFonts w:hint="eastAsia"/>
                <w:highlight w:val="red"/>
              </w:rPr>
              <w:t>F</w:t>
            </w:r>
            <w:r w:rsidRPr="004B4AFA">
              <w:rPr>
                <w:highlight w:val="red"/>
              </w:rPr>
              <w:t>_CompanyID</w:t>
            </w:r>
          </w:p>
        </w:tc>
        <w:tc>
          <w:tcPr>
            <w:tcW w:w="2218" w:type="dxa"/>
          </w:tcPr>
          <w:p w14:paraId="6AFFE929" w14:textId="77777777" w:rsidR="004B4AFA" w:rsidRPr="004B4AFA" w:rsidRDefault="004B4AFA" w:rsidP="00A76ABC">
            <w:pPr>
              <w:spacing w:line="240" w:lineRule="atLeast"/>
              <w:jc w:val="left"/>
              <w:rPr>
                <w:highlight w:val="red"/>
              </w:rPr>
            </w:pPr>
            <w:r w:rsidRPr="004B4AFA">
              <w:rPr>
                <w:highlight w:val="red"/>
              </w:rPr>
              <w:t>Int not null</w:t>
            </w:r>
          </w:p>
        </w:tc>
        <w:tc>
          <w:tcPr>
            <w:tcW w:w="1177" w:type="dxa"/>
          </w:tcPr>
          <w:p w14:paraId="76A0B99C" w14:textId="77777777" w:rsidR="004B4AFA" w:rsidRPr="004B4AFA" w:rsidRDefault="004B4AFA" w:rsidP="00A76ABC">
            <w:pPr>
              <w:spacing w:line="240" w:lineRule="atLeast"/>
              <w:jc w:val="left"/>
              <w:rPr>
                <w:highlight w:val="red"/>
              </w:rPr>
            </w:pPr>
          </w:p>
        </w:tc>
        <w:tc>
          <w:tcPr>
            <w:tcW w:w="6612" w:type="dxa"/>
          </w:tcPr>
          <w:p w14:paraId="0EFD8F49" w14:textId="77777777" w:rsidR="004B4AFA" w:rsidRDefault="004B4AFA" w:rsidP="00A76ABC">
            <w:pPr>
              <w:spacing w:line="240" w:lineRule="atLeast"/>
              <w:jc w:val="left"/>
            </w:pPr>
            <w:r w:rsidRPr="004B4AFA">
              <w:rPr>
                <w:rFonts w:hint="eastAsia"/>
                <w:highlight w:val="red"/>
              </w:rPr>
              <w:t>外键。标识这条消息属于哪个公司</w:t>
            </w:r>
          </w:p>
        </w:tc>
      </w:tr>
      <w:tr w:rsidR="00184343" w14:paraId="53AEE7B4" w14:textId="77777777">
        <w:trPr>
          <w:trHeight w:val="267"/>
        </w:trPr>
        <w:tc>
          <w:tcPr>
            <w:tcW w:w="1836" w:type="dxa"/>
          </w:tcPr>
          <w:p w14:paraId="1C84133E" w14:textId="77777777" w:rsidR="00184343" w:rsidRPr="004B4AFA" w:rsidRDefault="00184343" w:rsidP="00A76ABC">
            <w:pPr>
              <w:spacing w:line="240" w:lineRule="atLeast"/>
              <w:jc w:val="left"/>
              <w:rPr>
                <w:highlight w:val="red"/>
              </w:rPr>
            </w:pPr>
            <w:r w:rsidRPr="004B4AFA">
              <w:rPr>
                <w:rFonts w:hint="eastAsia"/>
                <w:highlight w:val="red"/>
              </w:rPr>
              <w:t>消息状态</w:t>
            </w:r>
          </w:p>
        </w:tc>
        <w:tc>
          <w:tcPr>
            <w:tcW w:w="2218" w:type="dxa"/>
          </w:tcPr>
          <w:p w14:paraId="11E30107" w14:textId="77777777" w:rsidR="00184343" w:rsidRPr="004B4AFA" w:rsidRDefault="00184343" w:rsidP="00A76ABC">
            <w:pPr>
              <w:spacing w:line="240" w:lineRule="atLeast"/>
              <w:jc w:val="left"/>
              <w:rPr>
                <w:highlight w:val="red"/>
              </w:rPr>
            </w:pPr>
            <w:r w:rsidRPr="004B4AFA">
              <w:rPr>
                <w:rFonts w:hint="eastAsia"/>
                <w:highlight w:val="red"/>
              </w:rPr>
              <w:t>F</w:t>
            </w:r>
            <w:r w:rsidRPr="004B4AFA">
              <w:rPr>
                <w:highlight w:val="red"/>
              </w:rPr>
              <w:t>_Status</w:t>
            </w:r>
          </w:p>
        </w:tc>
        <w:tc>
          <w:tcPr>
            <w:tcW w:w="2218" w:type="dxa"/>
          </w:tcPr>
          <w:p w14:paraId="4CAB124E" w14:textId="77777777" w:rsidR="00184343" w:rsidRPr="004B4AFA" w:rsidRDefault="00184343" w:rsidP="00A76ABC">
            <w:pPr>
              <w:spacing w:line="240" w:lineRule="atLeast"/>
              <w:jc w:val="left"/>
              <w:rPr>
                <w:highlight w:val="red"/>
              </w:rPr>
            </w:pPr>
            <w:r w:rsidRPr="004B4AFA">
              <w:rPr>
                <w:highlight w:val="red"/>
              </w:rPr>
              <w:t>Int not null default 0</w:t>
            </w:r>
          </w:p>
        </w:tc>
        <w:tc>
          <w:tcPr>
            <w:tcW w:w="1177" w:type="dxa"/>
          </w:tcPr>
          <w:p w14:paraId="59EA0CFB" w14:textId="77777777" w:rsidR="00184343" w:rsidRPr="004B4AFA" w:rsidRDefault="00184343" w:rsidP="00A76ABC">
            <w:pPr>
              <w:spacing w:line="240" w:lineRule="atLeast"/>
              <w:jc w:val="left"/>
              <w:rPr>
                <w:highlight w:val="red"/>
              </w:rPr>
            </w:pPr>
            <w:r w:rsidRPr="004B4AFA">
              <w:rPr>
                <w:rFonts w:hint="eastAsia"/>
                <w:highlight w:val="red"/>
              </w:rPr>
              <w:t>0</w:t>
            </w:r>
          </w:p>
        </w:tc>
        <w:tc>
          <w:tcPr>
            <w:tcW w:w="6612" w:type="dxa"/>
          </w:tcPr>
          <w:p w14:paraId="0300E070" w14:textId="77777777" w:rsidR="00184343" w:rsidRPr="004B4AFA" w:rsidRDefault="00184343" w:rsidP="00A76ABC">
            <w:pPr>
              <w:spacing w:line="240" w:lineRule="atLeast"/>
              <w:jc w:val="left"/>
              <w:rPr>
                <w:highlight w:val="red"/>
              </w:rPr>
            </w:pPr>
            <w:r w:rsidRPr="004B4AFA">
              <w:rPr>
                <w:rFonts w:hint="eastAsia"/>
                <w:highlight w:val="red"/>
              </w:rPr>
              <w:t>0=</w:t>
            </w:r>
            <w:r w:rsidRPr="004B4AFA">
              <w:rPr>
                <w:rFonts w:hint="eastAsia"/>
                <w:highlight w:val="red"/>
              </w:rPr>
              <w:t>未发送</w:t>
            </w:r>
            <w:r w:rsidR="004B4AFA">
              <w:rPr>
                <w:rFonts w:hint="eastAsia"/>
                <w:highlight w:val="red"/>
              </w:rPr>
              <w:t>，</w:t>
            </w:r>
            <w:r w:rsidR="004B4AFA">
              <w:rPr>
                <w:rFonts w:hint="eastAsia"/>
                <w:highlight w:val="red"/>
              </w:rPr>
              <w:t>1=</w:t>
            </w:r>
            <w:r w:rsidR="004B4AFA">
              <w:rPr>
                <w:rFonts w:hint="eastAsia"/>
                <w:highlight w:val="red"/>
              </w:rPr>
              <w:t>已发送</w:t>
            </w:r>
            <w:r w:rsidR="00A76216">
              <w:rPr>
                <w:rFonts w:hint="eastAsia"/>
                <w:highlight w:val="red"/>
              </w:rPr>
              <w:t>。发送指发送到公众号给老板们审阅</w:t>
            </w:r>
          </w:p>
        </w:tc>
      </w:tr>
      <w:tr w:rsidR="009E452E" w14:paraId="48913DD3" w14:textId="77777777">
        <w:trPr>
          <w:trHeight w:val="267"/>
        </w:trPr>
        <w:tc>
          <w:tcPr>
            <w:tcW w:w="1836" w:type="dxa"/>
          </w:tcPr>
          <w:p w14:paraId="77FBB503" w14:textId="77777777" w:rsidR="009E452E" w:rsidRDefault="00D67AD0" w:rsidP="00A76ABC">
            <w:pPr>
              <w:spacing w:line="240" w:lineRule="atLeast"/>
              <w:jc w:val="left"/>
            </w:pPr>
            <w:r>
              <w:rPr>
                <w:rFonts w:hint="eastAsia"/>
              </w:rPr>
              <w:t>已读</w:t>
            </w:r>
          </w:p>
        </w:tc>
        <w:tc>
          <w:tcPr>
            <w:tcW w:w="2218" w:type="dxa"/>
          </w:tcPr>
          <w:p w14:paraId="0E5C3605" w14:textId="77777777" w:rsidR="009E452E" w:rsidRDefault="00D67AD0" w:rsidP="00A76ABC">
            <w:pPr>
              <w:spacing w:line="240" w:lineRule="atLeast"/>
              <w:jc w:val="left"/>
            </w:pPr>
            <w:r>
              <w:rPr>
                <w:rFonts w:hint="eastAsia"/>
              </w:rPr>
              <w:t>F</w:t>
            </w:r>
            <w:r>
              <w:t>_IsRead</w:t>
            </w:r>
          </w:p>
        </w:tc>
        <w:tc>
          <w:tcPr>
            <w:tcW w:w="2218" w:type="dxa"/>
          </w:tcPr>
          <w:p w14:paraId="02911019" w14:textId="77777777" w:rsidR="009E452E" w:rsidRDefault="009E452E" w:rsidP="00A76ABC">
            <w:pPr>
              <w:spacing w:line="240" w:lineRule="atLeast"/>
              <w:jc w:val="left"/>
            </w:pPr>
          </w:p>
        </w:tc>
        <w:tc>
          <w:tcPr>
            <w:tcW w:w="1177" w:type="dxa"/>
          </w:tcPr>
          <w:p w14:paraId="12233DFE" w14:textId="77777777" w:rsidR="009E452E" w:rsidRDefault="00D67AD0" w:rsidP="00A76ABC">
            <w:pPr>
              <w:spacing w:line="240" w:lineRule="atLeast"/>
              <w:jc w:val="left"/>
            </w:pPr>
            <w:r>
              <w:rPr>
                <w:rFonts w:hint="eastAsia"/>
              </w:rPr>
              <w:t>0</w:t>
            </w:r>
          </w:p>
        </w:tc>
        <w:tc>
          <w:tcPr>
            <w:tcW w:w="6612" w:type="dxa"/>
          </w:tcPr>
          <w:p w14:paraId="6D0DE183" w14:textId="77777777" w:rsidR="009E452E" w:rsidRDefault="00D67AD0" w:rsidP="00A76ABC">
            <w:pPr>
              <w:spacing w:line="240" w:lineRule="atLeast"/>
              <w:jc w:val="left"/>
            </w:pPr>
            <w:r>
              <w:rPr>
                <w:rFonts w:hint="eastAsia"/>
              </w:rPr>
              <w:t>1</w:t>
            </w:r>
            <w:r>
              <w:rPr>
                <w:rFonts w:hint="eastAsia"/>
              </w:rPr>
              <w:t>或</w:t>
            </w:r>
            <w:r>
              <w:rPr>
                <w:rFonts w:hint="eastAsia"/>
              </w:rPr>
              <w:t>0</w:t>
            </w:r>
            <w:r>
              <w:rPr>
                <w:rFonts w:hint="eastAsia"/>
              </w:rPr>
              <w:t>。一个消息可以标为已读或未读</w:t>
            </w:r>
          </w:p>
        </w:tc>
      </w:tr>
      <w:tr w:rsidR="009E452E" w14:paraId="1F3D3904" w14:textId="77777777">
        <w:trPr>
          <w:trHeight w:val="267"/>
        </w:trPr>
        <w:tc>
          <w:tcPr>
            <w:tcW w:w="1836" w:type="dxa"/>
          </w:tcPr>
          <w:p w14:paraId="06FD9C66" w14:textId="77777777" w:rsidR="009E452E" w:rsidRDefault="00D67AD0" w:rsidP="00A76ABC">
            <w:pPr>
              <w:spacing w:line="240" w:lineRule="atLeast"/>
              <w:jc w:val="left"/>
            </w:pPr>
            <w:r>
              <w:rPr>
                <w:rFonts w:hint="eastAsia"/>
              </w:rPr>
              <w:t>参数</w:t>
            </w:r>
          </w:p>
        </w:tc>
        <w:tc>
          <w:tcPr>
            <w:tcW w:w="2218" w:type="dxa"/>
          </w:tcPr>
          <w:p w14:paraId="4A65B93D" w14:textId="77777777" w:rsidR="009E452E" w:rsidRDefault="00D67AD0" w:rsidP="00A76ABC">
            <w:pPr>
              <w:spacing w:line="240" w:lineRule="atLeast"/>
              <w:jc w:val="left"/>
            </w:pPr>
            <w:r>
              <w:rPr>
                <w:rFonts w:hint="eastAsia"/>
              </w:rPr>
              <w:t>F</w:t>
            </w:r>
            <w:r>
              <w:t>_Parameter</w:t>
            </w:r>
          </w:p>
        </w:tc>
        <w:tc>
          <w:tcPr>
            <w:tcW w:w="2218" w:type="dxa"/>
          </w:tcPr>
          <w:p w14:paraId="3B803E3D" w14:textId="77777777" w:rsidR="009E452E" w:rsidRDefault="00D67AD0" w:rsidP="00A76ABC">
            <w:pPr>
              <w:spacing w:line="240" w:lineRule="atLeast"/>
              <w:jc w:val="left"/>
            </w:pPr>
            <w:r>
              <w:rPr>
                <w:rFonts w:hint="eastAsia"/>
              </w:rPr>
              <w:t>V</w:t>
            </w:r>
            <w:r>
              <w:t>archar(255)</w:t>
            </w:r>
            <w:r w:rsidR="009C0599">
              <w:t>,not null</w:t>
            </w:r>
            <w:r w:rsidR="009C0599">
              <w:rPr>
                <w:rFonts w:hint="eastAsia"/>
              </w:rPr>
              <w:t>，去掉空格后不能为空</w:t>
            </w:r>
          </w:p>
        </w:tc>
        <w:tc>
          <w:tcPr>
            <w:tcW w:w="1177" w:type="dxa"/>
          </w:tcPr>
          <w:p w14:paraId="41E08546" w14:textId="77777777" w:rsidR="009E452E" w:rsidRDefault="009E452E" w:rsidP="00A76ABC">
            <w:pPr>
              <w:spacing w:line="240" w:lineRule="atLeast"/>
              <w:jc w:val="left"/>
            </w:pPr>
          </w:p>
        </w:tc>
        <w:tc>
          <w:tcPr>
            <w:tcW w:w="6612" w:type="dxa"/>
          </w:tcPr>
          <w:p w14:paraId="5D65A379" w14:textId="77777777" w:rsidR="009E452E" w:rsidRDefault="00D67AD0" w:rsidP="00A76ABC">
            <w:pPr>
              <w:spacing w:line="240" w:lineRule="atLeast"/>
              <w:jc w:val="left"/>
            </w:pPr>
            <w:r>
              <w:rPr>
                <w:rFonts w:hint="eastAsia"/>
              </w:rPr>
              <w:t>J</w:t>
            </w:r>
            <w:r>
              <w:t>SON</w:t>
            </w:r>
            <w:r>
              <w:rPr>
                <w:rFonts w:hint="eastAsia"/>
              </w:rPr>
              <w:t>格式的字符串，描述输入的参数，以便填写到</w:t>
            </w:r>
            <w:bookmarkStart w:id="295" w:name="OLE_LINK111"/>
            <w:bookmarkStart w:id="296" w:name="OLE_LINK112"/>
            <w:r>
              <w:rPr>
                <w:rFonts w:hint="eastAsia"/>
              </w:rPr>
              <w:t>这种类别</w:t>
            </w:r>
            <w:bookmarkEnd w:id="295"/>
            <w:bookmarkEnd w:id="296"/>
            <w:r>
              <w:rPr>
                <w:rFonts w:hint="eastAsia"/>
              </w:rPr>
              <w:t>的消息模板（见消息处理配置表）当中</w:t>
            </w:r>
          </w:p>
        </w:tc>
      </w:tr>
      <w:tr w:rsidR="009E452E" w14:paraId="4DC90AFD" w14:textId="77777777">
        <w:trPr>
          <w:trHeight w:val="255"/>
        </w:trPr>
        <w:tc>
          <w:tcPr>
            <w:tcW w:w="1836" w:type="dxa"/>
          </w:tcPr>
          <w:p w14:paraId="0AC1230D" w14:textId="77777777" w:rsidR="009E452E" w:rsidRDefault="00D67AD0" w:rsidP="00A76ABC">
            <w:pPr>
              <w:spacing w:line="240" w:lineRule="atLeast"/>
              <w:jc w:val="left"/>
            </w:pPr>
            <w:r>
              <w:rPr>
                <w:rFonts w:hint="eastAsia"/>
              </w:rPr>
              <w:t>发送用户</w:t>
            </w:r>
            <w:r>
              <w:rPr>
                <w:rFonts w:hint="eastAsia"/>
              </w:rPr>
              <w:t>I</w:t>
            </w:r>
            <w:r>
              <w:t>D</w:t>
            </w:r>
          </w:p>
        </w:tc>
        <w:tc>
          <w:tcPr>
            <w:tcW w:w="2218" w:type="dxa"/>
          </w:tcPr>
          <w:p w14:paraId="2E6A5FF9" w14:textId="77777777" w:rsidR="009E452E" w:rsidRDefault="00D67AD0" w:rsidP="00A76ABC">
            <w:pPr>
              <w:spacing w:line="240" w:lineRule="atLeast"/>
              <w:jc w:val="left"/>
            </w:pPr>
            <w:r>
              <w:rPr>
                <w:rFonts w:hint="eastAsia"/>
              </w:rPr>
              <w:t>F</w:t>
            </w:r>
            <w:r>
              <w:t>_SenderID</w:t>
            </w:r>
          </w:p>
        </w:tc>
        <w:tc>
          <w:tcPr>
            <w:tcW w:w="2218" w:type="dxa"/>
          </w:tcPr>
          <w:p w14:paraId="41F09A6A" w14:textId="77777777" w:rsidR="009E452E" w:rsidRDefault="00D67AD0" w:rsidP="00A76ABC">
            <w:pPr>
              <w:spacing w:line="240" w:lineRule="atLeast"/>
              <w:jc w:val="left"/>
            </w:pPr>
            <w:r>
              <w:t>Int</w:t>
            </w:r>
          </w:p>
        </w:tc>
        <w:tc>
          <w:tcPr>
            <w:tcW w:w="1177" w:type="dxa"/>
          </w:tcPr>
          <w:p w14:paraId="4660AEDF" w14:textId="77777777" w:rsidR="009E452E" w:rsidRDefault="00D67AD0" w:rsidP="00A76ABC">
            <w:pPr>
              <w:spacing w:line="240" w:lineRule="atLeast"/>
              <w:jc w:val="left"/>
            </w:pPr>
            <w:r>
              <w:rPr>
                <w:rFonts w:hint="eastAsia"/>
              </w:rPr>
              <w:t>0</w:t>
            </w:r>
          </w:p>
        </w:tc>
        <w:tc>
          <w:tcPr>
            <w:tcW w:w="6612" w:type="dxa"/>
          </w:tcPr>
          <w:p w14:paraId="06217D1A" w14:textId="77777777" w:rsidR="009E452E" w:rsidRDefault="00D67AD0" w:rsidP="00A76ABC">
            <w:pPr>
              <w:spacing w:line="240" w:lineRule="atLeast"/>
              <w:jc w:val="left"/>
            </w:pPr>
            <w:r>
              <w:rPr>
                <w:rFonts w:hint="eastAsia"/>
              </w:rPr>
              <w:t>0</w:t>
            </w:r>
            <w:r>
              <w:rPr>
                <w:rFonts w:hint="eastAsia"/>
              </w:rPr>
              <w:t>表示系统发送，否则为用户发送，值为用户</w:t>
            </w:r>
            <w:r>
              <w:rPr>
                <w:rFonts w:hint="eastAsia"/>
              </w:rPr>
              <w:t>I</w:t>
            </w:r>
            <w:r>
              <w:t>D</w:t>
            </w:r>
          </w:p>
        </w:tc>
      </w:tr>
      <w:tr w:rsidR="009E452E" w14:paraId="40B534DF" w14:textId="77777777">
        <w:trPr>
          <w:trHeight w:val="267"/>
        </w:trPr>
        <w:tc>
          <w:tcPr>
            <w:tcW w:w="1836" w:type="dxa"/>
          </w:tcPr>
          <w:p w14:paraId="34B75CC2" w14:textId="77777777" w:rsidR="009E452E" w:rsidRDefault="00D67AD0" w:rsidP="00A76ABC">
            <w:pPr>
              <w:spacing w:line="240" w:lineRule="atLeast"/>
              <w:jc w:val="left"/>
            </w:pPr>
            <w:r>
              <w:rPr>
                <w:rFonts w:hint="eastAsia"/>
              </w:rPr>
              <w:t>接收用户</w:t>
            </w:r>
            <w:r>
              <w:rPr>
                <w:rFonts w:hint="eastAsia"/>
              </w:rPr>
              <w:t>I</w:t>
            </w:r>
            <w:r>
              <w:t>D</w:t>
            </w:r>
          </w:p>
        </w:tc>
        <w:tc>
          <w:tcPr>
            <w:tcW w:w="2218" w:type="dxa"/>
          </w:tcPr>
          <w:p w14:paraId="796E57F0" w14:textId="77777777" w:rsidR="009E452E" w:rsidRDefault="00D67AD0" w:rsidP="00A76ABC">
            <w:pPr>
              <w:spacing w:line="240" w:lineRule="atLeast"/>
              <w:jc w:val="left"/>
            </w:pPr>
            <w:r>
              <w:rPr>
                <w:rFonts w:hint="eastAsia"/>
              </w:rPr>
              <w:t>F</w:t>
            </w:r>
            <w:r>
              <w:t>_ReceiverID</w:t>
            </w:r>
          </w:p>
        </w:tc>
        <w:tc>
          <w:tcPr>
            <w:tcW w:w="2218" w:type="dxa"/>
          </w:tcPr>
          <w:p w14:paraId="19308DBF" w14:textId="77777777" w:rsidR="009E452E" w:rsidRDefault="00D67AD0" w:rsidP="00A76ABC">
            <w:pPr>
              <w:spacing w:line="240" w:lineRule="atLeast"/>
              <w:jc w:val="left"/>
            </w:pPr>
            <w:r>
              <w:rPr>
                <w:rFonts w:hint="eastAsia"/>
              </w:rPr>
              <w:t>i</w:t>
            </w:r>
            <w:r>
              <w:t>nt</w:t>
            </w:r>
          </w:p>
        </w:tc>
        <w:tc>
          <w:tcPr>
            <w:tcW w:w="1177" w:type="dxa"/>
          </w:tcPr>
          <w:p w14:paraId="76BAA017" w14:textId="77777777" w:rsidR="009E452E" w:rsidRDefault="009E452E" w:rsidP="00A76ABC">
            <w:pPr>
              <w:spacing w:line="240" w:lineRule="atLeast"/>
              <w:jc w:val="left"/>
            </w:pPr>
          </w:p>
        </w:tc>
        <w:tc>
          <w:tcPr>
            <w:tcW w:w="6612" w:type="dxa"/>
          </w:tcPr>
          <w:p w14:paraId="709C8C09" w14:textId="77777777" w:rsidR="009E452E" w:rsidRDefault="00D67AD0" w:rsidP="00A76ABC">
            <w:pPr>
              <w:spacing w:line="240" w:lineRule="atLeast"/>
              <w:jc w:val="left"/>
            </w:pPr>
            <w:r>
              <w:rPr>
                <w:rFonts w:hint="eastAsia"/>
              </w:rPr>
              <w:t>真实用户</w:t>
            </w:r>
            <w:r>
              <w:rPr>
                <w:rFonts w:hint="eastAsia"/>
              </w:rPr>
              <w:t>I</w:t>
            </w:r>
            <w:r>
              <w:t>D</w:t>
            </w:r>
            <w:r>
              <w:rPr>
                <w:rFonts w:hint="eastAsia"/>
              </w:rPr>
              <w:t>。即便是群发，都要为每一人插入一条消息</w:t>
            </w:r>
          </w:p>
        </w:tc>
      </w:tr>
      <w:tr w:rsidR="009E452E" w14:paraId="1B05CF52" w14:textId="77777777">
        <w:trPr>
          <w:trHeight w:val="267"/>
        </w:trPr>
        <w:tc>
          <w:tcPr>
            <w:tcW w:w="1836" w:type="dxa"/>
          </w:tcPr>
          <w:p w14:paraId="02BA35BE" w14:textId="77777777" w:rsidR="009E452E" w:rsidRPr="004B4AFA" w:rsidRDefault="00B04181" w:rsidP="00A76ABC">
            <w:pPr>
              <w:spacing w:line="240" w:lineRule="atLeast"/>
              <w:jc w:val="left"/>
              <w:rPr>
                <w:highlight w:val="red"/>
              </w:rPr>
            </w:pPr>
            <w:r w:rsidRPr="004B4AFA">
              <w:rPr>
                <w:rFonts w:hint="eastAsia"/>
                <w:highlight w:val="red"/>
              </w:rPr>
              <w:t>创建时间</w:t>
            </w:r>
          </w:p>
        </w:tc>
        <w:tc>
          <w:tcPr>
            <w:tcW w:w="2218" w:type="dxa"/>
          </w:tcPr>
          <w:p w14:paraId="3CAC6EA0" w14:textId="77777777" w:rsidR="009E452E" w:rsidRPr="004B4AFA" w:rsidRDefault="00B04181" w:rsidP="00A76ABC">
            <w:pPr>
              <w:spacing w:line="240" w:lineRule="atLeast"/>
              <w:jc w:val="left"/>
              <w:rPr>
                <w:highlight w:val="red"/>
              </w:rPr>
            </w:pPr>
            <w:r w:rsidRPr="004B4AFA">
              <w:rPr>
                <w:rFonts w:hint="eastAsia"/>
                <w:highlight w:val="red"/>
              </w:rPr>
              <w:t>F</w:t>
            </w:r>
            <w:r w:rsidRPr="004B4AFA">
              <w:rPr>
                <w:highlight w:val="red"/>
              </w:rPr>
              <w:t>_CreateDatetime</w:t>
            </w:r>
          </w:p>
        </w:tc>
        <w:tc>
          <w:tcPr>
            <w:tcW w:w="2218" w:type="dxa"/>
          </w:tcPr>
          <w:p w14:paraId="3E1CB73C" w14:textId="77777777" w:rsidR="009E452E" w:rsidRPr="004B4AFA" w:rsidRDefault="00B04181" w:rsidP="00A76ABC">
            <w:pPr>
              <w:spacing w:line="240" w:lineRule="atLeast"/>
              <w:jc w:val="left"/>
              <w:rPr>
                <w:highlight w:val="red"/>
              </w:rPr>
            </w:pPr>
            <w:r w:rsidRPr="004B4AFA">
              <w:rPr>
                <w:highlight w:val="red"/>
              </w:rPr>
              <w:t>Datetime not null</w:t>
            </w:r>
          </w:p>
        </w:tc>
        <w:tc>
          <w:tcPr>
            <w:tcW w:w="1177" w:type="dxa"/>
          </w:tcPr>
          <w:p w14:paraId="6EAE51BC" w14:textId="77777777" w:rsidR="009E452E" w:rsidRPr="004B4AFA" w:rsidRDefault="00EF463E" w:rsidP="00A76ABC">
            <w:pPr>
              <w:spacing w:line="240" w:lineRule="atLeast"/>
              <w:jc w:val="left"/>
              <w:rPr>
                <w:highlight w:val="red"/>
              </w:rPr>
            </w:pPr>
            <w:r>
              <w:rPr>
                <w:highlight w:val="red"/>
              </w:rPr>
              <w:t>Now()</w:t>
            </w:r>
          </w:p>
        </w:tc>
        <w:tc>
          <w:tcPr>
            <w:tcW w:w="6612" w:type="dxa"/>
          </w:tcPr>
          <w:p w14:paraId="30828A71" w14:textId="77777777" w:rsidR="009E452E" w:rsidRPr="004B4AFA" w:rsidRDefault="009E452E" w:rsidP="00A76ABC">
            <w:pPr>
              <w:spacing w:line="240" w:lineRule="atLeast"/>
              <w:jc w:val="left"/>
              <w:rPr>
                <w:highlight w:val="red"/>
              </w:rPr>
            </w:pPr>
          </w:p>
        </w:tc>
      </w:tr>
      <w:tr w:rsidR="00B04181" w14:paraId="68DFFFAB" w14:textId="77777777">
        <w:trPr>
          <w:trHeight w:val="267"/>
        </w:trPr>
        <w:tc>
          <w:tcPr>
            <w:tcW w:w="1836" w:type="dxa"/>
          </w:tcPr>
          <w:p w14:paraId="48EF2E17" w14:textId="77777777" w:rsidR="00B04181" w:rsidRPr="004B4AFA" w:rsidRDefault="00B04181" w:rsidP="00A76ABC">
            <w:pPr>
              <w:spacing w:line="240" w:lineRule="atLeast"/>
              <w:jc w:val="left"/>
              <w:rPr>
                <w:highlight w:val="red"/>
              </w:rPr>
            </w:pPr>
            <w:r w:rsidRPr="004B4AFA">
              <w:rPr>
                <w:rFonts w:hint="eastAsia"/>
                <w:highlight w:val="red"/>
              </w:rPr>
              <w:t>修改时间</w:t>
            </w:r>
          </w:p>
        </w:tc>
        <w:tc>
          <w:tcPr>
            <w:tcW w:w="2218" w:type="dxa"/>
          </w:tcPr>
          <w:p w14:paraId="1AC81621" w14:textId="77777777" w:rsidR="00B04181" w:rsidRPr="004B4AFA" w:rsidRDefault="00B04181" w:rsidP="00A76ABC">
            <w:pPr>
              <w:spacing w:line="240" w:lineRule="atLeast"/>
              <w:jc w:val="left"/>
              <w:rPr>
                <w:highlight w:val="red"/>
              </w:rPr>
            </w:pPr>
            <w:r w:rsidRPr="004B4AFA">
              <w:rPr>
                <w:rFonts w:hint="eastAsia"/>
                <w:highlight w:val="red"/>
              </w:rPr>
              <w:t>F</w:t>
            </w:r>
            <w:r w:rsidRPr="004B4AFA">
              <w:rPr>
                <w:highlight w:val="red"/>
              </w:rPr>
              <w:t>_CreateDatetime</w:t>
            </w:r>
          </w:p>
        </w:tc>
        <w:tc>
          <w:tcPr>
            <w:tcW w:w="2218" w:type="dxa"/>
          </w:tcPr>
          <w:p w14:paraId="0905A770" w14:textId="77777777" w:rsidR="00B04181" w:rsidRPr="004B4AFA" w:rsidRDefault="00B04181" w:rsidP="00A76ABC">
            <w:pPr>
              <w:spacing w:line="240" w:lineRule="atLeast"/>
              <w:jc w:val="left"/>
              <w:rPr>
                <w:highlight w:val="red"/>
              </w:rPr>
            </w:pPr>
            <w:r w:rsidRPr="004B4AFA">
              <w:rPr>
                <w:highlight w:val="red"/>
              </w:rPr>
              <w:t>Datetime not null</w:t>
            </w:r>
          </w:p>
        </w:tc>
        <w:tc>
          <w:tcPr>
            <w:tcW w:w="1177" w:type="dxa"/>
          </w:tcPr>
          <w:p w14:paraId="38F5370C" w14:textId="77777777" w:rsidR="00B04181" w:rsidRPr="004B4AFA" w:rsidRDefault="00EF463E" w:rsidP="00A76ABC">
            <w:pPr>
              <w:spacing w:line="240" w:lineRule="atLeast"/>
              <w:jc w:val="left"/>
              <w:rPr>
                <w:highlight w:val="red"/>
              </w:rPr>
            </w:pPr>
            <w:r>
              <w:rPr>
                <w:highlight w:val="red"/>
              </w:rPr>
              <w:t>Now()</w:t>
            </w:r>
          </w:p>
        </w:tc>
        <w:tc>
          <w:tcPr>
            <w:tcW w:w="6612" w:type="dxa"/>
          </w:tcPr>
          <w:p w14:paraId="324DAC84" w14:textId="77777777" w:rsidR="00B04181" w:rsidRPr="004B4AFA" w:rsidRDefault="00B04181" w:rsidP="00A76ABC">
            <w:pPr>
              <w:spacing w:line="240" w:lineRule="atLeast"/>
              <w:jc w:val="left"/>
              <w:rPr>
                <w:highlight w:val="red"/>
              </w:rPr>
            </w:pPr>
          </w:p>
        </w:tc>
      </w:tr>
    </w:tbl>
    <w:p w14:paraId="74603A67" w14:textId="77777777" w:rsidR="009E452E" w:rsidRDefault="009E452E" w:rsidP="00A76ABC">
      <w:pPr>
        <w:spacing w:line="240" w:lineRule="atLeast"/>
        <w:jc w:val="left"/>
      </w:pPr>
    </w:p>
    <w:p w14:paraId="2AAD8837" w14:textId="77777777" w:rsidR="009E452E" w:rsidRDefault="00D67AD0" w:rsidP="00A76ABC">
      <w:pPr>
        <w:pStyle w:val="4"/>
        <w:spacing w:line="240" w:lineRule="atLeast"/>
        <w:jc w:val="left"/>
      </w:pPr>
      <w:r>
        <w:rPr>
          <w:rFonts w:hint="eastAsia"/>
        </w:rPr>
        <w:t>消息处理配置表</w:t>
      </w:r>
      <w:r>
        <w:rPr>
          <w:rFonts w:hint="eastAsia"/>
        </w:rPr>
        <w:t>T</w:t>
      </w:r>
      <w:r>
        <w:t>_MessageHandlerSetting</w:t>
      </w:r>
    </w:p>
    <w:tbl>
      <w:tblPr>
        <w:tblW w:w="1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6"/>
        <w:gridCol w:w="1601"/>
        <w:gridCol w:w="3537"/>
        <w:gridCol w:w="992"/>
        <w:gridCol w:w="5226"/>
      </w:tblGrid>
      <w:tr w:rsidR="009E452E" w14:paraId="73393158" w14:textId="77777777" w:rsidTr="00963B4B">
        <w:trPr>
          <w:trHeight w:val="255"/>
        </w:trPr>
        <w:tc>
          <w:tcPr>
            <w:tcW w:w="1236" w:type="dxa"/>
            <w:shd w:val="clear" w:color="auto" w:fill="FF0000"/>
          </w:tcPr>
          <w:p w14:paraId="5E4F772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601" w:type="dxa"/>
            <w:shd w:val="clear" w:color="auto" w:fill="FF0000"/>
          </w:tcPr>
          <w:p w14:paraId="2999FBF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537" w:type="dxa"/>
            <w:shd w:val="clear" w:color="auto" w:fill="FF0000"/>
          </w:tcPr>
          <w:p w14:paraId="1363F771"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7D18732D"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226" w:type="dxa"/>
            <w:shd w:val="clear" w:color="auto" w:fill="FF0000"/>
          </w:tcPr>
          <w:p w14:paraId="2E07905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2B8A8FF" w14:textId="77777777" w:rsidTr="00963B4B">
        <w:trPr>
          <w:trHeight w:val="267"/>
        </w:trPr>
        <w:tc>
          <w:tcPr>
            <w:tcW w:w="1236" w:type="dxa"/>
          </w:tcPr>
          <w:p w14:paraId="7426F1B4" w14:textId="77777777" w:rsidR="009E452E" w:rsidRDefault="00D67AD0" w:rsidP="00A76ABC">
            <w:pPr>
              <w:spacing w:line="240" w:lineRule="atLeast"/>
              <w:jc w:val="left"/>
            </w:pPr>
            <w:r>
              <w:rPr>
                <w:rFonts w:hint="eastAsia"/>
              </w:rPr>
              <w:t>I</w:t>
            </w:r>
            <w:r>
              <w:t>D</w:t>
            </w:r>
          </w:p>
        </w:tc>
        <w:tc>
          <w:tcPr>
            <w:tcW w:w="1601" w:type="dxa"/>
          </w:tcPr>
          <w:p w14:paraId="15138699" w14:textId="77777777" w:rsidR="009E452E" w:rsidRDefault="00D67AD0" w:rsidP="00A76ABC">
            <w:pPr>
              <w:spacing w:line="240" w:lineRule="atLeast"/>
              <w:jc w:val="left"/>
            </w:pPr>
            <w:r>
              <w:rPr>
                <w:rFonts w:hint="eastAsia"/>
              </w:rPr>
              <w:t>F_</w:t>
            </w:r>
            <w:r>
              <w:t>ID</w:t>
            </w:r>
          </w:p>
        </w:tc>
        <w:tc>
          <w:tcPr>
            <w:tcW w:w="3537" w:type="dxa"/>
          </w:tcPr>
          <w:p w14:paraId="291F46F8" w14:textId="77777777" w:rsidR="009E452E" w:rsidRDefault="009E452E" w:rsidP="00A76ABC">
            <w:pPr>
              <w:spacing w:line="240" w:lineRule="atLeast"/>
              <w:jc w:val="left"/>
            </w:pPr>
          </w:p>
        </w:tc>
        <w:tc>
          <w:tcPr>
            <w:tcW w:w="992" w:type="dxa"/>
          </w:tcPr>
          <w:p w14:paraId="2FF25217" w14:textId="77777777" w:rsidR="009E452E" w:rsidRDefault="009E452E" w:rsidP="00A76ABC">
            <w:pPr>
              <w:spacing w:line="240" w:lineRule="atLeast"/>
              <w:jc w:val="left"/>
            </w:pPr>
          </w:p>
        </w:tc>
        <w:tc>
          <w:tcPr>
            <w:tcW w:w="5226" w:type="dxa"/>
          </w:tcPr>
          <w:p w14:paraId="7E440675" w14:textId="77777777" w:rsidR="009E452E" w:rsidRDefault="009E452E" w:rsidP="00A76ABC">
            <w:pPr>
              <w:spacing w:line="240" w:lineRule="atLeast"/>
              <w:jc w:val="left"/>
            </w:pPr>
          </w:p>
        </w:tc>
      </w:tr>
      <w:tr w:rsidR="009E452E" w14:paraId="1610B888" w14:textId="77777777" w:rsidTr="00963B4B">
        <w:trPr>
          <w:trHeight w:val="267"/>
        </w:trPr>
        <w:tc>
          <w:tcPr>
            <w:tcW w:w="1236" w:type="dxa"/>
          </w:tcPr>
          <w:p w14:paraId="51380717" w14:textId="77777777" w:rsidR="009E452E" w:rsidRDefault="00D67AD0" w:rsidP="00A76ABC">
            <w:pPr>
              <w:spacing w:line="240" w:lineRule="atLeast"/>
              <w:jc w:val="left"/>
            </w:pPr>
            <w:r>
              <w:rPr>
                <w:rFonts w:hint="eastAsia"/>
              </w:rPr>
              <w:t>类别</w:t>
            </w:r>
            <w:r>
              <w:rPr>
                <w:rFonts w:hint="eastAsia"/>
              </w:rPr>
              <w:t>I</w:t>
            </w:r>
            <w:r>
              <w:t>D</w:t>
            </w:r>
          </w:p>
        </w:tc>
        <w:tc>
          <w:tcPr>
            <w:tcW w:w="1601" w:type="dxa"/>
          </w:tcPr>
          <w:p w14:paraId="6D74EFFE" w14:textId="77777777" w:rsidR="009E452E" w:rsidRDefault="00D67AD0" w:rsidP="00A76ABC">
            <w:pPr>
              <w:spacing w:line="240" w:lineRule="atLeast"/>
              <w:jc w:val="left"/>
            </w:pPr>
            <w:r>
              <w:rPr>
                <w:rFonts w:hint="eastAsia"/>
              </w:rPr>
              <w:t>F</w:t>
            </w:r>
            <w:r>
              <w:t>_CategoryID</w:t>
            </w:r>
          </w:p>
        </w:tc>
        <w:tc>
          <w:tcPr>
            <w:tcW w:w="3537" w:type="dxa"/>
          </w:tcPr>
          <w:p w14:paraId="3A27E008" w14:textId="77777777" w:rsidR="009E452E" w:rsidRDefault="00D67AD0" w:rsidP="00A76ABC">
            <w:pPr>
              <w:spacing w:line="240" w:lineRule="atLeast"/>
              <w:jc w:val="left"/>
            </w:pPr>
            <w:r>
              <w:t>I</w:t>
            </w:r>
            <w:r>
              <w:rPr>
                <w:rFonts w:hint="eastAsia"/>
              </w:rPr>
              <w:t>nt</w:t>
            </w:r>
          </w:p>
        </w:tc>
        <w:tc>
          <w:tcPr>
            <w:tcW w:w="992" w:type="dxa"/>
          </w:tcPr>
          <w:p w14:paraId="26CA5705" w14:textId="77777777" w:rsidR="009E452E" w:rsidRDefault="009E452E" w:rsidP="00A76ABC">
            <w:pPr>
              <w:spacing w:line="240" w:lineRule="atLeast"/>
              <w:jc w:val="left"/>
            </w:pPr>
          </w:p>
        </w:tc>
        <w:tc>
          <w:tcPr>
            <w:tcW w:w="5226" w:type="dxa"/>
          </w:tcPr>
          <w:p w14:paraId="3B791290" w14:textId="77777777" w:rsidR="009E452E" w:rsidRDefault="00D67AD0" w:rsidP="00A76ABC">
            <w:pPr>
              <w:spacing w:line="240" w:lineRule="atLeast"/>
              <w:jc w:val="left"/>
            </w:pPr>
            <w:r>
              <w:rPr>
                <w:rFonts w:hint="eastAsia"/>
              </w:rPr>
              <w:t>不同的业务生成不同的消息。不同的消息可能需要跳转到不同的模块当中去处理</w:t>
            </w:r>
          </w:p>
          <w:p w14:paraId="2EC9FD8C" w14:textId="77777777" w:rsidR="009E452E" w:rsidRDefault="00D67AD0" w:rsidP="00A76ABC">
            <w:pPr>
              <w:spacing w:line="240" w:lineRule="atLeast"/>
              <w:jc w:val="left"/>
            </w:pPr>
            <w:r>
              <w:rPr>
                <w:rFonts w:hint="eastAsia"/>
              </w:rPr>
              <w:t>关联到</w:t>
            </w:r>
            <w:r>
              <w:rPr>
                <w:rFonts w:hint="eastAsia"/>
              </w:rPr>
              <w:t>T</w:t>
            </w:r>
            <w:r>
              <w:t>_MessageType</w:t>
            </w:r>
            <w:r>
              <w:rPr>
                <w:rFonts w:hint="eastAsia"/>
              </w:rPr>
              <w:t>的</w:t>
            </w:r>
            <w:r>
              <w:rPr>
                <w:rFonts w:hint="eastAsia"/>
              </w:rPr>
              <w:t>F_</w:t>
            </w:r>
            <w:r>
              <w:t>ID</w:t>
            </w:r>
          </w:p>
        </w:tc>
      </w:tr>
      <w:tr w:rsidR="009E452E" w14:paraId="6C1B73C8" w14:textId="77777777" w:rsidTr="00963B4B">
        <w:trPr>
          <w:trHeight w:val="267"/>
        </w:trPr>
        <w:tc>
          <w:tcPr>
            <w:tcW w:w="1236" w:type="dxa"/>
          </w:tcPr>
          <w:p w14:paraId="1A83F6A0" w14:textId="77777777" w:rsidR="009E452E" w:rsidRDefault="00D67AD0" w:rsidP="00A76ABC">
            <w:pPr>
              <w:spacing w:line="240" w:lineRule="atLeast"/>
              <w:jc w:val="left"/>
            </w:pPr>
            <w:r>
              <w:rPr>
                <w:rFonts w:hint="eastAsia"/>
              </w:rPr>
              <w:t>类别模板</w:t>
            </w:r>
          </w:p>
        </w:tc>
        <w:tc>
          <w:tcPr>
            <w:tcW w:w="1601" w:type="dxa"/>
          </w:tcPr>
          <w:p w14:paraId="53991AF6" w14:textId="77777777" w:rsidR="009E452E" w:rsidRDefault="00D67AD0" w:rsidP="00A76ABC">
            <w:pPr>
              <w:spacing w:line="240" w:lineRule="atLeast"/>
              <w:jc w:val="left"/>
            </w:pPr>
            <w:r>
              <w:rPr>
                <w:rFonts w:hint="eastAsia"/>
              </w:rPr>
              <w:t>F</w:t>
            </w:r>
            <w:r>
              <w:t>_Template</w:t>
            </w:r>
          </w:p>
        </w:tc>
        <w:tc>
          <w:tcPr>
            <w:tcW w:w="3537" w:type="dxa"/>
          </w:tcPr>
          <w:p w14:paraId="33AC2A1B" w14:textId="77777777" w:rsidR="00963B4B" w:rsidRDefault="00963B4B" w:rsidP="00A76ABC">
            <w:pPr>
              <w:spacing w:line="240" w:lineRule="atLeast"/>
              <w:jc w:val="left"/>
            </w:pPr>
            <w:r w:rsidRPr="00963B4B">
              <w:t>VARCHAR(128) NOT NULL</w:t>
            </w:r>
          </w:p>
          <w:p w14:paraId="6ED8265F" w14:textId="77777777" w:rsidR="009E452E" w:rsidRDefault="00963B4B" w:rsidP="00A76ABC">
            <w:pPr>
              <w:spacing w:line="240" w:lineRule="atLeast"/>
              <w:jc w:val="left"/>
            </w:pPr>
            <w:r>
              <w:rPr>
                <w:rFonts w:hint="eastAsia"/>
              </w:rPr>
              <w:t>去掉空格后不能为空。</w:t>
            </w:r>
          </w:p>
        </w:tc>
        <w:tc>
          <w:tcPr>
            <w:tcW w:w="992" w:type="dxa"/>
          </w:tcPr>
          <w:p w14:paraId="7544FF2C" w14:textId="77777777" w:rsidR="009E452E" w:rsidRDefault="009E452E" w:rsidP="00A76ABC">
            <w:pPr>
              <w:spacing w:line="240" w:lineRule="atLeast"/>
              <w:jc w:val="left"/>
            </w:pPr>
          </w:p>
        </w:tc>
        <w:tc>
          <w:tcPr>
            <w:tcW w:w="5226" w:type="dxa"/>
          </w:tcPr>
          <w:p w14:paraId="72FE3424" w14:textId="77777777" w:rsidR="009E452E" w:rsidRDefault="00D67AD0" w:rsidP="00A76ABC">
            <w:pPr>
              <w:spacing w:line="240" w:lineRule="atLeast"/>
              <w:jc w:val="left"/>
            </w:pPr>
            <w:r>
              <w:rPr>
                <w:rFonts w:hint="eastAsia"/>
              </w:rPr>
              <w:t>举例：采购订单</w:t>
            </w:r>
            <w:r>
              <w:t>%s</w:t>
            </w:r>
            <w:r>
              <w:rPr>
                <w:rFonts w:hint="eastAsia"/>
              </w:rPr>
              <w:t>已经生成，</w:t>
            </w:r>
            <w:r>
              <w:rPr>
                <w:rFonts w:hint="eastAsia"/>
                <w:color w:val="4472C4" w:themeColor="accent1"/>
                <w:u w:val="single"/>
              </w:rPr>
              <w:t>点击此处</w:t>
            </w:r>
            <w:r>
              <w:rPr>
                <w:rFonts w:hint="eastAsia"/>
              </w:rPr>
              <w:t>审批之。</w:t>
            </w:r>
          </w:p>
          <w:p w14:paraId="1D233E58" w14:textId="77777777" w:rsidR="009E452E" w:rsidRDefault="00D67AD0" w:rsidP="00A76ABC">
            <w:pPr>
              <w:spacing w:line="240" w:lineRule="atLeast"/>
              <w:jc w:val="left"/>
            </w:pPr>
            <w:r>
              <w:rPr>
                <w:rFonts w:hint="eastAsia"/>
              </w:rPr>
              <w:t>然则通过修改本模板可以达到修改消息内容的目的。</w:t>
            </w:r>
          </w:p>
        </w:tc>
      </w:tr>
      <w:tr w:rsidR="009E452E" w14:paraId="25CE1084" w14:textId="77777777" w:rsidTr="00963B4B">
        <w:trPr>
          <w:trHeight w:val="267"/>
        </w:trPr>
        <w:tc>
          <w:tcPr>
            <w:tcW w:w="1236" w:type="dxa"/>
          </w:tcPr>
          <w:p w14:paraId="7435BA3C" w14:textId="77777777" w:rsidR="009E452E" w:rsidRDefault="00D67AD0" w:rsidP="00A76ABC">
            <w:pPr>
              <w:spacing w:line="240" w:lineRule="atLeast"/>
              <w:jc w:val="left"/>
            </w:pPr>
            <w:r>
              <w:rPr>
                <w:rFonts w:hint="eastAsia"/>
              </w:rPr>
              <w:t>链接</w:t>
            </w:r>
          </w:p>
        </w:tc>
        <w:tc>
          <w:tcPr>
            <w:tcW w:w="1601" w:type="dxa"/>
          </w:tcPr>
          <w:p w14:paraId="4C36964B" w14:textId="77777777" w:rsidR="009E452E" w:rsidRDefault="00D67AD0" w:rsidP="00A76ABC">
            <w:pPr>
              <w:spacing w:line="240" w:lineRule="atLeast"/>
              <w:jc w:val="left"/>
            </w:pPr>
            <w:r>
              <w:rPr>
                <w:rFonts w:hint="eastAsia"/>
              </w:rPr>
              <w:t>F</w:t>
            </w:r>
            <w:r>
              <w:t>_Link</w:t>
            </w:r>
          </w:p>
        </w:tc>
        <w:tc>
          <w:tcPr>
            <w:tcW w:w="3537" w:type="dxa"/>
          </w:tcPr>
          <w:p w14:paraId="653096E2" w14:textId="77777777" w:rsidR="00963B4B" w:rsidRDefault="00963B4B" w:rsidP="00A76ABC">
            <w:pPr>
              <w:spacing w:line="240" w:lineRule="atLeast"/>
              <w:jc w:val="left"/>
            </w:pPr>
            <w:r w:rsidRPr="00963B4B">
              <w:t>VARCHAR(255) NOT NULL</w:t>
            </w:r>
          </w:p>
          <w:p w14:paraId="14193B90" w14:textId="77777777" w:rsidR="009E452E" w:rsidRDefault="00963B4B" w:rsidP="00A76ABC">
            <w:pPr>
              <w:spacing w:line="240" w:lineRule="atLeast"/>
              <w:jc w:val="left"/>
            </w:pPr>
            <w:r>
              <w:rPr>
                <w:rFonts w:hint="eastAsia"/>
              </w:rPr>
              <w:t>去掉空格后不能为空。</w:t>
            </w:r>
          </w:p>
        </w:tc>
        <w:tc>
          <w:tcPr>
            <w:tcW w:w="992" w:type="dxa"/>
          </w:tcPr>
          <w:p w14:paraId="270EC686" w14:textId="77777777" w:rsidR="009E452E" w:rsidRDefault="009E452E" w:rsidP="00A76ABC">
            <w:pPr>
              <w:spacing w:line="240" w:lineRule="atLeast"/>
              <w:jc w:val="left"/>
            </w:pPr>
          </w:p>
        </w:tc>
        <w:tc>
          <w:tcPr>
            <w:tcW w:w="5226" w:type="dxa"/>
          </w:tcPr>
          <w:p w14:paraId="7CE2D9E5" w14:textId="77777777" w:rsidR="009E452E" w:rsidRDefault="00D67AD0" w:rsidP="00A76ABC">
            <w:pPr>
              <w:spacing w:line="240" w:lineRule="atLeast"/>
              <w:jc w:val="left"/>
            </w:pPr>
            <w:r>
              <w:rPr>
                <w:rFonts w:hint="eastAsia"/>
              </w:rPr>
              <w:t>举例：</w:t>
            </w:r>
            <w:hyperlink r:id="rId74" w:history="1">
              <w:r>
                <w:rPr>
                  <w:rStyle w:val="ad"/>
                  <w:rFonts w:hint="eastAsia"/>
                </w:rPr>
                <w:t>http</w:t>
              </w:r>
              <w:r>
                <w:rPr>
                  <w:rStyle w:val="ad"/>
                </w:rPr>
                <w:t>://www.bxit.vip/shop/order/ID/5</w:t>
              </w:r>
            </w:hyperlink>
          </w:p>
        </w:tc>
      </w:tr>
      <w:tr w:rsidR="009E452E" w14:paraId="35F38E52" w14:textId="77777777" w:rsidTr="00963B4B">
        <w:trPr>
          <w:trHeight w:val="267"/>
        </w:trPr>
        <w:tc>
          <w:tcPr>
            <w:tcW w:w="1236" w:type="dxa"/>
          </w:tcPr>
          <w:p w14:paraId="6D5C6833" w14:textId="77777777" w:rsidR="009E452E" w:rsidRDefault="009E452E" w:rsidP="00A76ABC">
            <w:pPr>
              <w:spacing w:line="240" w:lineRule="atLeast"/>
              <w:jc w:val="left"/>
            </w:pPr>
          </w:p>
        </w:tc>
        <w:tc>
          <w:tcPr>
            <w:tcW w:w="1601" w:type="dxa"/>
          </w:tcPr>
          <w:p w14:paraId="0D165AFA" w14:textId="77777777" w:rsidR="009E452E" w:rsidRDefault="009E452E" w:rsidP="00A76ABC">
            <w:pPr>
              <w:spacing w:line="240" w:lineRule="atLeast"/>
              <w:jc w:val="left"/>
            </w:pPr>
          </w:p>
        </w:tc>
        <w:tc>
          <w:tcPr>
            <w:tcW w:w="3537" w:type="dxa"/>
          </w:tcPr>
          <w:p w14:paraId="2DACD268" w14:textId="77777777" w:rsidR="009E452E" w:rsidRDefault="009E452E" w:rsidP="00A76ABC">
            <w:pPr>
              <w:spacing w:line="240" w:lineRule="atLeast"/>
              <w:jc w:val="left"/>
            </w:pPr>
          </w:p>
        </w:tc>
        <w:tc>
          <w:tcPr>
            <w:tcW w:w="992" w:type="dxa"/>
          </w:tcPr>
          <w:p w14:paraId="5A10B25A" w14:textId="77777777" w:rsidR="009E452E" w:rsidRDefault="009E452E" w:rsidP="00A76ABC">
            <w:pPr>
              <w:spacing w:line="240" w:lineRule="atLeast"/>
              <w:jc w:val="left"/>
            </w:pPr>
          </w:p>
        </w:tc>
        <w:tc>
          <w:tcPr>
            <w:tcW w:w="5226" w:type="dxa"/>
          </w:tcPr>
          <w:p w14:paraId="4D9706FA" w14:textId="77777777" w:rsidR="009E452E" w:rsidRDefault="009E452E" w:rsidP="00A76ABC">
            <w:pPr>
              <w:spacing w:line="240" w:lineRule="atLeast"/>
              <w:jc w:val="left"/>
            </w:pPr>
          </w:p>
        </w:tc>
      </w:tr>
    </w:tbl>
    <w:p w14:paraId="5BA7B009" w14:textId="77777777" w:rsidR="009E452E" w:rsidRDefault="009E452E" w:rsidP="00A76ABC">
      <w:pPr>
        <w:spacing w:line="240" w:lineRule="atLeast"/>
        <w:jc w:val="left"/>
      </w:pPr>
    </w:p>
    <w:p w14:paraId="4B1937B7" w14:textId="77777777" w:rsidR="009E452E" w:rsidRDefault="00D67AD0" w:rsidP="00A76ABC">
      <w:pPr>
        <w:spacing w:line="240" w:lineRule="atLeast"/>
        <w:jc w:val="left"/>
      </w:pPr>
      <w:r>
        <w:rPr>
          <w:rFonts w:hint="eastAsia"/>
        </w:rPr>
        <w:t>其中，类别模板项</w:t>
      </w:r>
      <w:r w:rsidR="000F7BC1">
        <w:rPr>
          <w:rFonts w:hint="eastAsia"/>
        </w:rPr>
        <w:t>参见</w:t>
      </w:r>
      <w:hyperlink w:anchor="_消息生成和处理流程" w:history="1">
        <w:r w:rsidR="000F7BC1" w:rsidRPr="000F7BC1">
          <w:rPr>
            <w:rStyle w:val="ad"/>
            <w:rFonts w:hint="eastAsia"/>
          </w:rPr>
          <w:t>消息生成和处理流程</w:t>
        </w:r>
      </w:hyperlink>
      <w:r w:rsidR="000F7BC1">
        <w:rPr>
          <w:rFonts w:hint="eastAsia"/>
        </w:rPr>
        <w:t>。</w:t>
      </w:r>
    </w:p>
    <w:p w14:paraId="217B3748" w14:textId="77777777" w:rsidR="009E452E" w:rsidRDefault="00D67AD0" w:rsidP="00A76ABC">
      <w:pPr>
        <w:pStyle w:val="4"/>
        <w:spacing w:line="240" w:lineRule="atLeast"/>
        <w:jc w:val="left"/>
      </w:pPr>
      <w:r>
        <w:rPr>
          <w:rFonts w:hint="eastAsia"/>
        </w:rPr>
        <w:t>消息类别表</w:t>
      </w:r>
      <w:r>
        <w:rPr>
          <w:rFonts w:hint="eastAsia"/>
        </w:rPr>
        <w:t>T</w:t>
      </w:r>
      <w:r>
        <w:t>_Message</w:t>
      </w:r>
      <w:r w:rsidR="005E2E8B">
        <w:rPr>
          <w:rFonts w:hint="eastAsia"/>
        </w:rPr>
        <w:t>Cate</w:t>
      </w:r>
      <w:r w:rsidR="005E2E8B">
        <w:t>gory</w:t>
      </w:r>
    </w:p>
    <w:tbl>
      <w:tblPr>
        <w:tblW w:w="13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1203"/>
        <w:gridCol w:w="2678"/>
        <w:gridCol w:w="1284"/>
        <w:gridCol w:w="6505"/>
      </w:tblGrid>
      <w:tr w:rsidR="009E452E" w14:paraId="70AC748E" w14:textId="77777777">
        <w:trPr>
          <w:trHeight w:val="255"/>
        </w:trPr>
        <w:tc>
          <w:tcPr>
            <w:tcW w:w="1836" w:type="dxa"/>
            <w:shd w:val="clear" w:color="auto" w:fill="FF0000"/>
          </w:tcPr>
          <w:p w14:paraId="0F0489CB"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203" w:type="dxa"/>
            <w:shd w:val="clear" w:color="auto" w:fill="FF0000"/>
          </w:tcPr>
          <w:p w14:paraId="3C26F2E9"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78" w:type="dxa"/>
            <w:shd w:val="clear" w:color="auto" w:fill="FF0000"/>
          </w:tcPr>
          <w:p w14:paraId="3D419708"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84" w:type="dxa"/>
            <w:shd w:val="clear" w:color="auto" w:fill="FF0000"/>
          </w:tcPr>
          <w:p w14:paraId="184BE53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505" w:type="dxa"/>
            <w:shd w:val="clear" w:color="auto" w:fill="FF0000"/>
          </w:tcPr>
          <w:p w14:paraId="32A4A07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4A5B507" w14:textId="77777777">
        <w:trPr>
          <w:trHeight w:val="267"/>
        </w:trPr>
        <w:tc>
          <w:tcPr>
            <w:tcW w:w="1836" w:type="dxa"/>
          </w:tcPr>
          <w:p w14:paraId="23005370" w14:textId="77777777" w:rsidR="009E452E" w:rsidRDefault="00D67AD0" w:rsidP="00A76ABC">
            <w:pPr>
              <w:spacing w:line="240" w:lineRule="atLeast"/>
              <w:jc w:val="left"/>
            </w:pPr>
            <w:r>
              <w:rPr>
                <w:rFonts w:hint="eastAsia"/>
              </w:rPr>
              <w:t>I</w:t>
            </w:r>
            <w:r>
              <w:t>D</w:t>
            </w:r>
          </w:p>
        </w:tc>
        <w:tc>
          <w:tcPr>
            <w:tcW w:w="1203" w:type="dxa"/>
          </w:tcPr>
          <w:p w14:paraId="5E8DC03C" w14:textId="77777777" w:rsidR="009E452E" w:rsidRDefault="00D67AD0" w:rsidP="00A76ABC">
            <w:pPr>
              <w:spacing w:line="240" w:lineRule="atLeast"/>
              <w:jc w:val="left"/>
            </w:pPr>
            <w:r>
              <w:rPr>
                <w:rFonts w:hint="eastAsia"/>
              </w:rPr>
              <w:t>F_</w:t>
            </w:r>
            <w:r>
              <w:t>ID</w:t>
            </w:r>
          </w:p>
        </w:tc>
        <w:tc>
          <w:tcPr>
            <w:tcW w:w="2678" w:type="dxa"/>
          </w:tcPr>
          <w:p w14:paraId="7F14A1BF" w14:textId="77777777" w:rsidR="009E452E" w:rsidRDefault="009E452E" w:rsidP="00A76ABC">
            <w:pPr>
              <w:spacing w:line="240" w:lineRule="atLeast"/>
              <w:jc w:val="left"/>
            </w:pPr>
          </w:p>
        </w:tc>
        <w:tc>
          <w:tcPr>
            <w:tcW w:w="1284" w:type="dxa"/>
          </w:tcPr>
          <w:p w14:paraId="558E286D" w14:textId="77777777" w:rsidR="009E452E" w:rsidRDefault="009E452E" w:rsidP="00A76ABC">
            <w:pPr>
              <w:spacing w:line="240" w:lineRule="atLeast"/>
              <w:jc w:val="left"/>
            </w:pPr>
          </w:p>
        </w:tc>
        <w:tc>
          <w:tcPr>
            <w:tcW w:w="6505" w:type="dxa"/>
          </w:tcPr>
          <w:p w14:paraId="49B1CA2B" w14:textId="77777777" w:rsidR="009E452E" w:rsidRDefault="009E452E" w:rsidP="00A76ABC">
            <w:pPr>
              <w:spacing w:line="240" w:lineRule="atLeast"/>
              <w:jc w:val="left"/>
            </w:pPr>
          </w:p>
        </w:tc>
      </w:tr>
      <w:tr w:rsidR="009E452E" w14:paraId="326EA872" w14:textId="77777777">
        <w:trPr>
          <w:trHeight w:val="267"/>
        </w:trPr>
        <w:tc>
          <w:tcPr>
            <w:tcW w:w="1836" w:type="dxa"/>
          </w:tcPr>
          <w:p w14:paraId="241EAC7B" w14:textId="77777777" w:rsidR="009E452E" w:rsidRDefault="00D67AD0" w:rsidP="00A76ABC">
            <w:pPr>
              <w:spacing w:line="240" w:lineRule="atLeast"/>
              <w:jc w:val="left"/>
            </w:pPr>
            <w:r>
              <w:rPr>
                <w:rFonts w:hint="eastAsia"/>
              </w:rPr>
              <w:t>类别名称</w:t>
            </w:r>
          </w:p>
        </w:tc>
        <w:tc>
          <w:tcPr>
            <w:tcW w:w="1203" w:type="dxa"/>
          </w:tcPr>
          <w:p w14:paraId="47CBA37B" w14:textId="77777777" w:rsidR="009E452E" w:rsidRDefault="00D67AD0" w:rsidP="00A76ABC">
            <w:pPr>
              <w:spacing w:line="240" w:lineRule="atLeast"/>
              <w:jc w:val="left"/>
            </w:pPr>
            <w:r>
              <w:rPr>
                <w:rFonts w:hint="eastAsia"/>
              </w:rPr>
              <w:t>F</w:t>
            </w:r>
            <w:r>
              <w:t>_N</w:t>
            </w:r>
            <w:r>
              <w:rPr>
                <w:rFonts w:hint="eastAsia"/>
              </w:rPr>
              <w:t>ame</w:t>
            </w:r>
          </w:p>
        </w:tc>
        <w:tc>
          <w:tcPr>
            <w:tcW w:w="2678" w:type="dxa"/>
          </w:tcPr>
          <w:p w14:paraId="6A4B7362" w14:textId="77777777" w:rsidR="009E452E" w:rsidRDefault="00D67AD0" w:rsidP="00A76ABC">
            <w:pPr>
              <w:spacing w:line="240" w:lineRule="atLeast"/>
              <w:jc w:val="left"/>
            </w:pPr>
            <w:r>
              <w:t>VARCHAR(10) NOT NULL</w:t>
            </w:r>
          </w:p>
        </w:tc>
        <w:tc>
          <w:tcPr>
            <w:tcW w:w="1284" w:type="dxa"/>
          </w:tcPr>
          <w:p w14:paraId="6B965E4D" w14:textId="77777777" w:rsidR="009E452E" w:rsidRDefault="009E452E" w:rsidP="00A76ABC">
            <w:pPr>
              <w:spacing w:line="240" w:lineRule="atLeast"/>
              <w:jc w:val="left"/>
            </w:pPr>
          </w:p>
        </w:tc>
        <w:tc>
          <w:tcPr>
            <w:tcW w:w="6505" w:type="dxa"/>
          </w:tcPr>
          <w:p w14:paraId="02AC98CD" w14:textId="77777777" w:rsidR="009E452E" w:rsidRDefault="009E452E" w:rsidP="00A76ABC">
            <w:pPr>
              <w:spacing w:line="240" w:lineRule="atLeast"/>
              <w:jc w:val="left"/>
            </w:pPr>
          </w:p>
        </w:tc>
      </w:tr>
      <w:tr w:rsidR="009E452E" w14:paraId="1AD4CA87" w14:textId="77777777">
        <w:trPr>
          <w:trHeight w:val="267"/>
        </w:trPr>
        <w:tc>
          <w:tcPr>
            <w:tcW w:w="1836" w:type="dxa"/>
          </w:tcPr>
          <w:p w14:paraId="5A40EB31" w14:textId="77777777" w:rsidR="009E452E" w:rsidRDefault="009E452E" w:rsidP="00A76ABC">
            <w:pPr>
              <w:spacing w:line="240" w:lineRule="atLeast"/>
              <w:jc w:val="left"/>
            </w:pPr>
          </w:p>
        </w:tc>
        <w:tc>
          <w:tcPr>
            <w:tcW w:w="1203" w:type="dxa"/>
          </w:tcPr>
          <w:p w14:paraId="078B961D" w14:textId="77777777" w:rsidR="009E452E" w:rsidRDefault="009E452E" w:rsidP="00A76ABC">
            <w:pPr>
              <w:spacing w:line="240" w:lineRule="atLeast"/>
              <w:jc w:val="left"/>
            </w:pPr>
          </w:p>
        </w:tc>
        <w:tc>
          <w:tcPr>
            <w:tcW w:w="2678" w:type="dxa"/>
          </w:tcPr>
          <w:p w14:paraId="110A8BD0" w14:textId="77777777" w:rsidR="009E452E" w:rsidRDefault="009E452E" w:rsidP="00A76ABC">
            <w:pPr>
              <w:spacing w:line="240" w:lineRule="atLeast"/>
              <w:jc w:val="left"/>
            </w:pPr>
          </w:p>
        </w:tc>
        <w:tc>
          <w:tcPr>
            <w:tcW w:w="1284" w:type="dxa"/>
          </w:tcPr>
          <w:p w14:paraId="5CA263A8" w14:textId="77777777" w:rsidR="009E452E" w:rsidRDefault="009E452E" w:rsidP="00A76ABC">
            <w:pPr>
              <w:spacing w:line="240" w:lineRule="atLeast"/>
              <w:jc w:val="left"/>
            </w:pPr>
          </w:p>
        </w:tc>
        <w:tc>
          <w:tcPr>
            <w:tcW w:w="6505" w:type="dxa"/>
          </w:tcPr>
          <w:p w14:paraId="5CD60D9B" w14:textId="77777777" w:rsidR="009E452E" w:rsidRDefault="009E452E" w:rsidP="00A76ABC">
            <w:pPr>
              <w:spacing w:line="240" w:lineRule="atLeast"/>
              <w:jc w:val="left"/>
            </w:pPr>
          </w:p>
        </w:tc>
      </w:tr>
    </w:tbl>
    <w:p w14:paraId="706A6100" w14:textId="77777777" w:rsidR="009E452E" w:rsidRDefault="00D67AD0" w:rsidP="00A76ABC">
      <w:pPr>
        <w:spacing w:line="240" w:lineRule="atLeast"/>
        <w:jc w:val="left"/>
      </w:pPr>
      <w:r>
        <w:rPr>
          <w:rFonts w:hint="eastAsia"/>
        </w:rPr>
        <w:t>本表属配置性数据。</w:t>
      </w:r>
    </w:p>
    <w:p w14:paraId="3C18338A" w14:textId="77777777" w:rsidR="009E452E" w:rsidRDefault="00D67AD0" w:rsidP="00A76ABC">
      <w:pPr>
        <w:spacing w:line="240" w:lineRule="atLeast"/>
        <w:jc w:val="left"/>
      </w:pPr>
      <w:r>
        <w:rPr>
          <w:rFonts w:hint="eastAsia"/>
        </w:rPr>
        <w:t>其数据如下：</w:t>
      </w:r>
    </w:p>
    <w:tbl>
      <w:tblPr>
        <w:tblW w:w="2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1236"/>
      </w:tblGrid>
      <w:tr w:rsidR="009E452E" w14:paraId="076B773E" w14:textId="77777777">
        <w:trPr>
          <w:trHeight w:val="255"/>
        </w:trPr>
        <w:tc>
          <w:tcPr>
            <w:tcW w:w="1001" w:type="dxa"/>
            <w:shd w:val="clear" w:color="auto" w:fill="FF0000"/>
          </w:tcPr>
          <w:p w14:paraId="077DF666" w14:textId="77777777" w:rsidR="009E452E" w:rsidRDefault="00D67AD0" w:rsidP="00A76ABC">
            <w:pPr>
              <w:spacing w:line="240" w:lineRule="atLeast"/>
              <w:jc w:val="left"/>
              <w:rPr>
                <w:color w:val="FFFFFF" w:themeColor="background1"/>
              </w:rPr>
            </w:pPr>
            <w:r>
              <w:rPr>
                <w:rFonts w:hint="eastAsia"/>
                <w:color w:val="FFFFFF" w:themeColor="background1"/>
              </w:rPr>
              <w:t>I</w:t>
            </w:r>
            <w:r>
              <w:rPr>
                <w:color w:val="FFFFFF" w:themeColor="background1"/>
              </w:rPr>
              <w:t>D</w:t>
            </w:r>
          </w:p>
        </w:tc>
        <w:tc>
          <w:tcPr>
            <w:tcW w:w="1236" w:type="dxa"/>
            <w:shd w:val="clear" w:color="auto" w:fill="FF0000"/>
          </w:tcPr>
          <w:p w14:paraId="0662628D" w14:textId="77777777" w:rsidR="009E452E" w:rsidRDefault="00D67AD0" w:rsidP="00A76ABC">
            <w:pPr>
              <w:spacing w:line="240" w:lineRule="atLeast"/>
              <w:jc w:val="left"/>
              <w:rPr>
                <w:color w:val="FFFFFF" w:themeColor="background1"/>
              </w:rPr>
            </w:pPr>
            <w:r>
              <w:rPr>
                <w:rFonts w:hint="eastAsia"/>
                <w:color w:val="FFFFFF" w:themeColor="background1"/>
              </w:rPr>
              <w:t>类别名称</w:t>
            </w:r>
          </w:p>
        </w:tc>
      </w:tr>
      <w:tr w:rsidR="009E452E" w14:paraId="0346F437" w14:textId="77777777">
        <w:trPr>
          <w:trHeight w:val="267"/>
        </w:trPr>
        <w:tc>
          <w:tcPr>
            <w:tcW w:w="1001" w:type="dxa"/>
          </w:tcPr>
          <w:p w14:paraId="40CA4BF5" w14:textId="77777777" w:rsidR="009E452E" w:rsidRDefault="00D67AD0" w:rsidP="00A76ABC">
            <w:pPr>
              <w:spacing w:line="240" w:lineRule="atLeast"/>
              <w:jc w:val="left"/>
              <w:rPr>
                <w:highlight w:val="red"/>
              </w:rPr>
            </w:pPr>
            <w:r>
              <w:rPr>
                <w:highlight w:val="red"/>
              </w:rPr>
              <w:t>XXXXX</w:t>
            </w:r>
          </w:p>
        </w:tc>
        <w:tc>
          <w:tcPr>
            <w:tcW w:w="1236" w:type="dxa"/>
          </w:tcPr>
          <w:p w14:paraId="2BD0C5F4" w14:textId="77777777" w:rsidR="009E452E" w:rsidRDefault="00D67AD0" w:rsidP="00A76ABC">
            <w:pPr>
              <w:spacing w:line="240" w:lineRule="atLeast"/>
              <w:jc w:val="left"/>
              <w:rPr>
                <w:highlight w:val="red"/>
              </w:rPr>
            </w:pPr>
            <w:r>
              <w:rPr>
                <w:highlight w:val="red"/>
              </w:rPr>
              <w:t>XXXXX</w:t>
            </w:r>
          </w:p>
        </w:tc>
      </w:tr>
      <w:tr w:rsidR="009E452E" w14:paraId="257EF057" w14:textId="77777777">
        <w:trPr>
          <w:trHeight w:val="267"/>
        </w:trPr>
        <w:tc>
          <w:tcPr>
            <w:tcW w:w="1001" w:type="dxa"/>
          </w:tcPr>
          <w:p w14:paraId="54139BE6" w14:textId="77777777" w:rsidR="009E452E" w:rsidRDefault="00D67AD0" w:rsidP="00A76ABC">
            <w:pPr>
              <w:spacing w:line="240" w:lineRule="atLeast"/>
              <w:jc w:val="left"/>
              <w:rPr>
                <w:highlight w:val="red"/>
              </w:rPr>
            </w:pPr>
            <w:r>
              <w:rPr>
                <w:highlight w:val="red"/>
              </w:rPr>
              <w:t>XXXXX</w:t>
            </w:r>
          </w:p>
        </w:tc>
        <w:tc>
          <w:tcPr>
            <w:tcW w:w="1236" w:type="dxa"/>
          </w:tcPr>
          <w:p w14:paraId="0F50B00F" w14:textId="77777777" w:rsidR="009E452E" w:rsidRDefault="00D67AD0" w:rsidP="00A76ABC">
            <w:pPr>
              <w:spacing w:line="240" w:lineRule="atLeast"/>
              <w:jc w:val="left"/>
              <w:rPr>
                <w:highlight w:val="red"/>
              </w:rPr>
            </w:pPr>
            <w:r>
              <w:rPr>
                <w:rFonts w:hint="eastAsia"/>
                <w:highlight w:val="red"/>
              </w:rPr>
              <w:t>待定</w:t>
            </w:r>
          </w:p>
        </w:tc>
      </w:tr>
      <w:tr w:rsidR="009E452E" w14:paraId="26A3E687" w14:textId="77777777">
        <w:trPr>
          <w:trHeight w:val="267"/>
        </w:trPr>
        <w:tc>
          <w:tcPr>
            <w:tcW w:w="1001" w:type="dxa"/>
          </w:tcPr>
          <w:p w14:paraId="11D6F8A0" w14:textId="77777777" w:rsidR="009E452E" w:rsidRDefault="00D67AD0" w:rsidP="00A76ABC">
            <w:pPr>
              <w:spacing w:line="240" w:lineRule="atLeast"/>
              <w:jc w:val="left"/>
              <w:rPr>
                <w:highlight w:val="red"/>
              </w:rPr>
            </w:pPr>
            <w:r>
              <w:rPr>
                <w:highlight w:val="red"/>
              </w:rPr>
              <w:t>XXXXX</w:t>
            </w:r>
          </w:p>
        </w:tc>
        <w:tc>
          <w:tcPr>
            <w:tcW w:w="1236" w:type="dxa"/>
          </w:tcPr>
          <w:p w14:paraId="7F0CBC62" w14:textId="77777777" w:rsidR="009E452E" w:rsidRDefault="00D67AD0" w:rsidP="00A76ABC">
            <w:pPr>
              <w:spacing w:line="240" w:lineRule="atLeast"/>
              <w:jc w:val="left"/>
              <w:rPr>
                <w:highlight w:val="red"/>
              </w:rPr>
            </w:pPr>
            <w:r>
              <w:rPr>
                <w:highlight w:val="red"/>
              </w:rPr>
              <w:t>XXXXX</w:t>
            </w:r>
          </w:p>
        </w:tc>
      </w:tr>
    </w:tbl>
    <w:p w14:paraId="78CF844F" w14:textId="77777777" w:rsidR="009E452E" w:rsidRDefault="009E452E" w:rsidP="00A76ABC">
      <w:pPr>
        <w:spacing w:line="240" w:lineRule="atLeast"/>
        <w:jc w:val="left"/>
      </w:pPr>
    </w:p>
    <w:p w14:paraId="4C13BE8A" w14:textId="77777777" w:rsidR="009E452E" w:rsidRDefault="009E452E" w:rsidP="00A76ABC">
      <w:pPr>
        <w:spacing w:line="240" w:lineRule="atLeast"/>
        <w:jc w:val="left"/>
      </w:pPr>
    </w:p>
    <w:p w14:paraId="2C818714" w14:textId="77777777" w:rsidR="009E452E" w:rsidRDefault="009E452E" w:rsidP="00A76ABC">
      <w:pPr>
        <w:spacing w:line="240" w:lineRule="atLeast"/>
        <w:jc w:val="left"/>
      </w:pPr>
    </w:p>
    <w:p w14:paraId="0027E708" w14:textId="77777777" w:rsidR="00514AA9" w:rsidRDefault="00514AA9">
      <w:pPr>
        <w:pStyle w:val="4"/>
      </w:pPr>
      <w:r>
        <w:rPr>
          <w:rFonts w:hint="eastAsia"/>
        </w:rPr>
        <w:t>消息数据项</w:t>
      </w:r>
      <w:r>
        <w:rPr>
          <w:rFonts w:hint="eastAsia"/>
        </w:rPr>
        <w:t>T</w:t>
      </w:r>
      <w:r>
        <w:t>_MessageItem</w:t>
      </w:r>
    </w:p>
    <w:p w14:paraId="15D6CC71" w14:textId="77777777" w:rsidR="00514AA9" w:rsidRDefault="00514AA9" w:rsidP="00514AA9">
      <w:r>
        <w:rPr>
          <w:rFonts w:hint="eastAsia"/>
        </w:rPr>
        <w:t>有的消息，比如滞销消息，需要记录哪些商品滞销。本表用于存储这种数据。</w:t>
      </w:r>
    </w:p>
    <w:p w14:paraId="6C6DB6CF" w14:textId="77777777" w:rsidR="00514AA9" w:rsidRPr="00514AA9" w:rsidRDefault="00514AA9" w:rsidP="00514AA9"/>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2394"/>
        <w:gridCol w:w="1843"/>
        <w:gridCol w:w="1026"/>
        <w:gridCol w:w="8317"/>
      </w:tblGrid>
      <w:tr w:rsidR="00514AA9" w14:paraId="10EFAA75" w14:textId="77777777" w:rsidTr="001F44DD">
        <w:trPr>
          <w:trHeight w:val="255"/>
        </w:trPr>
        <w:tc>
          <w:tcPr>
            <w:tcW w:w="1866" w:type="dxa"/>
            <w:shd w:val="clear" w:color="auto" w:fill="FF0000"/>
          </w:tcPr>
          <w:p w14:paraId="480B0E67" w14:textId="77777777" w:rsidR="00514AA9" w:rsidRDefault="00514AA9" w:rsidP="008F19FB">
            <w:pPr>
              <w:spacing w:line="240" w:lineRule="atLeast"/>
              <w:jc w:val="left"/>
              <w:rPr>
                <w:color w:val="FFFFFF" w:themeColor="background1"/>
              </w:rPr>
            </w:pPr>
            <w:r>
              <w:rPr>
                <w:rFonts w:hint="eastAsia"/>
                <w:color w:val="FFFFFF" w:themeColor="background1"/>
              </w:rPr>
              <w:t>数据项</w:t>
            </w:r>
          </w:p>
        </w:tc>
        <w:tc>
          <w:tcPr>
            <w:tcW w:w="2394" w:type="dxa"/>
            <w:shd w:val="clear" w:color="auto" w:fill="FF0000"/>
          </w:tcPr>
          <w:p w14:paraId="6B34645A" w14:textId="77777777" w:rsidR="00514AA9" w:rsidRDefault="00514AA9" w:rsidP="008F19FB">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843" w:type="dxa"/>
            <w:shd w:val="clear" w:color="auto" w:fill="FF0000"/>
          </w:tcPr>
          <w:p w14:paraId="53FAAFDA" w14:textId="77777777" w:rsidR="00514AA9" w:rsidRDefault="00514AA9" w:rsidP="008F19FB">
            <w:pPr>
              <w:spacing w:line="240" w:lineRule="atLeast"/>
              <w:jc w:val="left"/>
              <w:rPr>
                <w:color w:val="FFFFFF" w:themeColor="background1"/>
              </w:rPr>
            </w:pPr>
            <w:r>
              <w:rPr>
                <w:rFonts w:hint="eastAsia"/>
                <w:color w:val="FFFFFF" w:themeColor="background1"/>
              </w:rPr>
              <w:t>Type</w:t>
            </w:r>
          </w:p>
        </w:tc>
        <w:tc>
          <w:tcPr>
            <w:tcW w:w="1026" w:type="dxa"/>
            <w:shd w:val="clear" w:color="auto" w:fill="FF0000"/>
          </w:tcPr>
          <w:p w14:paraId="53393269" w14:textId="77777777" w:rsidR="00514AA9" w:rsidRDefault="00514AA9" w:rsidP="008F19FB">
            <w:pPr>
              <w:spacing w:line="240" w:lineRule="atLeast"/>
              <w:jc w:val="left"/>
              <w:rPr>
                <w:color w:val="FFFFFF" w:themeColor="background1"/>
              </w:rPr>
            </w:pPr>
            <w:r>
              <w:rPr>
                <w:rFonts w:hint="eastAsia"/>
                <w:color w:val="FFFFFF" w:themeColor="background1"/>
              </w:rPr>
              <w:t>默认值</w:t>
            </w:r>
          </w:p>
        </w:tc>
        <w:tc>
          <w:tcPr>
            <w:tcW w:w="8317" w:type="dxa"/>
            <w:shd w:val="clear" w:color="auto" w:fill="FF0000"/>
          </w:tcPr>
          <w:p w14:paraId="544FB56B" w14:textId="77777777" w:rsidR="00514AA9" w:rsidRDefault="00514AA9" w:rsidP="008F19FB">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514AA9" w14:paraId="631789EC" w14:textId="77777777" w:rsidTr="001F44DD">
        <w:trPr>
          <w:trHeight w:val="267"/>
        </w:trPr>
        <w:tc>
          <w:tcPr>
            <w:tcW w:w="1866" w:type="dxa"/>
          </w:tcPr>
          <w:p w14:paraId="556B0326" w14:textId="77777777" w:rsidR="00514AA9" w:rsidRDefault="00514AA9" w:rsidP="008F19FB">
            <w:pPr>
              <w:spacing w:line="240" w:lineRule="atLeast"/>
              <w:jc w:val="left"/>
            </w:pPr>
            <w:r>
              <w:rPr>
                <w:rFonts w:hint="eastAsia"/>
              </w:rPr>
              <w:t>I</w:t>
            </w:r>
            <w:r>
              <w:t>D</w:t>
            </w:r>
          </w:p>
        </w:tc>
        <w:tc>
          <w:tcPr>
            <w:tcW w:w="2394" w:type="dxa"/>
          </w:tcPr>
          <w:p w14:paraId="0564AEF0" w14:textId="77777777" w:rsidR="00514AA9" w:rsidRDefault="00514AA9" w:rsidP="008F19FB">
            <w:pPr>
              <w:spacing w:line="240" w:lineRule="atLeast"/>
              <w:jc w:val="left"/>
            </w:pPr>
            <w:r>
              <w:rPr>
                <w:rFonts w:hint="eastAsia"/>
              </w:rPr>
              <w:t>F_</w:t>
            </w:r>
            <w:r>
              <w:t>ID</w:t>
            </w:r>
          </w:p>
        </w:tc>
        <w:tc>
          <w:tcPr>
            <w:tcW w:w="1843" w:type="dxa"/>
          </w:tcPr>
          <w:p w14:paraId="0297D068" w14:textId="77777777" w:rsidR="00514AA9" w:rsidRDefault="00514AA9" w:rsidP="008F19FB">
            <w:pPr>
              <w:spacing w:line="240" w:lineRule="atLeast"/>
              <w:jc w:val="left"/>
            </w:pPr>
          </w:p>
        </w:tc>
        <w:tc>
          <w:tcPr>
            <w:tcW w:w="1026" w:type="dxa"/>
          </w:tcPr>
          <w:p w14:paraId="1522E77F" w14:textId="77777777" w:rsidR="00514AA9" w:rsidRDefault="00514AA9" w:rsidP="008F19FB">
            <w:pPr>
              <w:spacing w:line="240" w:lineRule="atLeast"/>
              <w:jc w:val="left"/>
            </w:pPr>
          </w:p>
        </w:tc>
        <w:tc>
          <w:tcPr>
            <w:tcW w:w="8317" w:type="dxa"/>
          </w:tcPr>
          <w:p w14:paraId="7717B213" w14:textId="77777777" w:rsidR="00514AA9" w:rsidRDefault="00514AA9" w:rsidP="008F19FB">
            <w:pPr>
              <w:spacing w:line="240" w:lineRule="atLeast"/>
              <w:jc w:val="left"/>
            </w:pPr>
          </w:p>
        </w:tc>
      </w:tr>
      <w:tr w:rsidR="00514AA9" w14:paraId="65D899C0" w14:textId="77777777" w:rsidTr="001F44DD">
        <w:trPr>
          <w:trHeight w:val="267"/>
        </w:trPr>
        <w:tc>
          <w:tcPr>
            <w:tcW w:w="1866" w:type="dxa"/>
          </w:tcPr>
          <w:p w14:paraId="191308DD" w14:textId="77777777" w:rsidR="00514AA9" w:rsidRDefault="00514AA9" w:rsidP="008F19FB">
            <w:pPr>
              <w:spacing w:line="240" w:lineRule="atLeast"/>
              <w:jc w:val="left"/>
            </w:pPr>
            <w:r>
              <w:rPr>
                <w:rFonts w:hint="eastAsia"/>
              </w:rPr>
              <w:t>对应的消息</w:t>
            </w:r>
            <w:r>
              <w:rPr>
                <w:rFonts w:hint="eastAsia"/>
              </w:rPr>
              <w:t>ID</w:t>
            </w:r>
          </w:p>
        </w:tc>
        <w:tc>
          <w:tcPr>
            <w:tcW w:w="2394" w:type="dxa"/>
          </w:tcPr>
          <w:p w14:paraId="0A47CFDE" w14:textId="77777777" w:rsidR="00514AA9" w:rsidRDefault="00514AA9" w:rsidP="008F19FB">
            <w:pPr>
              <w:spacing w:line="240" w:lineRule="atLeast"/>
              <w:jc w:val="left"/>
            </w:pPr>
            <w:r>
              <w:rPr>
                <w:rFonts w:hint="eastAsia"/>
              </w:rPr>
              <w:t>F</w:t>
            </w:r>
            <w:r>
              <w:t>_MessageID</w:t>
            </w:r>
          </w:p>
        </w:tc>
        <w:tc>
          <w:tcPr>
            <w:tcW w:w="1843" w:type="dxa"/>
          </w:tcPr>
          <w:p w14:paraId="7FFE395B" w14:textId="77777777" w:rsidR="00514AA9" w:rsidRDefault="00540222" w:rsidP="008F19FB">
            <w:pPr>
              <w:spacing w:line="240" w:lineRule="atLeast"/>
              <w:jc w:val="left"/>
            </w:pPr>
            <w:r>
              <w:rPr>
                <w:rFonts w:hint="eastAsia"/>
              </w:rPr>
              <w:t>&gt;</w:t>
            </w:r>
            <w:r>
              <w:t>0</w:t>
            </w:r>
            <w:r>
              <w:rPr>
                <w:rFonts w:hint="eastAsia"/>
              </w:rPr>
              <w:t>的整数，</w:t>
            </w:r>
            <w:r>
              <w:rPr>
                <w:rFonts w:hint="eastAsia"/>
              </w:rPr>
              <w:t>i</w:t>
            </w:r>
            <w:r>
              <w:t>nt not null</w:t>
            </w:r>
          </w:p>
        </w:tc>
        <w:tc>
          <w:tcPr>
            <w:tcW w:w="1026" w:type="dxa"/>
          </w:tcPr>
          <w:p w14:paraId="56EB63B9" w14:textId="77777777" w:rsidR="00514AA9" w:rsidRDefault="00514AA9" w:rsidP="008F19FB">
            <w:pPr>
              <w:spacing w:line="240" w:lineRule="atLeast"/>
              <w:jc w:val="left"/>
            </w:pPr>
          </w:p>
        </w:tc>
        <w:tc>
          <w:tcPr>
            <w:tcW w:w="8317" w:type="dxa"/>
          </w:tcPr>
          <w:p w14:paraId="1F5DA03A" w14:textId="77777777" w:rsidR="00514AA9" w:rsidRDefault="00514AA9" w:rsidP="008F19FB">
            <w:pPr>
              <w:spacing w:line="240" w:lineRule="atLeast"/>
              <w:jc w:val="left"/>
            </w:pPr>
            <w:r>
              <w:rPr>
                <w:rFonts w:hint="eastAsia"/>
              </w:rPr>
              <w:t>外键，索引到</w:t>
            </w:r>
            <w:r>
              <w:rPr>
                <w:rFonts w:hint="eastAsia"/>
              </w:rPr>
              <w:t>T</w:t>
            </w:r>
            <w:r>
              <w:t>_Message.F_ID</w:t>
            </w:r>
          </w:p>
        </w:tc>
      </w:tr>
      <w:tr w:rsidR="00514AA9" w14:paraId="0E7B3DEA" w14:textId="77777777" w:rsidTr="001F44DD">
        <w:trPr>
          <w:trHeight w:val="267"/>
        </w:trPr>
        <w:tc>
          <w:tcPr>
            <w:tcW w:w="1866" w:type="dxa"/>
          </w:tcPr>
          <w:p w14:paraId="418F3BEF" w14:textId="77777777" w:rsidR="00514AA9" w:rsidRDefault="00514AA9" w:rsidP="008F19FB">
            <w:pPr>
              <w:spacing w:line="240" w:lineRule="atLeast"/>
              <w:jc w:val="left"/>
            </w:pPr>
            <w:r>
              <w:rPr>
                <w:rFonts w:hint="eastAsia"/>
              </w:rPr>
              <w:t>对应的消息类别</w:t>
            </w:r>
          </w:p>
        </w:tc>
        <w:tc>
          <w:tcPr>
            <w:tcW w:w="2394" w:type="dxa"/>
          </w:tcPr>
          <w:p w14:paraId="2EFB09DB" w14:textId="77777777" w:rsidR="00514AA9" w:rsidRDefault="00514AA9" w:rsidP="008F19FB">
            <w:pPr>
              <w:spacing w:line="240" w:lineRule="atLeast"/>
              <w:jc w:val="left"/>
            </w:pPr>
            <w:r>
              <w:rPr>
                <w:rFonts w:hint="eastAsia"/>
              </w:rPr>
              <w:t>F</w:t>
            </w:r>
            <w:r>
              <w:t>_MessageCategoryID</w:t>
            </w:r>
          </w:p>
        </w:tc>
        <w:tc>
          <w:tcPr>
            <w:tcW w:w="1843" w:type="dxa"/>
          </w:tcPr>
          <w:p w14:paraId="6FB5DBB7" w14:textId="77777777" w:rsidR="00514AA9" w:rsidRDefault="00540222" w:rsidP="008F19FB">
            <w:pPr>
              <w:spacing w:line="240" w:lineRule="atLeast"/>
              <w:jc w:val="left"/>
            </w:pPr>
            <w:r>
              <w:rPr>
                <w:rFonts w:hint="eastAsia"/>
              </w:rPr>
              <w:t>&gt;</w:t>
            </w:r>
            <w:r>
              <w:t>0</w:t>
            </w:r>
            <w:r>
              <w:rPr>
                <w:rFonts w:hint="eastAsia"/>
              </w:rPr>
              <w:t>的整数，</w:t>
            </w:r>
            <w:r>
              <w:rPr>
                <w:rFonts w:hint="eastAsia"/>
              </w:rPr>
              <w:t>i</w:t>
            </w:r>
            <w:r>
              <w:t>nt not null</w:t>
            </w:r>
          </w:p>
        </w:tc>
        <w:tc>
          <w:tcPr>
            <w:tcW w:w="1026" w:type="dxa"/>
          </w:tcPr>
          <w:p w14:paraId="2EBAEE6C" w14:textId="77777777" w:rsidR="00514AA9" w:rsidRDefault="00514AA9" w:rsidP="008F19FB">
            <w:pPr>
              <w:spacing w:line="240" w:lineRule="atLeast"/>
              <w:jc w:val="left"/>
            </w:pPr>
          </w:p>
        </w:tc>
        <w:tc>
          <w:tcPr>
            <w:tcW w:w="8317" w:type="dxa"/>
          </w:tcPr>
          <w:p w14:paraId="54597149" w14:textId="77777777" w:rsidR="00514AA9" w:rsidRDefault="00514AA9" w:rsidP="008F19FB">
            <w:pPr>
              <w:spacing w:line="240" w:lineRule="atLeast"/>
              <w:jc w:val="left"/>
            </w:pPr>
            <w:r>
              <w:rPr>
                <w:rFonts w:hint="eastAsia"/>
              </w:rPr>
              <w:t>外键，索引到</w:t>
            </w:r>
            <w:r>
              <w:rPr>
                <w:rFonts w:hint="eastAsia"/>
              </w:rPr>
              <w:t>T</w:t>
            </w:r>
            <w:r>
              <w:t>_MessageCategory.F_ID</w:t>
            </w:r>
            <w:r>
              <w:rPr>
                <w:rFonts w:hint="eastAsia"/>
              </w:rPr>
              <w:t>。</w:t>
            </w:r>
          </w:p>
          <w:p w14:paraId="065BE560" w14:textId="77777777" w:rsidR="001F44DD" w:rsidRDefault="00514AA9" w:rsidP="008F19FB">
            <w:pPr>
              <w:spacing w:line="240" w:lineRule="atLeast"/>
              <w:jc w:val="left"/>
            </w:pPr>
            <w:r>
              <w:rPr>
                <w:rFonts w:hint="eastAsia"/>
              </w:rPr>
              <w:t>插入滞销</w:t>
            </w:r>
            <w:r w:rsidR="00451599">
              <w:rPr>
                <w:rFonts w:hint="eastAsia"/>
              </w:rPr>
              <w:t>的</w:t>
            </w:r>
            <w:r>
              <w:rPr>
                <w:rFonts w:hint="eastAsia"/>
              </w:rPr>
              <w:t>数据项时，会先将之前的所有数据删除，即本表中最多只会存在一个消息的数据项，不会存在多个消息的数据项</w:t>
            </w:r>
            <w:r w:rsidR="001F44DD">
              <w:rPr>
                <w:rFonts w:hint="eastAsia"/>
              </w:rPr>
              <w:t>。</w:t>
            </w:r>
          </w:p>
        </w:tc>
      </w:tr>
      <w:tr w:rsidR="00514AA9" w14:paraId="40F351E2" w14:textId="77777777" w:rsidTr="001F44DD">
        <w:trPr>
          <w:trHeight w:val="267"/>
        </w:trPr>
        <w:tc>
          <w:tcPr>
            <w:tcW w:w="1866" w:type="dxa"/>
          </w:tcPr>
          <w:p w14:paraId="2902E9AA" w14:textId="77777777" w:rsidR="00514AA9" w:rsidRDefault="00540222" w:rsidP="008F19FB">
            <w:pPr>
              <w:spacing w:line="240" w:lineRule="atLeast"/>
              <w:jc w:val="left"/>
            </w:pPr>
            <w:r>
              <w:rPr>
                <w:rFonts w:hint="eastAsia"/>
              </w:rPr>
              <w:t>数据项</w:t>
            </w:r>
          </w:p>
        </w:tc>
        <w:tc>
          <w:tcPr>
            <w:tcW w:w="2394" w:type="dxa"/>
          </w:tcPr>
          <w:p w14:paraId="6FCAE650" w14:textId="77777777" w:rsidR="00514AA9" w:rsidRDefault="00514AA9" w:rsidP="008F19FB">
            <w:pPr>
              <w:spacing w:line="240" w:lineRule="atLeast"/>
              <w:jc w:val="left"/>
            </w:pPr>
            <w:r>
              <w:rPr>
                <w:rFonts w:hint="eastAsia"/>
              </w:rPr>
              <w:t>F</w:t>
            </w:r>
            <w:r>
              <w:t>_</w:t>
            </w:r>
            <w:r w:rsidR="00DF40E5">
              <w:rPr>
                <w:rFonts w:hint="eastAsia"/>
              </w:rPr>
              <w:t>Com</w:t>
            </w:r>
            <w:r w:rsidR="00DF40E5">
              <w:t>modity</w:t>
            </w:r>
            <w:r>
              <w:t>ID</w:t>
            </w:r>
          </w:p>
        </w:tc>
        <w:tc>
          <w:tcPr>
            <w:tcW w:w="1843" w:type="dxa"/>
          </w:tcPr>
          <w:p w14:paraId="55F276CF" w14:textId="77777777" w:rsidR="00514AA9" w:rsidRDefault="00540222" w:rsidP="008F19FB">
            <w:pPr>
              <w:spacing w:line="240" w:lineRule="atLeast"/>
              <w:jc w:val="left"/>
            </w:pPr>
            <w:r>
              <w:rPr>
                <w:rFonts w:hint="eastAsia"/>
              </w:rPr>
              <w:t>&gt;</w:t>
            </w:r>
            <w:r>
              <w:t>0</w:t>
            </w:r>
            <w:r>
              <w:rPr>
                <w:rFonts w:hint="eastAsia"/>
              </w:rPr>
              <w:t>的整数，</w:t>
            </w:r>
            <w:r>
              <w:rPr>
                <w:rFonts w:hint="eastAsia"/>
              </w:rPr>
              <w:t>i</w:t>
            </w:r>
            <w:r>
              <w:t>nt not null</w:t>
            </w:r>
          </w:p>
        </w:tc>
        <w:tc>
          <w:tcPr>
            <w:tcW w:w="1026" w:type="dxa"/>
          </w:tcPr>
          <w:p w14:paraId="51C4C4D4" w14:textId="77777777" w:rsidR="00514AA9" w:rsidRDefault="00514AA9" w:rsidP="008F19FB">
            <w:pPr>
              <w:spacing w:line="240" w:lineRule="atLeast"/>
              <w:jc w:val="left"/>
            </w:pPr>
          </w:p>
        </w:tc>
        <w:tc>
          <w:tcPr>
            <w:tcW w:w="8317" w:type="dxa"/>
          </w:tcPr>
          <w:p w14:paraId="04BFECDC" w14:textId="77777777" w:rsidR="00514AA9" w:rsidRDefault="00DF40E5" w:rsidP="008F19FB">
            <w:pPr>
              <w:spacing w:line="240" w:lineRule="atLeast"/>
              <w:jc w:val="left"/>
            </w:pPr>
            <w:r>
              <w:rPr>
                <w:rFonts w:hint="eastAsia"/>
              </w:rPr>
              <w:t>外键，</w:t>
            </w:r>
            <w:r w:rsidR="00514AA9">
              <w:rPr>
                <w:rFonts w:hint="eastAsia"/>
              </w:rPr>
              <w:t>对滞销消息来说，是</w:t>
            </w:r>
            <w:r w:rsidR="00514AA9">
              <w:rPr>
                <w:rFonts w:hint="eastAsia"/>
              </w:rPr>
              <w:t>T</w:t>
            </w:r>
            <w:r w:rsidR="00514AA9">
              <w:t>_Commodity.F_ID</w:t>
            </w:r>
            <w:r w:rsidR="00514AA9">
              <w:rPr>
                <w:rFonts w:hint="eastAsia"/>
              </w:rPr>
              <w:t>，即商品</w:t>
            </w:r>
            <w:r w:rsidR="00514AA9">
              <w:rPr>
                <w:rFonts w:hint="eastAsia"/>
              </w:rPr>
              <w:t>ID</w:t>
            </w:r>
            <w:r w:rsidR="005F5ACC">
              <w:rPr>
                <w:rFonts w:hint="eastAsia"/>
              </w:rPr>
              <w:t>。</w:t>
            </w:r>
          </w:p>
          <w:p w14:paraId="51EE605B" w14:textId="77777777" w:rsidR="005F5ACC" w:rsidRDefault="005F5ACC" w:rsidP="008F19FB">
            <w:pPr>
              <w:spacing w:line="240" w:lineRule="atLeast"/>
              <w:jc w:val="left"/>
            </w:pPr>
            <w:r>
              <w:rPr>
                <w:rFonts w:hint="eastAsia"/>
              </w:rPr>
              <w:t>插入时，如果检查到消息类别是滞销，则需要检查此</w:t>
            </w:r>
            <w:r>
              <w:rPr>
                <w:rFonts w:hint="eastAsia"/>
              </w:rPr>
              <w:t>ID</w:t>
            </w:r>
            <w:r>
              <w:rPr>
                <w:rFonts w:hint="eastAsia"/>
              </w:rPr>
              <w:t>对应的商品是否存在（状态是什么都无所谓）</w:t>
            </w:r>
          </w:p>
        </w:tc>
      </w:tr>
      <w:tr w:rsidR="00540222" w14:paraId="0BEC0DE5" w14:textId="77777777" w:rsidTr="001F44DD">
        <w:trPr>
          <w:trHeight w:val="267"/>
        </w:trPr>
        <w:tc>
          <w:tcPr>
            <w:tcW w:w="1866" w:type="dxa"/>
          </w:tcPr>
          <w:p w14:paraId="5199283D" w14:textId="77777777" w:rsidR="00540222" w:rsidRPr="00540222" w:rsidRDefault="00540222" w:rsidP="008F19FB">
            <w:pPr>
              <w:spacing w:line="240" w:lineRule="atLeast"/>
              <w:jc w:val="left"/>
            </w:pPr>
          </w:p>
        </w:tc>
        <w:tc>
          <w:tcPr>
            <w:tcW w:w="2394" w:type="dxa"/>
          </w:tcPr>
          <w:p w14:paraId="7BA97D87" w14:textId="77777777" w:rsidR="00540222" w:rsidRPr="00540222" w:rsidRDefault="00540222" w:rsidP="008F19FB">
            <w:pPr>
              <w:spacing w:line="240" w:lineRule="atLeast"/>
              <w:jc w:val="left"/>
            </w:pPr>
            <w:r w:rsidRPr="00540222">
              <w:rPr>
                <w:rFonts w:hint="eastAsia"/>
              </w:rPr>
              <w:t>F</w:t>
            </w:r>
            <w:r w:rsidRPr="00540222">
              <w:t>_CreateDatetime</w:t>
            </w:r>
          </w:p>
        </w:tc>
        <w:tc>
          <w:tcPr>
            <w:tcW w:w="1843" w:type="dxa"/>
          </w:tcPr>
          <w:p w14:paraId="3041AE49" w14:textId="77777777" w:rsidR="00540222" w:rsidRPr="00540222" w:rsidRDefault="00540222" w:rsidP="008F19FB">
            <w:pPr>
              <w:spacing w:line="240" w:lineRule="atLeast"/>
              <w:jc w:val="left"/>
            </w:pPr>
          </w:p>
        </w:tc>
        <w:tc>
          <w:tcPr>
            <w:tcW w:w="1026" w:type="dxa"/>
          </w:tcPr>
          <w:p w14:paraId="62C8054D" w14:textId="77777777" w:rsidR="00540222" w:rsidRPr="00540222" w:rsidRDefault="00540222" w:rsidP="008F19FB">
            <w:pPr>
              <w:spacing w:line="240" w:lineRule="atLeast"/>
              <w:jc w:val="left"/>
            </w:pPr>
          </w:p>
        </w:tc>
        <w:tc>
          <w:tcPr>
            <w:tcW w:w="8317" w:type="dxa"/>
          </w:tcPr>
          <w:p w14:paraId="2E80528F" w14:textId="77777777" w:rsidR="00540222" w:rsidRPr="00540222" w:rsidRDefault="00540222" w:rsidP="008F19FB">
            <w:pPr>
              <w:spacing w:line="240" w:lineRule="atLeast"/>
              <w:jc w:val="left"/>
            </w:pPr>
          </w:p>
        </w:tc>
      </w:tr>
      <w:tr w:rsidR="00540222" w14:paraId="5D5C2D24" w14:textId="77777777" w:rsidTr="001F44DD">
        <w:trPr>
          <w:trHeight w:val="267"/>
        </w:trPr>
        <w:tc>
          <w:tcPr>
            <w:tcW w:w="1866" w:type="dxa"/>
          </w:tcPr>
          <w:p w14:paraId="79DDCAC7" w14:textId="77777777" w:rsidR="00540222" w:rsidRPr="00540222" w:rsidRDefault="00540222" w:rsidP="008F19FB">
            <w:pPr>
              <w:spacing w:line="240" w:lineRule="atLeast"/>
              <w:jc w:val="left"/>
            </w:pPr>
          </w:p>
        </w:tc>
        <w:tc>
          <w:tcPr>
            <w:tcW w:w="2394" w:type="dxa"/>
          </w:tcPr>
          <w:p w14:paraId="4CB92429" w14:textId="77777777" w:rsidR="00540222" w:rsidRPr="00540222" w:rsidRDefault="00540222" w:rsidP="008F19FB">
            <w:pPr>
              <w:spacing w:line="240" w:lineRule="atLeast"/>
              <w:jc w:val="left"/>
            </w:pPr>
            <w:r w:rsidRPr="00540222">
              <w:rPr>
                <w:rFonts w:hint="eastAsia"/>
              </w:rPr>
              <w:t>F_</w:t>
            </w:r>
            <w:r w:rsidRPr="00540222">
              <w:t>UpdateDatetime</w:t>
            </w:r>
          </w:p>
        </w:tc>
        <w:tc>
          <w:tcPr>
            <w:tcW w:w="1843" w:type="dxa"/>
          </w:tcPr>
          <w:p w14:paraId="75AD1A13" w14:textId="77777777" w:rsidR="00540222" w:rsidRPr="00540222" w:rsidRDefault="00540222" w:rsidP="008F19FB">
            <w:pPr>
              <w:spacing w:line="240" w:lineRule="atLeast"/>
              <w:jc w:val="left"/>
            </w:pPr>
          </w:p>
        </w:tc>
        <w:tc>
          <w:tcPr>
            <w:tcW w:w="1026" w:type="dxa"/>
          </w:tcPr>
          <w:p w14:paraId="0CCE3B4C" w14:textId="77777777" w:rsidR="00540222" w:rsidRPr="00540222" w:rsidRDefault="00540222" w:rsidP="008F19FB">
            <w:pPr>
              <w:spacing w:line="240" w:lineRule="atLeast"/>
              <w:jc w:val="left"/>
            </w:pPr>
          </w:p>
        </w:tc>
        <w:tc>
          <w:tcPr>
            <w:tcW w:w="8317" w:type="dxa"/>
          </w:tcPr>
          <w:p w14:paraId="5EC597C4" w14:textId="77777777" w:rsidR="00540222" w:rsidRPr="00540222" w:rsidRDefault="00540222" w:rsidP="008F19FB">
            <w:pPr>
              <w:spacing w:line="240" w:lineRule="atLeast"/>
              <w:jc w:val="left"/>
            </w:pPr>
          </w:p>
        </w:tc>
      </w:tr>
    </w:tbl>
    <w:p w14:paraId="343CB058" w14:textId="77777777" w:rsidR="008C34CE" w:rsidRDefault="008C34CE" w:rsidP="00514AA9"/>
    <w:p w14:paraId="1745F9E3" w14:textId="77777777" w:rsidR="00514AA9" w:rsidRDefault="008C34CE" w:rsidP="00514AA9">
      <w:r>
        <w:rPr>
          <w:rFonts w:hint="eastAsia"/>
        </w:rPr>
        <w:t>对于滞销消息，</w:t>
      </w:r>
    </w:p>
    <w:p w14:paraId="72902BBD" w14:textId="77777777" w:rsidR="008C34CE" w:rsidRDefault="008C34CE" w:rsidP="00514AA9">
      <w:r>
        <w:rPr>
          <w:rFonts w:hint="eastAsia"/>
        </w:rPr>
        <w:t>前端可能需要返回条形码、商品名称</w:t>
      </w:r>
      <w:r w:rsidR="008A6987">
        <w:rPr>
          <w:rFonts w:hint="eastAsia"/>
        </w:rPr>
        <w:t>等</w:t>
      </w:r>
      <w:r>
        <w:rPr>
          <w:rFonts w:hint="eastAsia"/>
        </w:rPr>
        <w:t>，在</w:t>
      </w:r>
      <w:r>
        <w:rPr>
          <w:rFonts w:hint="eastAsia"/>
        </w:rPr>
        <w:t>SP</w:t>
      </w:r>
      <w:r>
        <w:rPr>
          <w:rFonts w:hint="eastAsia"/>
        </w:rPr>
        <w:t>中返回即可。</w:t>
      </w:r>
    </w:p>
    <w:p w14:paraId="1FEAED4B" w14:textId="77777777" w:rsidR="00514AA9" w:rsidRPr="00514AA9" w:rsidRDefault="00514AA9" w:rsidP="00514AA9"/>
    <w:p w14:paraId="129E2500" w14:textId="6E6CE061" w:rsidR="009E452E" w:rsidRDefault="00D67AD0" w:rsidP="00A76ABC">
      <w:pPr>
        <w:pStyle w:val="3"/>
        <w:spacing w:line="240" w:lineRule="atLeast"/>
        <w:jc w:val="left"/>
      </w:pPr>
      <w:bookmarkStart w:id="297" w:name="_Toc50496774"/>
      <w:r>
        <w:rPr>
          <w:rFonts w:hint="eastAsia"/>
        </w:rPr>
        <w:t>博昕客户</w:t>
      </w:r>
      <w:r w:rsidR="00AF632C">
        <w:rPr>
          <w:rFonts w:hint="eastAsia"/>
        </w:rPr>
        <w:t>（公司）</w:t>
      </w:r>
      <w:r>
        <w:rPr>
          <w:rFonts w:hint="eastAsia"/>
        </w:rPr>
        <w:t>信息及其门店</w:t>
      </w:r>
      <w:bookmarkEnd w:id="297"/>
    </w:p>
    <w:p w14:paraId="57FE20CE" w14:textId="77777777" w:rsidR="009E452E" w:rsidRDefault="00D67AD0" w:rsidP="00A76ABC">
      <w:pPr>
        <w:spacing w:line="240" w:lineRule="atLeast"/>
        <w:jc w:val="left"/>
      </w:pPr>
      <w:r>
        <w:rPr>
          <w:rFonts w:hint="eastAsia"/>
        </w:rPr>
        <w:t>以下表在</w:t>
      </w:r>
      <w:r>
        <w:rPr>
          <w:rFonts w:hint="eastAsia"/>
        </w:rPr>
        <w:t>POS</w:t>
      </w:r>
      <w:r>
        <w:rPr>
          <w:rFonts w:hint="eastAsia"/>
        </w:rPr>
        <w:t>机上需要严格保密，否则黑客有可能利用它对云服务器的存储空间和</w:t>
      </w:r>
      <w:r>
        <w:rPr>
          <w:rFonts w:hint="eastAsia"/>
        </w:rPr>
        <w:t>CPU</w:t>
      </w:r>
      <w:r>
        <w:rPr>
          <w:rFonts w:hint="eastAsia"/>
        </w:rPr>
        <w:t>利用率形成重大威胁！</w:t>
      </w:r>
    </w:p>
    <w:p w14:paraId="4B3D5454" w14:textId="77777777" w:rsidR="009E452E" w:rsidRDefault="009E452E" w:rsidP="00A76ABC">
      <w:pPr>
        <w:spacing w:line="240" w:lineRule="atLeast"/>
        <w:jc w:val="left"/>
      </w:pPr>
    </w:p>
    <w:p w14:paraId="0AD8FE06" w14:textId="77777777" w:rsidR="00D10F36" w:rsidRDefault="00D10F36" w:rsidP="00D10F36">
      <w:pPr>
        <w:pStyle w:val="4"/>
        <w:spacing w:line="240" w:lineRule="atLeast"/>
        <w:jc w:val="left"/>
      </w:pPr>
      <w:r>
        <w:rPr>
          <w:rFonts w:hint="eastAsia"/>
        </w:rPr>
        <w:t>（公共</w:t>
      </w:r>
      <w:r>
        <w:rPr>
          <w:rFonts w:hint="eastAsia"/>
        </w:rPr>
        <w:t>D</w:t>
      </w:r>
      <w:r>
        <w:t>B</w:t>
      </w:r>
      <w:r>
        <w:rPr>
          <w:rFonts w:hint="eastAsia"/>
        </w:rPr>
        <w:t>）博昕客户信息表（公司表）</w:t>
      </w:r>
      <w:r>
        <w:t>T_Company</w:t>
      </w:r>
    </w:p>
    <w:tbl>
      <w:tblPr>
        <w:tblW w:w="15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751"/>
        <w:gridCol w:w="3478"/>
        <w:gridCol w:w="857"/>
        <w:gridCol w:w="6711"/>
      </w:tblGrid>
      <w:tr w:rsidR="00D10F36" w14:paraId="7E48A90E" w14:textId="77777777" w:rsidTr="00D10F36">
        <w:trPr>
          <w:trHeight w:val="255"/>
        </w:trPr>
        <w:tc>
          <w:tcPr>
            <w:tcW w:w="1836" w:type="dxa"/>
            <w:shd w:val="clear" w:color="auto" w:fill="FF0000"/>
          </w:tcPr>
          <w:p w14:paraId="4195E80C"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751" w:type="dxa"/>
            <w:shd w:val="clear" w:color="auto" w:fill="FF0000"/>
          </w:tcPr>
          <w:p w14:paraId="2EF3F338"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478" w:type="dxa"/>
            <w:shd w:val="clear" w:color="auto" w:fill="FF0000"/>
          </w:tcPr>
          <w:p w14:paraId="5FC68388"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857" w:type="dxa"/>
            <w:shd w:val="clear" w:color="auto" w:fill="FF0000"/>
          </w:tcPr>
          <w:p w14:paraId="5DB0F097"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6711" w:type="dxa"/>
            <w:shd w:val="clear" w:color="auto" w:fill="FF0000"/>
          </w:tcPr>
          <w:p w14:paraId="680AB82E"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56238989" w14:textId="77777777" w:rsidTr="00D10F36">
        <w:trPr>
          <w:trHeight w:val="267"/>
        </w:trPr>
        <w:tc>
          <w:tcPr>
            <w:tcW w:w="1836" w:type="dxa"/>
          </w:tcPr>
          <w:p w14:paraId="448A70F3" w14:textId="77777777" w:rsidR="00D10F36" w:rsidRDefault="00D10F36" w:rsidP="00D10F36">
            <w:pPr>
              <w:spacing w:line="240" w:lineRule="atLeast"/>
              <w:jc w:val="left"/>
            </w:pPr>
            <w:r>
              <w:rPr>
                <w:rFonts w:hint="eastAsia"/>
              </w:rPr>
              <w:t>I</w:t>
            </w:r>
            <w:r>
              <w:t>D</w:t>
            </w:r>
          </w:p>
        </w:tc>
        <w:tc>
          <w:tcPr>
            <w:tcW w:w="2751" w:type="dxa"/>
          </w:tcPr>
          <w:p w14:paraId="0E1C05A7" w14:textId="77777777" w:rsidR="00D10F36" w:rsidRDefault="00D10F36" w:rsidP="00D10F36">
            <w:pPr>
              <w:spacing w:line="240" w:lineRule="atLeast"/>
              <w:jc w:val="left"/>
            </w:pPr>
            <w:r>
              <w:t>F_</w:t>
            </w:r>
            <w:r>
              <w:rPr>
                <w:rFonts w:hint="eastAsia"/>
              </w:rPr>
              <w:t>I</w:t>
            </w:r>
            <w:r>
              <w:t>D</w:t>
            </w:r>
          </w:p>
        </w:tc>
        <w:tc>
          <w:tcPr>
            <w:tcW w:w="3478" w:type="dxa"/>
          </w:tcPr>
          <w:p w14:paraId="6411964E" w14:textId="77777777" w:rsidR="00D10F36" w:rsidRDefault="00D10F36" w:rsidP="00D10F36">
            <w:pPr>
              <w:spacing w:line="240" w:lineRule="atLeast"/>
              <w:jc w:val="left"/>
            </w:pPr>
          </w:p>
        </w:tc>
        <w:tc>
          <w:tcPr>
            <w:tcW w:w="857" w:type="dxa"/>
          </w:tcPr>
          <w:p w14:paraId="11C028D9" w14:textId="77777777" w:rsidR="00D10F36" w:rsidRDefault="00D10F36" w:rsidP="00D10F36">
            <w:pPr>
              <w:spacing w:line="240" w:lineRule="atLeast"/>
              <w:jc w:val="left"/>
            </w:pPr>
          </w:p>
        </w:tc>
        <w:tc>
          <w:tcPr>
            <w:tcW w:w="6711" w:type="dxa"/>
          </w:tcPr>
          <w:p w14:paraId="13EBBFA3" w14:textId="77777777" w:rsidR="00D10F36" w:rsidRDefault="00D10F36" w:rsidP="00D10F36">
            <w:pPr>
              <w:spacing w:line="240" w:lineRule="atLeast"/>
              <w:jc w:val="left"/>
            </w:pPr>
          </w:p>
        </w:tc>
      </w:tr>
      <w:tr w:rsidR="00D10F36" w14:paraId="441F145C" w14:textId="77777777" w:rsidTr="00D10F36">
        <w:trPr>
          <w:trHeight w:val="267"/>
        </w:trPr>
        <w:tc>
          <w:tcPr>
            <w:tcW w:w="1836" w:type="dxa"/>
          </w:tcPr>
          <w:p w14:paraId="2C6024E3" w14:textId="77777777" w:rsidR="00D10F36" w:rsidRPr="000152C1" w:rsidRDefault="00D10F36" w:rsidP="00D10F36">
            <w:pPr>
              <w:spacing w:line="240" w:lineRule="atLeast"/>
              <w:jc w:val="left"/>
              <w:rPr>
                <w:highlight w:val="red"/>
              </w:rPr>
            </w:pPr>
            <w:r w:rsidRPr="000152C1">
              <w:rPr>
                <w:rFonts w:hint="eastAsia"/>
                <w:highlight w:val="red"/>
              </w:rPr>
              <w:t>公司名称</w:t>
            </w:r>
          </w:p>
        </w:tc>
        <w:tc>
          <w:tcPr>
            <w:tcW w:w="2751" w:type="dxa"/>
          </w:tcPr>
          <w:p w14:paraId="7F73E351" w14:textId="77777777" w:rsidR="00D10F36" w:rsidRPr="000152C1" w:rsidRDefault="00D10F36" w:rsidP="00D10F36">
            <w:pPr>
              <w:spacing w:line="240" w:lineRule="atLeast"/>
              <w:jc w:val="left"/>
              <w:rPr>
                <w:highlight w:val="red"/>
              </w:rPr>
            </w:pPr>
            <w:r w:rsidRPr="000152C1">
              <w:rPr>
                <w:rFonts w:hint="eastAsia"/>
                <w:highlight w:val="red"/>
              </w:rPr>
              <w:t>F</w:t>
            </w:r>
            <w:r w:rsidRPr="000152C1">
              <w:rPr>
                <w:highlight w:val="red"/>
              </w:rPr>
              <w:t>_Name</w:t>
            </w:r>
          </w:p>
        </w:tc>
        <w:tc>
          <w:tcPr>
            <w:tcW w:w="3478" w:type="dxa"/>
          </w:tcPr>
          <w:p w14:paraId="1BE485E0" w14:textId="77777777" w:rsidR="00D10F36" w:rsidRPr="000152C1" w:rsidRDefault="00D10F36" w:rsidP="00D10F36">
            <w:pPr>
              <w:spacing w:line="240" w:lineRule="atLeast"/>
              <w:jc w:val="left"/>
              <w:rPr>
                <w:highlight w:val="red"/>
              </w:rPr>
            </w:pPr>
            <w:r w:rsidRPr="000152C1">
              <w:rPr>
                <w:highlight w:val="red"/>
              </w:rPr>
              <w:t>Varchar(32) not null</w:t>
            </w:r>
            <w:r w:rsidRPr="000152C1">
              <w:rPr>
                <w:rFonts w:hint="eastAsia"/>
                <w:highlight w:val="red"/>
              </w:rPr>
              <w:t>，中英文，</w:t>
            </w:r>
            <w:r w:rsidRPr="000152C1">
              <w:rPr>
                <w:highlight w:val="red"/>
              </w:rPr>
              <w:t>(0, 12]</w:t>
            </w:r>
            <w:r w:rsidRPr="000152C1">
              <w:rPr>
                <w:highlight w:val="red"/>
              </w:rPr>
              <w:t>字符</w:t>
            </w:r>
            <w:r w:rsidRPr="00435B35">
              <w:rPr>
                <w:shd w:val="clear" w:color="auto" w:fill="FFFF00"/>
              </w:rPr>
              <w:t>unique key,</w:t>
            </w:r>
          </w:p>
        </w:tc>
        <w:tc>
          <w:tcPr>
            <w:tcW w:w="857" w:type="dxa"/>
          </w:tcPr>
          <w:p w14:paraId="28F0A823" w14:textId="77777777" w:rsidR="00D10F36" w:rsidRPr="000152C1" w:rsidRDefault="00D10F36" w:rsidP="00D10F36">
            <w:pPr>
              <w:spacing w:line="240" w:lineRule="atLeast"/>
              <w:jc w:val="left"/>
              <w:rPr>
                <w:highlight w:val="red"/>
              </w:rPr>
            </w:pPr>
          </w:p>
        </w:tc>
        <w:tc>
          <w:tcPr>
            <w:tcW w:w="6711" w:type="dxa"/>
          </w:tcPr>
          <w:p w14:paraId="336EFE50" w14:textId="77777777" w:rsidR="00D10F36" w:rsidRPr="000152C1" w:rsidRDefault="00D10F36" w:rsidP="00D10F36">
            <w:pPr>
              <w:spacing w:line="240" w:lineRule="atLeast"/>
              <w:jc w:val="left"/>
              <w:rPr>
                <w:highlight w:val="red"/>
              </w:rPr>
            </w:pPr>
          </w:p>
        </w:tc>
      </w:tr>
      <w:tr w:rsidR="00D10F36" w14:paraId="666A4966" w14:textId="77777777" w:rsidTr="00D10F36">
        <w:trPr>
          <w:trHeight w:val="267"/>
        </w:trPr>
        <w:tc>
          <w:tcPr>
            <w:tcW w:w="1836" w:type="dxa"/>
            <w:shd w:val="clear" w:color="auto" w:fill="FFFF00"/>
          </w:tcPr>
          <w:p w14:paraId="775CEA54" w14:textId="77777777" w:rsidR="00D10F36" w:rsidRPr="00681B07" w:rsidRDefault="00D10F36" w:rsidP="00D10F36">
            <w:pPr>
              <w:spacing w:line="240" w:lineRule="atLeast"/>
              <w:jc w:val="left"/>
            </w:pPr>
            <w:r w:rsidRPr="00681B07">
              <w:rPr>
                <w:rFonts w:hint="eastAsia"/>
              </w:rPr>
              <w:t>公司编号</w:t>
            </w:r>
          </w:p>
        </w:tc>
        <w:tc>
          <w:tcPr>
            <w:tcW w:w="2751" w:type="dxa"/>
            <w:shd w:val="clear" w:color="auto" w:fill="FFFF00"/>
          </w:tcPr>
          <w:p w14:paraId="4296A1B6" w14:textId="77777777" w:rsidR="00D10F36" w:rsidRPr="00681B07" w:rsidRDefault="00D10F36" w:rsidP="00D10F36">
            <w:pPr>
              <w:spacing w:line="240" w:lineRule="atLeast"/>
              <w:jc w:val="left"/>
            </w:pPr>
            <w:r w:rsidRPr="00681B07">
              <w:rPr>
                <w:rFonts w:hint="eastAsia"/>
              </w:rPr>
              <w:t>F</w:t>
            </w:r>
            <w:r w:rsidRPr="00681B07">
              <w:t>_SN</w:t>
            </w:r>
          </w:p>
        </w:tc>
        <w:tc>
          <w:tcPr>
            <w:tcW w:w="3478" w:type="dxa"/>
            <w:shd w:val="clear" w:color="auto" w:fill="FFFF00"/>
          </w:tcPr>
          <w:p w14:paraId="27C68D13" w14:textId="77777777" w:rsidR="00D10F36" w:rsidRPr="00681B07" w:rsidRDefault="00D10F36" w:rsidP="00D10F36">
            <w:pPr>
              <w:spacing w:line="240" w:lineRule="atLeast"/>
              <w:jc w:val="left"/>
            </w:pPr>
            <w:r w:rsidRPr="00681B07">
              <w:t>Varchar(</w:t>
            </w:r>
            <w:r>
              <w:t>8</w:t>
            </w:r>
            <w:r w:rsidRPr="00681B07">
              <w:t>)</w:t>
            </w:r>
            <w:r w:rsidRPr="00681B07">
              <w:rPr>
                <w:rFonts w:hint="eastAsia"/>
              </w:rPr>
              <w:t>，</w:t>
            </w:r>
            <w:r w:rsidRPr="00681B07">
              <w:t>Unique key</w:t>
            </w:r>
            <w:r w:rsidRPr="00681B07">
              <w:rPr>
                <w:rFonts w:hint="eastAsia"/>
              </w:rPr>
              <w:t>，</w:t>
            </w:r>
            <w:r>
              <w:rPr>
                <w:rFonts w:hint="eastAsia"/>
              </w:rPr>
              <w:t>6~</w:t>
            </w:r>
            <w:r>
              <w:t>8</w:t>
            </w:r>
            <w:r w:rsidRPr="00681B07">
              <w:rPr>
                <w:rFonts w:hint="eastAsia"/>
              </w:rPr>
              <w:t>位数字，</w:t>
            </w:r>
            <w:r>
              <w:rPr>
                <w:rFonts w:hint="eastAsia"/>
              </w:rPr>
              <w:t>从</w:t>
            </w:r>
            <w:r>
              <w:rPr>
                <w:rFonts w:hint="eastAsia"/>
              </w:rPr>
              <w:t>6</w:t>
            </w:r>
            <w:r>
              <w:t>68866</w:t>
            </w:r>
            <w:r>
              <w:rPr>
                <w:rFonts w:hint="eastAsia"/>
              </w:rPr>
              <w:t>开始</w:t>
            </w:r>
          </w:p>
        </w:tc>
        <w:tc>
          <w:tcPr>
            <w:tcW w:w="857" w:type="dxa"/>
            <w:shd w:val="clear" w:color="auto" w:fill="FFFF00"/>
          </w:tcPr>
          <w:p w14:paraId="071ED019" w14:textId="77777777" w:rsidR="00D10F36" w:rsidRPr="00681B07" w:rsidRDefault="00D10F36" w:rsidP="00D10F36">
            <w:pPr>
              <w:spacing w:line="240" w:lineRule="atLeast"/>
              <w:jc w:val="left"/>
            </w:pPr>
          </w:p>
        </w:tc>
        <w:tc>
          <w:tcPr>
            <w:tcW w:w="6711" w:type="dxa"/>
            <w:shd w:val="clear" w:color="auto" w:fill="FFFF00"/>
          </w:tcPr>
          <w:p w14:paraId="4421F96B" w14:textId="77777777" w:rsidR="00D10F36" w:rsidRPr="00681B07" w:rsidRDefault="00D10F36" w:rsidP="00D10F36">
            <w:pPr>
              <w:pStyle w:val="af2"/>
              <w:spacing w:line="240" w:lineRule="atLeast"/>
            </w:pPr>
            <w:r w:rsidRPr="00681B07">
              <w:rPr>
                <w:rFonts w:hint="eastAsia"/>
              </w:rPr>
              <w:t>实战时，</w:t>
            </w:r>
            <w:r>
              <w:rPr>
                <w:rFonts w:hint="eastAsia"/>
              </w:rPr>
              <w:t>不断加1</w:t>
            </w:r>
          </w:p>
        </w:tc>
      </w:tr>
      <w:tr w:rsidR="00D10F36" w14:paraId="46D28569" w14:textId="77777777" w:rsidTr="00D10F36">
        <w:trPr>
          <w:trHeight w:val="267"/>
        </w:trPr>
        <w:tc>
          <w:tcPr>
            <w:tcW w:w="1836" w:type="dxa"/>
          </w:tcPr>
          <w:p w14:paraId="168EAB7E" w14:textId="77777777" w:rsidR="00D10F36" w:rsidRDefault="00D10F36" w:rsidP="00D10F36">
            <w:pPr>
              <w:spacing w:line="240" w:lineRule="atLeast"/>
              <w:jc w:val="left"/>
            </w:pPr>
            <w:r>
              <w:rPr>
                <w:rFonts w:hint="eastAsia"/>
              </w:rPr>
              <w:t>状态</w:t>
            </w:r>
          </w:p>
        </w:tc>
        <w:tc>
          <w:tcPr>
            <w:tcW w:w="2751" w:type="dxa"/>
          </w:tcPr>
          <w:p w14:paraId="7A55C7A7" w14:textId="77777777" w:rsidR="00D10F36" w:rsidRDefault="00D10F36" w:rsidP="00D10F36">
            <w:pPr>
              <w:spacing w:line="240" w:lineRule="atLeast"/>
              <w:jc w:val="left"/>
            </w:pPr>
            <w:r>
              <w:rPr>
                <w:rFonts w:hint="eastAsia"/>
              </w:rPr>
              <w:t>F</w:t>
            </w:r>
            <w:r>
              <w:t>_Status</w:t>
            </w:r>
          </w:p>
        </w:tc>
        <w:tc>
          <w:tcPr>
            <w:tcW w:w="3478" w:type="dxa"/>
          </w:tcPr>
          <w:p w14:paraId="47D94B6D" w14:textId="77777777" w:rsidR="00D10F36" w:rsidRDefault="00D10F36" w:rsidP="00D10F36">
            <w:pPr>
              <w:spacing w:line="240" w:lineRule="atLeast"/>
              <w:jc w:val="left"/>
            </w:pPr>
            <w:r>
              <w:rPr>
                <w:rFonts w:hint="eastAsia"/>
              </w:rPr>
              <w:t>i</w:t>
            </w:r>
            <w:r>
              <w:t>nt</w:t>
            </w:r>
          </w:p>
        </w:tc>
        <w:tc>
          <w:tcPr>
            <w:tcW w:w="857" w:type="dxa"/>
          </w:tcPr>
          <w:p w14:paraId="762F74E1" w14:textId="77777777" w:rsidR="00D10F36" w:rsidRDefault="00D10F36" w:rsidP="00D10F36">
            <w:pPr>
              <w:spacing w:line="240" w:lineRule="atLeast"/>
              <w:jc w:val="left"/>
            </w:pPr>
          </w:p>
        </w:tc>
        <w:tc>
          <w:tcPr>
            <w:tcW w:w="6711" w:type="dxa"/>
          </w:tcPr>
          <w:p w14:paraId="15A3C53D" w14:textId="77777777" w:rsidR="00D10F36" w:rsidRDefault="00D10F36" w:rsidP="00D10F36">
            <w:pPr>
              <w:spacing w:line="240" w:lineRule="atLeast"/>
              <w:jc w:val="left"/>
            </w:pPr>
            <w:r>
              <w:rPr>
                <w:rFonts w:hint="eastAsia"/>
              </w:rPr>
              <w:t>0=</w:t>
            </w:r>
            <w:r>
              <w:rPr>
                <w:rFonts w:hint="eastAsia"/>
              </w:rPr>
              <w:t>正常营业的</w:t>
            </w:r>
            <w:r>
              <w:rPr>
                <w:rFonts w:hint="eastAsia"/>
              </w:rPr>
              <w:t>O</w:t>
            </w:r>
            <w:r>
              <w:t>pen</w:t>
            </w:r>
            <w:r>
              <w:rPr>
                <w:rFonts w:hint="eastAsia"/>
              </w:rPr>
              <w:t>，</w:t>
            </w:r>
            <w:r>
              <w:rPr>
                <w:rFonts w:hint="eastAsia"/>
              </w:rPr>
              <w:t>1=</w:t>
            </w:r>
            <w:r>
              <w:rPr>
                <w:rFonts w:hint="eastAsia"/>
              </w:rPr>
              <w:t>停业的</w:t>
            </w:r>
            <w:r>
              <w:t>Closed</w:t>
            </w:r>
          </w:p>
        </w:tc>
      </w:tr>
      <w:tr w:rsidR="004B75DA" w14:paraId="68CADF64" w14:textId="77777777" w:rsidTr="00D10F36">
        <w:trPr>
          <w:trHeight w:val="267"/>
        </w:trPr>
        <w:tc>
          <w:tcPr>
            <w:tcW w:w="1836" w:type="dxa"/>
          </w:tcPr>
          <w:p w14:paraId="4BD245B9" w14:textId="77777777" w:rsidR="004B75DA" w:rsidRDefault="004B75DA" w:rsidP="00D10F36">
            <w:pPr>
              <w:spacing w:line="240" w:lineRule="atLeast"/>
              <w:jc w:val="left"/>
            </w:pPr>
          </w:p>
        </w:tc>
        <w:tc>
          <w:tcPr>
            <w:tcW w:w="2751" w:type="dxa"/>
          </w:tcPr>
          <w:p w14:paraId="5CC99D87" w14:textId="2F6EB692" w:rsidR="004B75DA" w:rsidRDefault="004B75DA" w:rsidP="00D10F36">
            <w:pPr>
              <w:spacing w:line="240" w:lineRule="atLeast"/>
              <w:jc w:val="left"/>
            </w:pPr>
            <w:r>
              <w:rPr>
                <w:rFonts w:ascii="Segoe UI" w:hAnsi="Segoe UI" w:cs="Segoe UI"/>
                <w:color w:val="FF5630"/>
                <w:spacing w:val="-1"/>
                <w:szCs w:val="21"/>
                <w:shd w:val="clear" w:color="auto" w:fill="EBECF0"/>
              </w:rPr>
              <w:t>F_BusinessScope</w:t>
            </w:r>
          </w:p>
        </w:tc>
        <w:tc>
          <w:tcPr>
            <w:tcW w:w="3478" w:type="dxa"/>
          </w:tcPr>
          <w:p w14:paraId="3DAD1D48" w14:textId="77927B3C" w:rsidR="004B75DA" w:rsidRDefault="004B75DA" w:rsidP="00D10F36">
            <w:pPr>
              <w:spacing w:line="240" w:lineRule="atLeast"/>
              <w:jc w:val="left"/>
            </w:pPr>
            <w:r>
              <w:t>Varchar(24), not null</w:t>
            </w:r>
            <w:r>
              <w:rPr>
                <w:rFonts w:hint="eastAsia"/>
              </w:rPr>
              <w:t>，任何字符，长度</w:t>
            </w:r>
            <w:r>
              <w:rPr>
                <w:rFonts w:hint="eastAsia"/>
              </w:rPr>
              <w:t>&gt;</w:t>
            </w:r>
            <w:r>
              <w:t>0</w:t>
            </w:r>
          </w:p>
        </w:tc>
        <w:tc>
          <w:tcPr>
            <w:tcW w:w="857" w:type="dxa"/>
          </w:tcPr>
          <w:p w14:paraId="354939CF" w14:textId="77777777" w:rsidR="004B75DA" w:rsidRDefault="004B75DA" w:rsidP="00D10F36">
            <w:pPr>
              <w:spacing w:line="240" w:lineRule="atLeast"/>
              <w:jc w:val="left"/>
            </w:pPr>
          </w:p>
        </w:tc>
        <w:tc>
          <w:tcPr>
            <w:tcW w:w="6711" w:type="dxa"/>
          </w:tcPr>
          <w:p w14:paraId="553B8E31" w14:textId="7A03A965" w:rsidR="004B75DA" w:rsidRDefault="004B75DA" w:rsidP="00D10F36">
            <w:pPr>
              <w:spacing w:line="240" w:lineRule="atLeast"/>
              <w:jc w:val="left"/>
            </w:pPr>
          </w:p>
        </w:tc>
      </w:tr>
      <w:tr w:rsidR="00D10F36" w14:paraId="6B35CB58" w14:textId="77777777" w:rsidTr="00D10F36">
        <w:trPr>
          <w:trHeight w:val="267"/>
        </w:trPr>
        <w:tc>
          <w:tcPr>
            <w:tcW w:w="1836" w:type="dxa"/>
          </w:tcPr>
          <w:p w14:paraId="1554D53A" w14:textId="77777777" w:rsidR="00D10F36" w:rsidRDefault="00D10F36" w:rsidP="00D10F36">
            <w:pPr>
              <w:spacing w:line="240" w:lineRule="atLeast"/>
              <w:jc w:val="left"/>
            </w:pPr>
            <w:r>
              <w:rPr>
                <w:rFonts w:hint="eastAsia"/>
              </w:rPr>
              <w:t>营业执照号</w:t>
            </w:r>
          </w:p>
        </w:tc>
        <w:tc>
          <w:tcPr>
            <w:tcW w:w="2751" w:type="dxa"/>
          </w:tcPr>
          <w:p w14:paraId="7284E1DE" w14:textId="77777777" w:rsidR="00D10F36" w:rsidRDefault="00D10F36" w:rsidP="00D10F36">
            <w:pPr>
              <w:spacing w:line="240" w:lineRule="atLeast"/>
              <w:jc w:val="left"/>
            </w:pPr>
            <w:r>
              <w:t>F_BusinessLicense</w:t>
            </w:r>
            <w:r>
              <w:rPr>
                <w:rFonts w:hint="eastAsia"/>
              </w:rPr>
              <w:t>SN</w:t>
            </w:r>
          </w:p>
        </w:tc>
        <w:tc>
          <w:tcPr>
            <w:tcW w:w="3478" w:type="dxa"/>
          </w:tcPr>
          <w:p w14:paraId="6ED9ECA5" w14:textId="77777777" w:rsidR="00D10F36" w:rsidRDefault="00D10F36" w:rsidP="00D10F36">
            <w:pPr>
              <w:spacing w:line="240" w:lineRule="atLeast"/>
              <w:jc w:val="left"/>
            </w:pPr>
            <w:r>
              <w:t>Varchar(18) NOT NULL</w:t>
            </w:r>
            <w:r>
              <w:rPr>
                <w:rFonts w:hint="eastAsia"/>
              </w:rPr>
              <w:t>，</w:t>
            </w:r>
            <w:r w:rsidRPr="00435B35">
              <w:rPr>
                <w:shd w:val="clear" w:color="auto" w:fill="FFFF00"/>
              </w:rPr>
              <w:t>unique key</w:t>
            </w:r>
            <w:r>
              <w:rPr>
                <w:rFonts w:hint="eastAsia"/>
                <w:highlight w:val="red"/>
                <w:shd w:val="clear" w:color="auto" w:fill="FFFF00"/>
              </w:rPr>
              <w:t>，</w:t>
            </w:r>
            <w:r>
              <w:rPr>
                <w:rFonts w:hint="eastAsia"/>
                <w:highlight w:val="red"/>
                <w:shd w:val="clear" w:color="auto" w:fill="FFFF00"/>
              </w:rPr>
              <w:t>1</w:t>
            </w:r>
            <w:r>
              <w:rPr>
                <w:highlight w:val="red"/>
                <w:shd w:val="clear" w:color="auto" w:fill="FFFF00"/>
              </w:rPr>
              <w:t>5</w:t>
            </w:r>
            <w:r>
              <w:rPr>
                <w:rFonts w:hint="eastAsia"/>
                <w:highlight w:val="red"/>
                <w:shd w:val="clear" w:color="auto" w:fill="FFFF00"/>
              </w:rPr>
              <w:t>或</w:t>
            </w:r>
            <w:r>
              <w:rPr>
                <w:rFonts w:hint="eastAsia"/>
                <w:highlight w:val="red"/>
                <w:shd w:val="clear" w:color="auto" w:fill="FFFF00"/>
              </w:rPr>
              <w:t>1</w:t>
            </w:r>
            <w:r>
              <w:rPr>
                <w:highlight w:val="red"/>
                <w:shd w:val="clear" w:color="auto" w:fill="FFFF00"/>
              </w:rPr>
              <w:t>8</w:t>
            </w:r>
            <w:r>
              <w:rPr>
                <w:rFonts w:hint="eastAsia"/>
                <w:highlight w:val="red"/>
                <w:shd w:val="clear" w:color="auto" w:fill="FFFF00"/>
              </w:rPr>
              <w:t>位，纯阿拉伯</w:t>
            </w:r>
            <w:r w:rsidRPr="00E84895">
              <w:rPr>
                <w:rFonts w:hint="eastAsia"/>
                <w:highlight w:val="red"/>
                <w:shd w:val="clear" w:color="auto" w:fill="FFFF00"/>
              </w:rPr>
              <w:t>数字</w:t>
            </w:r>
            <w:r>
              <w:rPr>
                <w:rFonts w:hint="eastAsia"/>
                <w:highlight w:val="red"/>
                <w:shd w:val="clear" w:color="auto" w:fill="FFFF00"/>
              </w:rPr>
              <w:t>或纯大写字母或它们混合</w:t>
            </w:r>
          </w:p>
        </w:tc>
        <w:tc>
          <w:tcPr>
            <w:tcW w:w="857" w:type="dxa"/>
          </w:tcPr>
          <w:p w14:paraId="39585E78" w14:textId="77777777" w:rsidR="00D10F36" w:rsidRDefault="00D10F36" w:rsidP="00D10F36">
            <w:pPr>
              <w:spacing w:line="240" w:lineRule="atLeast"/>
              <w:jc w:val="left"/>
            </w:pPr>
          </w:p>
        </w:tc>
        <w:tc>
          <w:tcPr>
            <w:tcW w:w="6711" w:type="dxa"/>
          </w:tcPr>
          <w:p w14:paraId="0E2CE40F" w14:textId="77777777" w:rsidR="00D10F36" w:rsidRDefault="00D10F36" w:rsidP="00D10F36">
            <w:pPr>
              <w:spacing w:line="240" w:lineRule="atLeast"/>
              <w:jc w:val="left"/>
            </w:pPr>
          </w:p>
        </w:tc>
      </w:tr>
      <w:tr w:rsidR="00D10F36" w14:paraId="3E3FBF38" w14:textId="77777777" w:rsidTr="00D10F36">
        <w:trPr>
          <w:trHeight w:val="267"/>
        </w:trPr>
        <w:tc>
          <w:tcPr>
            <w:tcW w:w="1836" w:type="dxa"/>
          </w:tcPr>
          <w:p w14:paraId="09C6DC25" w14:textId="77777777" w:rsidR="00D10F36" w:rsidRDefault="00D10F36" w:rsidP="00D10F36">
            <w:pPr>
              <w:spacing w:line="240" w:lineRule="atLeast"/>
              <w:jc w:val="left"/>
            </w:pPr>
            <w:r>
              <w:rPr>
                <w:rFonts w:hint="eastAsia"/>
              </w:rPr>
              <w:t>营业执照图片</w:t>
            </w:r>
          </w:p>
        </w:tc>
        <w:tc>
          <w:tcPr>
            <w:tcW w:w="2751" w:type="dxa"/>
          </w:tcPr>
          <w:p w14:paraId="2CF81D95" w14:textId="77777777" w:rsidR="00D10F36" w:rsidRDefault="00D10F36" w:rsidP="00D10F36">
            <w:pPr>
              <w:spacing w:line="240" w:lineRule="atLeast"/>
              <w:jc w:val="left"/>
            </w:pPr>
            <w:r>
              <w:rPr>
                <w:rFonts w:hint="eastAsia"/>
              </w:rPr>
              <w:t>F_</w:t>
            </w:r>
            <w:r>
              <w:t>BusinessLicensePicture</w:t>
            </w:r>
          </w:p>
        </w:tc>
        <w:tc>
          <w:tcPr>
            <w:tcW w:w="3478" w:type="dxa"/>
          </w:tcPr>
          <w:p w14:paraId="4BBD1DD9" w14:textId="36600B86" w:rsidR="00D10F36" w:rsidRDefault="00D10F36" w:rsidP="00D46098">
            <w:pPr>
              <w:spacing w:line="240" w:lineRule="atLeast"/>
              <w:jc w:val="left"/>
            </w:pPr>
            <w:r>
              <w:t>Varchar(128) null</w:t>
            </w:r>
            <w:r w:rsidR="00D46098">
              <w:t xml:space="preserve"> </w:t>
            </w:r>
            <w:r w:rsidRPr="00435B35">
              <w:rPr>
                <w:shd w:val="clear" w:color="auto" w:fill="FFFF00"/>
              </w:rPr>
              <w:t>unique key,</w:t>
            </w:r>
          </w:p>
        </w:tc>
        <w:tc>
          <w:tcPr>
            <w:tcW w:w="857" w:type="dxa"/>
          </w:tcPr>
          <w:p w14:paraId="312EE619" w14:textId="77777777" w:rsidR="00D10F36" w:rsidRDefault="00D10F36" w:rsidP="00D10F36">
            <w:pPr>
              <w:spacing w:line="240" w:lineRule="atLeast"/>
              <w:jc w:val="left"/>
            </w:pPr>
          </w:p>
        </w:tc>
        <w:tc>
          <w:tcPr>
            <w:tcW w:w="6711" w:type="dxa"/>
          </w:tcPr>
          <w:p w14:paraId="6F3E25DF" w14:textId="77777777" w:rsidR="00D10F36" w:rsidRDefault="00D10F36" w:rsidP="00D10F36">
            <w:pPr>
              <w:spacing w:line="240" w:lineRule="atLeast"/>
              <w:jc w:val="left"/>
            </w:pPr>
          </w:p>
        </w:tc>
      </w:tr>
      <w:tr w:rsidR="006355BA" w14:paraId="1AC08D3F" w14:textId="77777777" w:rsidTr="00D10F36">
        <w:trPr>
          <w:trHeight w:val="267"/>
        </w:trPr>
        <w:tc>
          <w:tcPr>
            <w:tcW w:w="1836" w:type="dxa"/>
          </w:tcPr>
          <w:p w14:paraId="650CA91F" w14:textId="454C0C02" w:rsidR="006355BA" w:rsidRDefault="006355BA" w:rsidP="00D10F36">
            <w:pPr>
              <w:spacing w:line="240" w:lineRule="atLeast"/>
              <w:jc w:val="left"/>
            </w:pPr>
            <w:r>
              <w:rPr>
                <w:rFonts w:hint="eastAsia"/>
              </w:rPr>
              <w:t>公司招牌图片</w:t>
            </w:r>
          </w:p>
        </w:tc>
        <w:tc>
          <w:tcPr>
            <w:tcW w:w="2751" w:type="dxa"/>
          </w:tcPr>
          <w:p w14:paraId="31C0F915" w14:textId="55CDF450" w:rsidR="006355BA" w:rsidRDefault="006355BA" w:rsidP="00D10F36">
            <w:pPr>
              <w:spacing w:line="240" w:lineRule="atLeast"/>
              <w:jc w:val="left"/>
            </w:pPr>
            <w:r>
              <w:rPr>
                <w:rFonts w:hint="eastAsia"/>
              </w:rPr>
              <w:t>F</w:t>
            </w:r>
            <w:r>
              <w:t>_Logo</w:t>
            </w:r>
          </w:p>
        </w:tc>
        <w:tc>
          <w:tcPr>
            <w:tcW w:w="3478" w:type="dxa"/>
          </w:tcPr>
          <w:p w14:paraId="532066E8" w14:textId="572775A2" w:rsidR="006355BA" w:rsidRDefault="006355BA" w:rsidP="00D46098">
            <w:pPr>
              <w:spacing w:line="240" w:lineRule="atLeast"/>
              <w:jc w:val="left"/>
            </w:pPr>
            <w:r>
              <w:t xml:space="preserve">Varchar(128) null </w:t>
            </w:r>
            <w:r w:rsidRPr="00435B35">
              <w:rPr>
                <w:shd w:val="clear" w:color="auto" w:fill="FFFF00"/>
              </w:rPr>
              <w:t>unique key,</w:t>
            </w:r>
          </w:p>
        </w:tc>
        <w:tc>
          <w:tcPr>
            <w:tcW w:w="857" w:type="dxa"/>
          </w:tcPr>
          <w:p w14:paraId="1D18A8AD" w14:textId="77777777" w:rsidR="006355BA" w:rsidRDefault="006355BA" w:rsidP="00D10F36">
            <w:pPr>
              <w:spacing w:line="240" w:lineRule="atLeast"/>
              <w:jc w:val="left"/>
            </w:pPr>
          </w:p>
        </w:tc>
        <w:tc>
          <w:tcPr>
            <w:tcW w:w="6711" w:type="dxa"/>
          </w:tcPr>
          <w:p w14:paraId="560BB8E2" w14:textId="77777777" w:rsidR="006355BA" w:rsidRDefault="006355BA" w:rsidP="00D10F36">
            <w:pPr>
              <w:spacing w:line="240" w:lineRule="atLeast"/>
              <w:jc w:val="left"/>
            </w:pPr>
          </w:p>
        </w:tc>
      </w:tr>
      <w:tr w:rsidR="00D10F36" w14:paraId="4F30BDD7" w14:textId="77777777" w:rsidTr="00D10F36">
        <w:trPr>
          <w:trHeight w:val="267"/>
        </w:trPr>
        <w:tc>
          <w:tcPr>
            <w:tcW w:w="1836" w:type="dxa"/>
          </w:tcPr>
          <w:p w14:paraId="2E978DB4" w14:textId="77777777" w:rsidR="00D10F36" w:rsidRPr="00E64AC2" w:rsidRDefault="00D10F36" w:rsidP="00D10F36">
            <w:pPr>
              <w:spacing w:line="240" w:lineRule="atLeast"/>
              <w:jc w:val="left"/>
              <w:rPr>
                <w:strike/>
              </w:rPr>
            </w:pPr>
            <w:r w:rsidRPr="00E64AC2">
              <w:rPr>
                <w:rFonts w:hint="eastAsia"/>
                <w:strike/>
              </w:rPr>
              <w:t>商户名称</w:t>
            </w:r>
          </w:p>
        </w:tc>
        <w:tc>
          <w:tcPr>
            <w:tcW w:w="2751" w:type="dxa"/>
          </w:tcPr>
          <w:p w14:paraId="0723FB60" w14:textId="77777777" w:rsidR="00D10F36" w:rsidRPr="00E64AC2" w:rsidRDefault="00D10F36" w:rsidP="00D10F36">
            <w:pPr>
              <w:spacing w:line="240" w:lineRule="atLeast"/>
              <w:jc w:val="left"/>
              <w:rPr>
                <w:strike/>
              </w:rPr>
            </w:pPr>
            <w:r w:rsidRPr="00E64AC2">
              <w:rPr>
                <w:strike/>
              </w:rPr>
              <w:t>F_MchName</w:t>
            </w:r>
          </w:p>
        </w:tc>
        <w:tc>
          <w:tcPr>
            <w:tcW w:w="3478" w:type="dxa"/>
          </w:tcPr>
          <w:p w14:paraId="0A6F4235" w14:textId="77777777" w:rsidR="00D10F36" w:rsidRPr="00E64AC2" w:rsidRDefault="00D10F36" w:rsidP="00D10F36">
            <w:pPr>
              <w:spacing w:line="240" w:lineRule="atLeast"/>
              <w:jc w:val="left"/>
              <w:rPr>
                <w:strike/>
              </w:rPr>
            </w:pPr>
            <w:r w:rsidRPr="00E64AC2">
              <w:rPr>
                <w:strike/>
              </w:rPr>
              <w:t>varchar(36) null default null</w:t>
            </w:r>
            <w:r w:rsidRPr="00E64AC2">
              <w:rPr>
                <w:rFonts w:hint="eastAsia"/>
                <w:strike/>
              </w:rPr>
              <w:t>，不能为空且长度不超过</w:t>
            </w:r>
            <w:r w:rsidRPr="00E64AC2">
              <w:rPr>
                <w:strike/>
              </w:rPr>
              <w:t>12</w:t>
            </w:r>
            <w:r w:rsidRPr="00E64AC2">
              <w:rPr>
                <w:strike/>
              </w:rPr>
              <w:t>个汉字或</w:t>
            </w:r>
            <w:r w:rsidRPr="00E64AC2">
              <w:rPr>
                <w:strike/>
              </w:rPr>
              <w:t>24</w:t>
            </w:r>
            <w:r w:rsidRPr="00E64AC2">
              <w:rPr>
                <w:strike/>
              </w:rPr>
              <w:t>个英文字母</w:t>
            </w:r>
            <w:r w:rsidRPr="00E64AC2">
              <w:rPr>
                <w:rFonts w:hint="eastAsia"/>
                <w:strike/>
              </w:rPr>
              <w:t>。</w:t>
            </w:r>
          </w:p>
        </w:tc>
        <w:tc>
          <w:tcPr>
            <w:tcW w:w="857" w:type="dxa"/>
          </w:tcPr>
          <w:p w14:paraId="694BA4CC" w14:textId="77777777" w:rsidR="00D10F36" w:rsidRPr="00E64AC2" w:rsidRDefault="00D10F36" w:rsidP="00D10F36">
            <w:pPr>
              <w:spacing w:line="240" w:lineRule="atLeast"/>
              <w:jc w:val="left"/>
              <w:rPr>
                <w:strike/>
              </w:rPr>
            </w:pPr>
          </w:p>
        </w:tc>
        <w:tc>
          <w:tcPr>
            <w:tcW w:w="6711" w:type="dxa"/>
          </w:tcPr>
          <w:p w14:paraId="15FE1322" w14:textId="77777777" w:rsidR="00D10F36" w:rsidRPr="00E64AC2" w:rsidRDefault="00D10F36" w:rsidP="00D10F36">
            <w:pPr>
              <w:spacing w:line="240" w:lineRule="atLeast"/>
              <w:jc w:val="left"/>
              <w:rPr>
                <w:strike/>
              </w:rPr>
            </w:pPr>
            <w:r w:rsidRPr="00E64AC2">
              <w:rPr>
                <w:strike/>
              </w:rPr>
              <w:t>在卡券页面必须填写。在创建公司时，不用填写</w:t>
            </w:r>
          </w:p>
        </w:tc>
      </w:tr>
      <w:tr w:rsidR="00D10F36" w14:paraId="7DEF15A7" w14:textId="77777777" w:rsidTr="00D10F36">
        <w:trPr>
          <w:trHeight w:val="267"/>
        </w:trPr>
        <w:tc>
          <w:tcPr>
            <w:tcW w:w="1836" w:type="dxa"/>
          </w:tcPr>
          <w:p w14:paraId="1BEFCDAE" w14:textId="77777777" w:rsidR="00D10F36" w:rsidRPr="00E64AC2" w:rsidRDefault="00D10F36" w:rsidP="00D10F36">
            <w:pPr>
              <w:spacing w:line="240" w:lineRule="atLeast"/>
              <w:jc w:val="left"/>
              <w:rPr>
                <w:strike/>
              </w:rPr>
            </w:pPr>
            <w:r w:rsidRPr="00E64AC2">
              <w:rPr>
                <w:rFonts w:hint="eastAsia"/>
                <w:strike/>
              </w:rPr>
              <w:t>商户</w:t>
            </w:r>
            <w:r w:rsidRPr="00E64AC2">
              <w:rPr>
                <w:rFonts w:hint="eastAsia"/>
                <w:strike/>
              </w:rPr>
              <w:t>WX</w:t>
            </w:r>
            <w:r w:rsidRPr="00E64AC2">
              <w:rPr>
                <w:strike/>
              </w:rPr>
              <w:t xml:space="preserve"> </w:t>
            </w:r>
            <w:r w:rsidRPr="00E64AC2">
              <w:rPr>
                <w:rFonts w:hint="eastAsia"/>
                <w:strike/>
              </w:rPr>
              <w:t>LOGO</w:t>
            </w:r>
            <w:r w:rsidRPr="00E64AC2">
              <w:rPr>
                <w:rFonts w:hint="eastAsia"/>
                <w:strike/>
              </w:rPr>
              <w:t>的</w:t>
            </w:r>
            <w:r w:rsidRPr="00E64AC2">
              <w:rPr>
                <w:rFonts w:hint="eastAsia"/>
                <w:strike/>
              </w:rPr>
              <w:t>URL</w:t>
            </w:r>
          </w:p>
        </w:tc>
        <w:tc>
          <w:tcPr>
            <w:tcW w:w="2751" w:type="dxa"/>
          </w:tcPr>
          <w:p w14:paraId="59B24741" w14:textId="77777777" w:rsidR="00D10F36" w:rsidRPr="00E64AC2" w:rsidRDefault="00D10F36" w:rsidP="00D10F36">
            <w:pPr>
              <w:spacing w:line="240" w:lineRule="atLeast"/>
              <w:jc w:val="left"/>
              <w:rPr>
                <w:strike/>
              </w:rPr>
            </w:pPr>
            <w:r w:rsidRPr="00E64AC2">
              <w:rPr>
                <w:strike/>
              </w:rPr>
              <w:t>F_LogoWXURL</w:t>
            </w:r>
          </w:p>
        </w:tc>
        <w:tc>
          <w:tcPr>
            <w:tcW w:w="3478" w:type="dxa"/>
          </w:tcPr>
          <w:p w14:paraId="2764678D" w14:textId="77777777" w:rsidR="00D10F36" w:rsidRPr="00E64AC2" w:rsidRDefault="00D10F36" w:rsidP="00D10F36">
            <w:pPr>
              <w:spacing w:line="240" w:lineRule="atLeast"/>
              <w:jc w:val="left"/>
              <w:rPr>
                <w:strike/>
              </w:rPr>
            </w:pPr>
            <w:r w:rsidRPr="00E64AC2">
              <w:rPr>
                <w:strike/>
              </w:rPr>
              <w:t>varchar(128) null default null</w:t>
            </w:r>
          </w:p>
        </w:tc>
        <w:tc>
          <w:tcPr>
            <w:tcW w:w="857" w:type="dxa"/>
          </w:tcPr>
          <w:p w14:paraId="51E54504" w14:textId="77777777" w:rsidR="00D10F36" w:rsidRPr="00E64AC2" w:rsidRDefault="00D10F36" w:rsidP="00D10F36">
            <w:pPr>
              <w:spacing w:line="240" w:lineRule="atLeast"/>
              <w:jc w:val="left"/>
              <w:rPr>
                <w:strike/>
              </w:rPr>
            </w:pPr>
          </w:p>
        </w:tc>
        <w:tc>
          <w:tcPr>
            <w:tcW w:w="6711" w:type="dxa"/>
          </w:tcPr>
          <w:p w14:paraId="63959E84" w14:textId="77777777" w:rsidR="00D10F36" w:rsidRPr="00E64AC2" w:rsidRDefault="00D10F36" w:rsidP="00D10F36">
            <w:pPr>
              <w:spacing w:line="240" w:lineRule="atLeast"/>
              <w:jc w:val="left"/>
              <w:rPr>
                <w:strike/>
              </w:rPr>
            </w:pPr>
            <w:r w:rsidRPr="00E64AC2">
              <w:rPr>
                <w:strike/>
              </w:rPr>
              <w:t>在卡券页面必须填写。在创建公司时，不用填写</w:t>
            </w:r>
          </w:p>
        </w:tc>
      </w:tr>
      <w:tr w:rsidR="00D10F36" w14:paraId="77966F03" w14:textId="77777777" w:rsidTr="00D10F36">
        <w:trPr>
          <w:trHeight w:val="267"/>
        </w:trPr>
        <w:tc>
          <w:tcPr>
            <w:tcW w:w="1836" w:type="dxa"/>
          </w:tcPr>
          <w:p w14:paraId="581E907E" w14:textId="77777777" w:rsidR="00D10F36" w:rsidRPr="000152C1" w:rsidRDefault="00D10F36" w:rsidP="00D10F36">
            <w:pPr>
              <w:spacing w:line="240" w:lineRule="atLeast"/>
              <w:jc w:val="left"/>
              <w:rPr>
                <w:highlight w:val="red"/>
              </w:rPr>
            </w:pPr>
            <w:r>
              <w:rPr>
                <w:rFonts w:hint="eastAsia"/>
                <w:highlight w:val="red"/>
              </w:rPr>
              <w:t>老板名字</w:t>
            </w:r>
          </w:p>
        </w:tc>
        <w:tc>
          <w:tcPr>
            <w:tcW w:w="2751" w:type="dxa"/>
          </w:tcPr>
          <w:p w14:paraId="279A101C" w14:textId="77777777" w:rsidR="00D10F36" w:rsidRPr="000152C1" w:rsidRDefault="00D10F36" w:rsidP="00D10F36">
            <w:pPr>
              <w:spacing w:line="240" w:lineRule="atLeast"/>
              <w:jc w:val="left"/>
              <w:rPr>
                <w:highlight w:val="red"/>
              </w:rPr>
            </w:pPr>
            <w:r w:rsidRPr="000152C1">
              <w:rPr>
                <w:rFonts w:hint="eastAsia"/>
                <w:highlight w:val="red"/>
              </w:rPr>
              <w:t>F</w:t>
            </w:r>
            <w:r w:rsidRPr="000152C1">
              <w:rPr>
                <w:highlight w:val="red"/>
              </w:rPr>
              <w:t>_</w:t>
            </w:r>
            <w:r>
              <w:rPr>
                <w:rFonts w:hint="eastAsia"/>
                <w:highlight w:val="red"/>
              </w:rPr>
              <w:t>B</w:t>
            </w:r>
            <w:r>
              <w:rPr>
                <w:highlight w:val="red"/>
              </w:rPr>
              <w:t>oss</w:t>
            </w:r>
            <w:r w:rsidRPr="000152C1">
              <w:rPr>
                <w:highlight w:val="red"/>
              </w:rPr>
              <w:t>Name</w:t>
            </w:r>
          </w:p>
        </w:tc>
        <w:tc>
          <w:tcPr>
            <w:tcW w:w="3478" w:type="dxa"/>
          </w:tcPr>
          <w:p w14:paraId="5C68CFF2" w14:textId="77777777" w:rsidR="00D10F36" w:rsidRPr="000152C1" w:rsidRDefault="00D10F36" w:rsidP="00D10F36">
            <w:pPr>
              <w:spacing w:line="240" w:lineRule="atLeast"/>
              <w:jc w:val="left"/>
              <w:rPr>
                <w:highlight w:val="red"/>
              </w:rPr>
            </w:pPr>
            <w:r w:rsidRPr="000152C1">
              <w:rPr>
                <w:highlight w:val="red"/>
              </w:rPr>
              <w:t xml:space="preserve">Varchar(12) not null, </w:t>
            </w:r>
            <w:r w:rsidRPr="000152C1">
              <w:rPr>
                <w:rFonts w:hint="eastAsia"/>
                <w:highlight w:val="red"/>
              </w:rPr>
              <w:t xml:space="preserve"> </w:t>
            </w:r>
            <w:r w:rsidRPr="000152C1">
              <w:rPr>
                <w:rFonts w:hint="eastAsia"/>
                <w:highlight w:val="red"/>
              </w:rPr>
              <w:t>中英文，</w:t>
            </w:r>
            <w:r w:rsidRPr="000152C1">
              <w:rPr>
                <w:highlight w:val="red"/>
              </w:rPr>
              <w:t>(0, 12]</w:t>
            </w:r>
            <w:r w:rsidRPr="000152C1">
              <w:rPr>
                <w:highlight w:val="red"/>
              </w:rPr>
              <w:t>字符</w:t>
            </w:r>
          </w:p>
        </w:tc>
        <w:tc>
          <w:tcPr>
            <w:tcW w:w="857" w:type="dxa"/>
          </w:tcPr>
          <w:p w14:paraId="3BFE6595" w14:textId="77777777" w:rsidR="00D10F36" w:rsidRPr="000152C1" w:rsidRDefault="00D10F36" w:rsidP="00D10F36">
            <w:pPr>
              <w:spacing w:line="240" w:lineRule="atLeast"/>
              <w:jc w:val="left"/>
              <w:rPr>
                <w:highlight w:val="red"/>
              </w:rPr>
            </w:pPr>
          </w:p>
        </w:tc>
        <w:tc>
          <w:tcPr>
            <w:tcW w:w="6711" w:type="dxa"/>
          </w:tcPr>
          <w:p w14:paraId="298BE9D6" w14:textId="77777777" w:rsidR="00D10F36" w:rsidRPr="000152C1" w:rsidRDefault="00D10F36" w:rsidP="00D10F36">
            <w:pPr>
              <w:spacing w:line="240" w:lineRule="atLeast"/>
              <w:jc w:val="left"/>
              <w:rPr>
                <w:highlight w:val="red"/>
              </w:rPr>
            </w:pPr>
          </w:p>
        </w:tc>
      </w:tr>
      <w:tr w:rsidR="00D10F36" w14:paraId="315AA057" w14:textId="77777777" w:rsidTr="00D10F36">
        <w:trPr>
          <w:trHeight w:val="267"/>
        </w:trPr>
        <w:tc>
          <w:tcPr>
            <w:tcW w:w="1836" w:type="dxa"/>
          </w:tcPr>
          <w:p w14:paraId="612DAFBD" w14:textId="77777777" w:rsidR="00D10F36" w:rsidRDefault="00D10F36" w:rsidP="00D10F36">
            <w:pPr>
              <w:spacing w:line="240" w:lineRule="atLeast"/>
              <w:jc w:val="left"/>
            </w:pPr>
            <w:r>
              <w:rPr>
                <w:rFonts w:hint="eastAsia"/>
              </w:rPr>
              <w:t>老板手机</w:t>
            </w:r>
          </w:p>
        </w:tc>
        <w:tc>
          <w:tcPr>
            <w:tcW w:w="2751" w:type="dxa"/>
          </w:tcPr>
          <w:p w14:paraId="30BBC3FF" w14:textId="77777777" w:rsidR="00D10F36" w:rsidRDefault="00D10F36" w:rsidP="00D10F36">
            <w:pPr>
              <w:spacing w:line="240" w:lineRule="atLeast"/>
              <w:jc w:val="left"/>
            </w:pPr>
            <w:r>
              <w:rPr>
                <w:rFonts w:hint="eastAsia"/>
              </w:rPr>
              <w:t>F</w:t>
            </w:r>
            <w:r>
              <w:t>_BossPhone</w:t>
            </w:r>
          </w:p>
        </w:tc>
        <w:tc>
          <w:tcPr>
            <w:tcW w:w="3478" w:type="dxa"/>
          </w:tcPr>
          <w:p w14:paraId="2E5ADB6A" w14:textId="77777777" w:rsidR="00D10F36" w:rsidRDefault="00D10F36" w:rsidP="00D10F36">
            <w:pPr>
              <w:spacing w:line="240" w:lineRule="atLeast"/>
              <w:jc w:val="left"/>
            </w:pPr>
            <w:r>
              <w:t>Varchar(32) not null,</w:t>
            </w:r>
            <w:r w:rsidRPr="00CB1E2A">
              <w:rPr>
                <w:color w:val="FF0000"/>
              </w:rPr>
              <w:t>11</w:t>
            </w:r>
            <w:r>
              <w:rPr>
                <w:rFonts w:hint="eastAsia"/>
                <w:color w:val="FF0000"/>
              </w:rPr>
              <w:t>位</w:t>
            </w:r>
            <w:r w:rsidRPr="00CB1E2A">
              <w:rPr>
                <w:rFonts w:hint="eastAsia"/>
                <w:color w:val="FF0000"/>
              </w:rPr>
              <w:t>数字</w:t>
            </w:r>
            <w:r>
              <w:rPr>
                <w:rFonts w:hint="eastAsia"/>
                <w:color w:val="FF0000"/>
              </w:rPr>
              <w:t>组成</w:t>
            </w:r>
            <w:r w:rsidRPr="00CB1E2A">
              <w:rPr>
                <w:rFonts w:hint="eastAsia"/>
                <w:color w:val="FF0000"/>
              </w:rPr>
              <w:t>，第</w:t>
            </w:r>
            <w:r w:rsidRPr="00CB1E2A">
              <w:rPr>
                <w:rFonts w:hint="eastAsia"/>
                <w:color w:val="FF0000"/>
              </w:rPr>
              <w:t>1</w:t>
            </w:r>
            <w:r w:rsidRPr="00CB1E2A">
              <w:rPr>
                <w:rFonts w:hint="eastAsia"/>
                <w:color w:val="FF0000"/>
              </w:rPr>
              <w:t>个数字必须为</w:t>
            </w:r>
            <w:r w:rsidRPr="00CB1E2A">
              <w:rPr>
                <w:rFonts w:hint="eastAsia"/>
                <w:color w:val="FF0000"/>
              </w:rPr>
              <w:t>1</w:t>
            </w:r>
          </w:p>
        </w:tc>
        <w:tc>
          <w:tcPr>
            <w:tcW w:w="857" w:type="dxa"/>
          </w:tcPr>
          <w:p w14:paraId="6EA039D0" w14:textId="77777777" w:rsidR="00D10F36" w:rsidRDefault="00D10F36" w:rsidP="00D10F36">
            <w:pPr>
              <w:spacing w:line="240" w:lineRule="atLeast"/>
              <w:jc w:val="left"/>
            </w:pPr>
          </w:p>
        </w:tc>
        <w:tc>
          <w:tcPr>
            <w:tcW w:w="6711" w:type="dxa"/>
          </w:tcPr>
          <w:p w14:paraId="13D6C545" w14:textId="77777777" w:rsidR="00D10F36" w:rsidRDefault="00D10F36" w:rsidP="00D10F36">
            <w:pPr>
              <w:spacing w:line="240" w:lineRule="atLeast"/>
              <w:jc w:val="left"/>
            </w:pPr>
            <w:r>
              <w:rPr>
                <w:rFonts w:hint="eastAsia"/>
              </w:rPr>
              <w:t>一个老板可以有多个公司</w:t>
            </w:r>
            <w:r>
              <w:rPr>
                <w:rFonts w:hint="eastAsia"/>
              </w:rPr>
              <w:t xml:space="preserve"> </w:t>
            </w:r>
          </w:p>
        </w:tc>
      </w:tr>
      <w:tr w:rsidR="00D10F36" w14:paraId="2F6AE742" w14:textId="77777777" w:rsidTr="00D10F36">
        <w:trPr>
          <w:trHeight w:val="267"/>
        </w:trPr>
        <w:tc>
          <w:tcPr>
            <w:tcW w:w="1836" w:type="dxa"/>
            <w:shd w:val="clear" w:color="auto" w:fill="FFFF00"/>
          </w:tcPr>
          <w:p w14:paraId="7CC5ECE3" w14:textId="77777777" w:rsidR="00D10F36" w:rsidRDefault="00D10F36" w:rsidP="00D10F36">
            <w:pPr>
              <w:spacing w:line="240" w:lineRule="atLeast"/>
              <w:jc w:val="left"/>
            </w:pPr>
            <w:r>
              <w:rPr>
                <w:rFonts w:hint="eastAsia"/>
              </w:rPr>
              <w:t>老板登录密码</w:t>
            </w:r>
          </w:p>
        </w:tc>
        <w:tc>
          <w:tcPr>
            <w:tcW w:w="2751" w:type="dxa"/>
            <w:shd w:val="clear" w:color="auto" w:fill="FFFF00"/>
          </w:tcPr>
          <w:p w14:paraId="501DC503" w14:textId="77777777" w:rsidR="00D10F36" w:rsidRDefault="00D10F36" w:rsidP="00D10F36">
            <w:pPr>
              <w:spacing w:line="240" w:lineRule="atLeast"/>
              <w:jc w:val="left"/>
            </w:pPr>
            <w:r>
              <w:rPr>
                <w:rFonts w:hint="eastAsia"/>
              </w:rPr>
              <w:t>F</w:t>
            </w:r>
            <w:r>
              <w:t>_BossPassword</w:t>
            </w:r>
          </w:p>
        </w:tc>
        <w:tc>
          <w:tcPr>
            <w:tcW w:w="3478" w:type="dxa"/>
            <w:shd w:val="clear" w:color="auto" w:fill="FFFF00"/>
          </w:tcPr>
          <w:p w14:paraId="211BEA5F" w14:textId="77777777" w:rsidR="00D10F36" w:rsidRDefault="00D10F36" w:rsidP="00D10F36">
            <w:pPr>
              <w:spacing w:line="240" w:lineRule="atLeast"/>
              <w:jc w:val="left"/>
            </w:pPr>
            <w:r>
              <w:t>Varchar(16) not null</w:t>
            </w:r>
            <w:r>
              <w:rPr>
                <w:rFonts w:hint="eastAsia"/>
              </w:rPr>
              <w:t>，</w:t>
            </w:r>
            <w:r>
              <w:rPr>
                <w:rFonts w:hint="eastAsia"/>
              </w:rPr>
              <w:t>6</w:t>
            </w:r>
            <w:r>
              <w:rPr>
                <w:rFonts w:hint="eastAsia"/>
              </w:rPr>
              <w:t>到</w:t>
            </w:r>
            <w:r>
              <w:rPr>
                <w:rFonts w:hint="eastAsia"/>
              </w:rPr>
              <w:t>1</w:t>
            </w:r>
            <w:r>
              <w:t>6</w:t>
            </w:r>
            <w:r>
              <w:rPr>
                <w:rFonts w:hint="eastAsia"/>
              </w:rPr>
              <w:t>位</w:t>
            </w:r>
          </w:p>
          <w:p w14:paraId="46FAEFAA" w14:textId="77777777" w:rsidR="00D10F36" w:rsidRDefault="00D10F36" w:rsidP="00D10F36">
            <w:pPr>
              <w:spacing w:line="240" w:lineRule="atLeast"/>
              <w:jc w:val="left"/>
            </w:pPr>
          </w:p>
        </w:tc>
        <w:tc>
          <w:tcPr>
            <w:tcW w:w="857" w:type="dxa"/>
            <w:shd w:val="clear" w:color="auto" w:fill="FFFF00"/>
          </w:tcPr>
          <w:p w14:paraId="23C92C98" w14:textId="77777777" w:rsidR="00D10F36" w:rsidRDefault="00D10F36" w:rsidP="00D10F36">
            <w:pPr>
              <w:spacing w:line="240" w:lineRule="atLeast"/>
              <w:jc w:val="left"/>
            </w:pPr>
          </w:p>
        </w:tc>
        <w:tc>
          <w:tcPr>
            <w:tcW w:w="6711" w:type="dxa"/>
            <w:shd w:val="clear" w:color="auto" w:fill="FFFF00"/>
          </w:tcPr>
          <w:p w14:paraId="77C082E8" w14:textId="77777777" w:rsidR="00D10F36" w:rsidRDefault="00D10F36" w:rsidP="00D10F36">
            <w:pPr>
              <w:spacing w:line="240" w:lineRule="atLeast"/>
              <w:jc w:val="left"/>
            </w:pPr>
            <w:r>
              <w:rPr>
                <w:rFonts w:hint="eastAsia"/>
              </w:rPr>
              <w:t>明文存储。但插入</w:t>
            </w:r>
            <w:r>
              <w:rPr>
                <w:rFonts w:hint="eastAsia"/>
              </w:rPr>
              <w:t>T</w:t>
            </w:r>
            <w:r>
              <w:t>_Staff</w:t>
            </w:r>
            <w:r>
              <w:rPr>
                <w:rFonts w:hint="eastAsia"/>
              </w:rPr>
              <w:t>表时是加密后的盐值。老板用手机和这个密码登录成功后将被强制修改密码</w:t>
            </w:r>
          </w:p>
        </w:tc>
      </w:tr>
      <w:tr w:rsidR="00D10F36" w14:paraId="7FBC3560" w14:textId="77777777" w:rsidTr="00D10F36">
        <w:trPr>
          <w:trHeight w:val="267"/>
        </w:trPr>
        <w:tc>
          <w:tcPr>
            <w:tcW w:w="1836" w:type="dxa"/>
          </w:tcPr>
          <w:p w14:paraId="333694E3" w14:textId="77777777" w:rsidR="00D10F36" w:rsidRDefault="00D10F36" w:rsidP="00D10F36">
            <w:pPr>
              <w:spacing w:line="240" w:lineRule="atLeast"/>
              <w:jc w:val="left"/>
            </w:pPr>
            <w:r>
              <w:rPr>
                <w:rFonts w:hint="eastAsia"/>
              </w:rPr>
              <w:t>老板微信号</w:t>
            </w:r>
          </w:p>
        </w:tc>
        <w:tc>
          <w:tcPr>
            <w:tcW w:w="2751" w:type="dxa"/>
          </w:tcPr>
          <w:p w14:paraId="4FFA8DFF" w14:textId="77777777" w:rsidR="00D10F36" w:rsidRDefault="00D10F36" w:rsidP="00D10F36">
            <w:pPr>
              <w:spacing w:line="240" w:lineRule="atLeast"/>
              <w:jc w:val="left"/>
            </w:pPr>
            <w:r>
              <w:rPr>
                <w:rFonts w:hint="eastAsia"/>
              </w:rPr>
              <w:t>F</w:t>
            </w:r>
            <w:r>
              <w:t>_BossWechat</w:t>
            </w:r>
          </w:p>
        </w:tc>
        <w:tc>
          <w:tcPr>
            <w:tcW w:w="3478" w:type="dxa"/>
          </w:tcPr>
          <w:p w14:paraId="5A265F0E" w14:textId="77777777" w:rsidR="00D10F36" w:rsidRDefault="00D10F36" w:rsidP="00D10F36">
            <w:pPr>
              <w:spacing w:line="240" w:lineRule="atLeast"/>
              <w:jc w:val="left"/>
            </w:pPr>
            <w:r>
              <w:t>Varchar(20) not null, (0, 20</w:t>
            </w:r>
            <w:r>
              <w:rPr>
                <w:rFonts w:hint="eastAsia"/>
              </w:rPr>
              <w:t>]</w:t>
            </w:r>
          </w:p>
        </w:tc>
        <w:tc>
          <w:tcPr>
            <w:tcW w:w="857" w:type="dxa"/>
          </w:tcPr>
          <w:p w14:paraId="0D1979C0" w14:textId="77777777" w:rsidR="00D10F36" w:rsidRDefault="00D10F36" w:rsidP="00D10F36">
            <w:pPr>
              <w:spacing w:line="240" w:lineRule="atLeast"/>
              <w:jc w:val="left"/>
            </w:pPr>
          </w:p>
        </w:tc>
        <w:tc>
          <w:tcPr>
            <w:tcW w:w="6711" w:type="dxa"/>
          </w:tcPr>
          <w:p w14:paraId="2560702D" w14:textId="77777777" w:rsidR="00D10F36" w:rsidRDefault="00D10F36" w:rsidP="00D10F36">
            <w:pPr>
              <w:spacing w:line="240" w:lineRule="atLeast"/>
              <w:jc w:val="left"/>
            </w:pPr>
            <w:r>
              <w:rPr>
                <w:rFonts w:hint="eastAsia"/>
              </w:rPr>
              <w:t>一个老板可以有多个公司</w:t>
            </w:r>
          </w:p>
        </w:tc>
      </w:tr>
      <w:tr w:rsidR="00D10F36" w14:paraId="49DE4BB3" w14:textId="77777777" w:rsidTr="00D10F36">
        <w:trPr>
          <w:trHeight w:val="267"/>
        </w:trPr>
        <w:tc>
          <w:tcPr>
            <w:tcW w:w="1836" w:type="dxa"/>
          </w:tcPr>
          <w:p w14:paraId="7258AB91" w14:textId="77777777" w:rsidR="00D10F36" w:rsidRDefault="00D10F36" w:rsidP="00D10F36">
            <w:pPr>
              <w:spacing w:line="240" w:lineRule="atLeast"/>
              <w:jc w:val="left"/>
            </w:pPr>
            <w:r>
              <w:t>DB</w:t>
            </w:r>
            <w:r>
              <w:rPr>
                <w:rFonts w:hint="eastAsia"/>
              </w:rPr>
              <w:t>名称</w:t>
            </w:r>
          </w:p>
        </w:tc>
        <w:tc>
          <w:tcPr>
            <w:tcW w:w="2751" w:type="dxa"/>
          </w:tcPr>
          <w:p w14:paraId="4EBAD814" w14:textId="77777777" w:rsidR="00D10F36" w:rsidRDefault="00D10F36" w:rsidP="00D10F36">
            <w:pPr>
              <w:spacing w:line="240" w:lineRule="atLeast"/>
              <w:jc w:val="left"/>
            </w:pPr>
            <w:r>
              <w:rPr>
                <w:rFonts w:hint="eastAsia"/>
              </w:rPr>
              <w:t>F</w:t>
            </w:r>
            <w:r>
              <w:t>_DBName</w:t>
            </w:r>
          </w:p>
        </w:tc>
        <w:tc>
          <w:tcPr>
            <w:tcW w:w="3478" w:type="dxa"/>
          </w:tcPr>
          <w:p w14:paraId="71006196" w14:textId="77777777" w:rsidR="00D10F36" w:rsidRDefault="00D10F36" w:rsidP="00D10F36">
            <w:pPr>
              <w:spacing w:line="240" w:lineRule="atLeast"/>
              <w:jc w:val="left"/>
            </w:pPr>
            <w:r>
              <w:t>V</w:t>
            </w:r>
            <w:r>
              <w:rPr>
                <w:rFonts w:hint="eastAsia"/>
              </w:rPr>
              <w:t>ar</w:t>
            </w:r>
            <w:r>
              <w:t>char(20) not null, unique key,</w:t>
            </w:r>
          </w:p>
          <w:p w14:paraId="36ACAE08" w14:textId="77777777" w:rsidR="00D10F36" w:rsidRDefault="00D10F36" w:rsidP="00D10F36">
            <w:pPr>
              <w:spacing w:line="240" w:lineRule="atLeast"/>
              <w:jc w:val="left"/>
            </w:pPr>
            <w:r w:rsidRPr="00435B35">
              <w:rPr>
                <w:rFonts w:hint="eastAsia"/>
                <w:shd w:val="clear" w:color="auto" w:fill="FFFF00"/>
              </w:rPr>
              <w:t>数字、字母和下划线的组合，但首字符必须是字母，中间不能出现空格</w:t>
            </w:r>
          </w:p>
        </w:tc>
        <w:tc>
          <w:tcPr>
            <w:tcW w:w="857" w:type="dxa"/>
          </w:tcPr>
          <w:p w14:paraId="199D2A2C" w14:textId="77777777" w:rsidR="00D10F36" w:rsidRDefault="00D10F36" w:rsidP="00D10F36">
            <w:pPr>
              <w:spacing w:line="240" w:lineRule="atLeast"/>
              <w:jc w:val="left"/>
            </w:pPr>
          </w:p>
        </w:tc>
        <w:tc>
          <w:tcPr>
            <w:tcW w:w="6711" w:type="dxa"/>
          </w:tcPr>
          <w:p w14:paraId="3D67957A" w14:textId="77777777" w:rsidR="00D10F36" w:rsidRDefault="00D10F36" w:rsidP="00D10F36">
            <w:pPr>
              <w:spacing w:line="240" w:lineRule="atLeast"/>
              <w:jc w:val="left"/>
            </w:pPr>
            <w:r>
              <w:rPr>
                <w:rFonts w:hint="eastAsia"/>
              </w:rPr>
              <w:t>此公司的数据库的名称。此名称可用于针对该公司的</w:t>
            </w:r>
            <w:r>
              <w:rPr>
                <w:rFonts w:hint="eastAsia"/>
              </w:rPr>
              <w:t>D</w:t>
            </w:r>
            <w:r>
              <w:t>B</w:t>
            </w:r>
            <w:r>
              <w:rPr>
                <w:rFonts w:hint="eastAsia"/>
              </w:rPr>
              <w:t>的</w:t>
            </w:r>
            <w:r>
              <w:rPr>
                <w:rFonts w:hint="eastAsia"/>
              </w:rPr>
              <w:t>j</w:t>
            </w:r>
            <w:r>
              <w:t>dbc</w:t>
            </w:r>
            <w:r>
              <w:rPr>
                <w:rFonts w:hint="eastAsia"/>
              </w:rPr>
              <w:t>连接。</w:t>
            </w:r>
            <w:r w:rsidRPr="00435B35">
              <w:rPr>
                <w:rFonts w:hint="eastAsia"/>
                <w:shd w:val="clear" w:color="auto" w:fill="FFFF00"/>
              </w:rPr>
              <w:t>DB</w:t>
            </w:r>
            <w:r w:rsidRPr="00435B35">
              <w:rPr>
                <w:rFonts w:hint="eastAsia"/>
                <w:shd w:val="clear" w:color="auto" w:fill="FFFF00"/>
              </w:rPr>
              <w:t>名称提前绝对不能以数字开头</w:t>
            </w:r>
          </w:p>
        </w:tc>
      </w:tr>
      <w:tr w:rsidR="00D10F36" w14:paraId="4A3632F3" w14:textId="77777777" w:rsidTr="00D10F36">
        <w:trPr>
          <w:trHeight w:val="267"/>
        </w:trPr>
        <w:tc>
          <w:tcPr>
            <w:tcW w:w="1836" w:type="dxa"/>
          </w:tcPr>
          <w:p w14:paraId="700AFED2" w14:textId="77777777" w:rsidR="00D10F36" w:rsidRDefault="00D10F36" w:rsidP="00D10F36">
            <w:pPr>
              <w:spacing w:line="240" w:lineRule="atLeast"/>
              <w:jc w:val="left"/>
            </w:pPr>
            <w:r>
              <w:rPr>
                <w:rFonts w:hint="eastAsia"/>
              </w:rPr>
              <w:t>钥匙</w:t>
            </w:r>
          </w:p>
        </w:tc>
        <w:tc>
          <w:tcPr>
            <w:tcW w:w="2751" w:type="dxa"/>
          </w:tcPr>
          <w:p w14:paraId="70DEB499" w14:textId="77777777" w:rsidR="00D10F36" w:rsidRDefault="00D10F36" w:rsidP="00D10F36">
            <w:pPr>
              <w:spacing w:line="240" w:lineRule="atLeast"/>
              <w:jc w:val="left"/>
            </w:pPr>
            <w:r>
              <w:rPr>
                <w:rFonts w:hint="eastAsia"/>
              </w:rPr>
              <w:t>F</w:t>
            </w:r>
            <w:r>
              <w:t>_Key</w:t>
            </w:r>
          </w:p>
        </w:tc>
        <w:tc>
          <w:tcPr>
            <w:tcW w:w="3478" w:type="dxa"/>
            <w:shd w:val="clear" w:color="auto" w:fill="FFFF00"/>
          </w:tcPr>
          <w:p w14:paraId="2AC34A98" w14:textId="77777777" w:rsidR="00D10F36" w:rsidRDefault="00D10F36" w:rsidP="00D10F36">
            <w:pPr>
              <w:spacing w:line="240" w:lineRule="atLeast"/>
              <w:jc w:val="left"/>
            </w:pPr>
            <w:r>
              <w:t>unique key,varchar(32)</w:t>
            </w:r>
            <w:r>
              <w:rPr>
                <w:rFonts w:hint="eastAsia"/>
              </w:rPr>
              <w:t>，</w:t>
            </w:r>
            <w:r>
              <w:rPr>
                <w:rFonts w:hint="eastAsia"/>
              </w:rPr>
              <w:t>3</w:t>
            </w:r>
            <w:r>
              <w:t>2</w:t>
            </w:r>
            <w:r>
              <w:rPr>
                <w:rFonts w:hint="eastAsia"/>
              </w:rPr>
              <w:t>位数字和大写字母组成</w:t>
            </w:r>
          </w:p>
        </w:tc>
        <w:tc>
          <w:tcPr>
            <w:tcW w:w="857" w:type="dxa"/>
          </w:tcPr>
          <w:p w14:paraId="21116A2F" w14:textId="77777777" w:rsidR="00D10F36" w:rsidRDefault="00D10F36" w:rsidP="00D10F36">
            <w:pPr>
              <w:spacing w:line="240" w:lineRule="atLeast"/>
              <w:jc w:val="left"/>
            </w:pPr>
          </w:p>
        </w:tc>
        <w:tc>
          <w:tcPr>
            <w:tcW w:w="6711" w:type="dxa"/>
          </w:tcPr>
          <w:p w14:paraId="3423530F" w14:textId="77777777" w:rsidR="00D10F36" w:rsidRDefault="00D10F36" w:rsidP="00D10F36">
            <w:pPr>
              <w:spacing w:line="240" w:lineRule="atLeast"/>
              <w:jc w:val="left"/>
            </w:pPr>
            <w:r>
              <w:rPr>
                <w:rFonts w:hint="eastAsia"/>
              </w:rPr>
              <w:t>加盐存储。用于身份识别，形如：</w:t>
            </w:r>
            <w:r w:rsidRPr="00320AEB">
              <w:t>B1AFC07474C37C5AEC4199ED28E09705</w:t>
            </w:r>
          </w:p>
        </w:tc>
      </w:tr>
      <w:tr w:rsidR="00D10F36" w14:paraId="7C540D29" w14:textId="77777777" w:rsidTr="00D10F36">
        <w:trPr>
          <w:trHeight w:val="267"/>
        </w:trPr>
        <w:tc>
          <w:tcPr>
            <w:tcW w:w="1836" w:type="dxa"/>
          </w:tcPr>
          <w:p w14:paraId="1C4D7F94" w14:textId="77777777" w:rsidR="00D10F36" w:rsidRPr="00BE025A" w:rsidRDefault="00D10F36" w:rsidP="00D10F36">
            <w:pPr>
              <w:spacing w:line="240" w:lineRule="atLeast"/>
              <w:jc w:val="left"/>
            </w:pPr>
            <w:r>
              <w:rPr>
                <w:rFonts w:hint="eastAsia"/>
              </w:rPr>
              <w:t>DB</w:t>
            </w:r>
            <w:r>
              <w:rPr>
                <w:rFonts w:hint="eastAsia"/>
              </w:rPr>
              <w:t>用户名</w:t>
            </w:r>
          </w:p>
        </w:tc>
        <w:tc>
          <w:tcPr>
            <w:tcW w:w="2751" w:type="dxa"/>
          </w:tcPr>
          <w:p w14:paraId="6424086F" w14:textId="77777777" w:rsidR="00D10F36" w:rsidRDefault="00D10F36" w:rsidP="00D10F36">
            <w:pPr>
              <w:spacing w:line="240" w:lineRule="atLeast"/>
              <w:jc w:val="left"/>
            </w:pPr>
            <w:r>
              <w:rPr>
                <w:rFonts w:hint="eastAsia"/>
              </w:rPr>
              <w:t>F</w:t>
            </w:r>
            <w:r>
              <w:t>_DBUserName</w:t>
            </w:r>
          </w:p>
        </w:tc>
        <w:tc>
          <w:tcPr>
            <w:tcW w:w="3478" w:type="dxa"/>
            <w:shd w:val="clear" w:color="auto" w:fill="FFFF00"/>
          </w:tcPr>
          <w:p w14:paraId="556488F4" w14:textId="77777777" w:rsidR="00D10F36" w:rsidRDefault="00D10F36" w:rsidP="00D10F36">
            <w:pPr>
              <w:spacing w:line="240" w:lineRule="atLeast"/>
              <w:jc w:val="left"/>
            </w:pPr>
            <w:r>
              <w:t>V</w:t>
            </w:r>
            <w:r>
              <w:rPr>
                <w:rFonts w:hint="eastAsia"/>
              </w:rPr>
              <w:t>ar</w:t>
            </w:r>
            <w:r>
              <w:t>char(20) not null,</w:t>
            </w:r>
          </w:p>
          <w:p w14:paraId="0CE6D16F" w14:textId="77777777" w:rsidR="00D10F36" w:rsidRDefault="00D10F36" w:rsidP="00D10F36">
            <w:pPr>
              <w:spacing w:line="240" w:lineRule="atLeast"/>
              <w:jc w:val="left"/>
            </w:pPr>
            <w:r w:rsidRPr="00435B35">
              <w:rPr>
                <w:rFonts w:hint="eastAsia"/>
                <w:shd w:val="clear" w:color="auto" w:fill="FFFF00"/>
              </w:rPr>
              <w:t>数字、字母和下划线的组合，但首字符必须是字母，不能出现空格</w:t>
            </w:r>
          </w:p>
        </w:tc>
        <w:tc>
          <w:tcPr>
            <w:tcW w:w="857" w:type="dxa"/>
          </w:tcPr>
          <w:p w14:paraId="0DFD4C2B" w14:textId="77777777" w:rsidR="00D10F36" w:rsidRDefault="00D10F36" w:rsidP="00D10F36">
            <w:pPr>
              <w:spacing w:line="240" w:lineRule="atLeast"/>
              <w:jc w:val="left"/>
            </w:pPr>
          </w:p>
        </w:tc>
        <w:tc>
          <w:tcPr>
            <w:tcW w:w="6711" w:type="dxa"/>
          </w:tcPr>
          <w:p w14:paraId="495FD3FB" w14:textId="77777777" w:rsidR="00D10F36" w:rsidRDefault="00D10F36" w:rsidP="00D10F36">
            <w:pPr>
              <w:spacing w:line="240" w:lineRule="atLeast"/>
              <w:jc w:val="left"/>
            </w:pPr>
          </w:p>
        </w:tc>
      </w:tr>
      <w:tr w:rsidR="00D10F36" w14:paraId="62F0CB72" w14:textId="77777777" w:rsidTr="00D10F36">
        <w:trPr>
          <w:trHeight w:val="267"/>
        </w:trPr>
        <w:tc>
          <w:tcPr>
            <w:tcW w:w="1836" w:type="dxa"/>
          </w:tcPr>
          <w:p w14:paraId="3F89DAF3" w14:textId="77777777" w:rsidR="00D10F36" w:rsidRDefault="00D10F36" w:rsidP="00D10F36">
            <w:pPr>
              <w:spacing w:line="240" w:lineRule="atLeast"/>
              <w:jc w:val="left"/>
            </w:pPr>
            <w:r>
              <w:rPr>
                <w:rFonts w:hint="eastAsia"/>
              </w:rPr>
              <w:t>DB</w:t>
            </w:r>
            <w:r>
              <w:rPr>
                <w:rFonts w:hint="eastAsia"/>
              </w:rPr>
              <w:t>密码</w:t>
            </w:r>
          </w:p>
        </w:tc>
        <w:tc>
          <w:tcPr>
            <w:tcW w:w="2751" w:type="dxa"/>
          </w:tcPr>
          <w:p w14:paraId="26A17C43" w14:textId="77777777" w:rsidR="00D10F36" w:rsidRDefault="00D10F36" w:rsidP="00D10F36">
            <w:pPr>
              <w:spacing w:line="240" w:lineRule="atLeast"/>
              <w:jc w:val="left"/>
            </w:pPr>
            <w:r>
              <w:rPr>
                <w:rFonts w:hint="eastAsia"/>
              </w:rPr>
              <w:t>F</w:t>
            </w:r>
            <w:r>
              <w:t>_DBUserPassword</w:t>
            </w:r>
          </w:p>
        </w:tc>
        <w:tc>
          <w:tcPr>
            <w:tcW w:w="3478" w:type="dxa"/>
            <w:shd w:val="clear" w:color="auto" w:fill="FFFF00"/>
          </w:tcPr>
          <w:p w14:paraId="1C28E3F8" w14:textId="77777777" w:rsidR="00D10F36" w:rsidRDefault="00D10F36" w:rsidP="00D10F36">
            <w:pPr>
              <w:spacing w:line="240" w:lineRule="atLeast"/>
              <w:jc w:val="left"/>
            </w:pPr>
            <w:r>
              <w:t>V</w:t>
            </w:r>
            <w:r>
              <w:rPr>
                <w:rFonts w:hint="eastAsia"/>
              </w:rPr>
              <w:t>ar</w:t>
            </w:r>
            <w:r>
              <w:t>char(16) not null,</w:t>
            </w:r>
            <w:r>
              <w:rPr>
                <w:rFonts w:hint="eastAsia"/>
              </w:rPr>
              <w:t>最多</w:t>
            </w:r>
            <w:r>
              <w:rPr>
                <w:rFonts w:hint="eastAsia"/>
              </w:rPr>
              <w:t>1</w:t>
            </w:r>
            <w:r>
              <w:t>6</w:t>
            </w:r>
            <w:r>
              <w:rPr>
                <w:rFonts w:hint="eastAsia"/>
              </w:rPr>
              <w:t>位字符，中间可以有空格</w:t>
            </w:r>
          </w:p>
        </w:tc>
        <w:tc>
          <w:tcPr>
            <w:tcW w:w="857" w:type="dxa"/>
          </w:tcPr>
          <w:p w14:paraId="67BE5B76" w14:textId="77777777" w:rsidR="00D10F36" w:rsidRDefault="00D10F36" w:rsidP="00D10F36">
            <w:pPr>
              <w:spacing w:line="240" w:lineRule="atLeast"/>
              <w:jc w:val="left"/>
            </w:pPr>
          </w:p>
        </w:tc>
        <w:tc>
          <w:tcPr>
            <w:tcW w:w="6711" w:type="dxa"/>
          </w:tcPr>
          <w:p w14:paraId="0CC7AAD1" w14:textId="77777777" w:rsidR="00D10F36" w:rsidRDefault="00D10F36" w:rsidP="00D10F36">
            <w:pPr>
              <w:spacing w:line="240" w:lineRule="atLeast"/>
              <w:jc w:val="left"/>
            </w:pPr>
            <w:r>
              <w:rPr>
                <w:rFonts w:hint="eastAsia"/>
              </w:rPr>
              <w:t>先用明文存储</w:t>
            </w:r>
          </w:p>
        </w:tc>
      </w:tr>
      <w:tr w:rsidR="00D10F36" w:rsidRPr="00E64AC2" w14:paraId="1A3DB9A6" w14:textId="77777777" w:rsidTr="00D10F36">
        <w:trPr>
          <w:trHeight w:val="267"/>
        </w:trPr>
        <w:tc>
          <w:tcPr>
            <w:tcW w:w="1836" w:type="dxa"/>
          </w:tcPr>
          <w:p w14:paraId="4AB9C51B" w14:textId="77777777" w:rsidR="00D10F36" w:rsidRPr="00E64AC2" w:rsidRDefault="00D10F36" w:rsidP="00D10F36">
            <w:pPr>
              <w:spacing w:line="240" w:lineRule="atLeast"/>
              <w:jc w:val="left"/>
              <w:rPr>
                <w:strike/>
              </w:rPr>
            </w:pPr>
            <w:r w:rsidRPr="00E64AC2">
              <w:rPr>
                <w:strike/>
              </w:rPr>
              <w:t>公众号</w:t>
            </w:r>
            <w:r w:rsidRPr="00E64AC2">
              <w:rPr>
                <w:strike/>
              </w:rPr>
              <w:t>AppID</w:t>
            </w:r>
          </w:p>
        </w:tc>
        <w:tc>
          <w:tcPr>
            <w:tcW w:w="2751" w:type="dxa"/>
          </w:tcPr>
          <w:p w14:paraId="53CB7DD7" w14:textId="77777777" w:rsidR="00D10F36" w:rsidRPr="00E64AC2" w:rsidRDefault="00D10F36" w:rsidP="00D10F36">
            <w:pPr>
              <w:spacing w:line="240" w:lineRule="atLeast"/>
              <w:jc w:val="left"/>
              <w:rPr>
                <w:strike/>
              </w:rPr>
            </w:pPr>
            <w:r w:rsidRPr="00E64AC2">
              <w:rPr>
                <w:strike/>
              </w:rPr>
              <w:t>F_AuthorizerAppid</w:t>
            </w:r>
          </w:p>
        </w:tc>
        <w:tc>
          <w:tcPr>
            <w:tcW w:w="3478" w:type="dxa"/>
            <w:shd w:val="clear" w:color="auto" w:fill="FFFF00"/>
          </w:tcPr>
          <w:p w14:paraId="40A78390" w14:textId="77777777" w:rsidR="00D10F36" w:rsidRPr="00E64AC2" w:rsidRDefault="00D10F36" w:rsidP="00D10F36">
            <w:pPr>
              <w:spacing w:line="240" w:lineRule="atLeast"/>
              <w:jc w:val="left"/>
              <w:rPr>
                <w:strike/>
              </w:rPr>
            </w:pPr>
            <w:r w:rsidRPr="00E64AC2">
              <w:rPr>
                <w:strike/>
              </w:rPr>
              <w:t>VARCHAR(32) NULL</w:t>
            </w:r>
          </w:p>
        </w:tc>
        <w:tc>
          <w:tcPr>
            <w:tcW w:w="857" w:type="dxa"/>
          </w:tcPr>
          <w:p w14:paraId="756EF8B6" w14:textId="77777777" w:rsidR="00D10F36" w:rsidRPr="00E64AC2" w:rsidRDefault="00D10F36" w:rsidP="00D10F36">
            <w:pPr>
              <w:spacing w:line="240" w:lineRule="atLeast"/>
              <w:jc w:val="left"/>
              <w:rPr>
                <w:strike/>
              </w:rPr>
            </w:pPr>
          </w:p>
        </w:tc>
        <w:tc>
          <w:tcPr>
            <w:tcW w:w="6711" w:type="dxa"/>
          </w:tcPr>
          <w:p w14:paraId="3D48504F" w14:textId="77777777" w:rsidR="00D10F36" w:rsidRPr="00E64AC2" w:rsidRDefault="00CD234B" w:rsidP="00D10F36">
            <w:pPr>
              <w:spacing w:line="240" w:lineRule="atLeast"/>
              <w:jc w:val="left"/>
              <w:rPr>
                <w:strike/>
              </w:rPr>
            </w:pPr>
            <w:r w:rsidRPr="00E64AC2">
              <w:rPr>
                <w:rFonts w:hint="eastAsia"/>
                <w:strike/>
              </w:rPr>
              <w:t>用户有公众号的情况下，授权给</w:t>
            </w:r>
            <w:r w:rsidRPr="00E64AC2">
              <w:rPr>
                <w:rFonts w:hint="eastAsia"/>
                <w:strike/>
              </w:rPr>
              <w:t>BX</w:t>
            </w:r>
            <w:r w:rsidRPr="00E64AC2">
              <w:rPr>
                <w:rFonts w:hint="eastAsia"/>
                <w:strike/>
              </w:rPr>
              <w:t>，</w:t>
            </w:r>
            <w:r w:rsidRPr="00E64AC2">
              <w:rPr>
                <w:rFonts w:hint="eastAsia"/>
                <w:strike/>
              </w:rPr>
              <w:t>BX</w:t>
            </w:r>
            <w:r w:rsidRPr="00E64AC2">
              <w:rPr>
                <w:rFonts w:hint="eastAsia"/>
                <w:strike/>
              </w:rPr>
              <w:t>会收到</w:t>
            </w:r>
            <w:r w:rsidRPr="00E64AC2">
              <w:rPr>
                <w:rFonts w:hint="eastAsia"/>
                <w:strike/>
              </w:rPr>
              <w:t>WX</w:t>
            </w:r>
            <w:r w:rsidRPr="00E64AC2">
              <w:rPr>
                <w:rFonts w:hint="eastAsia"/>
                <w:strike/>
              </w:rPr>
              <w:t>服务器的审核推送消息，如果审核成功，会设置本字段</w:t>
            </w:r>
            <w:r w:rsidR="00DE452E" w:rsidRPr="00E64AC2">
              <w:rPr>
                <w:rFonts w:hint="eastAsia"/>
                <w:strike/>
              </w:rPr>
              <w:t>及</w:t>
            </w:r>
            <w:r w:rsidR="00DE452E" w:rsidRPr="00E64AC2">
              <w:rPr>
                <w:strike/>
              </w:rPr>
              <w:t>F_AuthorizerRefreshToken</w:t>
            </w:r>
            <w:r w:rsidR="00DE452E" w:rsidRPr="00E64AC2">
              <w:rPr>
                <w:rFonts w:hint="eastAsia"/>
                <w:strike/>
              </w:rPr>
              <w:t>、</w:t>
            </w:r>
            <w:r w:rsidR="00DE452E" w:rsidRPr="00E64AC2">
              <w:rPr>
                <w:strike/>
              </w:rPr>
              <w:t>F_FuncInfo</w:t>
            </w:r>
          </w:p>
        </w:tc>
      </w:tr>
      <w:tr w:rsidR="00D10F36" w:rsidRPr="00E64AC2" w14:paraId="2C87E783" w14:textId="77777777" w:rsidTr="00D10F36">
        <w:trPr>
          <w:trHeight w:val="267"/>
        </w:trPr>
        <w:tc>
          <w:tcPr>
            <w:tcW w:w="1836" w:type="dxa"/>
          </w:tcPr>
          <w:p w14:paraId="4D07CBB4" w14:textId="77777777" w:rsidR="00D10F36" w:rsidRPr="00E64AC2" w:rsidRDefault="00D10F36" w:rsidP="00D10F36">
            <w:pPr>
              <w:spacing w:line="240" w:lineRule="atLeast"/>
              <w:jc w:val="left"/>
              <w:rPr>
                <w:strike/>
              </w:rPr>
            </w:pPr>
            <w:r w:rsidRPr="00E64AC2">
              <w:rPr>
                <w:strike/>
              </w:rPr>
              <w:t>接口调用凭据刷新令牌</w:t>
            </w:r>
          </w:p>
        </w:tc>
        <w:tc>
          <w:tcPr>
            <w:tcW w:w="2751" w:type="dxa"/>
          </w:tcPr>
          <w:p w14:paraId="3F1E8D49" w14:textId="77777777" w:rsidR="00D10F36" w:rsidRPr="00E64AC2" w:rsidRDefault="00D10F36" w:rsidP="00D10F36">
            <w:pPr>
              <w:spacing w:line="240" w:lineRule="atLeast"/>
              <w:jc w:val="left"/>
              <w:rPr>
                <w:strike/>
              </w:rPr>
            </w:pPr>
            <w:r w:rsidRPr="00E64AC2">
              <w:rPr>
                <w:strike/>
              </w:rPr>
              <w:t>F_AuthorizerRefreshToken</w:t>
            </w:r>
          </w:p>
        </w:tc>
        <w:tc>
          <w:tcPr>
            <w:tcW w:w="3478" w:type="dxa"/>
            <w:shd w:val="clear" w:color="auto" w:fill="FFFF00"/>
          </w:tcPr>
          <w:p w14:paraId="121EFBA5" w14:textId="77777777" w:rsidR="00D10F36" w:rsidRPr="00E64AC2" w:rsidRDefault="00D10F36" w:rsidP="00D10F36">
            <w:pPr>
              <w:spacing w:line="240" w:lineRule="atLeast"/>
              <w:jc w:val="left"/>
              <w:rPr>
                <w:strike/>
              </w:rPr>
            </w:pPr>
            <w:r w:rsidRPr="00E64AC2">
              <w:rPr>
                <w:strike/>
              </w:rPr>
              <w:t>VARCHAR(64) NULL</w:t>
            </w:r>
          </w:p>
        </w:tc>
        <w:tc>
          <w:tcPr>
            <w:tcW w:w="857" w:type="dxa"/>
          </w:tcPr>
          <w:p w14:paraId="49A89F6A" w14:textId="77777777" w:rsidR="00D10F36" w:rsidRPr="00E64AC2" w:rsidRDefault="00D10F36" w:rsidP="00D10F36">
            <w:pPr>
              <w:spacing w:line="240" w:lineRule="atLeast"/>
              <w:jc w:val="left"/>
              <w:rPr>
                <w:strike/>
              </w:rPr>
            </w:pPr>
          </w:p>
        </w:tc>
        <w:tc>
          <w:tcPr>
            <w:tcW w:w="6711" w:type="dxa"/>
          </w:tcPr>
          <w:p w14:paraId="64F8815E" w14:textId="77777777" w:rsidR="00D10F36" w:rsidRPr="00E64AC2" w:rsidRDefault="00D10F36" w:rsidP="00D10F36">
            <w:pPr>
              <w:spacing w:line="240" w:lineRule="atLeast"/>
              <w:jc w:val="left"/>
              <w:rPr>
                <w:strike/>
              </w:rPr>
            </w:pPr>
            <w:r w:rsidRPr="00E64AC2">
              <w:rPr>
                <w:strike/>
              </w:rPr>
              <w:t>在授权的公众号具备</w:t>
            </w:r>
            <w:r w:rsidRPr="00E64AC2">
              <w:rPr>
                <w:strike/>
              </w:rPr>
              <w:t>API</w:t>
            </w:r>
            <w:r w:rsidRPr="00E64AC2">
              <w:rPr>
                <w:strike/>
              </w:rPr>
              <w:t>权限时，才有此返回值</w:t>
            </w:r>
          </w:p>
        </w:tc>
      </w:tr>
      <w:tr w:rsidR="00D10F36" w:rsidRPr="00E64AC2" w14:paraId="1B590DBA" w14:textId="77777777" w:rsidTr="00D10F36">
        <w:trPr>
          <w:trHeight w:val="267"/>
        </w:trPr>
        <w:tc>
          <w:tcPr>
            <w:tcW w:w="1836" w:type="dxa"/>
          </w:tcPr>
          <w:p w14:paraId="74C969CC" w14:textId="77777777" w:rsidR="00D10F36" w:rsidRPr="00E64AC2" w:rsidRDefault="00D10F36" w:rsidP="00D10F36">
            <w:pPr>
              <w:spacing w:line="240" w:lineRule="atLeast"/>
              <w:jc w:val="left"/>
              <w:rPr>
                <w:strike/>
              </w:rPr>
            </w:pPr>
            <w:r w:rsidRPr="00E64AC2">
              <w:rPr>
                <w:strike/>
              </w:rPr>
              <w:t>公众号权限集列表</w:t>
            </w:r>
          </w:p>
        </w:tc>
        <w:tc>
          <w:tcPr>
            <w:tcW w:w="2751" w:type="dxa"/>
          </w:tcPr>
          <w:p w14:paraId="6DECB5D0" w14:textId="77777777" w:rsidR="00D10F36" w:rsidRPr="00E64AC2" w:rsidRDefault="00D10F36" w:rsidP="00D10F36">
            <w:pPr>
              <w:spacing w:line="240" w:lineRule="atLeast"/>
              <w:jc w:val="left"/>
              <w:rPr>
                <w:strike/>
              </w:rPr>
            </w:pPr>
            <w:r w:rsidRPr="00E64AC2">
              <w:rPr>
                <w:strike/>
              </w:rPr>
              <w:t>F_FuncInfo</w:t>
            </w:r>
          </w:p>
        </w:tc>
        <w:tc>
          <w:tcPr>
            <w:tcW w:w="3478" w:type="dxa"/>
            <w:shd w:val="clear" w:color="auto" w:fill="FFFF00"/>
          </w:tcPr>
          <w:p w14:paraId="2D07CC66" w14:textId="77777777" w:rsidR="00D10F36" w:rsidRPr="00E64AC2" w:rsidRDefault="00D10F36" w:rsidP="00D10F36">
            <w:pPr>
              <w:spacing w:line="240" w:lineRule="atLeast"/>
              <w:jc w:val="left"/>
              <w:rPr>
                <w:strike/>
              </w:rPr>
            </w:pPr>
            <w:r w:rsidRPr="00E64AC2">
              <w:rPr>
                <w:rFonts w:hint="eastAsia"/>
                <w:strike/>
              </w:rPr>
              <w:t>BIG</w:t>
            </w:r>
            <w:r w:rsidRPr="00E64AC2">
              <w:rPr>
                <w:strike/>
              </w:rPr>
              <w:t>INT NULL</w:t>
            </w:r>
          </w:p>
        </w:tc>
        <w:tc>
          <w:tcPr>
            <w:tcW w:w="857" w:type="dxa"/>
          </w:tcPr>
          <w:p w14:paraId="1F3924D2" w14:textId="77777777" w:rsidR="00D10F36" w:rsidRPr="00E64AC2" w:rsidRDefault="00D10F36" w:rsidP="00D10F36">
            <w:pPr>
              <w:spacing w:line="240" w:lineRule="atLeast"/>
              <w:jc w:val="left"/>
              <w:rPr>
                <w:strike/>
              </w:rPr>
            </w:pPr>
          </w:p>
        </w:tc>
        <w:tc>
          <w:tcPr>
            <w:tcW w:w="6711" w:type="dxa"/>
          </w:tcPr>
          <w:p w14:paraId="6E4655DE" w14:textId="77777777" w:rsidR="00D10F36" w:rsidRPr="00E64AC2" w:rsidRDefault="00D10F36" w:rsidP="00D10F36">
            <w:pPr>
              <w:spacing w:line="240" w:lineRule="atLeast"/>
              <w:jc w:val="left"/>
              <w:rPr>
                <w:strike/>
              </w:rPr>
            </w:pPr>
            <w:r w:rsidRPr="00E64AC2">
              <w:rPr>
                <w:strike/>
              </w:rPr>
              <w:t>1</w:t>
            </w:r>
            <w:r w:rsidRPr="00E64AC2">
              <w:rPr>
                <w:rFonts w:hint="eastAsia"/>
                <w:strike/>
              </w:rPr>
              <w:t>位代表一种权限。</w:t>
            </w:r>
            <w:r w:rsidRPr="00E64AC2">
              <w:rPr>
                <w:rFonts w:hint="eastAsia"/>
                <w:strike/>
              </w:rPr>
              <w:t>0</w:t>
            </w:r>
            <w:r w:rsidRPr="00E64AC2">
              <w:rPr>
                <w:rFonts w:hint="eastAsia"/>
                <w:strike/>
              </w:rPr>
              <w:t>到</w:t>
            </w:r>
            <w:r w:rsidRPr="00E64AC2">
              <w:rPr>
                <w:rFonts w:hint="eastAsia"/>
                <w:strike/>
              </w:rPr>
              <w:t>6</w:t>
            </w:r>
            <w:r w:rsidRPr="00E64AC2">
              <w:rPr>
                <w:strike/>
              </w:rPr>
              <w:t>3</w:t>
            </w:r>
            <w:r w:rsidRPr="00E64AC2">
              <w:rPr>
                <w:rFonts w:hint="eastAsia"/>
                <w:strike/>
              </w:rPr>
              <w:t>位分别代表的权限是：</w:t>
            </w:r>
            <w:r w:rsidRPr="00E64AC2">
              <w:rPr>
                <w:rFonts w:hint="eastAsia"/>
                <w:strike/>
              </w:rPr>
              <w:t>x</w:t>
            </w:r>
            <w:r w:rsidRPr="00E64AC2">
              <w:rPr>
                <w:strike/>
              </w:rPr>
              <w:t>xxx</w:t>
            </w:r>
          </w:p>
        </w:tc>
      </w:tr>
      <w:tr w:rsidR="00D10F36" w14:paraId="0F1DD59A" w14:textId="77777777" w:rsidTr="00D10F36">
        <w:trPr>
          <w:trHeight w:val="267"/>
        </w:trPr>
        <w:tc>
          <w:tcPr>
            <w:tcW w:w="1836" w:type="dxa"/>
          </w:tcPr>
          <w:p w14:paraId="42705796" w14:textId="77777777" w:rsidR="00D10F36" w:rsidRPr="005208EF" w:rsidRDefault="00D10F36" w:rsidP="00D10F36">
            <w:pPr>
              <w:spacing w:line="240" w:lineRule="atLeast"/>
              <w:jc w:val="left"/>
            </w:pPr>
            <w:r>
              <w:t>子商户号</w:t>
            </w:r>
          </w:p>
        </w:tc>
        <w:tc>
          <w:tcPr>
            <w:tcW w:w="2751" w:type="dxa"/>
          </w:tcPr>
          <w:p w14:paraId="6ADCE61D" w14:textId="77777777" w:rsidR="00D10F36" w:rsidRPr="005208EF" w:rsidRDefault="00D10F36" w:rsidP="00D10F36">
            <w:pPr>
              <w:spacing w:line="240" w:lineRule="atLeast"/>
              <w:jc w:val="left"/>
            </w:pPr>
            <w:r>
              <w:t>F_Submchid</w:t>
            </w:r>
          </w:p>
        </w:tc>
        <w:tc>
          <w:tcPr>
            <w:tcW w:w="3478" w:type="dxa"/>
            <w:shd w:val="clear" w:color="auto" w:fill="FFFF00"/>
          </w:tcPr>
          <w:p w14:paraId="3774D175" w14:textId="77777777" w:rsidR="00D10F36" w:rsidRDefault="00D10F36" w:rsidP="00D10F36">
            <w:pPr>
              <w:spacing w:line="240" w:lineRule="atLeast"/>
              <w:jc w:val="left"/>
            </w:pPr>
            <w:r>
              <w:t>0</w:t>
            </w:r>
            <w:r>
              <w:rPr>
                <w:rFonts w:hint="eastAsia"/>
              </w:rPr>
              <w:t>或</w:t>
            </w:r>
            <w:r>
              <w:t>10</w:t>
            </w:r>
            <w:r>
              <w:rPr>
                <w:rFonts w:hint="eastAsia"/>
              </w:rPr>
              <w:t>位</w:t>
            </w:r>
            <w:r>
              <w:t>数字</w:t>
            </w:r>
          </w:p>
        </w:tc>
        <w:tc>
          <w:tcPr>
            <w:tcW w:w="857" w:type="dxa"/>
          </w:tcPr>
          <w:p w14:paraId="17945723" w14:textId="77777777" w:rsidR="00D10F36" w:rsidRDefault="00D10F36" w:rsidP="00D10F36">
            <w:pPr>
              <w:spacing w:line="240" w:lineRule="atLeast"/>
              <w:jc w:val="left"/>
            </w:pPr>
          </w:p>
        </w:tc>
        <w:tc>
          <w:tcPr>
            <w:tcW w:w="6711" w:type="dxa"/>
          </w:tcPr>
          <w:p w14:paraId="30DFA731" w14:textId="77777777" w:rsidR="00D10F36" w:rsidRDefault="002E5A69" w:rsidP="00D10F36">
            <w:pPr>
              <w:spacing w:line="240" w:lineRule="atLeast"/>
              <w:jc w:val="left"/>
            </w:pPr>
            <w:r>
              <w:rPr>
                <w:rFonts w:hint="eastAsia"/>
              </w:rPr>
              <w:t>收钱的子商户号</w:t>
            </w:r>
            <w:r w:rsidR="00BC78DB">
              <w:rPr>
                <w:rFonts w:hint="eastAsia"/>
              </w:rPr>
              <w:t>，和</w:t>
            </w:r>
            <w:r w:rsidR="00BC78DB" w:rsidRPr="00BD2AA5">
              <w:rPr>
                <w:highlight w:val="magenta"/>
              </w:rPr>
              <w:t>F_MerchantID</w:t>
            </w:r>
            <w:r w:rsidR="00BC78DB">
              <w:rPr>
                <w:rFonts w:hint="eastAsia"/>
                <w:highlight w:val="magenta"/>
              </w:rPr>
              <w:t>不同。后者是子商户的身份证！不要混淆！</w:t>
            </w:r>
          </w:p>
        </w:tc>
      </w:tr>
      <w:tr w:rsidR="00D10F36" w14:paraId="089845BF" w14:textId="77777777" w:rsidTr="00D10F36">
        <w:trPr>
          <w:trHeight w:val="267"/>
        </w:trPr>
        <w:tc>
          <w:tcPr>
            <w:tcW w:w="1836" w:type="dxa"/>
          </w:tcPr>
          <w:p w14:paraId="06981D69" w14:textId="77777777" w:rsidR="00D10F36" w:rsidRPr="00DA6831" w:rsidRDefault="00D10F36" w:rsidP="00D10F36">
            <w:pPr>
              <w:spacing w:line="240" w:lineRule="atLeast"/>
              <w:jc w:val="left"/>
              <w:rPr>
                <w:highlight w:val="red"/>
              </w:rPr>
            </w:pPr>
            <w:r w:rsidRPr="00DA6831">
              <w:rPr>
                <w:rFonts w:hint="eastAsia"/>
                <w:highlight w:val="red"/>
              </w:rPr>
              <w:t>失效时间</w:t>
            </w:r>
          </w:p>
        </w:tc>
        <w:tc>
          <w:tcPr>
            <w:tcW w:w="2751" w:type="dxa"/>
          </w:tcPr>
          <w:p w14:paraId="14ACFBEC" w14:textId="77777777" w:rsidR="00D10F36" w:rsidRPr="00DA6831" w:rsidRDefault="00D10F36" w:rsidP="00D10F36">
            <w:pPr>
              <w:spacing w:line="240" w:lineRule="atLeast"/>
              <w:jc w:val="left"/>
              <w:rPr>
                <w:highlight w:val="red"/>
              </w:rPr>
            </w:pPr>
            <w:r w:rsidRPr="00DA6831">
              <w:rPr>
                <w:rFonts w:hint="eastAsia"/>
                <w:highlight w:val="red"/>
              </w:rPr>
              <w:t>F</w:t>
            </w:r>
            <w:r w:rsidRPr="00DA6831">
              <w:rPr>
                <w:highlight w:val="red"/>
              </w:rPr>
              <w:t>_ExpireDatetime</w:t>
            </w:r>
          </w:p>
        </w:tc>
        <w:tc>
          <w:tcPr>
            <w:tcW w:w="3478" w:type="dxa"/>
          </w:tcPr>
          <w:p w14:paraId="4B4937BE" w14:textId="77777777" w:rsidR="00D10F36" w:rsidRPr="00DA6831" w:rsidRDefault="00D10F36" w:rsidP="00D10F36">
            <w:pPr>
              <w:spacing w:line="240" w:lineRule="atLeast"/>
              <w:jc w:val="left"/>
              <w:rPr>
                <w:highlight w:val="red"/>
              </w:rPr>
            </w:pPr>
            <w:r w:rsidRPr="00DA6831">
              <w:rPr>
                <w:highlight w:val="red"/>
              </w:rPr>
              <w:t>Datetime not null</w:t>
            </w:r>
          </w:p>
        </w:tc>
        <w:tc>
          <w:tcPr>
            <w:tcW w:w="857" w:type="dxa"/>
          </w:tcPr>
          <w:p w14:paraId="52EC57E7" w14:textId="77777777" w:rsidR="00D10F36" w:rsidRPr="00DA6831" w:rsidRDefault="00D10F36" w:rsidP="00D10F36">
            <w:pPr>
              <w:spacing w:line="240" w:lineRule="atLeast"/>
              <w:jc w:val="left"/>
              <w:rPr>
                <w:highlight w:val="red"/>
              </w:rPr>
            </w:pPr>
          </w:p>
        </w:tc>
        <w:tc>
          <w:tcPr>
            <w:tcW w:w="6711" w:type="dxa"/>
          </w:tcPr>
          <w:p w14:paraId="4FF517A0" w14:textId="77777777" w:rsidR="00D10F36" w:rsidRPr="00DA6831" w:rsidRDefault="00D10F36" w:rsidP="00D10F36">
            <w:pPr>
              <w:spacing w:line="240" w:lineRule="atLeast"/>
              <w:jc w:val="left"/>
              <w:rPr>
                <w:highlight w:val="red"/>
              </w:rPr>
            </w:pPr>
            <w:r w:rsidRPr="00DA6831">
              <w:rPr>
                <w:rFonts w:hint="eastAsia"/>
                <w:highlight w:val="red"/>
              </w:rPr>
              <w:t>失效后，其所有帐号将会被锁定</w:t>
            </w:r>
          </w:p>
        </w:tc>
      </w:tr>
      <w:tr w:rsidR="00D10F36" w14:paraId="0BCF7D53" w14:textId="77777777" w:rsidTr="00D10F36">
        <w:trPr>
          <w:trHeight w:val="267"/>
        </w:trPr>
        <w:tc>
          <w:tcPr>
            <w:tcW w:w="1836" w:type="dxa"/>
          </w:tcPr>
          <w:p w14:paraId="54B86416" w14:textId="77777777" w:rsidR="00D10F36" w:rsidRPr="00DA6831" w:rsidRDefault="00D10F36" w:rsidP="00D10F36">
            <w:pPr>
              <w:spacing w:line="240" w:lineRule="atLeast"/>
              <w:jc w:val="left"/>
              <w:rPr>
                <w:highlight w:val="red"/>
              </w:rPr>
            </w:pPr>
            <w:r w:rsidRPr="00DA6831">
              <w:rPr>
                <w:rFonts w:hint="eastAsia"/>
                <w:highlight w:val="red"/>
              </w:rPr>
              <w:t>创建时间</w:t>
            </w:r>
          </w:p>
        </w:tc>
        <w:tc>
          <w:tcPr>
            <w:tcW w:w="2751" w:type="dxa"/>
          </w:tcPr>
          <w:p w14:paraId="40E48692" w14:textId="77777777" w:rsidR="00D10F36" w:rsidRPr="00DA6831" w:rsidRDefault="00D10F36" w:rsidP="00D10F36">
            <w:pPr>
              <w:spacing w:line="240" w:lineRule="atLeast"/>
              <w:jc w:val="left"/>
              <w:rPr>
                <w:highlight w:val="red"/>
              </w:rPr>
            </w:pPr>
            <w:r w:rsidRPr="00DA6831">
              <w:rPr>
                <w:rFonts w:hint="eastAsia"/>
                <w:highlight w:val="red"/>
              </w:rPr>
              <w:t>F</w:t>
            </w:r>
            <w:r w:rsidRPr="00DA6831">
              <w:rPr>
                <w:highlight w:val="red"/>
              </w:rPr>
              <w:t>_CreateDatetime</w:t>
            </w:r>
          </w:p>
        </w:tc>
        <w:tc>
          <w:tcPr>
            <w:tcW w:w="3478" w:type="dxa"/>
          </w:tcPr>
          <w:p w14:paraId="1A0B5C11" w14:textId="77777777" w:rsidR="00D10F36" w:rsidRPr="00DA6831" w:rsidRDefault="00D10F36" w:rsidP="00D10F36">
            <w:pPr>
              <w:spacing w:line="240" w:lineRule="atLeast"/>
              <w:jc w:val="left"/>
              <w:rPr>
                <w:highlight w:val="red"/>
              </w:rPr>
            </w:pPr>
            <w:r w:rsidRPr="00DA6831">
              <w:rPr>
                <w:highlight w:val="red"/>
              </w:rPr>
              <w:t>Datetime not null</w:t>
            </w:r>
          </w:p>
        </w:tc>
        <w:tc>
          <w:tcPr>
            <w:tcW w:w="857" w:type="dxa"/>
          </w:tcPr>
          <w:p w14:paraId="40D7C786" w14:textId="77777777" w:rsidR="00D10F36" w:rsidRPr="00DA6831" w:rsidRDefault="00D10F36" w:rsidP="00D10F36">
            <w:pPr>
              <w:spacing w:line="240" w:lineRule="atLeast"/>
              <w:jc w:val="left"/>
              <w:rPr>
                <w:highlight w:val="red"/>
              </w:rPr>
            </w:pPr>
          </w:p>
        </w:tc>
        <w:tc>
          <w:tcPr>
            <w:tcW w:w="6711" w:type="dxa"/>
          </w:tcPr>
          <w:p w14:paraId="310E473B" w14:textId="77777777" w:rsidR="00D10F36" w:rsidRPr="00DA6831" w:rsidRDefault="00D10F36" w:rsidP="00D10F36">
            <w:pPr>
              <w:spacing w:line="240" w:lineRule="atLeast"/>
              <w:jc w:val="left"/>
              <w:rPr>
                <w:highlight w:val="red"/>
              </w:rPr>
            </w:pPr>
          </w:p>
        </w:tc>
      </w:tr>
      <w:tr w:rsidR="00D10F36" w14:paraId="7B8F8D3E" w14:textId="77777777" w:rsidTr="00D10F36">
        <w:trPr>
          <w:trHeight w:val="267"/>
        </w:trPr>
        <w:tc>
          <w:tcPr>
            <w:tcW w:w="1836" w:type="dxa"/>
          </w:tcPr>
          <w:p w14:paraId="3207994B" w14:textId="77777777" w:rsidR="00D10F36" w:rsidRPr="00DA6831" w:rsidRDefault="00D10F36" w:rsidP="00D10F36">
            <w:pPr>
              <w:spacing w:line="240" w:lineRule="atLeast"/>
              <w:jc w:val="left"/>
              <w:rPr>
                <w:highlight w:val="red"/>
              </w:rPr>
            </w:pPr>
            <w:r w:rsidRPr="00DA6831">
              <w:rPr>
                <w:rFonts w:hint="eastAsia"/>
                <w:highlight w:val="red"/>
              </w:rPr>
              <w:t>修改时间</w:t>
            </w:r>
          </w:p>
        </w:tc>
        <w:tc>
          <w:tcPr>
            <w:tcW w:w="2751" w:type="dxa"/>
          </w:tcPr>
          <w:p w14:paraId="6890984D" w14:textId="77777777" w:rsidR="00D10F36" w:rsidRPr="00DA6831" w:rsidRDefault="00D10F36" w:rsidP="00D10F36">
            <w:pPr>
              <w:spacing w:line="240" w:lineRule="atLeast"/>
              <w:jc w:val="left"/>
              <w:rPr>
                <w:highlight w:val="red"/>
              </w:rPr>
            </w:pPr>
            <w:r w:rsidRPr="00DA6831">
              <w:rPr>
                <w:rFonts w:hint="eastAsia"/>
                <w:highlight w:val="red"/>
              </w:rPr>
              <w:t>F</w:t>
            </w:r>
            <w:r w:rsidRPr="00DA6831">
              <w:rPr>
                <w:highlight w:val="red"/>
              </w:rPr>
              <w:t>_UpdateDatetime</w:t>
            </w:r>
          </w:p>
        </w:tc>
        <w:tc>
          <w:tcPr>
            <w:tcW w:w="3478" w:type="dxa"/>
          </w:tcPr>
          <w:p w14:paraId="0E2FBBCF" w14:textId="77777777" w:rsidR="00D10F36" w:rsidRPr="00DA6831" w:rsidRDefault="00D10F36" w:rsidP="00D10F36">
            <w:pPr>
              <w:spacing w:line="240" w:lineRule="atLeast"/>
              <w:jc w:val="left"/>
              <w:rPr>
                <w:highlight w:val="red"/>
              </w:rPr>
            </w:pPr>
            <w:r w:rsidRPr="00DA6831">
              <w:rPr>
                <w:highlight w:val="red"/>
              </w:rPr>
              <w:t>Datetime not null</w:t>
            </w:r>
          </w:p>
        </w:tc>
        <w:tc>
          <w:tcPr>
            <w:tcW w:w="857" w:type="dxa"/>
          </w:tcPr>
          <w:p w14:paraId="5844B503" w14:textId="77777777" w:rsidR="00D10F36" w:rsidRPr="00DA6831" w:rsidRDefault="00D10F36" w:rsidP="00D10F36">
            <w:pPr>
              <w:spacing w:line="240" w:lineRule="atLeast"/>
              <w:jc w:val="left"/>
              <w:rPr>
                <w:highlight w:val="red"/>
              </w:rPr>
            </w:pPr>
          </w:p>
        </w:tc>
        <w:tc>
          <w:tcPr>
            <w:tcW w:w="6711" w:type="dxa"/>
          </w:tcPr>
          <w:p w14:paraId="5EE1127F" w14:textId="77777777" w:rsidR="00D10F36" w:rsidRPr="00DA6831" w:rsidRDefault="00D10F36" w:rsidP="00D10F36">
            <w:pPr>
              <w:spacing w:line="240" w:lineRule="atLeast"/>
              <w:jc w:val="left"/>
              <w:rPr>
                <w:highlight w:val="red"/>
              </w:rPr>
            </w:pPr>
          </w:p>
        </w:tc>
      </w:tr>
      <w:tr w:rsidR="00D10F36" w:rsidRPr="003F2E9F" w14:paraId="0CA0FEBC"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4D2A6E12" w14:textId="77777777" w:rsidR="00D10F36" w:rsidRPr="004B2D99" w:rsidRDefault="00D10F36" w:rsidP="00D10F36">
            <w:pPr>
              <w:spacing w:line="240" w:lineRule="atLeast"/>
              <w:jc w:val="left"/>
              <w:rPr>
                <w:highlight w:val="yellow"/>
              </w:rPr>
            </w:pP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6FCD8DC4" w14:textId="77777777" w:rsidR="00D10F36" w:rsidRPr="004B2D99" w:rsidRDefault="00D10F36" w:rsidP="00D10F36">
            <w:pPr>
              <w:spacing w:line="240" w:lineRule="atLeast"/>
              <w:jc w:val="left"/>
              <w:rPr>
                <w:strike/>
                <w:highlight w:val="yellow"/>
              </w:rPr>
            </w:pPr>
            <w:r w:rsidRPr="004B2D99">
              <w:rPr>
                <w:rFonts w:hint="eastAsia"/>
                <w:strike/>
                <w:highlight w:val="yellow"/>
              </w:rPr>
              <w:t>F_</w:t>
            </w:r>
            <w:r w:rsidRPr="004B2D99">
              <w:rPr>
                <w:strike/>
                <w:highlight w:val="yellow"/>
              </w:rPr>
              <w:t>info</w:t>
            </w:r>
          </w:p>
          <w:p w14:paraId="3BC48141" w14:textId="77777777" w:rsidR="00D10F36" w:rsidRPr="004B2D99" w:rsidRDefault="00D10F36" w:rsidP="00D10F36">
            <w:pPr>
              <w:spacing w:line="240" w:lineRule="atLeast"/>
              <w:jc w:val="left"/>
              <w:rPr>
                <w:highlight w:val="yellow"/>
              </w:rPr>
            </w:pPr>
            <w:r w:rsidRPr="00F71D1E">
              <w:rPr>
                <w:rFonts w:hint="eastAsia"/>
                <w:highlight w:val="red"/>
              </w:rPr>
              <w:t>M</w:t>
            </w:r>
            <w:r w:rsidRPr="00F71D1E">
              <w:rPr>
                <w:highlight w:val="red"/>
              </w:rPr>
              <w:t>odel</w:t>
            </w:r>
            <w:r w:rsidRPr="00F71D1E">
              <w:rPr>
                <w:rFonts w:hint="eastAsia"/>
                <w:highlight w:val="red"/>
              </w:rPr>
              <w:t>名：</w:t>
            </w:r>
            <w:r w:rsidRPr="00F71D1E">
              <w:rPr>
                <w:highlight w:val="red"/>
              </w:rPr>
              <w:t>info</w:t>
            </w:r>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6790" w14:textId="77777777" w:rsidR="00D10F36" w:rsidRPr="000B518C" w:rsidRDefault="00D10F36" w:rsidP="00D10F36">
            <w:pPr>
              <w:spacing w:line="240" w:lineRule="atLeast"/>
              <w:jc w:val="left"/>
              <w:rPr>
                <w:strike/>
                <w:highlight w:val="yellow"/>
              </w:rPr>
            </w:pPr>
            <w:r w:rsidRPr="000B518C">
              <w:rPr>
                <w:rFonts w:hint="eastAsia"/>
                <w:strike/>
                <w:highlight w:val="yellow"/>
              </w:rPr>
              <w:t>JSON</w:t>
            </w:r>
            <w:r w:rsidRPr="000B518C">
              <w:rPr>
                <w:rFonts w:hint="eastAsia"/>
                <w:strike/>
                <w:highlight w:val="yellow"/>
              </w:rPr>
              <w:t>结构</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0A54EE0F" w14:textId="77777777" w:rsidR="00D10F36" w:rsidRPr="004B2D99" w:rsidRDefault="00D10F36" w:rsidP="00D10F36">
            <w:pPr>
              <w:spacing w:line="240" w:lineRule="atLeast"/>
              <w:jc w:val="left"/>
              <w:rPr>
                <w:highlight w:val="yellow"/>
              </w:rPr>
            </w:pP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773D7AE8" w14:textId="77777777" w:rsidR="00D10F36" w:rsidRPr="004B2D99" w:rsidRDefault="00D10F36" w:rsidP="00D10F36">
            <w:pPr>
              <w:spacing w:line="240" w:lineRule="atLeast"/>
              <w:jc w:val="left"/>
              <w:rPr>
                <w:highlight w:val="yellow"/>
              </w:rPr>
            </w:pPr>
          </w:p>
        </w:tc>
      </w:tr>
      <w:tr w:rsidR="00BD2AA5" w:rsidRPr="003F2E9F" w14:paraId="36D7A944"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17592DDE" w14:textId="77777777" w:rsidR="00BD2AA5" w:rsidRPr="00E64AC2" w:rsidRDefault="00BD2AA5" w:rsidP="00D10F36">
            <w:pPr>
              <w:spacing w:line="240" w:lineRule="atLeast"/>
              <w:jc w:val="left"/>
              <w:rPr>
                <w:strike/>
                <w:highlight w:val="yellow"/>
              </w:rPr>
            </w:pP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534160A2" w14:textId="77777777" w:rsidR="00BD2AA5" w:rsidRPr="00E64AC2" w:rsidRDefault="00BD2AA5" w:rsidP="00D10F36">
            <w:pPr>
              <w:spacing w:line="240" w:lineRule="atLeast"/>
              <w:jc w:val="left"/>
              <w:rPr>
                <w:strike/>
                <w:highlight w:val="magenta"/>
              </w:rPr>
            </w:pPr>
            <w:r w:rsidRPr="00E64AC2">
              <w:rPr>
                <w:strike/>
                <w:highlight w:val="magenta"/>
              </w:rPr>
              <w:t>F_MerchantID</w:t>
            </w:r>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0E250F88" w14:textId="77777777" w:rsidR="00BD2AA5" w:rsidRPr="00E64AC2" w:rsidRDefault="00BD2AA5" w:rsidP="00D10F36">
            <w:pPr>
              <w:spacing w:line="240" w:lineRule="atLeast"/>
              <w:jc w:val="left"/>
              <w:rPr>
                <w:strike/>
                <w:highlight w:val="magenta"/>
              </w:rPr>
            </w:pPr>
            <w:r w:rsidRPr="00E64AC2">
              <w:rPr>
                <w:strike/>
                <w:highlight w:val="magenta"/>
              </w:rPr>
              <w:t>varchar(36) NULL</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3ED17E5E" w14:textId="77777777" w:rsidR="00BD2AA5" w:rsidRPr="00E64AC2" w:rsidRDefault="00BD2AA5" w:rsidP="00D10F36">
            <w:pPr>
              <w:spacing w:line="240" w:lineRule="atLeast"/>
              <w:jc w:val="left"/>
              <w:rPr>
                <w:strike/>
                <w:highlight w:val="yellow"/>
              </w:rPr>
            </w:pP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05E9AB34" w14:textId="77777777" w:rsidR="00BC78DB" w:rsidRPr="00E64AC2" w:rsidRDefault="00BC78DB" w:rsidP="00BC78DB">
            <w:pPr>
              <w:spacing w:line="240" w:lineRule="atLeast"/>
              <w:jc w:val="left"/>
              <w:rPr>
                <w:strike/>
              </w:rPr>
            </w:pPr>
            <w:r w:rsidRPr="00E64AC2">
              <w:rPr>
                <w:rFonts w:hint="eastAsia"/>
                <w:strike/>
              </w:rPr>
              <w:t>子商户的身份证。和</w:t>
            </w:r>
            <w:r w:rsidRPr="00E64AC2">
              <w:rPr>
                <w:strike/>
              </w:rPr>
              <w:t>F_Submchid</w:t>
            </w:r>
            <w:r w:rsidRPr="00E64AC2">
              <w:rPr>
                <w:rFonts w:hint="eastAsia"/>
                <w:strike/>
              </w:rPr>
              <w:t>不同，本字段不是用来收钱的！</w:t>
            </w:r>
          </w:p>
          <w:p w14:paraId="10BF0F45" w14:textId="77777777" w:rsidR="00BD2AA5" w:rsidRPr="00E64AC2" w:rsidRDefault="00BC78DB" w:rsidP="00D10F36">
            <w:pPr>
              <w:spacing w:line="240" w:lineRule="atLeast"/>
              <w:jc w:val="left"/>
              <w:rPr>
                <w:strike/>
                <w:shd w:val="clear" w:color="auto" w:fill="9CC2E5" w:themeFill="accent5" w:themeFillTint="99"/>
              </w:rPr>
            </w:pPr>
            <w:r w:rsidRPr="00E64AC2">
              <w:rPr>
                <w:rFonts w:hint="eastAsia"/>
                <w:strike/>
              </w:rPr>
              <w:t>商家无公众号的情况下，通过调用我们的接口</w:t>
            </w:r>
            <w:r w:rsidRPr="00E64AC2">
              <w:rPr>
                <w:strike/>
              </w:rPr>
              <w:t>WxSubMchAction</w:t>
            </w:r>
            <w:r w:rsidRPr="00E64AC2">
              <w:rPr>
                <w:rFonts w:hint="eastAsia"/>
                <w:strike/>
              </w:rPr>
              <w:t>.c</w:t>
            </w:r>
            <w:r w:rsidRPr="00E64AC2">
              <w:rPr>
                <w:strike/>
              </w:rPr>
              <w:t>reateEx()</w:t>
            </w:r>
            <w:r w:rsidRPr="00E64AC2">
              <w:rPr>
                <w:rFonts w:hint="eastAsia"/>
                <w:strike/>
              </w:rPr>
              <w:t>来授权给</w:t>
            </w:r>
            <w:r w:rsidRPr="00E64AC2">
              <w:rPr>
                <w:rFonts w:hint="eastAsia"/>
                <w:strike/>
              </w:rPr>
              <w:t>BX</w:t>
            </w:r>
            <w:r w:rsidRPr="00E64AC2">
              <w:rPr>
                <w:rFonts w:hint="eastAsia"/>
                <w:strike/>
              </w:rPr>
              <w:t>。当</w:t>
            </w:r>
            <w:r w:rsidRPr="00E64AC2">
              <w:rPr>
                <w:rFonts w:hint="eastAsia"/>
                <w:strike/>
              </w:rPr>
              <w:t>BX</w:t>
            </w:r>
            <w:r w:rsidRPr="00E64AC2">
              <w:rPr>
                <w:rFonts w:hint="eastAsia"/>
                <w:strike/>
              </w:rPr>
              <w:t>收到</w:t>
            </w:r>
            <w:r w:rsidRPr="00E64AC2">
              <w:rPr>
                <w:rFonts w:hint="eastAsia"/>
                <w:strike/>
              </w:rPr>
              <w:t>WX</w:t>
            </w:r>
            <w:r w:rsidRPr="00E64AC2">
              <w:rPr>
                <w:rFonts w:hint="eastAsia"/>
                <w:strike/>
              </w:rPr>
              <w:t>服务器的推送消息后，可以知道授权是否成功。如果成功，则设置本字段的值。</w:t>
            </w:r>
            <w:r w:rsidRPr="00E64AC2">
              <w:rPr>
                <w:rFonts w:hint="eastAsia"/>
                <w:strike/>
                <w:shd w:val="clear" w:color="auto" w:fill="9CC2E5" w:themeFill="accent5" w:themeFillTint="99"/>
              </w:rPr>
              <w:t>当然，在商家有公众号的情况下，他也可以通过调用接口</w:t>
            </w:r>
            <w:r w:rsidRPr="00E64AC2">
              <w:rPr>
                <w:strike/>
                <w:shd w:val="clear" w:color="auto" w:fill="9CC2E5" w:themeFill="accent5" w:themeFillTint="99"/>
              </w:rPr>
              <w:t>WxSubMchAction</w:t>
            </w:r>
            <w:r w:rsidRPr="00E64AC2">
              <w:rPr>
                <w:rFonts w:hint="eastAsia"/>
                <w:strike/>
                <w:shd w:val="clear" w:color="auto" w:fill="9CC2E5" w:themeFill="accent5" w:themeFillTint="99"/>
              </w:rPr>
              <w:t>.c</w:t>
            </w:r>
            <w:r w:rsidRPr="00E64AC2">
              <w:rPr>
                <w:strike/>
                <w:shd w:val="clear" w:color="auto" w:fill="9CC2E5" w:themeFill="accent5" w:themeFillTint="99"/>
              </w:rPr>
              <w:t>reateEx()</w:t>
            </w:r>
            <w:r w:rsidRPr="00E64AC2">
              <w:rPr>
                <w:rFonts w:hint="eastAsia"/>
                <w:strike/>
                <w:shd w:val="clear" w:color="auto" w:fill="9CC2E5" w:themeFill="accent5" w:themeFillTint="99"/>
              </w:rPr>
              <w:t>来授权给</w:t>
            </w:r>
            <w:r w:rsidRPr="00E64AC2">
              <w:rPr>
                <w:rFonts w:hint="eastAsia"/>
                <w:strike/>
                <w:shd w:val="clear" w:color="auto" w:fill="9CC2E5" w:themeFill="accent5" w:themeFillTint="99"/>
              </w:rPr>
              <w:t>BX</w:t>
            </w:r>
            <w:r w:rsidRPr="00E64AC2">
              <w:rPr>
                <w:rFonts w:hint="eastAsia"/>
                <w:strike/>
                <w:shd w:val="clear" w:color="auto" w:fill="9CC2E5" w:themeFill="accent5" w:themeFillTint="99"/>
              </w:rPr>
              <w:t>，</w:t>
            </w:r>
            <w:r w:rsidR="00424839" w:rsidRPr="00E64AC2">
              <w:rPr>
                <w:rFonts w:hint="eastAsia"/>
                <w:strike/>
                <w:shd w:val="clear" w:color="auto" w:fill="9CC2E5" w:themeFill="accent5" w:themeFillTint="99"/>
              </w:rPr>
              <w:t>只是麻烦一点，需要填写授权函。</w:t>
            </w:r>
          </w:p>
          <w:p w14:paraId="70598F34" w14:textId="7DD7F288" w:rsidR="002979B9" w:rsidRPr="00E64AC2" w:rsidRDefault="002979B9" w:rsidP="00D10F36">
            <w:pPr>
              <w:spacing w:line="240" w:lineRule="atLeast"/>
              <w:jc w:val="left"/>
              <w:rPr>
                <w:strike/>
              </w:rPr>
            </w:pPr>
            <w:r w:rsidRPr="00E64AC2">
              <w:rPr>
                <w:rFonts w:hint="eastAsia"/>
                <w:strike/>
                <w:shd w:val="clear" w:color="auto" w:fill="9CC2E5" w:themeFill="accent5" w:themeFillTint="99"/>
              </w:rPr>
              <w:t>如果微信的推送内容是审核不通过的话，可以设置本字段为</w:t>
            </w:r>
            <w:r w:rsidRPr="00E64AC2">
              <w:rPr>
                <w:rFonts w:hint="eastAsia"/>
                <w:strike/>
                <w:shd w:val="clear" w:color="auto" w:fill="9CC2E5" w:themeFill="accent5" w:themeFillTint="99"/>
              </w:rPr>
              <w:t>NULL</w:t>
            </w:r>
            <w:r w:rsidR="004C1398" w:rsidRPr="00E64AC2">
              <w:rPr>
                <w:rFonts w:hint="eastAsia"/>
                <w:strike/>
                <w:shd w:val="clear" w:color="auto" w:fill="9CC2E5" w:themeFill="accent5" w:themeFillTint="99"/>
              </w:rPr>
              <w:t>？？</w:t>
            </w:r>
          </w:p>
        </w:tc>
      </w:tr>
      <w:tr w:rsidR="00434A83" w:rsidRPr="003F2E9F" w14:paraId="108D0036"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636C7E17" w14:textId="16A2F3F7" w:rsidR="00434A83" w:rsidRPr="00EB52EF" w:rsidRDefault="00434A83" w:rsidP="00D10F36">
            <w:pPr>
              <w:spacing w:line="240" w:lineRule="atLeast"/>
              <w:jc w:val="left"/>
              <w:rPr>
                <w:strike/>
                <w:highlight w:val="yellow"/>
              </w:rPr>
            </w:pPr>
            <w:r w:rsidRPr="00EB52EF">
              <w:rPr>
                <w:rFonts w:hint="eastAsia"/>
                <w:strike/>
                <w:highlight w:val="yellow"/>
              </w:rPr>
              <w:t>是否启用会员系统</w:t>
            </w: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2E3543" w14:textId="29BB0FE1" w:rsidR="00434A83" w:rsidRPr="00EB52EF" w:rsidRDefault="00434A83" w:rsidP="00D10F36">
            <w:pPr>
              <w:spacing w:line="240" w:lineRule="atLeast"/>
              <w:jc w:val="left"/>
              <w:rPr>
                <w:strike/>
                <w:highlight w:val="magenta"/>
              </w:rPr>
            </w:pPr>
            <w:r w:rsidRPr="00EB52EF">
              <w:rPr>
                <w:strike/>
              </w:rPr>
              <w:t>F_EnableVipSystem</w:t>
            </w:r>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0BBE1D51" w14:textId="4B7E693E" w:rsidR="00434A83" w:rsidRPr="00EB52EF" w:rsidRDefault="00434A83" w:rsidP="00D10F36">
            <w:pPr>
              <w:spacing w:line="240" w:lineRule="atLeast"/>
              <w:jc w:val="left"/>
              <w:rPr>
                <w:strike/>
                <w:highlight w:val="magenta"/>
              </w:rPr>
            </w:pPr>
            <w:r w:rsidRPr="00EB52EF">
              <w:rPr>
                <w:strike/>
              </w:rPr>
              <w:t>Int not null</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177754F7" w14:textId="1A54E6D6" w:rsidR="00434A83" w:rsidRPr="00EB52EF" w:rsidRDefault="002C46EC" w:rsidP="00D10F36">
            <w:pPr>
              <w:spacing w:line="240" w:lineRule="atLeast"/>
              <w:jc w:val="left"/>
              <w:rPr>
                <w:strike/>
                <w:highlight w:val="yellow"/>
              </w:rPr>
            </w:pPr>
            <w:r w:rsidRPr="00EB52EF">
              <w:rPr>
                <w:rFonts w:hint="eastAsia"/>
                <w:strike/>
                <w:highlight w:val="yellow"/>
              </w:rPr>
              <w:t>0</w:t>
            </w: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1F677A5F" w14:textId="77777777" w:rsidR="00434A83" w:rsidRPr="00EB52EF" w:rsidRDefault="00434A83" w:rsidP="00BC78DB">
            <w:pPr>
              <w:spacing w:line="240" w:lineRule="atLeast"/>
              <w:jc w:val="left"/>
              <w:rPr>
                <w:strike/>
              </w:rPr>
            </w:pPr>
            <w:r w:rsidRPr="00EB52EF">
              <w:rPr>
                <w:strike/>
              </w:rPr>
              <w:t>1=</w:t>
            </w:r>
            <w:r w:rsidRPr="00EB52EF">
              <w:rPr>
                <w:strike/>
              </w:rPr>
              <w:t>启用，</w:t>
            </w:r>
            <w:r w:rsidRPr="00EB52EF">
              <w:rPr>
                <w:strike/>
              </w:rPr>
              <w:t>0=</w:t>
            </w:r>
            <w:r w:rsidRPr="00EB52EF">
              <w:rPr>
                <w:strike/>
              </w:rPr>
              <w:t>不启用</w:t>
            </w:r>
          </w:p>
          <w:p w14:paraId="58034578" w14:textId="0A143CD2" w:rsidR="00434A83" w:rsidRPr="00EB52EF" w:rsidRDefault="00434A83" w:rsidP="00BC78DB">
            <w:pPr>
              <w:spacing w:line="240" w:lineRule="atLeast"/>
              <w:jc w:val="left"/>
              <w:rPr>
                <w:strike/>
              </w:rPr>
            </w:pPr>
            <w:r w:rsidRPr="00EB52EF">
              <w:rPr>
                <w:rFonts w:hint="eastAsia"/>
                <w:strike/>
              </w:rPr>
              <w:t>并非每个商家都需要会员系统，因而不一定需要在</w:t>
            </w:r>
            <w:r w:rsidRPr="00EB52EF">
              <w:rPr>
                <w:rFonts w:hint="eastAsia"/>
                <w:strike/>
              </w:rPr>
              <w:t>NBR</w:t>
            </w:r>
            <w:r w:rsidRPr="00EB52EF">
              <w:rPr>
                <w:rFonts w:hint="eastAsia"/>
                <w:strike/>
              </w:rPr>
              <w:t>让他们看到会员系统</w:t>
            </w:r>
          </w:p>
        </w:tc>
      </w:tr>
      <w:tr w:rsidR="00434A83" w:rsidRPr="003F2E9F" w14:paraId="4774B389" w14:textId="77777777" w:rsidTr="00D10F36">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EE38" w14:textId="735403D2" w:rsidR="00434A83" w:rsidRPr="00434A83" w:rsidRDefault="002C46EC" w:rsidP="00434A83">
            <w:pPr>
              <w:spacing w:line="240" w:lineRule="atLeast"/>
              <w:jc w:val="left"/>
              <w:rPr>
                <w:highlight w:val="yellow"/>
              </w:rPr>
            </w:pPr>
            <w:r>
              <w:rPr>
                <w:rFonts w:hint="eastAsia"/>
                <w:highlight w:val="yellow"/>
              </w:rPr>
              <w:t>是否显示会员系统的提示给商家老板看</w:t>
            </w: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0C2BB310" w14:textId="2B0FB8FC" w:rsidR="00434A83" w:rsidRPr="00434A83" w:rsidRDefault="00434A83" w:rsidP="00434A83">
            <w:pPr>
              <w:spacing w:line="240" w:lineRule="atLeast"/>
              <w:jc w:val="left"/>
              <w:rPr>
                <w:highlight w:val="magenta"/>
              </w:rPr>
            </w:pPr>
            <w:r w:rsidRPr="00434A83">
              <w:t>F_</w:t>
            </w:r>
            <w:r w:rsidR="002C46EC">
              <w:rPr>
                <w:rFonts w:hint="eastAsia"/>
              </w:rPr>
              <w:t>Show</w:t>
            </w:r>
            <w:r w:rsidR="002C46EC">
              <w:t>VipSystemTip</w:t>
            </w:r>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038122B1" w14:textId="54F5AA3D" w:rsidR="00434A83" w:rsidRPr="00434A83" w:rsidRDefault="00434A83" w:rsidP="00434A83">
            <w:pPr>
              <w:spacing w:line="240" w:lineRule="atLeast"/>
              <w:jc w:val="left"/>
              <w:rPr>
                <w:highlight w:val="magenta"/>
              </w:rPr>
            </w:pPr>
            <w:r w:rsidRPr="00434A83">
              <w:t>Int not null</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0C1C846B" w14:textId="4F01FD07" w:rsidR="00434A83" w:rsidRPr="00434A83" w:rsidRDefault="002C46EC" w:rsidP="00434A83">
            <w:pPr>
              <w:spacing w:line="240" w:lineRule="atLeast"/>
              <w:jc w:val="left"/>
              <w:rPr>
                <w:highlight w:val="yellow"/>
              </w:rPr>
            </w:pPr>
            <w:r>
              <w:rPr>
                <w:rFonts w:hint="eastAsia"/>
                <w:highlight w:val="yellow"/>
              </w:rPr>
              <w:t>0</w:t>
            </w: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3D10C57A" w14:textId="79650A35" w:rsidR="00434A83" w:rsidRPr="00434A83" w:rsidRDefault="00434A83" w:rsidP="00434A83">
            <w:pPr>
              <w:spacing w:line="240" w:lineRule="atLeast"/>
              <w:jc w:val="left"/>
            </w:pPr>
            <w:r w:rsidRPr="00434A83">
              <w:t>1=</w:t>
            </w:r>
            <w:r w:rsidR="002C46EC">
              <w:rPr>
                <w:rFonts w:hint="eastAsia"/>
              </w:rPr>
              <w:t>要提示</w:t>
            </w:r>
            <w:r w:rsidRPr="00434A83">
              <w:t>，</w:t>
            </w:r>
            <w:r w:rsidRPr="00434A83">
              <w:t>0=</w:t>
            </w:r>
            <w:r w:rsidR="002C46EC">
              <w:rPr>
                <w:rFonts w:hint="eastAsia"/>
              </w:rPr>
              <w:t>不需要提示（老板已经点击过诸如“下次不再提示”的按钮）</w:t>
            </w:r>
            <w:r w:rsidRPr="00434A83">
              <w:rPr>
                <w:rFonts w:hint="eastAsia"/>
              </w:rPr>
              <w:t>。</w:t>
            </w:r>
          </w:p>
        </w:tc>
      </w:tr>
      <w:tr w:rsidR="00943160" w:rsidRPr="003F2E9F" w14:paraId="2FE1BE45" w14:textId="77777777" w:rsidTr="007A2E67">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4DB6784E" w14:textId="00943211" w:rsidR="00943160" w:rsidRDefault="007A2E67" w:rsidP="00434A83">
            <w:pPr>
              <w:spacing w:line="240" w:lineRule="atLeast"/>
              <w:jc w:val="left"/>
              <w:rPr>
                <w:highlight w:val="yellow"/>
              </w:rPr>
            </w:pPr>
            <w:r w:rsidRPr="007A2E67">
              <w:rPr>
                <w:rFonts w:hint="eastAsia"/>
              </w:rPr>
              <w:t>商家招牌</w:t>
            </w:r>
          </w:p>
        </w:tc>
        <w:tc>
          <w:tcPr>
            <w:tcW w:w="2751" w:type="dxa"/>
            <w:tcBorders>
              <w:top w:val="single" w:sz="4" w:space="0" w:color="auto"/>
              <w:left w:val="single" w:sz="4" w:space="0" w:color="auto"/>
              <w:bottom w:val="single" w:sz="4" w:space="0" w:color="auto"/>
              <w:right w:val="single" w:sz="4" w:space="0" w:color="auto"/>
            </w:tcBorders>
            <w:shd w:val="clear" w:color="auto" w:fill="FFFFFF" w:themeFill="background1"/>
          </w:tcPr>
          <w:p w14:paraId="6C321B47" w14:textId="3965449D" w:rsidR="00943160" w:rsidRPr="00434A83" w:rsidRDefault="00943160" w:rsidP="00434A83">
            <w:pPr>
              <w:spacing w:line="240" w:lineRule="atLeast"/>
              <w:jc w:val="left"/>
            </w:pPr>
            <w:r>
              <w:rPr>
                <w:rFonts w:hint="eastAsia"/>
              </w:rPr>
              <w:t>F</w:t>
            </w:r>
            <w:r>
              <w:t>_BrandName</w:t>
            </w:r>
          </w:p>
        </w:tc>
        <w:tc>
          <w:tcPr>
            <w:tcW w:w="3478" w:type="dxa"/>
            <w:tcBorders>
              <w:top w:val="single" w:sz="4" w:space="0" w:color="auto"/>
              <w:left w:val="single" w:sz="4" w:space="0" w:color="auto"/>
              <w:bottom w:val="single" w:sz="4" w:space="0" w:color="auto"/>
              <w:right w:val="single" w:sz="4" w:space="0" w:color="auto"/>
            </w:tcBorders>
            <w:shd w:val="clear" w:color="auto" w:fill="FFFFFF" w:themeFill="background1"/>
          </w:tcPr>
          <w:p w14:paraId="594D75EB" w14:textId="3A172915" w:rsidR="00943160" w:rsidRPr="00434A83" w:rsidRDefault="00943160" w:rsidP="00434A83">
            <w:pPr>
              <w:spacing w:line="240" w:lineRule="atLeast"/>
              <w:jc w:val="left"/>
            </w:pPr>
            <w:r>
              <w:t>varchar(20) not null</w:t>
            </w:r>
            <w:r>
              <w:rPr>
                <w:rFonts w:hint="eastAsia"/>
              </w:rPr>
              <w:t>，不能为空串</w:t>
            </w:r>
          </w:p>
        </w:tc>
        <w:tc>
          <w:tcPr>
            <w:tcW w:w="857" w:type="dxa"/>
            <w:tcBorders>
              <w:top w:val="single" w:sz="4" w:space="0" w:color="auto"/>
              <w:left w:val="single" w:sz="4" w:space="0" w:color="auto"/>
              <w:bottom w:val="single" w:sz="4" w:space="0" w:color="auto"/>
              <w:right w:val="single" w:sz="4" w:space="0" w:color="auto"/>
            </w:tcBorders>
            <w:shd w:val="clear" w:color="auto" w:fill="FFFFFF" w:themeFill="background1"/>
          </w:tcPr>
          <w:p w14:paraId="0BB18D6B" w14:textId="77777777" w:rsidR="00943160" w:rsidRDefault="00943160" w:rsidP="00434A83">
            <w:pPr>
              <w:spacing w:line="240" w:lineRule="atLeast"/>
              <w:jc w:val="left"/>
              <w:rPr>
                <w:highlight w:val="yellow"/>
              </w:rPr>
            </w:pPr>
          </w:p>
        </w:tc>
        <w:tc>
          <w:tcPr>
            <w:tcW w:w="6711" w:type="dxa"/>
            <w:tcBorders>
              <w:top w:val="single" w:sz="4" w:space="0" w:color="auto"/>
              <w:left w:val="single" w:sz="4" w:space="0" w:color="auto"/>
              <w:bottom w:val="single" w:sz="4" w:space="0" w:color="auto"/>
              <w:right w:val="single" w:sz="4" w:space="0" w:color="auto"/>
            </w:tcBorders>
            <w:shd w:val="clear" w:color="auto" w:fill="FFFFFF" w:themeFill="background1"/>
          </w:tcPr>
          <w:p w14:paraId="358AFB91" w14:textId="1E97869B" w:rsidR="00943160" w:rsidRPr="00434A83" w:rsidRDefault="00943160" w:rsidP="00434A83">
            <w:pPr>
              <w:spacing w:line="240" w:lineRule="atLeast"/>
              <w:jc w:val="left"/>
            </w:pPr>
            <w:r>
              <w:rPr>
                <w:rFonts w:hint="eastAsia"/>
              </w:rPr>
              <w:t>如“娃哈哈”</w:t>
            </w:r>
          </w:p>
        </w:tc>
      </w:tr>
    </w:tbl>
    <w:p w14:paraId="0A85546C" w14:textId="77777777" w:rsidR="009E452E" w:rsidRDefault="009E452E" w:rsidP="00A76ABC">
      <w:pPr>
        <w:spacing w:line="240" w:lineRule="atLeast"/>
        <w:jc w:val="left"/>
      </w:pPr>
    </w:p>
    <w:p w14:paraId="380467FC" w14:textId="77777777" w:rsidR="00341D9E" w:rsidRDefault="00341D9E" w:rsidP="00A76ABC">
      <w:pPr>
        <w:spacing w:line="240" w:lineRule="atLeast"/>
        <w:jc w:val="left"/>
      </w:pPr>
      <w:r>
        <w:rPr>
          <w:rFonts w:hint="eastAsia"/>
        </w:rPr>
        <w:t>判断一个公司是否已经授权给</w:t>
      </w:r>
      <w:r>
        <w:rPr>
          <w:rFonts w:hint="eastAsia"/>
        </w:rPr>
        <w:t>BX</w:t>
      </w:r>
      <w:r>
        <w:rPr>
          <w:rFonts w:hint="eastAsia"/>
        </w:rPr>
        <w:t>，可以这样判断</w:t>
      </w:r>
    </w:p>
    <w:p w14:paraId="1C160398" w14:textId="77777777" w:rsidR="00341D9E" w:rsidRPr="00027A3E" w:rsidRDefault="00341D9E" w:rsidP="00A76ABC">
      <w:pPr>
        <w:spacing w:line="240" w:lineRule="atLeast"/>
        <w:jc w:val="left"/>
        <w:rPr>
          <w:shd w:val="clear" w:color="auto" w:fill="92D050"/>
        </w:rPr>
      </w:pPr>
      <w:r w:rsidRPr="00027A3E">
        <w:rPr>
          <w:shd w:val="clear" w:color="auto" w:fill="92D050"/>
        </w:rPr>
        <w:t>If (</w:t>
      </w:r>
      <w:r w:rsidRPr="00027A3E">
        <w:rPr>
          <w:rFonts w:hint="eastAsia"/>
          <w:shd w:val="clear" w:color="auto" w:fill="92D050"/>
        </w:rPr>
        <w:t>l</w:t>
      </w:r>
      <w:r w:rsidRPr="00027A3E">
        <w:rPr>
          <w:shd w:val="clear" w:color="auto" w:fill="92D050"/>
        </w:rPr>
        <w:t xml:space="preserve">ength(F_AuthorizerAppid) &gt; 0 || </w:t>
      </w:r>
      <w:r w:rsidRPr="00027A3E">
        <w:rPr>
          <w:rFonts w:hint="eastAsia"/>
          <w:shd w:val="clear" w:color="auto" w:fill="92D050"/>
        </w:rPr>
        <w:t>leng</w:t>
      </w:r>
      <w:r w:rsidRPr="00027A3E">
        <w:rPr>
          <w:shd w:val="clear" w:color="auto" w:fill="92D050"/>
        </w:rPr>
        <w:t>th(</w:t>
      </w:r>
      <w:r w:rsidRPr="00027A3E">
        <w:rPr>
          <w:highlight w:val="magenta"/>
          <w:shd w:val="clear" w:color="auto" w:fill="92D050"/>
        </w:rPr>
        <w:t>F_MerchantID</w:t>
      </w:r>
      <w:r w:rsidRPr="00027A3E">
        <w:rPr>
          <w:shd w:val="clear" w:color="auto" w:fill="92D050"/>
        </w:rPr>
        <w:t>) &gt; 0) {</w:t>
      </w:r>
    </w:p>
    <w:p w14:paraId="139497EB" w14:textId="77777777" w:rsidR="00341D9E" w:rsidRPr="00027A3E" w:rsidRDefault="00341D9E" w:rsidP="00A76ABC">
      <w:pPr>
        <w:spacing w:line="240" w:lineRule="atLeast"/>
        <w:jc w:val="left"/>
        <w:rPr>
          <w:shd w:val="clear" w:color="auto" w:fill="92D050"/>
        </w:rPr>
      </w:pPr>
      <w:r w:rsidRPr="00027A3E">
        <w:rPr>
          <w:shd w:val="clear" w:color="auto" w:fill="92D050"/>
        </w:rPr>
        <w:tab/>
      </w:r>
      <w:r w:rsidRPr="00027A3E">
        <w:rPr>
          <w:rFonts w:hint="eastAsia"/>
          <w:shd w:val="clear" w:color="auto" w:fill="92D050"/>
        </w:rPr>
        <w:t>已经授权</w:t>
      </w:r>
    </w:p>
    <w:p w14:paraId="4694C09A" w14:textId="77777777" w:rsidR="00341D9E" w:rsidRPr="00027A3E" w:rsidRDefault="00341D9E" w:rsidP="00A76ABC">
      <w:pPr>
        <w:spacing w:line="240" w:lineRule="atLeast"/>
        <w:jc w:val="left"/>
        <w:rPr>
          <w:shd w:val="clear" w:color="auto" w:fill="92D050"/>
        </w:rPr>
      </w:pPr>
      <w:r w:rsidRPr="00027A3E">
        <w:rPr>
          <w:shd w:val="clear" w:color="auto" w:fill="92D050"/>
        </w:rPr>
        <w:t>} else {</w:t>
      </w:r>
    </w:p>
    <w:p w14:paraId="53ADB08E" w14:textId="77777777" w:rsidR="00341D9E" w:rsidRPr="00027A3E" w:rsidRDefault="00341D9E" w:rsidP="00341D9E">
      <w:pPr>
        <w:spacing w:line="240" w:lineRule="atLeast"/>
        <w:ind w:firstLine="420"/>
        <w:jc w:val="left"/>
        <w:rPr>
          <w:shd w:val="clear" w:color="auto" w:fill="92D050"/>
        </w:rPr>
      </w:pPr>
      <w:r w:rsidRPr="00027A3E">
        <w:rPr>
          <w:rFonts w:hint="eastAsia"/>
          <w:shd w:val="clear" w:color="auto" w:fill="92D050"/>
        </w:rPr>
        <w:t>未授权</w:t>
      </w:r>
    </w:p>
    <w:p w14:paraId="495B24E8" w14:textId="77777777" w:rsidR="00341D9E" w:rsidRPr="00027A3E" w:rsidRDefault="00341D9E" w:rsidP="00A76ABC">
      <w:pPr>
        <w:spacing w:line="240" w:lineRule="atLeast"/>
        <w:jc w:val="left"/>
        <w:rPr>
          <w:shd w:val="clear" w:color="auto" w:fill="92D050"/>
        </w:rPr>
      </w:pPr>
      <w:r w:rsidRPr="00027A3E">
        <w:rPr>
          <w:rFonts w:hint="eastAsia"/>
          <w:shd w:val="clear" w:color="auto" w:fill="92D050"/>
        </w:rPr>
        <w:t>}</w:t>
      </w:r>
    </w:p>
    <w:p w14:paraId="48A3B2A5" w14:textId="77777777" w:rsidR="00D10F36" w:rsidRPr="00E60F2F" w:rsidRDefault="00D10F36" w:rsidP="00D10F36">
      <w:pPr>
        <w:pStyle w:val="4"/>
        <w:rPr>
          <w:strike/>
        </w:rPr>
      </w:pPr>
      <w:bookmarkStart w:id="298" w:name="_子商户信息表T_SubMch"/>
      <w:bookmarkEnd w:id="298"/>
      <w:r w:rsidRPr="00E60F2F">
        <w:rPr>
          <w:rFonts w:hint="eastAsia"/>
          <w:strike/>
        </w:rPr>
        <w:t>子商户信息表</w:t>
      </w:r>
      <w:bookmarkStart w:id="299" w:name="OLE_LINK159"/>
      <w:bookmarkStart w:id="300" w:name="OLE_LINK160"/>
      <w:bookmarkStart w:id="301" w:name="OLE_LINK161"/>
      <w:bookmarkStart w:id="302" w:name="OLE_LINK162"/>
      <w:r w:rsidRPr="00E60F2F">
        <w:rPr>
          <w:rFonts w:hint="eastAsia"/>
          <w:strike/>
        </w:rPr>
        <w:t>T_SubMch</w:t>
      </w:r>
      <w:bookmarkEnd w:id="299"/>
      <w:bookmarkEnd w:id="300"/>
      <w:bookmarkEnd w:id="301"/>
      <w:bookmarkEnd w:id="302"/>
    </w:p>
    <w:p w14:paraId="4B094007" w14:textId="77777777" w:rsidR="009472E4" w:rsidRPr="00E60F2F" w:rsidRDefault="009472E4" w:rsidP="009472E4">
      <w:pPr>
        <w:rPr>
          <w:strike/>
        </w:rPr>
      </w:pPr>
      <w:r w:rsidRPr="00E60F2F">
        <w:rPr>
          <w:rFonts w:hint="eastAsia"/>
          <w:strike/>
        </w:rPr>
        <w:t>本表为私有</w:t>
      </w:r>
      <w:r w:rsidRPr="00E60F2F">
        <w:rPr>
          <w:rFonts w:hint="eastAsia"/>
          <w:strike/>
        </w:rPr>
        <w:t>DB</w:t>
      </w:r>
      <w:r w:rsidRPr="00E60F2F">
        <w:rPr>
          <w:rFonts w:hint="eastAsia"/>
          <w:strike/>
        </w:rPr>
        <w:t>表。</w:t>
      </w:r>
    </w:p>
    <w:p w14:paraId="3CEA2F73" w14:textId="77777777" w:rsidR="00D10F36" w:rsidRPr="00E60F2F" w:rsidRDefault="00D10F36" w:rsidP="00D10F36">
      <w:pPr>
        <w:rPr>
          <w:strike/>
        </w:rPr>
      </w:pPr>
      <w:r w:rsidRPr="00E60F2F">
        <w:rPr>
          <w:rFonts w:hint="eastAsia"/>
          <w:strike/>
        </w:rPr>
        <w:t>Mch=merchant</w:t>
      </w:r>
    </w:p>
    <w:p w14:paraId="7F2B1F9F" w14:textId="77777777" w:rsidR="003A682D" w:rsidRPr="00E60F2F" w:rsidRDefault="003A682D" w:rsidP="00D10F36">
      <w:pPr>
        <w:rPr>
          <w:strike/>
        </w:rPr>
      </w:pPr>
    </w:p>
    <w:p w14:paraId="34691697" w14:textId="77777777" w:rsidR="00F101E3" w:rsidRPr="00E60F2F" w:rsidRDefault="00F101E3" w:rsidP="00D10F36">
      <w:pPr>
        <w:rPr>
          <w:strike/>
        </w:rPr>
      </w:pPr>
      <w:r w:rsidRPr="00E60F2F">
        <w:rPr>
          <w:rFonts w:hint="eastAsia"/>
          <w:strike/>
        </w:rPr>
        <w:t>认证的作用：使用更多代制功能，使用卡券功能。</w:t>
      </w:r>
    </w:p>
    <w:p w14:paraId="3E947433" w14:textId="77777777" w:rsidR="00F101E3" w:rsidRPr="00E60F2F" w:rsidRDefault="00F101E3" w:rsidP="00D10F36">
      <w:pPr>
        <w:rPr>
          <w:strike/>
        </w:rPr>
      </w:pPr>
    </w:p>
    <w:p w14:paraId="603A9E18" w14:textId="77777777" w:rsidR="003A682D" w:rsidRPr="00E60F2F" w:rsidRDefault="003A682D" w:rsidP="008F0EB9">
      <w:pPr>
        <w:pStyle w:val="af1"/>
        <w:numPr>
          <w:ilvl w:val="0"/>
          <w:numId w:val="42"/>
        </w:numPr>
        <w:ind w:firstLineChars="0"/>
        <w:rPr>
          <w:strike/>
        </w:rPr>
      </w:pPr>
      <w:r w:rsidRPr="00E60F2F">
        <w:rPr>
          <w:rFonts w:hint="eastAsia"/>
          <w:strike/>
        </w:rPr>
        <w:t>商家有公众号，分未认证、已认证两种情况。</w:t>
      </w:r>
    </w:p>
    <w:p w14:paraId="43CFE931" w14:textId="77777777" w:rsidR="003A682D" w:rsidRPr="00E60F2F" w:rsidRDefault="003C4E2F" w:rsidP="008F0EB9">
      <w:pPr>
        <w:pStyle w:val="af1"/>
        <w:numPr>
          <w:ilvl w:val="1"/>
          <w:numId w:val="42"/>
        </w:numPr>
        <w:ind w:firstLineChars="0"/>
        <w:rPr>
          <w:strike/>
        </w:rPr>
      </w:pPr>
      <w:r w:rsidRPr="00E60F2F">
        <w:rPr>
          <w:rFonts w:hint="eastAsia"/>
          <w:strike/>
        </w:rPr>
        <w:t>已认证：</w:t>
      </w:r>
      <w:r w:rsidR="003A682D" w:rsidRPr="00E60F2F">
        <w:rPr>
          <w:rFonts w:hint="eastAsia"/>
          <w:strike/>
        </w:rPr>
        <w:t>扫码</w:t>
      </w:r>
      <w:r w:rsidR="00AC79CB" w:rsidRPr="00E60F2F">
        <w:rPr>
          <w:rFonts w:hint="eastAsia"/>
          <w:strike/>
        </w:rPr>
        <w:t>？填写</w:t>
      </w:r>
      <w:r w:rsidR="00AC79CB" w:rsidRPr="00E60F2F">
        <w:rPr>
          <w:rFonts w:hint="eastAsia"/>
          <w:strike/>
        </w:rPr>
        <w:t>APP</w:t>
      </w:r>
      <w:r w:rsidR="00AC79CB" w:rsidRPr="00E60F2F">
        <w:rPr>
          <w:strike/>
        </w:rPr>
        <w:t xml:space="preserve"> </w:t>
      </w:r>
      <w:r w:rsidR="00AC79CB" w:rsidRPr="00E60F2F">
        <w:rPr>
          <w:rFonts w:hint="eastAsia"/>
          <w:strike/>
        </w:rPr>
        <w:t>ID</w:t>
      </w:r>
      <w:r w:rsidR="00AC79CB" w:rsidRPr="00E60F2F">
        <w:rPr>
          <w:rFonts w:hint="eastAsia"/>
          <w:strike/>
        </w:rPr>
        <w:t>，直接授权。</w:t>
      </w:r>
    </w:p>
    <w:p w14:paraId="1A31DAEA" w14:textId="77777777" w:rsidR="003A682D" w:rsidRPr="00E60F2F" w:rsidRDefault="003C4E2F" w:rsidP="008F0EB9">
      <w:pPr>
        <w:pStyle w:val="af1"/>
        <w:numPr>
          <w:ilvl w:val="1"/>
          <w:numId w:val="42"/>
        </w:numPr>
        <w:ind w:firstLineChars="0"/>
        <w:rPr>
          <w:strike/>
        </w:rPr>
      </w:pPr>
      <w:r w:rsidRPr="00E60F2F">
        <w:rPr>
          <w:rFonts w:hint="eastAsia"/>
          <w:strike/>
        </w:rPr>
        <w:t>未认证：</w:t>
      </w:r>
      <w:r w:rsidR="00AC79CB" w:rsidRPr="00E60F2F">
        <w:rPr>
          <w:rFonts w:hint="eastAsia"/>
          <w:strike/>
        </w:rPr>
        <w:t>填写</w:t>
      </w:r>
      <w:r w:rsidR="003A682D" w:rsidRPr="00E60F2F">
        <w:rPr>
          <w:rFonts w:hint="eastAsia"/>
          <w:strike/>
        </w:rPr>
        <w:t>APP</w:t>
      </w:r>
      <w:r w:rsidR="003A682D" w:rsidRPr="00E60F2F">
        <w:rPr>
          <w:strike/>
        </w:rPr>
        <w:t xml:space="preserve"> </w:t>
      </w:r>
      <w:r w:rsidR="003A682D" w:rsidRPr="00E60F2F">
        <w:rPr>
          <w:rFonts w:hint="eastAsia"/>
          <w:strike/>
        </w:rPr>
        <w:t>ID</w:t>
      </w:r>
      <w:r w:rsidR="003A682D" w:rsidRPr="00E60F2F">
        <w:rPr>
          <w:rFonts w:hint="eastAsia"/>
          <w:strike/>
        </w:rPr>
        <w:t>。</w:t>
      </w:r>
      <w:r w:rsidRPr="00E60F2F">
        <w:rPr>
          <w:rFonts w:hint="eastAsia"/>
          <w:strike/>
        </w:rPr>
        <w:t>强授权：三方平台、全网发布、扫码授权，后可进行卡券。</w:t>
      </w:r>
      <w:r w:rsidR="00AC79CB" w:rsidRPr="00E60F2F">
        <w:rPr>
          <w:rFonts w:hint="eastAsia"/>
          <w:strike/>
        </w:rPr>
        <w:t>商家帮忙做。</w:t>
      </w:r>
    </w:p>
    <w:p w14:paraId="05A7FBE2" w14:textId="77777777" w:rsidR="00524A15" w:rsidRPr="00E60F2F" w:rsidRDefault="003A682D" w:rsidP="008F0EB9">
      <w:pPr>
        <w:pStyle w:val="af1"/>
        <w:numPr>
          <w:ilvl w:val="0"/>
          <w:numId w:val="42"/>
        </w:numPr>
        <w:ind w:firstLineChars="0"/>
        <w:rPr>
          <w:strike/>
        </w:rPr>
      </w:pPr>
      <w:r w:rsidRPr="00E60F2F">
        <w:rPr>
          <w:rFonts w:hint="eastAsia"/>
          <w:strike/>
        </w:rPr>
        <w:t>商家无公众号，使用授权函授权。</w:t>
      </w:r>
      <w:r w:rsidR="00524A15" w:rsidRPr="00E60F2F">
        <w:rPr>
          <w:rFonts w:hint="eastAsia"/>
          <w:strike/>
        </w:rPr>
        <w:t>传递</w:t>
      </w:r>
      <w:r w:rsidR="00524A15" w:rsidRPr="00E60F2F">
        <w:rPr>
          <w:rFonts w:hint="eastAsia"/>
          <w:strike/>
        </w:rPr>
        <w:t>m</w:t>
      </w:r>
      <w:r w:rsidR="00524A15" w:rsidRPr="00E60F2F">
        <w:rPr>
          <w:strike/>
        </w:rPr>
        <w:t>erchant_id</w:t>
      </w:r>
      <w:r w:rsidR="00524A15" w:rsidRPr="00E60F2F">
        <w:rPr>
          <w:rFonts w:hint="eastAsia"/>
          <w:strike/>
        </w:rPr>
        <w:t>，代表代制，否则会被</w:t>
      </w:r>
      <w:r w:rsidR="00524A15" w:rsidRPr="00E60F2F">
        <w:rPr>
          <w:rFonts w:hint="eastAsia"/>
          <w:strike/>
        </w:rPr>
        <w:t>WX</w:t>
      </w:r>
      <w:r w:rsidR="00524A15" w:rsidRPr="00E60F2F">
        <w:rPr>
          <w:rFonts w:hint="eastAsia"/>
          <w:strike/>
        </w:rPr>
        <w:t>认为是自制。</w:t>
      </w:r>
    </w:p>
    <w:p w14:paraId="1876BB69" w14:textId="77777777" w:rsidR="004D294F" w:rsidRPr="00E60F2F" w:rsidRDefault="004D294F" w:rsidP="00524A15">
      <w:pPr>
        <w:rPr>
          <w:strike/>
        </w:rPr>
      </w:pPr>
      <w:r w:rsidRPr="00E60F2F">
        <w:rPr>
          <w:rFonts w:hint="eastAsia"/>
          <w:strike/>
        </w:rPr>
        <w:t>互参：</w:t>
      </w:r>
      <w:hyperlink w:anchor="_Xxxx" w:history="1">
        <w:r w:rsidRPr="00E60F2F">
          <w:rPr>
            <w:rStyle w:val="ad"/>
            <w:rFonts w:hint="eastAsia"/>
            <w:strike/>
          </w:rPr>
          <w:t>代制授权流程</w:t>
        </w:r>
      </w:hyperlink>
      <w:r w:rsidRPr="00E60F2F">
        <w:rPr>
          <w:rFonts w:hint="eastAsia"/>
          <w:strike/>
        </w:rPr>
        <w:t>。</w:t>
      </w:r>
    </w:p>
    <w:p w14:paraId="1E00685D" w14:textId="77777777" w:rsidR="00D125E9" w:rsidRPr="00E60F2F" w:rsidRDefault="00D125E9" w:rsidP="00D125E9">
      <w:pPr>
        <w:rPr>
          <w:strike/>
        </w:rPr>
      </w:pPr>
    </w:p>
    <w:p w14:paraId="10B07AA0" w14:textId="77777777" w:rsidR="00D125E9" w:rsidRPr="00E60F2F" w:rsidRDefault="00D125E9" w:rsidP="00D125E9">
      <w:pPr>
        <w:rPr>
          <w:strike/>
        </w:rPr>
      </w:pPr>
      <w:r w:rsidRPr="00E60F2F">
        <w:rPr>
          <w:rFonts w:hint="eastAsia"/>
          <w:strike/>
        </w:rPr>
        <w:t>微信将认证结果发回给</w:t>
      </w:r>
      <w:r w:rsidRPr="00E60F2F">
        <w:rPr>
          <w:rFonts w:hint="eastAsia"/>
          <w:strike/>
        </w:rPr>
        <w:t>nbr</w:t>
      </w:r>
      <w:r w:rsidRPr="00E60F2F">
        <w:rPr>
          <w:rFonts w:hint="eastAsia"/>
          <w:strike/>
        </w:rPr>
        <w:t>，</w:t>
      </w:r>
      <w:r w:rsidRPr="00E60F2F">
        <w:rPr>
          <w:rFonts w:hint="eastAsia"/>
          <w:strike/>
        </w:rPr>
        <w:t>nbr</w:t>
      </w:r>
      <w:r w:rsidRPr="00E60F2F">
        <w:rPr>
          <w:rFonts w:hint="eastAsia"/>
          <w:strike/>
        </w:rPr>
        <w:t>需要更新此表，再回应给微信服务器。</w:t>
      </w:r>
      <w:r w:rsidR="00F25102" w:rsidRPr="00E60F2F">
        <w:rPr>
          <w:rFonts w:hint="eastAsia"/>
          <w:strike/>
        </w:rPr>
        <w:t>如果</w:t>
      </w:r>
      <w:r w:rsidR="00F25102" w:rsidRPr="00E60F2F">
        <w:rPr>
          <w:rFonts w:hint="eastAsia"/>
          <w:strike/>
        </w:rPr>
        <w:t>nbr</w:t>
      </w:r>
      <w:r w:rsidR="00F25102" w:rsidRPr="00E60F2F">
        <w:rPr>
          <w:rFonts w:hint="eastAsia"/>
          <w:strike/>
        </w:rPr>
        <w:t>关闭，没收到微信服务器的认证结果，怎么办？</w:t>
      </w:r>
    </w:p>
    <w:p w14:paraId="5D5D0080" w14:textId="77777777" w:rsidR="00D10F36" w:rsidRPr="00E60F2F" w:rsidRDefault="00D10F36" w:rsidP="00D10F36">
      <w:pPr>
        <w:rPr>
          <w:strike/>
        </w:rPr>
      </w:pPr>
    </w:p>
    <w:tbl>
      <w:tblPr>
        <w:tblW w:w="15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6520"/>
      </w:tblGrid>
      <w:tr w:rsidR="00D10F36" w:rsidRPr="00E60F2F" w14:paraId="21902024" w14:textId="77777777" w:rsidTr="00D10F36">
        <w:trPr>
          <w:trHeight w:val="255"/>
        </w:trPr>
        <w:tc>
          <w:tcPr>
            <w:tcW w:w="2802" w:type="dxa"/>
            <w:shd w:val="clear" w:color="auto" w:fill="FF0000"/>
            <w:vAlign w:val="center"/>
          </w:tcPr>
          <w:p w14:paraId="53E90710"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数据项</w:t>
            </w:r>
          </w:p>
        </w:tc>
        <w:tc>
          <w:tcPr>
            <w:tcW w:w="3260" w:type="dxa"/>
            <w:shd w:val="clear" w:color="auto" w:fill="FF0000"/>
            <w:vAlign w:val="center"/>
          </w:tcPr>
          <w:p w14:paraId="2DC0E57A"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SQL</w:t>
            </w:r>
            <w:r w:rsidRPr="00E60F2F">
              <w:rPr>
                <w:rFonts w:ascii="微软雅黑" w:hAnsi="微软雅黑"/>
                <w:strike/>
                <w:color w:val="FFFFFF" w:themeColor="background1"/>
                <w:szCs w:val="21"/>
              </w:rPr>
              <w:t xml:space="preserve"> field</w:t>
            </w:r>
          </w:p>
        </w:tc>
        <w:tc>
          <w:tcPr>
            <w:tcW w:w="1701" w:type="dxa"/>
            <w:shd w:val="clear" w:color="auto" w:fill="FF0000"/>
            <w:vAlign w:val="center"/>
          </w:tcPr>
          <w:p w14:paraId="5C304C0A"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Type</w:t>
            </w:r>
          </w:p>
        </w:tc>
        <w:tc>
          <w:tcPr>
            <w:tcW w:w="1276" w:type="dxa"/>
            <w:shd w:val="clear" w:color="auto" w:fill="FF0000"/>
            <w:vAlign w:val="center"/>
          </w:tcPr>
          <w:p w14:paraId="43E209DA"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默认值</w:t>
            </w:r>
          </w:p>
        </w:tc>
        <w:tc>
          <w:tcPr>
            <w:tcW w:w="6520" w:type="dxa"/>
            <w:shd w:val="clear" w:color="auto" w:fill="FF0000"/>
            <w:vAlign w:val="center"/>
          </w:tcPr>
          <w:p w14:paraId="51A0D174" w14:textId="77777777" w:rsidR="00D10F36" w:rsidRPr="00E60F2F" w:rsidRDefault="00D10F36" w:rsidP="00D10F36">
            <w:pPr>
              <w:rPr>
                <w:rFonts w:ascii="微软雅黑" w:hAnsi="微软雅黑"/>
                <w:strike/>
                <w:color w:val="FFFFFF" w:themeColor="background1"/>
                <w:szCs w:val="21"/>
              </w:rPr>
            </w:pPr>
            <w:r w:rsidRPr="00E60F2F">
              <w:rPr>
                <w:rFonts w:ascii="微软雅黑" w:hAnsi="微软雅黑" w:hint="eastAsia"/>
                <w:strike/>
                <w:color w:val="FFFFFF" w:themeColor="background1"/>
                <w:szCs w:val="21"/>
              </w:rPr>
              <w:t>说明/限制/规则</w:t>
            </w:r>
          </w:p>
        </w:tc>
      </w:tr>
      <w:tr w:rsidR="00D10F36" w:rsidRPr="00E60F2F" w14:paraId="27096688" w14:textId="77777777" w:rsidTr="00D10F36">
        <w:trPr>
          <w:trHeight w:val="255"/>
        </w:trPr>
        <w:tc>
          <w:tcPr>
            <w:tcW w:w="2802" w:type="dxa"/>
            <w:shd w:val="clear" w:color="auto" w:fill="FFFFFF" w:themeFill="background1"/>
            <w:vAlign w:val="center"/>
          </w:tcPr>
          <w:p w14:paraId="312DC61E" w14:textId="77777777" w:rsidR="00D10F36" w:rsidRPr="00E60F2F" w:rsidRDefault="00D10F36" w:rsidP="00D10F36">
            <w:pPr>
              <w:rPr>
                <w:rFonts w:ascii="微软雅黑" w:hAnsi="微软雅黑"/>
                <w:strike/>
                <w:color w:val="353535"/>
                <w:szCs w:val="21"/>
              </w:rPr>
            </w:pPr>
          </w:p>
        </w:tc>
        <w:tc>
          <w:tcPr>
            <w:tcW w:w="3260" w:type="dxa"/>
            <w:shd w:val="clear" w:color="auto" w:fill="FFFFFF" w:themeFill="background1"/>
            <w:vAlign w:val="center"/>
          </w:tcPr>
          <w:p w14:paraId="441639DA"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F_ID</w:t>
            </w:r>
          </w:p>
        </w:tc>
        <w:tc>
          <w:tcPr>
            <w:tcW w:w="1701" w:type="dxa"/>
            <w:shd w:val="clear" w:color="auto" w:fill="FFFFFF" w:themeFill="background1"/>
            <w:vAlign w:val="center"/>
          </w:tcPr>
          <w:p w14:paraId="23B62894" w14:textId="77777777" w:rsidR="00D10F36" w:rsidRPr="00E60F2F" w:rsidRDefault="00D10F36" w:rsidP="00D10F36">
            <w:pPr>
              <w:rPr>
                <w:rFonts w:ascii="微软雅黑" w:hAnsi="微软雅黑"/>
                <w:strike/>
                <w:color w:val="353535"/>
                <w:szCs w:val="21"/>
              </w:rPr>
            </w:pPr>
          </w:p>
        </w:tc>
        <w:tc>
          <w:tcPr>
            <w:tcW w:w="1276" w:type="dxa"/>
            <w:shd w:val="clear" w:color="auto" w:fill="FFFFFF" w:themeFill="background1"/>
            <w:vAlign w:val="center"/>
          </w:tcPr>
          <w:p w14:paraId="1E3F7B14" w14:textId="77777777" w:rsidR="00D10F36" w:rsidRPr="00E60F2F" w:rsidRDefault="00D10F36" w:rsidP="00D10F36">
            <w:pPr>
              <w:rPr>
                <w:rFonts w:ascii="微软雅黑" w:hAnsi="微软雅黑"/>
                <w:strike/>
                <w:color w:val="353535"/>
                <w:szCs w:val="21"/>
              </w:rPr>
            </w:pPr>
          </w:p>
        </w:tc>
        <w:tc>
          <w:tcPr>
            <w:tcW w:w="6520" w:type="dxa"/>
            <w:shd w:val="clear" w:color="auto" w:fill="FFFFFF" w:themeFill="background1"/>
            <w:vAlign w:val="center"/>
          </w:tcPr>
          <w:p w14:paraId="0461626B" w14:textId="77777777" w:rsidR="00D10F36" w:rsidRPr="00E60F2F" w:rsidRDefault="00D10F36" w:rsidP="00D10F36">
            <w:pPr>
              <w:rPr>
                <w:rFonts w:ascii="微软雅黑" w:hAnsi="微软雅黑"/>
                <w:strike/>
                <w:color w:val="353535"/>
                <w:szCs w:val="21"/>
              </w:rPr>
            </w:pPr>
          </w:p>
        </w:tc>
      </w:tr>
      <w:tr w:rsidR="00162E7D" w:rsidRPr="00E60F2F" w14:paraId="3213A119" w14:textId="77777777" w:rsidTr="00D10F36">
        <w:trPr>
          <w:trHeight w:val="255"/>
        </w:trPr>
        <w:tc>
          <w:tcPr>
            <w:tcW w:w="2802" w:type="dxa"/>
            <w:shd w:val="clear" w:color="auto" w:fill="FFFFFF" w:themeFill="background1"/>
            <w:vAlign w:val="center"/>
          </w:tcPr>
          <w:p w14:paraId="2EAF4A12" w14:textId="77777777" w:rsidR="00162E7D" w:rsidRPr="00E60F2F" w:rsidRDefault="00162E7D" w:rsidP="00D10F36">
            <w:pPr>
              <w:rPr>
                <w:rFonts w:ascii="微软雅黑" w:hAnsi="微软雅黑"/>
                <w:strike/>
                <w:color w:val="353535"/>
                <w:szCs w:val="21"/>
              </w:rPr>
            </w:pPr>
          </w:p>
        </w:tc>
        <w:tc>
          <w:tcPr>
            <w:tcW w:w="3260" w:type="dxa"/>
            <w:shd w:val="clear" w:color="auto" w:fill="FFFFFF" w:themeFill="background1"/>
            <w:vAlign w:val="center"/>
          </w:tcPr>
          <w:p w14:paraId="15B96624" w14:textId="77777777" w:rsidR="00162E7D" w:rsidRPr="00E60F2F" w:rsidRDefault="00162E7D"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w:t>
            </w:r>
            <w:r w:rsidRPr="00E60F2F">
              <w:rPr>
                <w:rFonts w:ascii="微软雅黑" w:hAnsi="微软雅黑"/>
                <w:strike/>
                <w:color w:val="353535"/>
                <w:szCs w:val="21"/>
              </w:rPr>
              <w:t>_MerchantI</w:t>
            </w:r>
            <w:r w:rsidR="00BA1528" w:rsidRPr="00E60F2F">
              <w:rPr>
                <w:rFonts w:ascii="微软雅黑" w:hAnsi="微软雅黑" w:hint="eastAsia"/>
                <w:strike/>
                <w:color w:val="353535"/>
                <w:szCs w:val="21"/>
              </w:rPr>
              <w:t>D</w:t>
            </w:r>
          </w:p>
          <w:p w14:paraId="04901F24" w14:textId="77777777" w:rsidR="00162E7D" w:rsidRPr="00E60F2F" w:rsidRDefault="00162E7D"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r w:rsidRPr="00E60F2F">
              <w:rPr>
                <w:rFonts w:ascii="微软雅黑" w:hAnsi="微软雅黑" w:hint="eastAsia"/>
                <w:strike/>
                <w:color w:val="353535"/>
                <w:szCs w:val="21"/>
                <w:highlight w:val="red"/>
              </w:rPr>
              <w:t>m</w:t>
            </w:r>
            <w:r w:rsidRPr="00E60F2F">
              <w:rPr>
                <w:rFonts w:ascii="微软雅黑" w:hAnsi="微软雅黑"/>
                <w:strike/>
                <w:color w:val="353535"/>
                <w:szCs w:val="21"/>
                <w:highlight w:val="red"/>
              </w:rPr>
              <w:t>erchant_id</w:t>
            </w:r>
          </w:p>
        </w:tc>
        <w:tc>
          <w:tcPr>
            <w:tcW w:w="1701" w:type="dxa"/>
            <w:shd w:val="clear" w:color="auto" w:fill="FFFFFF" w:themeFill="background1"/>
            <w:vAlign w:val="center"/>
          </w:tcPr>
          <w:p w14:paraId="28075410" w14:textId="77777777" w:rsidR="00162E7D" w:rsidRPr="00E60F2F" w:rsidRDefault="00754D19" w:rsidP="00D10F36">
            <w:pPr>
              <w:rPr>
                <w:rFonts w:ascii="微软雅黑" w:hAnsi="微软雅黑"/>
                <w:strike/>
                <w:color w:val="353535"/>
                <w:szCs w:val="21"/>
              </w:rPr>
            </w:pPr>
            <w:r w:rsidRPr="00E60F2F">
              <w:rPr>
                <w:rFonts w:ascii="微软雅黑" w:hAnsi="微软雅黑"/>
                <w:strike/>
                <w:color w:val="353535"/>
                <w:szCs w:val="21"/>
                <w:highlight w:val="magenta"/>
              </w:rPr>
              <w:t>VARCHAR(36) NULL</w:t>
            </w:r>
          </w:p>
        </w:tc>
        <w:tc>
          <w:tcPr>
            <w:tcW w:w="1276" w:type="dxa"/>
            <w:shd w:val="clear" w:color="auto" w:fill="FFFFFF" w:themeFill="background1"/>
            <w:vAlign w:val="center"/>
          </w:tcPr>
          <w:p w14:paraId="3C30B531" w14:textId="77777777" w:rsidR="00162E7D" w:rsidRPr="00E60F2F" w:rsidRDefault="00162E7D" w:rsidP="00D10F36">
            <w:pPr>
              <w:rPr>
                <w:rFonts w:ascii="微软雅黑" w:hAnsi="微软雅黑"/>
                <w:strike/>
                <w:color w:val="353535"/>
                <w:szCs w:val="21"/>
              </w:rPr>
            </w:pPr>
          </w:p>
        </w:tc>
        <w:tc>
          <w:tcPr>
            <w:tcW w:w="6520" w:type="dxa"/>
            <w:shd w:val="clear" w:color="auto" w:fill="FFFFFF" w:themeFill="background1"/>
            <w:vAlign w:val="center"/>
          </w:tcPr>
          <w:p w14:paraId="33A3E84D" w14:textId="77777777" w:rsidR="00162E7D" w:rsidRPr="00E60F2F" w:rsidRDefault="00162E7D" w:rsidP="00D10F36">
            <w:pPr>
              <w:rPr>
                <w:rFonts w:ascii="微软雅黑" w:hAnsi="微软雅黑"/>
                <w:strike/>
                <w:color w:val="353535"/>
                <w:szCs w:val="21"/>
              </w:rPr>
            </w:pPr>
            <w:r w:rsidRPr="00E60F2F">
              <w:rPr>
                <w:rFonts w:ascii="微软雅黑" w:hAnsi="微软雅黑" w:hint="eastAsia"/>
                <w:strike/>
                <w:color w:val="353535"/>
                <w:szCs w:val="21"/>
              </w:rPr>
              <w:t>创建时是空的，创建后WX才返回值以更新本表</w:t>
            </w:r>
            <w:r w:rsidR="002E5A69" w:rsidRPr="00E60F2F">
              <w:rPr>
                <w:rFonts w:ascii="微软雅黑" w:hAnsi="微软雅黑" w:hint="eastAsia"/>
                <w:strike/>
                <w:color w:val="353535"/>
                <w:szCs w:val="21"/>
              </w:rPr>
              <w:t>。子商户的身份证，不是用来收钱的</w:t>
            </w:r>
          </w:p>
        </w:tc>
      </w:tr>
      <w:tr w:rsidR="00D10F36" w:rsidRPr="00E60F2F" w14:paraId="4DD07978" w14:textId="77777777" w:rsidTr="00D10F36">
        <w:trPr>
          <w:trHeight w:val="255"/>
        </w:trPr>
        <w:tc>
          <w:tcPr>
            <w:tcW w:w="2802" w:type="dxa"/>
            <w:shd w:val="clear" w:color="auto" w:fill="FFFFFF" w:themeFill="background1"/>
            <w:vAlign w:val="center"/>
          </w:tcPr>
          <w:p w14:paraId="36180EBB" w14:textId="77777777" w:rsidR="00D10F36" w:rsidRPr="00E60F2F" w:rsidRDefault="00D10F36" w:rsidP="00D10F36">
            <w:pPr>
              <w:rPr>
                <w:rFonts w:ascii="微软雅黑" w:hAnsi="微软雅黑"/>
                <w:strike/>
                <w:color w:val="353535"/>
                <w:szCs w:val="21"/>
              </w:rPr>
            </w:pPr>
          </w:p>
        </w:tc>
        <w:tc>
          <w:tcPr>
            <w:tcW w:w="3260" w:type="dxa"/>
            <w:shd w:val="clear" w:color="auto" w:fill="FFFFFF" w:themeFill="background1"/>
            <w:vAlign w:val="center"/>
          </w:tcPr>
          <w:p w14:paraId="53F9DCD2"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F_CompanyID</w:t>
            </w:r>
          </w:p>
        </w:tc>
        <w:tc>
          <w:tcPr>
            <w:tcW w:w="1701" w:type="dxa"/>
            <w:shd w:val="clear" w:color="auto" w:fill="FFFFFF" w:themeFill="background1"/>
            <w:vAlign w:val="center"/>
          </w:tcPr>
          <w:p w14:paraId="339949AB" w14:textId="77777777" w:rsidR="00D10F36" w:rsidRPr="00E60F2F" w:rsidRDefault="00D10F36" w:rsidP="00D10F36">
            <w:pPr>
              <w:rPr>
                <w:rFonts w:ascii="微软雅黑" w:hAnsi="微软雅黑"/>
                <w:strike/>
                <w:color w:val="353535"/>
                <w:szCs w:val="21"/>
              </w:rPr>
            </w:pPr>
          </w:p>
        </w:tc>
        <w:tc>
          <w:tcPr>
            <w:tcW w:w="1276" w:type="dxa"/>
            <w:shd w:val="clear" w:color="auto" w:fill="FFFFFF" w:themeFill="background1"/>
            <w:vAlign w:val="center"/>
          </w:tcPr>
          <w:p w14:paraId="1AABF5BF" w14:textId="77777777" w:rsidR="00D10F36" w:rsidRPr="00E60F2F" w:rsidRDefault="00D10F36" w:rsidP="00D10F36">
            <w:pPr>
              <w:rPr>
                <w:rFonts w:ascii="微软雅黑" w:hAnsi="微软雅黑"/>
                <w:strike/>
                <w:color w:val="353535"/>
                <w:szCs w:val="21"/>
              </w:rPr>
            </w:pPr>
          </w:p>
        </w:tc>
        <w:tc>
          <w:tcPr>
            <w:tcW w:w="6520" w:type="dxa"/>
            <w:shd w:val="clear" w:color="auto" w:fill="FFFFFF" w:themeFill="background1"/>
            <w:vAlign w:val="center"/>
          </w:tcPr>
          <w:p w14:paraId="51FF64F2" w14:textId="77777777" w:rsidR="00D10F36" w:rsidRPr="00E60F2F" w:rsidRDefault="00D10F36" w:rsidP="00D10F36">
            <w:pPr>
              <w:rPr>
                <w:rFonts w:ascii="微软雅黑" w:hAnsi="微软雅黑"/>
                <w:strike/>
                <w:color w:val="353535"/>
                <w:szCs w:val="21"/>
              </w:rPr>
            </w:pPr>
            <w:r w:rsidRPr="00E60F2F">
              <w:rPr>
                <w:rFonts w:ascii="微软雅黑" w:hAnsi="微软雅黑" w:hint="eastAsia"/>
                <w:strike/>
                <w:color w:val="353535"/>
                <w:szCs w:val="21"/>
              </w:rPr>
              <w:t>外键</w:t>
            </w:r>
          </w:p>
        </w:tc>
      </w:tr>
      <w:tr w:rsidR="00D10F36" w:rsidRPr="00E60F2F" w14:paraId="0BF2A452" w14:textId="77777777" w:rsidTr="00D10F36">
        <w:trPr>
          <w:trHeight w:val="267"/>
        </w:trPr>
        <w:tc>
          <w:tcPr>
            <w:tcW w:w="2802" w:type="dxa"/>
            <w:vAlign w:val="center"/>
          </w:tcPr>
          <w:p w14:paraId="51D0DD77"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子商户的公众号app_id</w:t>
            </w:r>
          </w:p>
        </w:tc>
        <w:tc>
          <w:tcPr>
            <w:tcW w:w="3260" w:type="dxa"/>
            <w:vAlign w:val="center"/>
          </w:tcPr>
          <w:p w14:paraId="54CCF525"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F_A</w:t>
            </w:r>
            <w:r w:rsidRPr="00E60F2F">
              <w:rPr>
                <w:rFonts w:ascii="微软雅黑" w:hAnsi="微软雅黑"/>
                <w:strike/>
                <w:color w:val="353535"/>
                <w:szCs w:val="21"/>
              </w:rPr>
              <w:t>pp</w:t>
            </w:r>
            <w:r w:rsidRPr="00E60F2F">
              <w:rPr>
                <w:rFonts w:ascii="微软雅黑" w:hAnsi="微软雅黑" w:hint="eastAsia"/>
                <w:strike/>
                <w:color w:val="353535"/>
                <w:szCs w:val="21"/>
              </w:rPr>
              <w:t>I</w:t>
            </w:r>
            <w:r w:rsidR="00BF017B" w:rsidRPr="00E60F2F">
              <w:rPr>
                <w:rFonts w:ascii="微软雅黑" w:hAnsi="微软雅黑"/>
                <w:strike/>
                <w:color w:val="353535"/>
                <w:szCs w:val="21"/>
              </w:rPr>
              <w:t>D</w:t>
            </w:r>
            <w:r w:rsidRPr="00E60F2F">
              <w:rPr>
                <w:rFonts w:ascii="微软雅黑" w:hAnsi="微软雅黑" w:hint="eastAsia"/>
                <w:strike/>
                <w:color w:val="353535"/>
                <w:szCs w:val="21"/>
              </w:rPr>
              <w:t xml:space="preserve"> NULL</w:t>
            </w:r>
          </w:p>
          <w:p w14:paraId="55E58141"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r w:rsidRPr="00E60F2F">
              <w:rPr>
                <w:rFonts w:ascii="微软雅黑" w:hAnsi="微软雅黑"/>
                <w:strike/>
                <w:color w:val="353535"/>
                <w:szCs w:val="21"/>
                <w:shd w:val="clear" w:color="auto" w:fill="FF0000"/>
              </w:rPr>
              <w:t>app_id</w:t>
            </w:r>
          </w:p>
        </w:tc>
        <w:tc>
          <w:tcPr>
            <w:tcW w:w="1701" w:type="dxa"/>
            <w:vAlign w:val="center"/>
          </w:tcPr>
          <w:p w14:paraId="609C7B45" w14:textId="77777777" w:rsidR="00D10F36" w:rsidRPr="00E60F2F" w:rsidRDefault="00D10F36" w:rsidP="00D10F36">
            <w:pPr>
              <w:rPr>
                <w:rFonts w:ascii="微软雅黑" w:hAnsi="微软雅黑"/>
                <w:strike/>
                <w:color w:val="353535"/>
                <w:szCs w:val="21"/>
              </w:rPr>
            </w:pPr>
            <w:r w:rsidRPr="00E60F2F">
              <w:rPr>
                <w:rFonts w:ascii="微软雅黑" w:hAnsi="微软雅黑"/>
                <w:strike/>
                <w:color w:val="353535"/>
                <w:szCs w:val="21"/>
              </w:rPr>
              <w:t>varchar(36)</w:t>
            </w:r>
          </w:p>
        </w:tc>
        <w:tc>
          <w:tcPr>
            <w:tcW w:w="1276" w:type="dxa"/>
            <w:vAlign w:val="center"/>
          </w:tcPr>
          <w:p w14:paraId="6E31EC0B" w14:textId="77777777" w:rsidR="00D10F36" w:rsidRPr="00E60F2F" w:rsidRDefault="00D10F36" w:rsidP="00D10F36">
            <w:pPr>
              <w:rPr>
                <w:rFonts w:ascii="微软雅黑" w:hAnsi="微软雅黑"/>
                <w:strike/>
                <w:color w:val="353535"/>
                <w:szCs w:val="21"/>
              </w:rPr>
            </w:pPr>
          </w:p>
        </w:tc>
        <w:tc>
          <w:tcPr>
            <w:tcW w:w="6520" w:type="dxa"/>
            <w:vAlign w:val="center"/>
          </w:tcPr>
          <w:p w14:paraId="0C394401"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子商户的公众号app_id，配置后子商户卡券券面上的app_id为该app_id。注意：该app_id须经过认证</w:t>
            </w:r>
          </w:p>
        </w:tc>
      </w:tr>
      <w:tr w:rsidR="00D10F36" w:rsidRPr="00E60F2F" w14:paraId="061AA559" w14:textId="77777777" w:rsidTr="00D10F36">
        <w:trPr>
          <w:trHeight w:val="267"/>
        </w:trPr>
        <w:tc>
          <w:tcPr>
            <w:tcW w:w="2802" w:type="dxa"/>
            <w:vAlign w:val="center"/>
          </w:tcPr>
          <w:p w14:paraId="76969BFA"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子商户名称</w:t>
            </w:r>
          </w:p>
        </w:tc>
        <w:tc>
          <w:tcPr>
            <w:tcW w:w="3260" w:type="dxa"/>
            <w:vAlign w:val="center"/>
          </w:tcPr>
          <w:p w14:paraId="0AEABCE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F_B</w:t>
            </w:r>
            <w:r w:rsidRPr="00E60F2F">
              <w:rPr>
                <w:rFonts w:ascii="微软雅黑" w:hAnsi="微软雅黑"/>
                <w:strike/>
                <w:color w:val="353535"/>
                <w:szCs w:val="21"/>
              </w:rPr>
              <w:t>rand</w:t>
            </w:r>
            <w:r w:rsidRPr="00E60F2F">
              <w:rPr>
                <w:rFonts w:ascii="微软雅黑" w:hAnsi="微软雅黑" w:hint="eastAsia"/>
                <w:strike/>
                <w:color w:val="353535"/>
                <w:szCs w:val="21"/>
              </w:rPr>
              <w:t>N</w:t>
            </w:r>
            <w:r w:rsidRPr="00E60F2F">
              <w:rPr>
                <w:rFonts w:ascii="微软雅黑" w:hAnsi="微软雅黑"/>
                <w:strike/>
                <w:color w:val="353535"/>
                <w:szCs w:val="21"/>
              </w:rPr>
              <w:t>ame</w:t>
            </w:r>
            <w:r w:rsidRPr="00E60F2F">
              <w:rPr>
                <w:rFonts w:ascii="微软雅黑" w:hAnsi="微软雅黑" w:hint="eastAsia"/>
                <w:strike/>
                <w:color w:val="353535"/>
                <w:szCs w:val="21"/>
              </w:rPr>
              <w:t xml:space="preserve"> NOT NULL</w:t>
            </w:r>
            <w:r w:rsidRPr="00E60F2F">
              <w:rPr>
                <w:rFonts w:ascii="微软雅黑" w:hAnsi="微软雅黑"/>
                <w:strike/>
              </w:rPr>
              <w:t>（12个汉字内）</w:t>
            </w:r>
          </w:p>
          <w:p w14:paraId="6A5CF5B4"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r w:rsidRPr="00E60F2F">
              <w:rPr>
                <w:rFonts w:ascii="微软雅黑" w:hAnsi="微软雅黑"/>
                <w:strike/>
                <w:color w:val="353535"/>
                <w:szCs w:val="21"/>
                <w:shd w:val="clear" w:color="auto" w:fill="FF0000"/>
              </w:rPr>
              <w:t>brand_name</w:t>
            </w:r>
          </w:p>
        </w:tc>
        <w:tc>
          <w:tcPr>
            <w:tcW w:w="1701" w:type="dxa"/>
            <w:vAlign w:val="center"/>
          </w:tcPr>
          <w:p w14:paraId="0B4ADECC" w14:textId="77777777" w:rsidR="00D10F36" w:rsidRPr="00E60F2F" w:rsidRDefault="00D10F36" w:rsidP="00D10F36">
            <w:pPr>
              <w:rPr>
                <w:rFonts w:ascii="微软雅黑" w:hAnsi="微软雅黑"/>
                <w:strike/>
                <w:color w:val="353535"/>
                <w:szCs w:val="21"/>
              </w:rPr>
            </w:pPr>
            <w:r w:rsidRPr="00E60F2F">
              <w:rPr>
                <w:rFonts w:ascii="微软雅黑" w:hAnsi="微软雅黑"/>
                <w:strike/>
                <w:color w:val="353535"/>
                <w:szCs w:val="21"/>
              </w:rPr>
              <w:t>varchar(</w:t>
            </w:r>
            <w:r w:rsidRPr="00E60F2F">
              <w:rPr>
                <w:rFonts w:ascii="微软雅黑" w:hAnsi="微软雅黑" w:hint="eastAsia"/>
                <w:strike/>
                <w:color w:val="353535"/>
                <w:szCs w:val="21"/>
              </w:rPr>
              <w:t>12</w:t>
            </w:r>
            <w:r w:rsidRPr="00E60F2F">
              <w:rPr>
                <w:rFonts w:ascii="微软雅黑" w:hAnsi="微软雅黑"/>
                <w:strike/>
                <w:color w:val="353535"/>
                <w:szCs w:val="21"/>
              </w:rPr>
              <w:t>)</w:t>
            </w:r>
          </w:p>
        </w:tc>
        <w:tc>
          <w:tcPr>
            <w:tcW w:w="1276" w:type="dxa"/>
            <w:vAlign w:val="center"/>
          </w:tcPr>
          <w:p w14:paraId="5251FADF" w14:textId="77777777" w:rsidR="00D10F36" w:rsidRPr="00E60F2F" w:rsidRDefault="00D10F36" w:rsidP="00D10F36">
            <w:pPr>
              <w:rPr>
                <w:rFonts w:ascii="微软雅黑" w:hAnsi="微软雅黑"/>
                <w:strike/>
                <w:color w:val="353535"/>
                <w:szCs w:val="21"/>
              </w:rPr>
            </w:pPr>
          </w:p>
        </w:tc>
        <w:tc>
          <w:tcPr>
            <w:tcW w:w="6520" w:type="dxa"/>
            <w:vAlign w:val="center"/>
          </w:tcPr>
          <w:p w14:paraId="2E1210C8"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子商户名称（12个汉字内），该名称将在制券时填入并显示在卡券页面上</w:t>
            </w:r>
          </w:p>
        </w:tc>
      </w:tr>
      <w:tr w:rsidR="00D10F36" w:rsidRPr="00E60F2F" w14:paraId="4D185DE7" w14:textId="77777777" w:rsidTr="00D10F36">
        <w:trPr>
          <w:trHeight w:val="267"/>
        </w:trPr>
        <w:tc>
          <w:tcPr>
            <w:tcW w:w="2802" w:type="dxa"/>
            <w:vAlign w:val="center"/>
          </w:tcPr>
          <w:p w14:paraId="4745EEE5"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子商户logo</w:t>
            </w:r>
          </w:p>
        </w:tc>
        <w:tc>
          <w:tcPr>
            <w:tcW w:w="3260" w:type="dxa"/>
            <w:vAlign w:val="center"/>
          </w:tcPr>
          <w:p w14:paraId="60EA9D6F"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F_L</w:t>
            </w:r>
            <w:r w:rsidRPr="00E60F2F">
              <w:rPr>
                <w:rFonts w:ascii="微软雅黑" w:hAnsi="微软雅黑"/>
                <w:strike/>
                <w:color w:val="353535"/>
                <w:szCs w:val="21"/>
              </w:rPr>
              <w:t>ogo</w:t>
            </w:r>
            <w:r w:rsidRPr="00E60F2F">
              <w:rPr>
                <w:rFonts w:ascii="微软雅黑" w:hAnsi="微软雅黑" w:hint="eastAsia"/>
                <w:strike/>
                <w:color w:val="353535"/>
                <w:szCs w:val="21"/>
              </w:rPr>
              <w:t>U</w:t>
            </w:r>
            <w:r w:rsidRPr="00E60F2F">
              <w:rPr>
                <w:rFonts w:ascii="微软雅黑" w:hAnsi="微软雅黑"/>
                <w:strike/>
                <w:color w:val="353535"/>
                <w:szCs w:val="21"/>
              </w:rPr>
              <w:t>rl</w:t>
            </w:r>
            <w:r w:rsidRPr="00E60F2F">
              <w:rPr>
                <w:rFonts w:ascii="微软雅黑" w:hAnsi="微软雅黑" w:hint="eastAsia"/>
                <w:strike/>
                <w:color w:val="353535"/>
                <w:szCs w:val="21"/>
              </w:rPr>
              <w:t xml:space="preserve"> NOT NULL</w:t>
            </w:r>
          </w:p>
          <w:p w14:paraId="23A687CA"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r w:rsidRPr="00E60F2F">
              <w:rPr>
                <w:rFonts w:ascii="微软雅黑" w:hAnsi="微软雅黑"/>
                <w:strike/>
                <w:color w:val="353535"/>
                <w:szCs w:val="21"/>
                <w:shd w:val="clear" w:color="auto" w:fill="FF0000"/>
              </w:rPr>
              <w:t>logo_url</w:t>
            </w:r>
          </w:p>
        </w:tc>
        <w:tc>
          <w:tcPr>
            <w:tcW w:w="1701" w:type="dxa"/>
            <w:vAlign w:val="center"/>
          </w:tcPr>
          <w:p w14:paraId="46B40967" w14:textId="77777777" w:rsidR="00D10F36" w:rsidRPr="00E60F2F" w:rsidRDefault="00D10F36" w:rsidP="00D10F36">
            <w:pPr>
              <w:rPr>
                <w:rFonts w:ascii="微软雅黑" w:hAnsi="微软雅黑"/>
                <w:strike/>
                <w:color w:val="353535"/>
                <w:szCs w:val="21"/>
              </w:rPr>
            </w:pPr>
            <w:r w:rsidRPr="00E60F2F">
              <w:rPr>
                <w:rFonts w:ascii="微软雅黑" w:hAnsi="微软雅黑"/>
                <w:strike/>
                <w:color w:val="353535"/>
                <w:szCs w:val="21"/>
              </w:rPr>
              <w:t>varchar(128)</w:t>
            </w:r>
          </w:p>
        </w:tc>
        <w:tc>
          <w:tcPr>
            <w:tcW w:w="1276" w:type="dxa"/>
            <w:vAlign w:val="center"/>
          </w:tcPr>
          <w:p w14:paraId="03D99707" w14:textId="77777777" w:rsidR="00D10F36" w:rsidRPr="00E60F2F" w:rsidRDefault="00D10F36" w:rsidP="00D10F36">
            <w:pPr>
              <w:rPr>
                <w:rFonts w:ascii="微软雅黑" w:hAnsi="微软雅黑"/>
                <w:strike/>
                <w:color w:val="353535"/>
                <w:szCs w:val="21"/>
              </w:rPr>
            </w:pPr>
          </w:p>
        </w:tc>
        <w:tc>
          <w:tcPr>
            <w:tcW w:w="6520" w:type="dxa"/>
            <w:vAlign w:val="center"/>
          </w:tcPr>
          <w:p w14:paraId="4D839C84" w14:textId="77777777" w:rsidR="00D10F36" w:rsidRPr="00E60F2F" w:rsidRDefault="00D10F36" w:rsidP="00D10F36">
            <w:pPr>
              <w:rPr>
                <w:rFonts w:ascii="微软雅黑" w:hAnsi="微软雅黑"/>
                <w:strike/>
                <w:color w:val="353535"/>
                <w:szCs w:val="21"/>
              </w:rPr>
            </w:pPr>
            <w:r w:rsidRPr="00E60F2F">
              <w:rPr>
                <w:rFonts w:ascii="微软雅黑" w:hAnsi="微软雅黑"/>
                <w:strike/>
              </w:rPr>
              <w:t>子商户logo，可通过 上传图片接口 获取。该logo将在制券时填入并显示在卡券页面上</w:t>
            </w:r>
          </w:p>
        </w:tc>
      </w:tr>
      <w:tr w:rsidR="00D10F36" w:rsidRPr="00E60F2F" w14:paraId="6D925C2B" w14:textId="77777777" w:rsidTr="00D10F36">
        <w:trPr>
          <w:trHeight w:val="267"/>
        </w:trPr>
        <w:tc>
          <w:tcPr>
            <w:tcW w:w="2802" w:type="dxa"/>
            <w:vAlign w:val="center"/>
          </w:tcPr>
          <w:p w14:paraId="3AD73A9D" w14:textId="77777777" w:rsidR="00D10F36" w:rsidRPr="00E60F2F" w:rsidRDefault="00D10F36" w:rsidP="00D10F36">
            <w:pPr>
              <w:rPr>
                <w:rFonts w:ascii="微软雅黑" w:hAnsi="微软雅黑"/>
                <w:strike/>
              </w:rPr>
            </w:pPr>
            <w:r w:rsidRPr="00E60F2F">
              <w:rPr>
                <w:rFonts w:ascii="微软雅黑" w:hAnsi="微软雅黑"/>
                <w:strike/>
              </w:rPr>
              <w:t>授权函ID</w:t>
            </w:r>
          </w:p>
        </w:tc>
        <w:tc>
          <w:tcPr>
            <w:tcW w:w="3260" w:type="dxa"/>
            <w:vAlign w:val="center"/>
          </w:tcPr>
          <w:p w14:paraId="6DF06EC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F_P</w:t>
            </w:r>
            <w:r w:rsidRPr="00E60F2F">
              <w:rPr>
                <w:rFonts w:ascii="微软雅黑" w:hAnsi="微软雅黑"/>
                <w:strike/>
                <w:color w:val="353535"/>
                <w:szCs w:val="21"/>
              </w:rPr>
              <w:t>rotocol</w:t>
            </w:r>
            <w:r w:rsidRPr="00E60F2F">
              <w:rPr>
                <w:rFonts w:ascii="微软雅黑" w:hAnsi="微软雅黑" w:hint="eastAsia"/>
                <w:strike/>
                <w:color w:val="353535"/>
                <w:szCs w:val="21"/>
              </w:rPr>
              <w:t xml:space="preserve"> NOT NULL</w:t>
            </w:r>
          </w:p>
        </w:tc>
        <w:tc>
          <w:tcPr>
            <w:tcW w:w="1701" w:type="dxa"/>
            <w:vAlign w:val="center"/>
          </w:tcPr>
          <w:p w14:paraId="3BD5B429" w14:textId="77777777" w:rsidR="00D10F36" w:rsidRPr="00E60F2F" w:rsidRDefault="00D10F36" w:rsidP="00D10F36">
            <w:pPr>
              <w:rPr>
                <w:rFonts w:ascii="微软雅黑" w:hAnsi="微软雅黑"/>
                <w:strike/>
                <w:color w:val="353535"/>
                <w:szCs w:val="21"/>
              </w:rPr>
            </w:pPr>
            <w:r w:rsidRPr="00E60F2F">
              <w:rPr>
                <w:rFonts w:ascii="微软雅黑" w:hAnsi="微软雅黑"/>
                <w:strike/>
                <w:color w:val="353535"/>
                <w:szCs w:val="21"/>
              </w:rPr>
              <w:t>varchar(</w:t>
            </w:r>
            <w:r w:rsidR="00C00D9F" w:rsidRPr="00E60F2F">
              <w:rPr>
                <w:rFonts w:ascii="微软雅黑" w:hAnsi="微软雅黑"/>
                <w:strike/>
                <w:color w:val="353535"/>
                <w:szCs w:val="21"/>
              </w:rPr>
              <w:t>64</w:t>
            </w:r>
            <w:r w:rsidRPr="00E60F2F">
              <w:rPr>
                <w:rFonts w:ascii="微软雅黑" w:hAnsi="微软雅黑"/>
                <w:strike/>
                <w:color w:val="353535"/>
                <w:szCs w:val="21"/>
              </w:rPr>
              <w:t>)</w:t>
            </w:r>
          </w:p>
        </w:tc>
        <w:tc>
          <w:tcPr>
            <w:tcW w:w="1276" w:type="dxa"/>
            <w:vAlign w:val="center"/>
          </w:tcPr>
          <w:p w14:paraId="106D5ED7" w14:textId="77777777" w:rsidR="00D10F36" w:rsidRPr="00E60F2F" w:rsidRDefault="00D10F36" w:rsidP="00D10F36">
            <w:pPr>
              <w:rPr>
                <w:rFonts w:ascii="微软雅黑" w:hAnsi="微软雅黑"/>
                <w:strike/>
                <w:color w:val="353535"/>
                <w:szCs w:val="21"/>
              </w:rPr>
            </w:pPr>
          </w:p>
        </w:tc>
        <w:tc>
          <w:tcPr>
            <w:tcW w:w="6520" w:type="dxa"/>
            <w:vAlign w:val="center"/>
          </w:tcPr>
          <w:p w14:paraId="4EDC1EB1" w14:textId="77777777" w:rsidR="00D10F36" w:rsidRPr="00E60F2F" w:rsidRDefault="00D10F36" w:rsidP="00D10F36">
            <w:pPr>
              <w:rPr>
                <w:rFonts w:ascii="微软雅黑" w:hAnsi="微软雅黑"/>
                <w:strike/>
              </w:rPr>
            </w:pPr>
            <w:r w:rsidRPr="00E60F2F">
              <w:rPr>
                <w:rFonts w:ascii="微软雅黑" w:hAnsi="微软雅黑"/>
                <w:strike/>
              </w:rPr>
              <w:t>授权函ID，即通过 上传临时素材接口 上传授权函后获得的meida_id</w:t>
            </w:r>
          </w:p>
        </w:tc>
      </w:tr>
      <w:tr w:rsidR="00D10F36" w:rsidRPr="00E60F2F" w14:paraId="0495A1C1" w14:textId="77777777" w:rsidTr="00D10F36">
        <w:trPr>
          <w:trHeight w:val="267"/>
        </w:trPr>
        <w:tc>
          <w:tcPr>
            <w:tcW w:w="2802" w:type="dxa"/>
            <w:vAlign w:val="center"/>
          </w:tcPr>
          <w:p w14:paraId="22E6BEBB" w14:textId="77777777" w:rsidR="00D10F36" w:rsidRPr="00E60F2F" w:rsidRDefault="00D10F36" w:rsidP="00D10F36">
            <w:pPr>
              <w:rPr>
                <w:rFonts w:ascii="微软雅黑" w:hAnsi="微软雅黑"/>
                <w:strike/>
              </w:rPr>
            </w:pPr>
            <w:r w:rsidRPr="00E60F2F">
              <w:rPr>
                <w:rFonts w:ascii="微软雅黑" w:hAnsi="微软雅黑"/>
                <w:strike/>
              </w:rPr>
              <w:t>授权函有效期截止时间</w:t>
            </w:r>
          </w:p>
        </w:tc>
        <w:tc>
          <w:tcPr>
            <w:tcW w:w="3260" w:type="dxa"/>
            <w:vAlign w:val="center"/>
          </w:tcPr>
          <w:p w14:paraId="092FCF0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F_E</w:t>
            </w:r>
            <w:r w:rsidRPr="00E60F2F">
              <w:rPr>
                <w:rFonts w:ascii="微软雅黑" w:hAnsi="微软雅黑"/>
                <w:strike/>
                <w:color w:val="353535"/>
                <w:szCs w:val="21"/>
              </w:rPr>
              <w:t>nd</w:t>
            </w:r>
            <w:r w:rsidRPr="00E60F2F">
              <w:rPr>
                <w:rFonts w:ascii="微软雅黑" w:hAnsi="微软雅黑" w:hint="eastAsia"/>
                <w:strike/>
                <w:color w:val="353535"/>
                <w:szCs w:val="21"/>
              </w:rPr>
              <w:t>T</w:t>
            </w:r>
            <w:r w:rsidRPr="00E60F2F">
              <w:rPr>
                <w:rFonts w:ascii="微软雅黑" w:hAnsi="微软雅黑"/>
                <w:strike/>
                <w:color w:val="353535"/>
                <w:szCs w:val="21"/>
              </w:rPr>
              <w:t>ime</w:t>
            </w:r>
            <w:r w:rsidRPr="00E60F2F">
              <w:rPr>
                <w:rFonts w:ascii="微软雅黑" w:hAnsi="微软雅黑" w:hint="eastAsia"/>
                <w:strike/>
                <w:color w:val="353535"/>
                <w:szCs w:val="21"/>
              </w:rPr>
              <w:t xml:space="preserve"> NOT NULL</w:t>
            </w:r>
          </w:p>
          <w:p w14:paraId="0A24D5EC"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r w:rsidRPr="00E60F2F">
              <w:rPr>
                <w:rFonts w:ascii="微软雅黑" w:hAnsi="微软雅黑"/>
                <w:strike/>
                <w:color w:val="353535"/>
                <w:szCs w:val="21"/>
                <w:shd w:val="clear" w:color="auto" w:fill="FF0000"/>
              </w:rPr>
              <w:t>end_time</w:t>
            </w:r>
          </w:p>
        </w:tc>
        <w:tc>
          <w:tcPr>
            <w:tcW w:w="1701" w:type="dxa"/>
            <w:vAlign w:val="center"/>
          </w:tcPr>
          <w:p w14:paraId="422F6493" w14:textId="77777777" w:rsidR="00D10F36" w:rsidRPr="00E60F2F" w:rsidRDefault="00A83E1E" w:rsidP="00D10F36">
            <w:pPr>
              <w:rPr>
                <w:rFonts w:ascii="微软雅黑" w:hAnsi="微软雅黑"/>
                <w:strike/>
                <w:color w:val="353535"/>
                <w:szCs w:val="21"/>
              </w:rPr>
            </w:pPr>
            <w:r w:rsidRPr="00E60F2F">
              <w:rPr>
                <w:rFonts w:ascii="微软雅黑" w:hAnsi="微软雅黑"/>
                <w:strike/>
                <w:color w:val="353535"/>
                <w:szCs w:val="21"/>
              </w:rPr>
              <w:t>BIGINT unsigned</w:t>
            </w:r>
          </w:p>
        </w:tc>
        <w:tc>
          <w:tcPr>
            <w:tcW w:w="1276" w:type="dxa"/>
            <w:vAlign w:val="center"/>
          </w:tcPr>
          <w:p w14:paraId="2F322AD4" w14:textId="77777777" w:rsidR="00D10F36" w:rsidRPr="00E60F2F" w:rsidRDefault="00D10F36" w:rsidP="00D10F36">
            <w:pPr>
              <w:rPr>
                <w:rFonts w:ascii="微软雅黑" w:hAnsi="微软雅黑"/>
                <w:strike/>
                <w:color w:val="353535"/>
                <w:szCs w:val="21"/>
              </w:rPr>
            </w:pPr>
          </w:p>
        </w:tc>
        <w:tc>
          <w:tcPr>
            <w:tcW w:w="6520" w:type="dxa"/>
            <w:vAlign w:val="center"/>
          </w:tcPr>
          <w:p w14:paraId="32A1CF2C" w14:textId="77777777" w:rsidR="00D10F36" w:rsidRPr="00E60F2F" w:rsidRDefault="00D10F36" w:rsidP="00D10F36">
            <w:pPr>
              <w:rPr>
                <w:rFonts w:ascii="微软雅黑" w:hAnsi="微软雅黑"/>
                <w:strike/>
              </w:rPr>
            </w:pPr>
            <w:r w:rsidRPr="00E60F2F">
              <w:rPr>
                <w:rFonts w:ascii="微软雅黑" w:hAnsi="微软雅黑"/>
                <w:strike/>
              </w:rPr>
              <w:t>授权函有效期截止时间（东八区时间，单位为秒），需要与提交的扫描件一致</w:t>
            </w:r>
          </w:p>
        </w:tc>
      </w:tr>
      <w:tr w:rsidR="00D10F36" w:rsidRPr="00E60F2F" w14:paraId="06B3BE6B" w14:textId="77777777" w:rsidTr="00D10F36">
        <w:trPr>
          <w:trHeight w:val="267"/>
        </w:trPr>
        <w:tc>
          <w:tcPr>
            <w:tcW w:w="2802" w:type="dxa"/>
            <w:vAlign w:val="center"/>
          </w:tcPr>
          <w:p w14:paraId="7B6B29A0" w14:textId="77777777" w:rsidR="00D10F36" w:rsidRPr="00E60F2F" w:rsidRDefault="00D10F36" w:rsidP="00D10F36">
            <w:pPr>
              <w:rPr>
                <w:rFonts w:ascii="微软雅黑" w:hAnsi="微软雅黑"/>
                <w:strike/>
              </w:rPr>
            </w:pPr>
            <w:r w:rsidRPr="00E60F2F">
              <w:rPr>
                <w:rFonts w:ascii="微软雅黑" w:hAnsi="微软雅黑"/>
                <w:strike/>
              </w:rPr>
              <w:t>一级类目id,</w:t>
            </w:r>
          </w:p>
        </w:tc>
        <w:tc>
          <w:tcPr>
            <w:tcW w:w="3260" w:type="dxa"/>
            <w:vAlign w:val="center"/>
          </w:tcPr>
          <w:p w14:paraId="5928C806"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w:t>
            </w:r>
            <w:r w:rsidRPr="00E60F2F">
              <w:rPr>
                <w:rFonts w:ascii="微软雅黑" w:hAnsi="微软雅黑"/>
                <w:strike/>
                <w:color w:val="353535"/>
                <w:szCs w:val="21"/>
              </w:rPr>
              <w:t>_WxPrimaryCategory</w:t>
            </w:r>
            <w:r w:rsidRPr="00E60F2F">
              <w:rPr>
                <w:rFonts w:ascii="微软雅黑" w:hAnsi="微软雅黑" w:hint="eastAsia"/>
                <w:strike/>
                <w:color w:val="353535"/>
                <w:szCs w:val="21"/>
              </w:rPr>
              <w:t>ID</w:t>
            </w:r>
          </w:p>
          <w:p w14:paraId="0C8E7369"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 xml:space="preserve">名： </w:t>
            </w:r>
          </w:p>
          <w:p w14:paraId="4FEE45D4"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strike/>
                <w:color w:val="353535"/>
                <w:szCs w:val="21"/>
                <w:shd w:val="clear" w:color="auto" w:fill="FF0000"/>
              </w:rPr>
              <w:t>primary_category_id</w:t>
            </w:r>
          </w:p>
        </w:tc>
        <w:tc>
          <w:tcPr>
            <w:tcW w:w="1701" w:type="dxa"/>
            <w:vAlign w:val="center"/>
          </w:tcPr>
          <w:p w14:paraId="02F9C92F" w14:textId="77777777" w:rsidR="00D10F36" w:rsidRPr="00E60F2F" w:rsidRDefault="00D10F36" w:rsidP="00D10F36">
            <w:pPr>
              <w:rPr>
                <w:rFonts w:ascii="微软雅黑" w:hAnsi="微软雅黑"/>
                <w:b/>
                <w:strike/>
              </w:rPr>
            </w:pPr>
            <w:r w:rsidRPr="00E60F2F">
              <w:rPr>
                <w:rFonts w:ascii="微软雅黑" w:hAnsi="微软雅黑" w:hint="eastAsia"/>
                <w:strike/>
              </w:rPr>
              <w:t>外键</w:t>
            </w:r>
          </w:p>
        </w:tc>
        <w:tc>
          <w:tcPr>
            <w:tcW w:w="1276" w:type="dxa"/>
            <w:vAlign w:val="center"/>
          </w:tcPr>
          <w:p w14:paraId="43A7CA85" w14:textId="77777777" w:rsidR="00D10F36" w:rsidRPr="00E60F2F" w:rsidRDefault="00D10F36" w:rsidP="00D10F36">
            <w:pPr>
              <w:rPr>
                <w:rFonts w:ascii="微软雅黑" w:hAnsi="微软雅黑"/>
                <w:strike/>
                <w:color w:val="353535"/>
                <w:szCs w:val="21"/>
              </w:rPr>
            </w:pPr>
          </w:p>
        </w:tc>
        <w:tc>
          <w:tcPr>
            <w:tcW w:w="6520" w:type="dxa"/>
            <w:vAlign w:val="center"/>
          </w:tcPr>
          <w:p w14:paraId="17111DDF" w14:textId="77777777" w:rsidR="00D10F36" w:rsidRPr="00E60F2F" w:rsidRDefault="00D10F36" w:rsidP="00D10F36">
            <w:pPr>
              <w:rPr>
                <w:rFonts w:ascii="微软雅黑" w:hAnsi="微软雅黑"/>
                <w:strike/>
              </w:rPr>
            </w:pPr>
            <w:r w:rsidRPr="00E60F2F">
              <w:rPr>
                <w:rFonts w:ascii="微软雅黑" w:hAnsi="微软雅黑"/>
                <w:strike/>
              </w:rPr>
              <w:t xml:space="preserve">一级类目id </w:t>
            </w:r>
          </w:p>
        </w:tc>
      </w:tr>
      <w:tr w:rsidR="00D10F36" w:rsidRPr="00E60F2F" w14:paraId="4419EEE9" w14:textId="77777777" w:rsidTr="00D10F36">
        <w:trPr>
          <w:trHeight w:val="267"/>
        </w:trPr>
        <w:tc>
          <w:tcPr>
            <w:tcW w:w="2802" w:type="dxa"/>
            <w:vAlign w:val="center"/>
          </w:tcPr>
          <w:p w14:paraId="389CD082" w14:textId="77777777" w:rsidR="00D10F36" w:rsidRPr="00E60F2F" w:rsidRDefault="00D10F36" w:rsidP="00D10F36">
            <w:pPr>
              <w:rPr>
                <w:rFonts w:ascii="微软雅黑" w:hAnsi="微软雅黑"/>
                <w:strike/>
              </w:rPr>
            </w:pPr>
            <w:r w:rsidRPr="00E60F2F">
              <w:rPr>
                <w:rFonts w:ascii="微软雅黑" w:hAnsi="微软雅黑"/>
                <w:strike/>
              </w:rPr>
              <w:t>二级类目id</w:t>
            </w:r>
          </w:p>
        </w:tc>
        <w:tc>
          <w:tcPr>
            <w:tcW w:w="3260" w:type="dxa"/>
            <w:vAlign w:val="center"/>
          </w:tcPr>
          <w:p w14:paraId="72F7E98F"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w:t>
            </w:r>
            <w:r w:rsidRPr="00E60F2F">
              <w:rPr>
                <w:rFonts w:ascii="微软雅黑" w:hAnsi="微软雅黑"/>
                <w:strike/>
                <w:color w:val="353535"/>
                <w:szCs w:val="21"/>
              </w:rPr>
              <w:t>_WxSecondaryCategory</w:t>
            </w:r>
            <w:r w:rsidRPr="00E60F2F">
              <w:rPr>
                <w:rFonts w:ascii="微软雅黑" w:hAnsi="微软雅黑" w:hint="eastAsia"/>
                <w:strike/>
                <w:color w:val="353535"/>
                <w:szCs w:val="21"/>
              </w:rPr>
              <w:t>ID</w:t>
            </w:r>
          </w:p>
          <w:p w14:paraId="2BC80717"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 xml:space="preserve">名： </w:t>
            </w:r>
          </w:p>
          <w:p w14:paraId="33C4C5D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strike/>
                <w:color w:val="353535"/>
                <w:szCs w:val="21"/>
                <w:shd w:val="clear" w:color="auto" w:fill="FF0000"/>
              </w:rPr>
              <w:t>secondary_category_id</w:t>
            </w:r>
          </w:p>
        </w:tc>
        <w:tc>
          <w:tcPr>
            <w:tcW w:w="1701" w:type="dxa"/>
            <w:vAlign w:val="center"/>
          </w:tcPr>
          <w:p w14:paraId="1EE588D8" w14:textId="77777777" w:rsidR="00D10F36" w:rsidRPr="00E60F2F" w:rsidRDefault="00D10F36" w:rsidP="00D10F36">
            <w:pPr>
              <w:rPr>
                <w:rFonts w:ascii="微软雅黑" w:hAnsi="微软雅黑"/>
                <w:strike/>
              </w:rPr>
            </w:pPr>
            <w:r w:rsidRPr="00E60F2F">
              <w:rPr>
                <w:rFonts w:ascii="微软雅黑" w:hAnsi="微软雅黑" w:hint="eastAsia"/>
                <w:strike/>
              </w:rPr>
              <w:t>外键</w:t>
            </w:r>
          </w:p>
        </w:tc>
        <w:tc>
          <w:tcPr>
            <w:tcW w:w="1276" w:type="dxa"/>
            <w:vAlign w:val="center"/>
          </w:tcPr>
          <w:p w14:paraId="66BF767F" w14:textId="77777777" w:rsidR="00D10F36" w:rsidRPr="00E60F2F" w:rsidRDefault="00D10F36" w:rsidP="00D10F36">
            <w:pPr>
              <w:rPr>
                <w:rFonts w:ascii="微软雅黑" w:hAnsi="微软雅黑"/>
                <w:strike/>
                <w:color w:val="353535"/>
                <w:szCs w:val="21"/>
              </w:rPr>
            </w:pPr>
          </w:p>
        </w:tc>
        <w:tc>
          <w:tcPr>
            <w:tcW w:w="6520" w:type="dxa"/>
            <w:vAlign w:val="center"/>
          </w:tcPr>
          <w:p w14:paraId="5A31D089" w14:textId="77777777" w:rsidR="00D10F36" w:rsidRPr="00E60F2F" w:rsidRDefault="00D10F36" w:rsidP="00D10F36">
            <w:pPr>
              <w:rPr>
                <w:rFonts w:ascii="微软雅黑" w:hAnsi="微软雅黑"/>
                <w:strike/>
              </w:rPr>
            </w:pPr>
            <w:r w:rsidRPr="00E60F2F">
              <w:rPr>
                <w:rFonts w:ascii="微软雅黑" w:hAnsi="微软雅黑"/>
                <w:strike/>
              </w:rPr>
              <w:t>二级类目id</w:t>
            </w:r>
          </w:p>
        </w:tc>
      </w:tr>
      <w:tr w:rsidR="00D10F36" w:rsidRPr="00E60F2F" w14:paraId="1FAF5718" w14:textId="77777777" w:rsidTr="00D10F36">
        <w:trPr>
          <w:trHeight w:val="267"/>
        </w:trPr>
        <w:tc>
          <w:tcPr>
            <w:tcW w:w="2802" w:type="dxa"/>
            <w:vAlign w:val="center"/>
          </w:tcPr>
          <w:p w14:paraId="31EF4400" w14:textId="77777777" w:rsidR="00D10F36" w:rsidRPr="00E60F2F" w:rsidRDefault="00D10F36" w:rsidP="00D10F36">
            <w:pPr>
              <w:rPr>
                <w:rFonts w:ascii="微软雅黑" w:hAnsi="微软雅黑"/>
                <w:strike/>
              </w:rPr>
            </w:pPr>
            <w:r w:rsidRPr="00E60F2F">
              <w:rPr>
                <w:rFonts w:ascii="微软雅黑" w:hAnsi="微软雅黑"/>
                <w:strike/>
              </w:rPr>
              <w:t>营业执照或个体工商户营业执照彩照或扫描件</w:t>
            </w:r>
          </w:p>
        </w:tc>
        <w:tc>
          <w:tcPr>
            <w:tcW w:w="3260" w:type="dxa"/>
            <w:vAlign w:val="center"/>
          </w:tcPr>
          <w:p w14:paraId="4310884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F_A</w:t>
            </w:r>
            <w:r w:rsidRPr="00E60F2F">
              <w:rPr>
                <w:rFonts w:ascii="微软雅黑" w:hAnsi="微软雅黑"/>
                <w:strike/>
                <w:color w:val="353535"/>
                <w:szCs w:val="21"/>
              </w:rPr>
              <w:t>greement</w:t>
            </w:r>
            <w:r w:rsidRPr="00E60F2F">
              <w:rPr>
                <w:rFonts w:ascii="微软雅黑" w:hAnsi="微软雅黑" w:hint="eastAsia"/>
                <w:strike/>
                <w:color w:val="353535"/>
                <w:szCs w:val="21"/>
              </w:rPr>
              <w:t>M</w:t>
            </w:r>
            <w:r w:rsidRPr="00E60F2F">
              <w:rPr>
                <w:rFonts w:ascii="微软雅黑" w:hAnsi="微软雅黑"/>
                <w:strike/>
                <w:color w:val="353535"/>
                <w:szCs w:val="21"/>
              </w:rPr>
              <w:t>edia</w:t>
            </w:r>
            <w:r w:rsidRPr="00E60F2F">
              <w:rPr>
                <w:rFonts w:ascii="微软雅黑" w:hAnsi="微软雅黑" w:hint="eastAsia"/>
                <w:strike/>
                <w:color w:val="353535"/>
                <w:szCs w:val="21"/>
              </w:rPr>
              <w:t>I</w:t>
            </w:r>
            <w:r w:rsidR="00BF3FFF" w:rsidRPr="00E60F2F">
              <w:rPr>
                <w:rFonts w:ascii="微软雅黑" w:hAnsi="微软雅黑"/>
                <w:strike/>
                <w:color w:val="353535"/>
                <w:szCs w:val="21"/>
              </w:rPr>
              <w:t>D</w:t>
            </w:r>
            <w:r w:rsidRPr="00E60F2F">
              <w:rPr>
                <w:rFonts w:ascii="微软雅黑" w:hAnsi="微软雅黑" w:hint="eastAsia"/>
                <w:strike/>
                <w:color w:val="353535"/>
                <w:szCs w:val="21"/>
              </w:rPr>
              <w:t xml:space="preserve"> NULL</w:t>
            </w:r>
          </w:p>
          <w:p w14:paraId="6C498C58"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p>
          <w:p w14:paraId="5C9A09C6"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strike/>
                <w:color w:val="353535"/>
                <w:szCs w:val="21"/>
                <w:shd w:val="clear" w:color="auto" w:fill="FF0000"/>
              </w:rPr>
              <w:t>agreement_media_id</w:t>
            </w:r>
          </w:p>
        </w:tc>
        <w:tc>
          <w:tcPr>
            <w:tcW w:w="1701" w:type="dxa"/>
            <w:vAlign w:val="center"/>
          </w:tcPr>
          <w:p w14:paraId="1C75C9DF" w14:textId="77777777" w:rsidR="00D10F36" w:rsidRPr="00E60F2F" w:rsidRDefault="00D10F36" w:rsidP="00D10F36">
            <w:pPr>
              <w:rPr>
                <w:rFonts w:ascii="微软雅黑" w:hAnsi="微软雅黑"/>
                <w:strike/>
                <w:color w:val="353535"/>
                <w:szCs w:val="21"/>
              </w:rPr>
            </w:pPr>
            <w:r w:rsidRPr="00E60F2F">
              <w:rPr>
                <w:rFonts w:ascii="微软雅黑" w:hAnsi="微软雅黑"/>
                <w:strike/>
                <w:color w:val="353535"/>
                <w:szCs w:val="21"/>
              </w:rPr>
              <w:t>varchar(</w:t>
            </w:r>
            <w:r w:rsidR="00C00D9F" w:rsidRPr="00E60F2F">
              <w:rPr>
                <w:rFonts w:ascii="微软雅黑" w:hAnsi="微软雅黑"/>
                <w:strike/>
                <w:color w:val="353535"/>
                <w:szCs w:val="21"/>
              </w:rPr>
              <w:t>64</w:t>
            </w:r>
            <w:r w:rsidRPr="00E60F2F">
              <w:rPr>
                <w:rFonts w:ascii="微软雅黑" w:hAnsi="微软雅黑"/>
                <w:strike/>
                <w:color w:val="353535"/>
                <w:szCs w:val="21"/>
              </w:rPr>
              <w:t>)</w:t>
            </w:r>
          </w:p>
        </w:tc>
        <w:tc>
          <w:tcPr>
            <w:tcW w:w="1276" w:type="dxa"/>
            <w:vAlign w:val="center"/>
          </w:tcPr>
          <w:p w14:paraId="6DCE3ACA" w14:textId="77777777" w:rsidR="00D10F36" w:rsidRPr="00E60F2F" w:rsidRDefault="00D10F36" w:rsidP="00D10F36">
            <w:pPr>
              <w:rPr>
                <w:rFonts w:ascii="微软雅黑" w:hAnsi="微软雅黑"/>
                <w:strike/>
                <w:color w:val="353535"/>
                <w:szCs w:val="21"/>
              </w:rPr>
            </w:pPr>
          </w:p>
        </w:tc>
        <w:tc>
          <w:tcPr>
            <w:tcW w:w="6520" w:type="dxa"/>
            <w:vAlign w:val="center"/>
          </w:tcPr>
          <w:p w14:paraId="1BB23BDD" w14:textId="77777777" w:rsidR="00D10F36" w:rsidRPr="00E60F2F" w:rsidRDefault="00D10F36" w:rsidP="00D10F36">
            <w:pPr>
              <w:rPr>
                <w:rFonts w:ascii="微软雅黑" w:hAnsi="微软雅黑"/>
                <w:strike/>
              </w:rPr>
            </w:pPr>
            <w:r w:rsidRPr="00E60F2F">
              <w:rPr>
                <w:rFonts w:ascii="微软雅黑" w:hAnsi="微软雅黑"/>
                <w:strike/>
              </w:rPr>
              <w:t>营业执照或个体工商户营业执照彩照或扫描件</w:t>
            </w:r>
          </w:p>
        </w:tc>
      </w:tr>
      <w:tr w:rsidR="00D10F36" w:rsidRPr="00E60F2F" w14:paraId="050BF57E" w14:textId="77777777" w:rsidTr="00D10F36">
        <w:trPr>
          <w:trHeight w:val="267"/>
        </w:trPr>
        <w:tc>
          <w:tcPr>
            <w:tcW w:w="2802" w:type="dxa"/>
            <w:vAlign w:val="center"/>
          </w:tcPr>
          <w:p w14:paraId="24ACE3F9" w14:textId="77777777" w:rsidR="00D10F36" w:rsidRPr="00E60F2F" w:rsidRDefault="00D10F36" w:rsidP="00D10F36">
            <w:pPr>
              <w:rPr>
                <w:rFonts w:ascii="微软雅黑" w:hAnsi="微软雅黑"/>
                <w:strike/>
              </w:rPr>
            </w:pPr>
            <w:r w:rsidRPr="00E60F2F">
              <w:rPr>
                <w:rFonts w:ascii="微软雅黑" w:hAnsi="微软雅黑"/>
                <w:strike/>
              </w:rPr>
              <w:t>营业执照内登记的经营者身份证彩照或扫描件</w:t>
            </w:r>
          </w:p>
        </w:tc>
        <w:tc>
          <w:tcPr>
            <w:tcW w:w="3260" w:type="dxa"/>
            <w:vAlign w:val="center"/>
          </w:tcPr>
          <w:p w14:paraId="17B2A066"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F_O</w:t>
            </w:r>
            <w:r w:rsidRPr="00E60F2F">
              <w:rPr>
                <w:rFonts w:ascii="微软雅黑" w:hAnsi="微软雅黑"/>
                <w:strike/>
                <w:color w:val="353535"/>
                <w:szCs w:val="21"/>
              </w:rPr>
              <w:t>perator</w:t>
            </w:r>
            <w:r w:rsidRPr="00E60F2F">
              <w:rPr>
                <w:rFonts w:ascii="微软雅黑" w:hAnsi="微软雅黑" w:hint="eastAsia"/>
                <w:strike/>
                <w:color w:val="353535"/>
                <w:szCs w:val="21"/>
              </w:rPr>
              <w:t>M</w:t>
            </w:r>
            <w:r w:rsidRPr="00E60F2F">
              <w:rPr>
                <w:rFonts w:ascii="微软雅黑" w:hAnsi="微软雅黑"/>
                <w:strike/>
                <w:color w:val="353535"/>
                <w:szCs w:val="21"/>
              </w:rPr>
              <w:t>edia</w:t>
            </w:r>
            <w:r w:rsidRPr="00E60F2F">
              <w:rPr>
                <w:rFonts w:ascii="微软雅黑" w:hAnsi="微软雅黑" w:hint="eastAsia"/>
                <w:strike/>
                <w:color w:val="353535"/>
                <w:szCs w:val="21"/>
              </w:rPr>
              <w:t>I</w:t>
            </w:r>
            <w:r w:rsidR="00BF3FFF" w:rsidRPr="00E60F2F">
              <w:rPr>
                <w:rFonts w:ascii="微软雅黑" w:hAnsi="微软雅黑"/>
                <w:strike/>
                <w:color w:val="353535"/>
                <w:szCs w:val="21"/>
              </w:rPr>
              <w:t>D</w:t>
            </w:r>
            <w:r w:rsidRPr="00E60F2F">
              <w:rPr>
                <w:rFonts w:ascii="微软雅黑" w:hAnsi="微软雅黑" w:hint="eastAsia"/>
                <w:strike/>
                <w:color w:val="353535"/>
                <w:szCs w:val="21"/>
              </w:rPr>
              <w:t xml:space="preserve"> NULL</w:t>
            </w:r>
          </w:p>
          <w:p w14:paraId="3AC033D5"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名：</w:t>
            </w:r>
            <w:r w:rsidRPr="00E60F2F">
              <w:rPr>
                <w:rFonts w:ascii="微软雅黑" w:hAnsi="微软雅黑"/>
                <w:strike/>
                <w:color w:val="353535"/>
                <w:szCs w:val="21"/>
                <w:shd w:val="clear" w:color="auto" w:fill="FF0000"/>
              </w:rPr>
              <w:t>operator_media_id</w:t>
            </w:r>
          </w:p>
        </w:tc>
        <w:tc>
          <w:tcPr>
            <w:tcW w:w="1701" w:type="dxa"/>
            <w:vAlign w:val="center"/>
          </w:tcPr>
          <w:p w14:paraId="7A9156DB" w14:textId="77777777" w:rsidR="00D10F36" w:rsidRPr="00E60F2F" w:rsidRDefault="00D10F36" w:rsidP="00D10F36">
            <w:pPr>
              <w:widowControl/>
              <w:jc w:val="left"/>
              <w:rPr>
                <w:rFonts w:ascii="微软雅黑" w:hAnsi="微软雅黑"/>
                <w:strike/>
                <w:color w:val="353535"/>
                <w:szCs w:val="21"/>
              </w:rPr>
            </w:pPr>
            <w:r w:rsidRPr="00E60F2F">
              <w:rPr>
                <w:rFonts w:ascii="微软雅黑" w:hAnsi="微软雅黑"/>
                <w:strike/>
                <w:color w:val="353535"/>
                <w:szCs w:val="21"/>
              </w:rPr>
              <w:t>varchar(</w:t>
            </w:r>
            <w:r w:rsidR="00C00D9F" w:rsidRPr="00E60F2F">
              <w:rPr>
                <w:rFonts w:ascii="微软雅黑" w:hAnsi="微软雅黑"/>
                <w:strike/>
                <w:color w:val="353535"/>
                <w:szCs w:val="21"/>
              </w:rPr>
              <w:t>64</w:t>
            </w:r>
            <w:r w:rsidRPr="00E60F2F">
              <w:rPr>
                <w:rFonts w:ascii="微软雅黑" w:hAnsi="微软雅黑"/>
                <w:strike/>
                <w:color w:val="353535"/>
                <w:szCs w:val="21"/>
              </w:rPr>
              <w:t>)</w:t>
            </w:r>
          </w:p>
        </w:tc>
        <w:tc>
          <w:tcPr>
            <w:tcW w:w="1276" w:type="dxa"/>
            <w:vAlign w:val="center"/>
          </w:tcPr>
          <w:p w14:paraId="34BDFFA7" w14:textId="77777777" w:rsidR="00D10F36" w:rsidRPr="00E60F2F" w:rsidRDefault="00D10F36" w:rsidP="00D10F36">
            <w:pPr>
              <w:rPr>
                <w:rFonts w:ascii="微软雅黑" w:hAnsi="微软雅黑"/>
                <w:strike/>
                <w:color w:val="353535"/>
                <w:szCs w:val="21"/>
              </w:rPr>
            </w:pPr>
          </w:p>
        </w:tc>
        <w:tc>
          <w:tcPr>
            <w:tcW w:w="6520" w:type="dxa"/>
            <w:vAlign w:val="center"/>
          </w:tcPr>
          <w:p w14:paraId="78057950" w14:textId="77777777" w:rsidR="00D10F36" w:rsidRPr="00E60F2F" w:rsidRDefault="00D10F36" w:rsidP="00D10F36">
            <w:pPr>
              <w:rPr>
                <w:rFonts w:ascii="微软雅黑" w:hAnsi="微软雅黑"/>
                <w:strike/>
              </w:rPr>
            </w:pPr>
            <w:r w:rsidRPr="00E60F2F">
              <w:rPr>
                <w:rFonts w:ascii="微软雅黑" w:hAnsi="微软雅黑"/>
                <w:strike/>
              </w:rPr>
              <w:t>营业执照内登记的经营者身份证彩照或扫描件</w:t>
            </w:r>
          </w:p>
        </w:tc>
      </w:tr>
      <w:tr w:rsidR="00D10F36" w:rsidRPr="00E60F2F" w14:paraId="2971BD6B" w14:textId="77777777" w:rsidTr="00D10F36">
        <w:trPr>
          <w:trHeight w:val="267"/>
        </w:trPr>
        <w:tc>
          <w:tcPr>
            <w:tcW w:w="2802" w:type="dxa"/>
            <w:vAlign w:val="center"/>
          </w:tcPr>
          <w:p w14:paraId="36D586F7" w14:textId="77777777" w:rsidR="00D10F36" w:rsidRPr="00E60F2F" w:rsidRDefault="00D10F36" w:rsidP="00D10F36">
            <w:pPr>
              <w:rPr>
                <w:rFonts w:ascii="微软雅黑" w:hAnsi="微软雅黑"/>
                <w:strike/>
              </w:rPr>
            </w:pPr>
            <w:r w:rsidRPr="00E60F2F">
              <w:rPr>
                <w:rFonts w:ascii="微软雅黑" w:hAnsi="微软雅黑" w:hint="eastAsia"/>
                <w:strike/>
              </w:rPr>
              <w:t>子商户审核状态</w:t>
            </w:r>
          </w:p>
        </w:tc>
        <w:tc>
          <w:tcPr>
            <w:tcW w:w="3260" w:type="dxa"/>
            <w:vAlign w:val="center"/>
          </w:tcPr>
          <w:p w14:paraId="38A7814E"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hint="eastAsia"/>
                <w:strike/>
                <w:color w:val="353535"/>
                <w:szCs w:val="21"/>
              </w:rPr>
              <w:t>F_Status</w:t>
            </w:r>
          </w:p>
        </w:tc>
        <w:tc>
          <w:tcPr>
            <w:tcW w:w="1701" w:type="dxa"/>
            <w:vAlign w:val="center"/>
          </w:tcPr>
          <w:p w14:paraId="0D18636F" w14:textId="77777777" w:rsidR="00D10F36" w:rsidRPr="00E60F2F" w:rsidRDefault="00D10F36" w:rsidP="00D10F36">
            <w:pPr>
              <w:widowControl/>
              <w:jc w:val="left"/>
              <w:rPr>
                <w:rFonts w:ascii="微软雅黑" w:hAnsi="微软雅黑"/>
                <w:strike/>
                <w:color w:val="353535"/>
                <w:szCs w:val="21"/>
              </w:rPr>
            </w:pPr>
            <w:r w:rsidRPr="00E60F2F">
              <w:rPr>
                <w:rFonts w:ascii="微软雅黑" w:hAnsi="微软雅黑"/>
                <w:strike/>
                <w:color w:val="353535"/>
                <w:szCs w:val="21"/>
              </w:rPr>
              <w:t>I</w:t>
            </w:r>
            <w:r w:rsidRPr="00E60F2F">
              <w:rPr>
                <w:rFonts w:ascii="微软雅黑" w:hAnsi="微软雅黑" w:hint="eastAsia"/>
                <w:strike/>
                <w:color w:val="353535"/>
                <w:szCs w:val="21"/>
              </w:rPr>
              <w:t>nt</w:t>
            </w:r>
          </w:p>
        </w:tc>
        <w:tc>
          <w:tcPr>
            <w:tcW w:w="1276" w:type="dxa"/>
            <w:vAlign w:val="center"/>
          </w:tcPr>
          <w:p w14:paraId="7BAB417C" w14:textId="77777777" w:rsidR="00D10F36" w:rsidRPr="00E60F2F" w:rsidRDefault="00D10F36" w:rsidP="00D10F36">
            <w:pPr>
              <w:rPr>
                <w:rFonts w:ascii="微软雅黑" w:hAnsi="微软雅黑"/>
                <w:strike/>
                <w:color w:val="353535"/>
                <w:szCs w:val="21"/>
              </w:rPr>
            </w:pPr>
          </w:p>
        </w:tc>
        <w:tc>
          <w:tcPr>
            <w:tcW w:w="6520" w:type="dxa"/>
            <w:vAlign w:val="center"/>
          </w:tcPr>
          <w:p w14:paraId="73FC19AB" w14:textId="77777777" w:rsidR="005E038B" w:rsidRPr="00E60F2F" w:rsidRDefault="005E038B" w:rsidP="00D10F36">
            <w:pPr>
              <w:rPr>
                <w:rFonts w:ascii="微软雅黑" w:hAnsi="微软雅黑"/>
                <w:strike/>
              </w:rPr>
            </w:pPr>
            <w:r w:rsidRPr="00E60F2F">
              <w:rPr>
                <w:rFonts w:ascii="微软雅黑" w:hAnsi="微软雅黑"/>
                <w:strike/>
              </w:rPr>
              <w:t>0</w:t>
            </w:r>
            <w:r w:rsidRPr="00E60F2F">
              <w:rPr>
                <w:rFonts w:ascii="微软雅黑" w:hAnsi="微软雅黑" w:hint="eastAsia"/>
                <w:strike/>
              </w:rPr>
              <w:t>=</w:t>
            </w:r>
            <w:r w:rsidRPr="00E60F2F">
              <w:rPr>
                <w:rFonts w:ascii="微软雅黑" w:hAnsi="微软雅黑"/>
                <w:strike/>
              </w:rPr>
              <w:t>审核中, 1</w:t>
            </w:r>
            <w:r w:rsidRPr="00E60F2F">
              <w:rPr>
                <w:rFonts w:ascii="微软雅黑" w:hAnsi="微软雅黑" w:hint="eastAsia"/>
                <w:strike/>
              </w:rPr>
              <w:t>=</w:t>
            </w:r>
            <w:r w:rsidRPr="00E60F2F">
              <w:rPr>
                <w:rFonts w:ascii="微软雅黑" w:hAnsi="微软雅黑"/>
                <w:strike/>
              </w:rPr>
              <w:t>已通过</w:t>
            </w:r>
            <w:r w:rsidRPr="00E60F2F">
              <w:rPr>
                <w:rFonts w:ascii="微软雅黑" w:hAnsi="微软雅黑" w:hint="eastAsia"/>
                <w:strike/>
              </w:rPr>
              <w:t>，</w:t>
            </w:r>
            <w:r w:rsidRPr="00E60F2F">
              <w:rPr>
                <w:rFonts w:ascii="微软雅黑" w:hAnsi="微软雅黑"/>
                <w:strike/>
              </w:rPr>
              <w:t>2</w:t>
            </w:r>
            <w:r w:rsidRPr="00E60F2F">
              <w:rPr>
                <w:rFonts w:ascii="微软雅黑" w:hAnsi="微软雅黑" w:hint="eastAsia"/>
                <w:strike/>
              </w:rPr>
              <w:t>=</w:t>
            </w:r>
            <w:r w:rsidRPr="00E60F2F">
              <w:rPr>
                <w:rFonts w:ascii="微软雅黑" w:hAnsi="微软雅黑"/>
                <w:strike/>
              </w:rPr>
              <w:t>被驳回</w:t>
            </w:r>
            <w:r w:rsidRPr="00E60F2F">
              <w:rPr>
                <w:rFonts w:ascii="微软雅黑" w:hAnsi="微软雅黑" w:hint="eastAsia"/>
                <w:strike/>
              </w:rPr>
              <w:t>，</w:t>
            </w:r>
            <w:r w:rsidRPr="00E60F2F">
              <w:rPr>
                <w:rFonts w:ascii="微软雅黑" w:hAnsi="微软雅黑"/>
                <w:strike/>
              </w:rPr>
              <w:t>3</w:t>
            </w:r>
            <w:r w:rsidRPr="00E60F2F">
              <w:rPr>
                <w:rFonts w:ascii="微软雅黑" w:hAnsi="微软雅黑" w:hint="eastAsia"/>
                <w:strike/>
              </w:rPr>
              <w:t>=</w:t>
            </w:r>
            <w:r w:rsidRPr="00E60F2F">
              <w:rPr>
                <w:rFonts w:ascii="微软雅黑" w:hAnsi="微软雅黑"/>
                <w:strike/>
              </w:rPr>
              <w:t>协议已过期</w:t>
            </w:r>
          </w:p>
        </w:tc>
      </w:tr>
      <w:tr w:rsidR="00ED55B6" w:rsidRPr="00E60F2F" w14:paraId="716A5E10" w14:textId="77777777" w:rsidTr="00D10F36">
        <w:trPr>
          <w:trHeight w:val="267"/>
        </w:trPr>
        <w:tc>
          <w:tcPr>
            <w:tcW w:w="2802" w:type="dxa"/>
            <w:vAlign w:val="center"/>
          </w:tcPr>
          <w:p w14:paraId="0B7C74EF" w14:textId="77777777" w:rsidR="00ED55B6" w:rsidRPr="00E60F2F" w:rsidRDefault="00ED55B6" w:rsidP="00D10F36">
            <w:pPr>
              <w:rPr>
                <w:rFonts w:ascii="微软雅黑" w:hAnsi="微软雅黑"/>
                <w:strike/>
              </w:rPr>
            </w:pPr>
          </w:p>
        </w:tc>
        <w:tc>
          <w:tcPr>
            <w:tcW w:w="3260" w:type="dxa"/>
            <w:vAlign w:val="center"/>
          </w:tcPr>
          <w:p w14:paraId="409EBE1B" w14:textId="77777777" w:rsidR="00ED55B6" w:rsidRPr="00E60F2F" w:rsidRDefault="00ED55B6" w:rsidP="00ED55B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shd w:val="clear" w:color="auto" w:fill="FF0000"/>
              </w:rPr>
            </w:pPr>
            <w:r w:rsidRPr="00E60F2F">
              <w:rPr>
                <w:rFonts w:ascii="微软雅黑" w:hAnsi="微软雅黑" w:hint="eastAsia"/>
                <w:strike/>
                <w:color w:val="353535"/>
                <w:szCs w:val="21"/>
                <w:shd w:val="clear" w:color="auto" w:fill="FF0000"/>
              </w:rPr>
              <w:t>M</w:t>
            </w:r>
            <w:r w:rsidRPr="00E60F2F">
              <w:rPr>
                <w:rFonts w:ascii="微软雅黑" w:hAnsi="微软雅黑"/>
                <w:strike/>
                <w:color w:val="353535"/>
                <w:szCs w:val="21"/>
                <w:shd w:val="clear" w:color="auto" w:fill="FF0000"/>
              </w:rPr>
              <w:t>odel</w:t>
            </w:r>
            <w:r w:rsidRPr="00E60F2F">
              <w:rPr>
                <w:rFonts w:ascii="微软雅黑" w:hAnsi="微软雅黑" w:hint="eastAsia"/>
                <w:strike/>
                <w:color w:val="353535"/>
                <w:szCs w:val="21"/>
                <w:shd w:val="clear" w:color="auto" w:fill="FF0000"/>
              </w:rPr>
              <w:t xml:space="preserve">名： </w:t>
            </w:r>
          </w:p>
          <w:p w14:paraId="24EFDE03" w14:textId="77777777" w:rsidR="00ED55B6" w:rsidRPr="00E60F2F" w:rsidRDefault="00ED55B6" w:rsidP="00ED55B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rPr>
            </w:pPr>
            <w:r w:rsidRPr="00E60F2F">
              <w:rPr>
                <w:rFonts w:ascii="微软雅黑" w:hAnsi="微软雅黑"/>
                <w:strike/>
              </w:rPr>
              <w:t>info</w:t>
            </w:r>
          </w:p>
        </w:tc>
        <w:tc>
          <w:tcPr>
            <w:tcW w:w="1701" w:type="dxa"/>
            <w:vAlign w:val="center"/>
          </w:tcPr>
          <w:p w14:paraId="2124E884" w14:textId="77777777" w:rsidR="00ED55B6" w:rsidRPr="00E60F2F" w:rsidRDefault="00ED55B6" w:rsidP="00D10F36">
            <w:pPr>
              <w:widowControl/>
              <w:jc w:val="left"/>
              <w:rPr>
                <w:rFonts w:ascii="微软雅黑" w:hAnsi="微软雅黑"/>
                <w:strike/>
                <w:color w:val="353535"/>
                <w:szCs w:val="21"/>
              </w:rPr>
            </w:pPr>
          </w:p>
        </w:tc>
        <w:tc>
          <w:tcPr>
            <w:tcW w:w="1276" w:type="dxa"/>
            <w:vAlign w:val="center"/>
          </w:tcPr>
          <w:p w14:paraId="1FF8D81D" w14:textId="77777777" w:rsidR="00ED55B6" w:rsidRPr="00E60F2F" w:rsidRDefault="00ED55B6" w:rsidP="00D10F36">
            <w:pPr>
              <w:rPr>
                <w:rFonts w:ascii="微软雅黑" w:hAnsi="微软雅黑"/>
                <w:strike/>
                <w:color w:val="353535"/>
                <w:szCs w:val="21"/>
              </w:rPr>
            </w:pPr>
          </w:p>
        </w:tc>
        <w:tc>
          <w:tcPr>
            <w:tcW w:w="6520" w:type="dxa"/>
            <w:vAlign w:val="center"/>
          </w:tcPr>
          <w:p w14:paraId="288780F1" w14:textId="77777777" w:rsidR="00ED55B6" w:rsidRPr="00E60F2F" w:rsidRDefault="00ED55B6" w:rsidP="00D10F36">
            <w:pPr>
              <w:rPr>
                <w:rFonts w:ascii="微软雅黑" w:hAnsi="微软雅黑"/>
                <w:strike/>
              </w:rPr>
            </w:pPr>
          </w:p>
        </w:tc>
      </w:tr>
      <w:tr w:rsidR="0048728D" w:rsidRPr="00E60F2F" w14:paraId="5257F075" w14:textId="77777777" w:rsidTr="00D10F36">
        <w:trPr>
          <w:trHeight w:val="267"/>
        </w:trPr>
        <w:tc>
          <w:tcPr>
            <w:tcW w:w="2802" w:type="dxa"/>
            <w:vAlign w:val="center"/>
          </w:tcPr>
          <w:p w14:paraId="18A774B7" w14:textId="77777777" w:rsidR="0048728D" w:rsidRPr="00E60F2F" w:rsidRDefault="0048728D" w:rsidP="00D10F36">
            <w:pPr>
              <w:rPr>
                <w:rFonts w:ascii="微软雅黑" w:hAnsi="微软雅黑"/>
                <w:strike/>
              </w:rPr>
            </w:pPr>
          </w:p>
        </w:tc>
        <w:tc>
          <w:tcPr>
            <w:tcW w:w="3260" w:type="dxa"/>
            <w:vAlign w:val="center"/>
          </w:tcPr>
          <w:p w14:paraId="6B354F58" w14:textId="77777777" w:rsidR="0048728D" w:rsidRPr="00E60F2F" w:rsidRDefault="0048728D" w:rsidP="00ED55B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strike/>
                <w:color w:val="353535"/>
                <w:szCs w:val="21"/>
                <w:highlight w:val="magenta"/>
                <w:shd w:val="clear" w:color="auto" w:fill="FF0000"/>
              </w:rPr>
            </w:pPr>
            <w:r w:rsidRPr="00E60F2F">
              <w:rPr>
                <w:rFonts w:ascii="微软雅黑" w:hAnsi="微软雅黑"/>
                <w:strike/>
                <w:color w:val="353535"/>
                <w:szCs w:val="21"/>
                <w:highlight w:val="magenta"/>
                <w:shd w:val="clear" w:color="auto" w:fill="FF0000"/>
              </w:rPr>
              <w:t>F_ApproveDesc</w:t>
            </w:r>
          </w:p>
        </w:tc>
        <w:tc>
          <w:tcPr>
            <w:tcW w:w="1701" w:type="dxa"/>
            <w:vAlign w:val="center"/>
          </w:tcPr>
          <w:p w14:paraId="7731CC04" w14:textId="77777777" w:rsidR="0048728D" w:rsidRPr="00E60F2F" w:rsidRDefault="0048728D" w:rsidP="00D10F36">
            <w:pPr>
              <w:widowControl/>
              <w:jc w:val="left"/>
              <w:rPr>
                <w:rFonts w:ascii="微软雅黑" w:hAnsi="微软雅黑"/>
                <w:strike/>
                <w:color w:val="353535"/>
                <w:szCs w:val="21"/>
                <w:highlight w:val="magenta"/>
              </w:rPr>
            </w:pPr>
            <w:r w:rsidRPr="00E60F2F">
              <w:rPr>
                <w:rFonts w:ascii="微软雅黑" w:hAnsi="微软雅黑"/>
                <w:strike/>
                <w:color w:val="353535"/>
                <w:szCs w:val="21"/>
                <w:highlight w:val="magenta"/>
                <w:shd w:val="clear" w:color="auto" w:fill="FF0000"/>
              </w:rPr>
              <w:t>varchar(50</w:t>
            </w:r>
            <w:r w:rsidRPr="00E60F2F">
              <w:rPr>
                <w:rFonts w:ascii="微软雅黑" w:hAnsi="微软雅黑" w:hint="eastAsia"/>
                <w:strike/>
                <w:color w:val="353535"/>
                <w:szCs w:val="21"/>
                <w:highlight w:val="magenta"/>
                <w:shd w:val="clear" w:color="auto" w:fill="FF0000"/>
              </w:rPr>
              <w:t>)</w:t>
            </w:r>
          </w:p>
        </w:tc>
        <w:tc>
          <w:tcPr>
            <w:tcW w:w="1276" w:type="dxa"/>
            <w:vAlign w:val="center"/>
          </w:tcPr>
          <w:p w14:paraId="4C6CA8C4" w14:textId="77777777" w:rsidR="0048728D" w:rsidRPr="00E60F2F" w:rsidRDefault="0048728D" w:rsidP="00D10F36">
            <w:pPr>
              <w:rPr>
                <w:rFonts w:ascii="微软雅黑" w:hAnsi="微软雅黑"/>
                <w:strike/>
                <w:color w:val="353535"/>
                <w:szCs w:val="21"/>
                <w:highlight w:val="magenta"/>
              </w:rPr>
            </w:pPr>
          </w:p>
        </w:tc>
        <w:tc>
          <w:tcPr>
            <w:tcW w:w="6520" w:type="dxa"/>
            <w:vAlign w:val="center"/>
          </w:tcPr>
          <w:p w14:paraId="7F935605" w14:textId="77777777" w:rsidR="0048728D" w:rsidRPr="00E60F2F" w:rsidRDefault="0048728D" w:rsidP="00D10F36">
            <w:pPr>
              <w:rPr>
                <w:rFonts w:ascii="微软雅黑" w:hAnsi="微软雅黑"/>
                <w:strike/>
                <w:highlight w:val="magenta"/>
              </w:rPr>
            </w:pPr>
            <w:r w:rsidRPr="00E60F2F">
              <w:rPr>
                <w:rFonts w:ascii="微软雅黑" w:hAnsi="微软雅黑"/>
                <w:strike/>
                <w:color w:val="353535"/>
                <w:szCs w:val="21"/>
                <w:highlight w:val="magenta"/>
                <w:shd w:val="clear" w:color="auto" w:fill="FF0000"/>
              </w:rPr>
              <w:t>记录审核描述</w:t>
            </w:r>
          </w:p>
        </w:tc>
      </w:tr>
    </w:tbl>
    <w:p w14:paraId="12B08F0D" w14:textId="77777777" w:rsidR="00D10F36" w:rsidRPr="000B518C" w:rsidRDefault="00D10F36" w:rsidP="00D10F36"/>
    <w:p w14:paraId="1A6C9155" w14:textId="77777777" w:rsidR="00D10F36" w:rsidRPr="00E60F2F" w:rsidRDefault="00D10F36" w:rsidP="00D10F36">
      <w:pPr>
        <w:pStyle w:val="4"/>
        <w:rPr>
          <w:rStyle w:val="af4"/>
          <w:b/>
          <w:bCs w:val="0"/>
          <w:strike/>
        </w:rPr>
      </w:pPr>
      <w:r w:rsidRPr="00E60F2F">
        <w:rPr>
          <w:rStyle w:val="af4"/>
          <w:rFonts w:hint="eastAsia"/>
          <w:b/>
          <w:bCs w:val="0"/>
          <w:strike/>
        </w:rPr>
        <w:t>子商户一级类目表</w:t>
      </w:r>
      <w:r w:rsidRPr="00E60F2F">
        <w:rPr>
          <w:rStyle w:val="af4"/>
          <w:rFonts w:hint="eastAsia"/>
          <w:b/>
          <w:bCs w:val="0"/>
          <w:strike/>
        </w:rPr>
        <w:t xml:space="preserve"> T_</w:t>
      </w:r>
      <w:r w:rsidRPr="00E60F2F">
        <w:rPr>
          <w:rStyle w:val="af4"/>
          <w:b/>
          <w:bCs w:val="0"/>
          <w:strike/>
        </w:rPr>
        <w:t>Wx</w:t>
      </w:r>
      <w:r w:rsidRPr="00E60F2F">
        <w:rPr>
          <w:rStyle w:val="af4"/>
          <w:rFonts w:hint="eastAsia"/>
          <w:b/>
          <w:bCs w:val="0"/>
          <w:strike/>
        </w:rPr>
        <w:t>P</w:t>
      </w:r>
      <w:r w:rsidRPr="00E60F2F">
        <w:rPr>
          <w:rStyle w:val="af4"/>
          <w:b/>
          <w:bCs w:val="0"/>
          <w:strike/>
        </w:rPr>
        <w:t>rimary</w:t>
      </w:r>
      <w:r w:rsidRPr="00E60F2F">
        <w:rPr>
          <w:rStyle w:val="af4"/>
          <w:rFonts w:hint="eastAsia"/>
          <w:b/>
          <w:bCs w:val="0"/>
          <w:strike/>
        </w:rPr>
        <w:t>C</w:t>
      </w:r>
      <w:r w:rsidRPr="00E60F2F">
        <w:rPr>
          <w:rStyle w:val="af4"/>
          <w:b/>
          <w:bCs w:val="0"/>
          <w:strike/>
        </w:rPr>
        <w:t>ategory</w:t>
      </w:r>
    </w:p>
    <w:p w14:paraId="521038C7" w14:textId="77777777" w:rsidR="001306BC" w:rsidRPr="00E60F2F" w:rsidRDefault="001306BC" w:rsidP="001306BC">
      <w:pPr>
        <w:rPr>
          <w:strike/>
        </w:rPr>
      </w:pPr>
      <w:r w:rsidRPr="00E60F2F">
        <w:rPr>
          <w:rFonts w:hint="eastAsia"/>
          <w:strike/>
        </w:rPr>
        <w:t>本表为私有</w:t>
      </w:r>
      <w:r w:rsidRPr="00E60F2F">
        <w:rPr>
          <w:rFonts w:hint="eastAsia"/>
          <w:strike/>
        </w:rPr>
        <w:t>DB</w:t>
      </w:r>
      <w:r w:rsidRPr="00E60F2F">
        <w:rPr>
          <w:rFonts w:hint="eastAsia"/>
          <w:strike/>
        </w:rPr>
        <w:t>表。</w:t>
      </w:r>
    </w:p>
    <w:p w14:paraId="535F0E65" w14:textId="77777777" w:rsidR="001306BC" w:rsidRPr="00E60F2F" w:rsidRDefault="001306BC" w:rsidP="001306BC">
      <w:pPr>
        <w:rPr>
          <w:strike/>
        </w:rPr>
      </w:pP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D10F36" w:rsidRPr="00E60F2F" w14:paraId="3E74D2E1" w14:textId="77777777" w:rsidTr="00D10F36">
        <w:trPr>
          <w:trHeight w:val="255"/>
        </w:trPr>
        <w:tc>
          <w:tcPr>
            <w:tcW w:w="2802" w:type="dxa"/>
            <w:shd w:val="clear" w:color="auto" w:fill="FF0000"/>
            <w:vAlign w:val="center"/>
          </w:tcPr>
          <w:p w14:paraId="00B82C4F"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数据项</w:t>
            </w:r>
          </w:p>
        </w:tc>
        <w:tc>
          <w:tcPr>
            <w:tcW w:w="3260" w:type="dxa"/>
            <w:shd w:val="clear" w:color="auto" w:fill="FF0000"/>
            <w:vAlign w:val="center"/>
          </w:tcPr>
          <w:p w14:paraId="34889097"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SQL</w:t>
            </w:r>
            <w:r w:rsidRPr="00E60F2F">
              <w:rPr>
                <w:rFonts w:ascii="Microsoft YaHei UI" w:eastAsia="Microsoft YaHei UI" w:hAnsi="Microsoft YaHei UI"/>
                <w:strike/>
                <w:color w:val="353535"/>
                <w:szCs w:val="21"/>
              </w:rPr>
              <w:t xml:space="preserve"> field</w:t>
            </w:r>
          </w:p>
        </w:tc>
        <w:tc>
          <w:tcPr>
            <w:tcW w:w="1701" w:type="dxa"/>
            <w:shd w:val="clear" w:color="auto" w:fill="FF0000"/>
            <w:vAlign w:val="center"/>
          </w:tcPr>
          <w:p w14:paraId="761FCC0B"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Type</w:t>
            </w:r>
          </w:p>
        </w:tc>
        <w:tc>
          <w:tcPr>
            <w:tcW w:w="1276" w:type="dxa"/>
            <w:shd w:val="clear" w:color="auto" w:fill="FF0000"/>
            <w:vAlign w:val="center"/>
          </w:tcPr>
          <w:p w14:paraId="3CE3A983"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默认值</w:t>
            </w:r>
          </w:p>
        </w:tc>
        <w:tc>
          <w:tcPr>
            <w:tcW w:w="5528" w:type="dxa"/>
            <w:shd w:val="clear" w:color="auto" w:fill="FF0000"/>
            <w:vAlign w:val="center"/>
          </w:tcPr>
          <w:p w14:paraId="04EACADA"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说明/限制/规则</w:t>
            </w:r>
          </w:p>
        </w:tc>
      </w:tr>
      <w:tr w:rsidR="00D10F36" w:rsidRPr="00E60F2F" w14:paraId="1FD3FEA7" w14:textId="77777777" w:rsidTr="00D10F36">
        <w:trPr>
          <w:trHeight w:val="267"/>
        </w:trPr>
        <w:tc>
          <w:tcPr>
            <w:tcW w:w="2802" w:type="dxa"/>
            <w:vAlign w:val="center"/>
          </w:tcPr>
          <w:p w14:paraId="22CAD8BB"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5AE9535A"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r w:rsidRPr="00E60F2F">
              <w:rPr>
                <w:rFonts w:hint="eastAsia"/>
                <w:strike/>
              </w:rPr>
              <w:t>F_ID</w:t>
            </w:r>
          </w:p>
        </w:tc>
        <w:tc>
          <w:tcPr>
            <w:tcW w:w="1701" w:type="dxa"/>
            <w:vAlign w:val="center"/>
          </w:tcPr>
          <w:p w14:paraId="442F803B"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6D573DC8"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46EA2681" w14:textId="77777777" w:rsidR="00D10F36" w:rsidRPr="00E60F2F" w:rsidRDefault="00D10F36" w:rsidP="00D10F36">
            <w:pPr>
              <w:rPr>
                <w:rFonts w:ascii="Microsoft YaHei UI" w:eastAsia="Microsoft YaHei UI" w:hAnsi="Microsoft YaHei UI"/>
                <w:strike/>
                <w:color w:val="353535"/>
                <w:szCs w:val="21"/>
              </w:rPr>
            </w:pPr>
          </w:p>
        </w:tc>
      </w:tr>
      <w:tr w:rsidR="00D10F36" w:rsidRPr="00E60F2F" w14:paraId="6F97E85E" w14:textId="77777777" w:rsidTr="00D10F36">
        <w:trPr>
          <w:trHeight w:val="267"/>
        </w:trPr>
        <w:tc>
          <w:tcPr>
            <w:tcW w:w="2802" w:type="dxa"/>
            <w:vAlign w:val="center"/>
          </w:tcPr>
          <w:p w14:paraId="22DD13B4"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strike/>
              </w:rPr>
              <w:t>id</w:t>
            </w:r>
          </w:p>
        </w:tc>
        <w:tc>
          <w:tcPr>
            <w:tcW w:w="3260" w:type="dxa"/>
            <w:vAlign w:val="center"/>
          </w:tcPr>
          <w:p w14:paraId="16499B5D"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F_P</w:t>
            </w:r>
            <w:r w:rsidRPr="00E60F2F">
              <w:rPr>
                <w:rFonts w:ascii="Microsoft YaHei UI" w:eastAsia="Microsoft YaHei UI" w:hAnsi="Microsoft YaHei UI"/>
                <w:strike/>
                <w:color w:val="353535"/>
                <w:szCs w:val="21"/>
              </w:rPr>
              <w:t>rimary</w:t>
            </w:r>
            <w:r w:rsidRPr="00E60F2F">
              <w:rPr>
                <w:rFonts w:ascii="Microsoft YaHei UI" w:eastAsia="Microsoft YaHei UI" w:hAnsi="Microsoft YaHei UI" w:hint="eastAsia"/>
                <w:strike/>
                <w:color w:val="353535"/>
                <w:szCs w:val="21"/>
              </w:rPr>
              <w:t>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I</w:t>
            </w:r>
            <w:r w:rsidRPr="00E60F2F">
              <w:rPr>
                <w:rFonts w:ascii="Microsoft YaHei UI" w:eastAsia="Microsoft YaHei UI" w:hAnsi="Microsoft YaHei UI"/>
                <w:strike/>
                <w:color w:val="353535"/>
                <w:szCs w:val="21"/>
              </w:rPr>
              <w:t>d</w:t>
            </w:r>
          </w:p>
          <w:p w14:paraId="20D9F064"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p>
          <w:p w14:paraId="63E7E93E"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strike/>
                <w:color w:val="353535"/>
                <w:szCs w:val="21"/>
                <w:shd w:val="clear" w:color="auto" w:fill="FF0000"/>
              </w:rPr>
              <w:t>primary_category_id</w:t>
            </w:r>
          </w:p>
        </w:tc>
        <w:tc>
          <w:tcPr>
            <w:tcW w:w="1701" w:type="dxa"/>
            <w:vAlign w:val="center"/>
          </w:tcPr>
          <w:p w14:paraId="52EBE336"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int</w:t>
            </w:r>
          </w:p>
        </w:tc>
        <w:tc>
          <w:tcPr>
            <w:tcW w:w="1276" w:type="dxa"/>
            <w:vAlign w:val="center"/>
          </w:tcPr>
          <w:p w14:paraId="3E7879D7"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2EE7042C"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strike/>
              </w:rPr>
              <w:t>id</w:t>
            </w:r>
          </w:p>
        </w:tc>
      </w:tr>
      <w:tr w:rsidR="00D10F36" w:rsidRPr="00E60F2F" w14:paraId="797A2B73" w14:textId="77777777" w:rsidTr="00D10F36">
        <w:trPr>
          <w:trHeight w:val="267"/>
        </w:trPr>
        <w:tc>
          <w:tcPr>
            <w:tcW w:w="2802" w:type="dxa"/>
            <w:vAlign w:val="center"/>
          </w:tcPr>
          <w:p w14:paraId="31BA5CEE"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rFonts w:hint="eastAsia"/>
                <w:strike/>
              </w:rPr>
              <w:t>名称</w:t>
            </w:r>
          </w:p>
        </w:tc>
        <w:tc>
          <w:tcPr>
            <w:tcW w:w="3260" w:type="dxa"/>
            <w:vAlign w:val="center"/>
          </w:tcPr>
          <w:p w14:paraId="558BD6D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N</w:t>
            </w:r>
            <w:r w:rsidRPr="00E60F2F">
              <w:rPr>
                <w:rFonts w:ascii="Microsoft YaHei UI" w:eastAsia="Microsoft YaHei UI" w:hAnsi="Microsoft YaHei UI"/>
                <w:strike/>
                <w:color w:val="353535"/>
                <w:szCs w:val="21"/>
              </w:rPr>
              <w:t>ame</w:t>
            </w:r>
          </w:p>
          <w:p w14:paraId="70BD379D"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p>
          <w:p w14:paraId="260B6F82"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strike/>
                <w:color w:val="353535"/>
                <w:szCs w:val="21"/>
                <w:shd w:val="clear" w:color="auto" w:fill="FF0000"/>
              </w:rPr>
              <w:t>category_name</w:t>
            </w:r>
          </w:p>
        </w:tc>
        <w:tc>
          <w:tcPr>
            <w:tcW w:w="1701" w:type="dxa"/>
            <w:vAlign w:val="center"/>
          </w:tcPr>
          <w:p w14:paraId="1FC1903E"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5FC74EF9"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7C2D85FD" w14:textId="77777777" w:rsidR="00D10F36" w:rsidRPr="00E60F2F" w:rsidRDefault="00D10F36" w:rsidP="00D10F36">
            <w:pPr>
              <w:rPr>
                <w:rFonts w:ascii="Microsoft YaHei UI" w:eastAsia="Microsoft YaHei UI" w:hAnsi="Microsoft YaHei UI"/>
                <w:strike/>
                <w:color w:val="353535"/>
                <w:szCs w:val="21"/>
              </w:rPr>
            </w:pPr>
            <w:r w:rsidRPr="00E60F2F">
              <w:rPr>
                <w:strike/>
              </w:rPr>
              <w:t>一级目录</w:t>
            </w:r>
            <w:r w:rsidRPr="00E60F2F">
              <w:rPr>
                <w:rFonts w:hint="eastAsia"/>
                <w:strike/>
              </w:rPr>
              <w:t>名称</w:t>
            </w:r>
          </w:p>
        </w:tc>
      </w:tr>
    </w:tbl>
    <w:p w14:paraId="5EE1D462" w14:textId="77777777" w:rsidR="00D10F36" w:rsidRPr="00E60F2F" w:rsidRDefault="00D10F36" w:rsidP="00D10F36">
      <w:pPr>
        <w:pStyle w:val="4"/>
        <w:rPr>
          <w:rStyle w:val="af4"/>
          <w:b/>
          <w:bCs w:val="0"/>
          <w:strike/>
        </w:rPr>
      </w:pPr>
      <w:r w:rsidRPr="00E60F2F">
        <w:rPr>
          <w:rStyle w:val="af4"/>
          <w:rFonts w:hint="eastAsia"/>
          <w:b/>
          <w:bCs w:val="0"/>
          <w:strike/>
        </w:rPr>
        <w:t>子商户二级类目表</w:t>
      </w:r>
      <w:r w:rsidRPr="00E60F2F">
        <w:rPr>
          <w:rStyle w:val="af4"/>
          <w:rFonts w:hint="eastAsia"/>
          <w:b/>
          <w:bCs w:val="0"/>
          <w:strike/>
        </w:rPr>
        <w:t xml:space="preserve"> T_</w:t>
      </w:r>
      <w:r w:rsidRPr="00E60F2F">
        <w:rPr>
          <w:rStyle w:val="af4"/>
          <w:b/>
          <w:bCs w:val="0"/>
          <w:strike/>
        </w:rPr>
        <w:t>WxSecondary</w:t>
      </w:r>
      <w:r w:rsidRPr="00E60F2F">
        <w:rPr>
          <w:rStyle w:val="af4"/>
          <w:rFonts w:hint="eastAsia"/>
          <w:b/>
          <w:bCs w:val="0"/>
          <w:strike/>
        </w:rPr>
        <w:t>C</w:t>
      </w:r>
      <w:r w:rsidRPr="00E60F2F">
        <w:rPr>
          <w:rStyle w:val="af4"/>
          <w:b/>
          <w:bCs w:val="0"/>
          <w:strike/>
        </w:rPr>
        <w:t>ategory</w:t>
      </w:r>
    </w:p>
    <w:p w14:paraId="189DAC50" w14:textId="77777777" w:rsidR="001306BC" w:rsidRPr="00E60F2F" w:rsidRDefault="001306BC" w:rsidP="001306BC">
      <w:pPr>
        <w:rPr>
          <w:strike/>
        </w:rPr>
      </w:pPr>
      <w:r w:rsidRPr="00E60F2F">
        <w:rPr>
          <w:rFonts w:hint="eastAsia"/>
          <w:strike/>
        </w:rPr>
        <w:t>本表为私有</w:t>
      </w:r>
      <w:r w:rsidRPr="00E60F2F">
        <w:rPr>
          <w:rFonts w:hint="eastAsia"/>
          <w:strike/>
        </w:rPr>
        <w:t>DB</w:t>
      </w:r>
      <w:r w:rsidRPr="00E60F2F">
        <w:rPr>
          <w:rFonts w:hint="eastAsia"/>
          <w:strike/>
        </w:rPr>
        <w:t>表。</w:t>
      </w:r>
    </w:p>
    <w:p w14:paraId="73E84470" w14:textId="77777777" w:rsidR="001306BC" w:rsidRPr="00E60F2F" w:rsidRDefault="001306BC" w:rsidP="001306BC">
      <w:pPr>
        <w:rPr>
          <w:strike/>
        </w:rPr>
      </w:pP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D10F36" w:rsidRPr="00E60F2F" w14:paraId="22DDCA5D" w14:textId="77777777" w:rsidTr="00D10F36">
        <w:trPr>
          <w:trHeight w:val="255"/>
        </w:trPr>
        <w:tc>
          <w:tcPr>
            <w:tcW w:w="2802" w:type="dxa"/>
            <w:shd w:val="clear" w:color="auto" w:fill="FF0000"/>
            <w:vAlign w:val="center"/>
          </w:tcPr>
          <w:p w14:paraId="3096728D"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数据项</w:t>
            </w:r>
          </w:p>
        </w:tc>
        <w:tc>
          <w:tcPr>
            <w:tcW w:w="3260" w:type="dxa"/>
            <w:shd w:val="clear" w:color="auto" w:fill="FF0000"/>
            <w:vAlign w:val="center"/>
          </w:tcPr>
          <w:p w14:paraId="16B55A6D"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SQL</w:t>
            </w:r>
            <w:r w:rsidRPr="00E60F2F">
              <w:rPr>
                <w:rFonts w:ascii="Microsoft YaHei UI" w:eastAsia="Microsoft YaHei UI" w:hAnsi="Microsoft YaHei UI"/>
                <w:strike/>
                <w:color w:val="353535"/>
                <w:szCs w:val="21"/>
              </w:rPr>
              <w:t xml:space="preserve"> field</w:t>
            </w:r>
          </w:p>
        </w:tc>
        <w:tc>
          <w:tcPr>
            <w:tcW w:w="1701" w:type="dxa"/>
            <w:shd w:val="clear" w:color="auto" w:fill="FF0000"/>
            <w:vAlign w:val="center"/>
          </w:tcPr>
          <w:p w14:paraId="465ABAD9"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Type</w:t>
            </w:r>
          </w:p>
        </w:tc>
        <w:tc>
          <w:tcPr>
            <w:tcW w:w="1276" w:type="dxa"/>
            <w:shd w:val="clear" w:color="auto" w:fill="FF0000"/>
            <w:vAlign w:val="center"/>
          </w:tcPr>
          <w:p w14:paraId="21BEF9F7"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默认值</w:t>
            </w:r>
          </w:p>
        </w:tc>
        <w:tc>
          <w:tcPr>
            <w:tcW w:w="5528" w:type="dxa"/>
            <w:shd w:val="clear" w:color="auto" w:fill="FF0000"/>
            <w:vAlign w:val="center"/>
          </w:tcPr>
          <w:p w14:paraId="3688381F"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说明/限制/规则</w:t>
            </w:r>
          </w:p>
        </w:tc>
      </w:tr>
      <w:tr w:rsidR="00D10F36" w:rsidRPr="00E60F2F" w14:paraId="0EFC8F88" w14:textId="77777777" w:rsidTr="00D10F36">
        <w:trPr>
          <w:trHeight w:val="267"/>
        </w:trPr>
        <w:tc>
          <w:tcPr>
            <w:tcW w:w="2802" w:type="dxa"/>
            <w:vAlign w:val="center"/>
          </w:tcPr>
          <w:p w14:paraId="31A9281B"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417450E0"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r w:rsidRPr="00E60F2F">
              <w:rPr>
                <w:rFonts w:hint="eastAsia"/>
                <w:strike/>
              </w:rPr>
              <w:t>F_ID</w:t>
            </w:r>
          </w:p>
        </w:tc>
        <w:tc>
          <w:tcPr>
            <w:tcW w:w="1701" w:type="dxa"/>
            <w:vAlign w:val="center"/>
          </w:tcPr>
          <w:p w14:paraId="264F7CA4"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526D5C32"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4876C1FB" w14:textId="77777777" w:rsidR="00D10F36" w:rsidRPr="00E60F2F" w:rsidRDefault="00D10F36" w:rsidP="00D10F36">
            <w:pPr>
              <w:rPr>
                <w:rFonts w:ascii="Microsoft YaHei UI" w:eastAsia="Microsoft YaHei UI" w:hAnsi="Microsoft YaHei UI"/>
                <w:strike/>
                <w:color w:val="353535"/>
                <w:szCs w:val="21"/>
              </w:rPr>
            </w:pPr>
          </w:p>
        </w:tc>
      </w:tr>
      <w:tr w:rsidR="00D10F36" w:rsidRPr="00E60F2F" w14:paraId="31063370" w14:textId="77777777" w:rsidTr="00D10F36">
        <w:trPr>
          <w:trHeight w:val="267"/>
        </w:trPr>
        <w:tc>
          <w:tcPr>
            <w:tcW w:w="2802" w:type="dxa"/>
            <w:vAlign w:val="center"/>
          </w:tcPr>
          <w:p w14:paraId="0A1B039D"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49666225"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w:t>
            </w:r>
            <w:r w:rsidRPr="00E60F2F">
              <w:rPr>
                <w:rFonts w:ascii="Microsoft YaHei UI" w:eastAsia="Microsoft YaHei UI" w:hAnsi="Microsoft YaHei UI"/>
                <w:strike/>
                <w:color w:val="353535"/>
                <w:szCs w:val="21"/>
              </w:rPr>
              <w:t xml:space="preserve"> PrimaryCategory</w:t>
            </w:r>
            <w:r w:rsidRPr="00E60F2F">
              <w:rPr>
                <w:rFonts w:ascii="Microsoft YaHei UI" w:eastAsia="Microsoft YaHei UI" w:hAnsi="Microsoft YaHei UI" w:hint="eastAsia"/>
                <w:strike/>
                <w:color w:val="353535"/>
                <w:szCs w:val="21"/>
              </w:rPr>
              <w:t>ID</w:t>
            </w:r>
          </w:p>
        </w:tc>
        <w:tc>
          <w:tcPr>
            <w:tcW w:w="1701" w:type="dxa"/>
            <w:vAlign w:val="center"/>
          </w:tcPr>
          <w:p w14:paraId="77D0038C"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02251776"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6401B83F"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一级类目外键</w:t>
            </w:r>
          </w:p>
        </w:tc>
      </w:tr>
      <w:tr w:rsidR="00D10F36" w:rsidRPr="00E60F2F" w14:paraId="2F649A3B" w14:textId="77777777" w:rsidTr="00D10F36">
        <w:trPr>
          <w:trHeight w:val="267"/>
        </w:trPr>
        <w:tc>
          <w:tcPr>
            <w:tcW w:w="2802" w:type="dxa"/>
            <w:vAlign w:val="center"/>
          </w:tcPr>
          <w:p w14:paraId="55F02568"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strike/>
              </w:rPr>
              <w:t>id</w:t>
            </w:r>
          </w:p>
        </w:tc>
        <w:tc>
          <w:tcPr>
            <w:tcW w:w="3260" w:type="dxa"/>
            <w:vAlign w:val="center"/>
          </w:tcPr>
          <w:p w14:paraId="78D7D8D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F_S</w:t>
            </w:r>
            <w:r w:rsidRPr="00E60F2F">
              <w:rPr>
                <w:rFonts w:ascii="Microsoft YaHei UI" w:eastAsia="Microsoft YaHei UI" w:hAnsi="Microsoft YaHei UI"/>
                <w:strike/>
                <w:color w:val="353535"/>
                <w:szCs w:val="21"/>
              </w:rPr>
              <w:t>econdary</w:t>
            </w:r>
            <w:r w:rsidRPr="00E60F2F">
              <w:rPr>
                <w:rFonts w:ascii="Microsoft YaHei UI" w:eastAsia="Microsoft YaHei UI" w:hAnsi="Microsoft YaHei UI" w:hint="eastAsia"/>
                <w:strike/>
                <w:color w:val="353535"/>
                <w:szCs w:val="21"/>
              </w:rPr>
              <w:t>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I</w:t>
            </w:r>
            <w:r w:rsidRPr="00E60F2F">
              <w:rPr>
                <w:rFonts w:ascii="Microsoft YaHei UI" w:eastAsia="Microsoft YaHei UI" w:hAnsi="Microsoft YaHei UI"/>
                <w:strike/>
                <w:color w:val="353535"/>
                <w:szCs w:val="21"/>
              </w:rPr>
              <w:t>d</w:t>
            </w:r>
          </w:p>
          <w:p w14:paraId="0BA612E3"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p>
          <w:p w14:paraId="7D2F483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strike/>
                <w:color w:val="353535"/>
                <w:szCs w:val="21"/>
                <w:shd w:val="clear" w:color="auto" w:fill="FF0000"/>
              </w:rPr>
              <w:t>secondary_category_id</w:t>
            </w:r>
          </w:p>
        </w:tc>
        <w:tc>
          <w:tcPr>
            <w:tcW w:w="1701" w:type="dxa"/>
            <w:vAlign w:val="center"/>
          </w:tcPr>
          <w:p w14:paraId="19F3015D"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int</w:t>
            </w:r>
          </w:p>
        </w:tc>
        <w:tc>
          <w:tcPr>
            <w:tcW w:w="1276" w:type="dxa"/>
            <w:vAlign w:val="center"/>
          </w:tcPr>
          <w:p w14:paraId="1A87FF11"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6E50DE14"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strike/>
              </w:rPr>
              <w:t>id</w:t>
            </w:r>
          </w:p>
        </w:tc>
      </w:tr>
      <w:tr w:rsidR="00D10F36" w:rsidRPr="00E60F2F" w14:paraId="402735F0" w14:textId="77777777" w:rsidTr="00D10F36">
        <w:trPr>
          <w:trHeight w:val="267"/>
        </w:trPr>
        <w:tc>
          <w:tcPr>
            <w:tcW w:w="2802" w:type="dxa"/>
            <w:vAlign w:val="center"/>
          </w:tcPr>
          <w:p w14:paraId="417D91BD"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rFonts w:hint="eastAsia"/>
                <w:strike/>
              </w:rPr>
              <w:t>名称</w:t>
            </w:r>
          </w:p>
        </w:tc>
        <w:tc>
          <w:tcPr>
            <w:tcW w:w="3260" w:type="dxa"/>
            <w:vAlign w:val="center"/>
          </w:tcPr>
          <w:p w14:paraId="094CE45E"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F_C</w:t>
            </w:r>
            <w:r w:rsidRPr="00E60F2F">
              <w:rPr>
                <w:rFonts w:ascii="Microsoft YaHei UI" w:eastAsia="Microsoft YaHei UI" w:hAnsi="Microsoft YaHei UI"/>
                <w:strike/>
                <w:color w:val="353535"/>
                <w:szCs w:val="21"/>
              </w:rPr>
              <w:t>ategory</w:t>
            </w:r>
            <w:r w:rsidRPr="00E60F2F">
              <w:rPr>
                <w:rFonts w:ascii="Microsoft YaHei UI" w:eastAsia="Microsoft YaHei UI" w:hAnsi="Microsoft YaHei UI" w:hint="eastAsia"/>
                <w:strike/>
                <w:color w:val="353535"/>
                <w:szCs w:val="21"/>
              </w:rPr>
              <w:t>N</w:t>
            </w:r>
            <w:r w:rsidRPr="00E60F2F">
              <w:rPr>
                <w:rFonts w:ascii="Microsoft YaHei UI" w:eastAsia="Microsoft YaHei UI" w:hAnsi="Microsoft YaHei UI"/>
                <w:strike/>
                <w:color w:val="353535"/>
                <w:szCs w:val="21"/>
              </w:rPr>
              <w:t>ame</w:t>
            </w:r>
          </w:p>
          <w:p w14:paraId="65E1A26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shd w:val="clear" w:color="auto" w:fill="FF0000"/>
              </w:rPr>
            </w:pPr>
            <w:r w:rsidRPr="00E60F2F">
              <w:rPr>
                <w:rFonts w:ascii="Microsoft YaHei UI" w:eastAsia="Microsoft YaHei UI" w:hAnsi="Microsoft YaHei UI" w:hint="eastAsia"/>
                <w:strike/>
                <w:color w:val="353535"/>
                <w:szCs w:val="21"/>
                <w:shd w:val="clear" w:color="auto" w:fill="FF0000"/>
              </w:rPr>
              <w:t>M</w:t>
            </w:r>
            <w:r w:rsidRPr="00E60F2F">
              <w:rPr>
                <w:rFonts w:ascii="Microsoft YaHei UI" w:eastAsia="Microsoft YaHei UI" w:hAnsi="Microsoft YaHei UI"/>
                <w:strike/>
                <w:color w:val="353535"/>
                <w:szCs w:val="21"/>
                <w:shd w:val="clear" w:color="auto" w:fill="FF0000"/>
              </w:rPr>
              <w:t>odel</w:t>
            </w:r>
            <w:r w:rsidRPr="00E60F2F">
              <w:rPr>
                <w:rFonts w:ascii="Microsoft YaHei UI" w:eastAsia="Microsoft YaHei UI" w:hAnsi="Microsoft YaHei UI" w:hint="eastAsia"/>
                <w:strike/>
                <w:color w:val="353535"/>
                <w:szCs w:val="21"/>
                <w:shd w:val="clear" w:color="auto" w:fill="FF0000"/>
              </w:rPr>
              <w:t xml:space="preserve">名： </w:t>
            </w:r>
            <w:r w:rsidRPr="00E60F2F">
              <w:rPr>
                <w:rFonts w:ascii="Microsoft YaHei UI" w:eastAsia="Microsoft YaHei UI" w:hAnsi="Microsoft YaHei UI"/>
                <w:strike/>
                <w:color w:val="353535"/>
                <w:szCs w:val="21"/>
                <w:shd w:val="clear" w:color="auto" w:fill="FF0000"/>
              </w:rPr>
              <w:t>category_name</w:t>
            </w:r>
          </w:p>
        </w:tc>
        <w:tc>
          <w:tcPr>
            <w:tcW w:w="1701" w:type="dxa"/>
            <w:vAlign w:val="center"/>
          </w:tcPr>
          <w:p w14:paraId="1C20CC86"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varchar(40)</w:t>
            </w:r>
          </w:p>
        </w:tc>
        <w:tc>
          <w:tcPr>
            <w:tcW w:w="1276" w:type="dxa"/>
            <w:vAlign w:val="center"/>
          </w:tcPr>
          <w:p w14:paraId="3152E881"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54AE5CB4" w14:textId="77777777" w:rsidR="00D10F36" w:rsidRPr="00E60F2F" w:rsidRDefault="00D10F36" w:rsidP="00D10F36">
            <w:pPr>
              <w:rPr>
                <w:rFonts w:ascii="Microsoft YaHei UI" w:eastAsia="Microsoft YaHei UI" w:hAnsi="Microsoft YaHei UI"/>
                <w:strike/>
                <w:color w:val="353535"/>
                <w:szCs w:val="21"/>
              </w:rPr>
            </w:pPr>
            <w:r w:rsidRPr="00E60F2F">
              <w:rPr>
                <w:rFonts w:hint="eastAsia"/>
                <w:strike/>
              </w:rPr>
              <w:t>二</w:t>
            </w:r>
            <w:r w:rsidRPr="00E60F2F">
              <w:rPr>
                <w:strike/>
              </w:rPr>
              <w:t>级目录</w:t>
            </w:r>
            <w:r w:rsidRPr="00E60F2F">
              <w:rPr>
                <w:rFonts w:hint="eastAsia"/>
                <w:strike/>
              </w:rPr>
              <w:t>名称</w:t>
            </w:r>
          </w:p>
        </w:tc>
      </w:tr>
    </w:tbl>
    <w:p w14:paraId="3B4D1C24" w14:textId="77777777" w:rsidR="00D10F36" w:rsidRDefault="00D10F36" w:rsidP="00D10F36">
      <w:pPr>
        <w:pStyle w:val="4"/>
        <w:spacing w:line="240" w:lineRule="atLeast"/>
        <w:jc w:val="left"/>
      </w:pPr>
      <w:r>
        <w:rPr>
          <w:rFonts w:hint="eastAsia"/>
        </w:rPr>
        <w:t>门店信息表</w:t>
      </w:r>
      <w:r>
        <w:rPr>
          <w:rFonts w:hint="eastAsia"/>
        </w:rPr>
        <w:t>T_Shop</w:t>
      </w:r>
    </w:p>
    <w:tbl>
      <w:tblPr>
        <w:tblW w:w="15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2268"/>
        <w:gridCol w:w="3407"/>
        <w:gridCol w:w="1026"/>
        <w:gridCol w:w="6480"/>
      </w:tblGrid>
      <w:tr w:rsidR="00D10F36" w14:paraId="6E93CFDA" w14:textId="77777777" w:rsidTr="00D10F36">
        <w:trPr>
          <w:trHeight w:val="255"/>
        </w:trPr>
        <w:tc>
          <w:tcPr>
            <w:tcW w:w="2405" w:type="dxa"/>
            <w:shd w:val="clear" w:color="auto" w:fill="FF0000"/>
          </w:tcPr>
          <w:p w14:paraId="183D76C2"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268" w:type="dxa"/>
            <w:shd w:val="clear" w:color="auto" w:fill="FF0000"/>
          </w:tcPr>
          <w:p w14:paraId="0901B69D"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407" w:type="dxa"/>
            <w:shd w:val="clear" w:color="auto" w:fill="FF0000"/>
          </w:tcPr>
          <w:p w14:paraId="21C7591D"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1026" w:type="dxa"/>
            <w:shd w:val="clear" w:color="auto" w:fill="FF0000"/>
          </w:tcPr>
          <w:p w14:paraId="77B26A39"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6480" w:type="dxa"/>
            <w:shd w:val="clear" w:color="auto" w:fill="FF0000"/>
          </w:tcPr>
          <w:p w14:paraId="12A211DC"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7DD67898" w14:textId="77777777" w:rsidTr="00D10F36">
        <w:trPr>
          <w:trHeight w:val="267"/>
        </w:trPr>
        <w:tc>
          <w:tcPr>
            <w:tcW w:w="2405" w:type="dxa"/>
          </w:tcPr>
          <w:p w14:paraId="3799E178" w14:textId="77777777" w:rsidR="00D10F36" w:rsidRDefault="00D10F36" w:rsidP="00D10F36">
            <w:pPr>
              <w:spacing w:line="240" w:lineRule="atLeast"/>
              <w:jc w:val="left"/>
            </w:pPr>
          </w:p>
        </w:tc>
        <w:tc>
          <w:tcPr>
            <w:tcW w:w="2268" w:type="dxa"/>
          </w:tcPr>
          <w:p w14:paraId="256B9B6D" w14:textId="77777777" w:rsidR="00D10F36" w:rsidRDefault="00D10F36" w:rsidP="00D10F36">
            <w:pPr>
              <w:spacing w:line="240" w:lineRule="atLeast"/>
              <w:jc w:val="left"/>
            </w:pPr>
            <w:r>
              <w:rPr>
                <w:rFonts w:hint="eastAsia"/>
              </w:rPr>
              <w:t>F_</w:t>
            </w:r>
            <w:r>
              <w:t>ID</w:t>
            </w:r>
          </w:p>
        </w:tc>
        <w:tc>
          <w:tcPr>
            <w:tcW w:w="3407" w:type="dxa"/>
          </w:tcPr>
          <w:p w14:paraId="2C366E7A" w14:textId="77777777" w:rsidR="00D10F36" w:rsidRDefault="00D10F36" w:rsidP="00D10F36">
            <w:pPr>
              <w:spacing w:line="240" w:lineRule="atLeast"/>
              <w:jc w:val="left"/>
            </w:pPr>
          </w:p>
        </w:tc>
        <w:tc>
          <w:tcPr>
            <w:tcW w:w="1026" w:type="dxa"/>
          </w:tcPr>
          <w:p w14:paraId="3F391BE8" w14:textId="77777777" w:rsidR="00D10F36" w:rsidRDefault="00D10F36" w:rsidP="00D10F36">
            <w:pPr>
              <w:spacing w:line="240" w:lineRule="atLeast"/>
              <w:jc w:val="left"/>
            </w:pPr>
          </w:p>
        </w:tc>
        <w:tc>
          <w:tcPr>
            <w:tcW w:w="6480" w:type="dxa"/>
          </w:tcPr>
          <w:p w14:paraId="0CF0681B" w14:textId="77777777" w:rsidR="00D10F36" w:rsidRDefault="00D10F36" w:rsidP="00D10F36">
            <w:pPr>
              <w:spacing w:line="240" w:lineRule="atLeast"/>
              <w:jc w:val="left"/>
            </w:pPr>
          </w:p>
        </w:tc>
      </w:tr>
      <w:tr w:rsidR="00D10F36" w14:paraId="6689F29E" w14:textId="77777777" w:rsidTr="00D10F36">
        <w:trPr>
          <w:trHeight w:val="267"/>
        </w:trPr>
        <w:tc>
          <w:tcPr>
            <w:tcW w:w="2405" w:type="dxa"/>
            <w:shd w:val="clear" w:color="auto" w:fill="FFFFFF" w:themeFill="background1"/>
          </w:tcPr>
          <w:p w14:paraId="27DD668B" w14:textId="77777777" w:rsidR="00D10F36" w:rsidRDefault="00D10F36" w:rsidP="00D10F36">
            <w:pPr>
              <w:spacing w:line="240" w:lineRule="atLeast"/>
              <w:jc w:val="left"/>
            </w:pPr>
            <w:r>
              <w:rPr>
                <w:rFonts w:hint="eastAsia"/>
              </w:rPr>
              <w:t>名称</w:t>
            </w:r>
          </w:p>
        </w:tc>
        <w:tc>
          <w:tcPr>
            <w:tcW w:w="2268" w:type="dxa"/>
            <w:shd w:val="clear" w:color="auto" w:fill="FFFFFF" w:themeFill="background1"/>
          </w:tcPr>
          <w:p w14:paraId="73B397C4" w14:textId="77777777" w:rsidR="00D10F36" w:rsidRDefault="00D10F36" w:rsidP="00D10F36">
            <w:pPr>
              <w:spacing w:line="240" w:lineRule="atLeast"/>
              <w:jc w:val="left"/>
            </w:pPr>
            <w:r>
              <w:rPr>
                <w:rFonts w:hint="eastAsia"/>
              </w:rPr>
              <w:t>F</w:t>
            </w:r>
            <w:r>
              <w:t>_Name</w:t>
            </w:r>
          </w:p>
        </w:tc>
        <w:tc>
          <w:tcPr>
            <w:tcW w:w="3407" w:type="dxa"/>
            <w:shd w:val="clear" w:color="auto" w:fill="FFFFFF" w:themeFill="background1"/>
          </w:tcPr>
          <w:p w14:paraId="4BD24006" w14:textId="77777777" w:rsidR="00D10F36" w:rsidRDefault="00D10F36" w:rsidP="00D10F36">
            <w:pPr>
              <w:spacing w:line="240" w:lineRule="atLeast"/>
              <w:jc w:val="left"/>
            </w:pPr>
            <w:r>
              <w:t>Varchar(20) NOT NULL</w:t>
            </w:r>
            <w:r>
              <w:rPr>
                <w:rFonts w:hint="eastAsia"/>
              </w:rPr>
              <w:t>。长度</w:t>
            </w:r>
            <w:r>
              <w:rPr>
                <w:rFonts w:hint="eastAsia"/>
              </w:rPr>
              <w:t>[</w:t>
            </w:r>
            <w:r>
              <w:t>1,20]</w:t>
            </w:r>
            <w:r>
              <w:rPr>
                <w:rFonts w:hint="eastAsia"/>
              </w:rPr>
              <w:t>，</w:t>
            </w:r>
            <w:r w:rsidRPr="008B1F95">
              <w:rPr>
                <w:rFonts w:hint="eastAsia"/>
                <w:shd w:val="clear" w:color="auto" w:fill="FFFF00"/>
              </w:rPr>
              <w:t>u</w:t>
            </w:r>
            <w:r w:rsidRPr="008B1F95">
              <w:rPr>
                <w:shd w:val="clear" w:color="auto" w:fill="FFFF00"/>
              </w:rPr>
              <w:t>nique key</w:t>
            </w:r>
            <w:r w:rsidRPr="008B1F95">
              <w:rPr>
                <w:rFonts w:hint="eastAsia"/>
                <w:shd w:val="clear" w:color="auto" w:fill="FFFF00"/>
              </w:rPr>
              <w:t>，</w:t>
            </w:r>
            <w:r>
              <w:rPr>
                <w:rFonts w:hint="eastAsia"/>
              </w:rPr>
              <w:t>首尾不能包含空格</w:t>
            </w:r>
          </w:p>
        </w:tc>
        <w:tc>
          <w:tcPr>
            <w:tcW w:w="1026" w:type="dxa"/>
            <w:shd w:val="clear" w:color="auto" w:fill="FFFFFF" w:themeFill="background1"/>
          </w:tcPr>
          <w:p w14:paraId="5BEF0FE7" w14:textId="77777777" w:rsidR="00D10F36" w:rsidRDefault="00D10F36" w:rsidP="00D10F36">
            <w:pPr>
              <w:spacing w:line="240" w:lineRule="atLeast"/>
              <w:jc w:val="left"/>
            </w:pPr>
          </w:p>
        </w:tc>
        <w:tc>
          <w:tcPr>
            <w:tcW w:w="6480" w:type="dxa"/>
            <w:shd w:val="clear" w:color="auto" w:fill="FFFFFF" w:themeFill="background1"/>
          </w:tcPr>
          <w:p w14:paraId="7D41F611" w14:textId="77777777" w:rsidR="00D10F36" w:rsidRDefault="00D10F36" w:rsidP="00D10F36">
            <w:pPr>
              <w:spacing w:line="240" w:lineRule="atLeast"/>
              <w:jc w:val="left"/>
            </w:pPr>
          </w:p>
        </w:tc>
      </w:tr>
      <w:tr w:rsidR="00D10F36" w14:paraId="796F8F9D" w14:textId="77777777" w:rsidTr="00D10F36">
        <w:trPr>
          <w:trHeight w:val="267"/>
        </w:trPr>
        <w:tc>
          <w:tcPr>
            <w:tcW w:w="2405" w:type="dxa"/>
            <w:shd w:val="clear" w:color="auto" w:fill="FF0000"/>
          </w:tcPr>
          <w:p w14:paraId="552D8EC2" w14:textId="77777777" w:rsidR="00D10F36" w:rsidRPr="0078168C" w:rsidRDefault="00D10F36" w:rsidP="00D10F36">
            <w:pPr>
              <w:spacing w:line="240" w:lineRule="atLeast"/>
              <w:jc w:val="left"/>
            </w:pPr>
            <w:r w:rsidRPr="0078168C">
              <w:rPr>
                <w:rFonts w:hint="eastAsia"/>
              </w:rPr>
              <w:t>博昕客户</w:t>
            </w:r>
            <w:r w:rsidRPr="0078168C">
              <w:rPr>
                <w:rFonts w:hint="eastAsia"/>
              </w:rPr>
              <w:t>ID</w:t>
            </w:r>
            <w:r>
              <w:rPr>
                <w:rFonts w:hint="eastAsia"/>
              </w:rPr>
              <w:t>（公司</w:t>
            </w:r>
            <w:r>
              <w:rPr>
                <w:rFonts w:hint="eastAsia"/>
              </w:rPr>
              <w:t>ID</w:t>
            </w:r>
            <w:r>
              <w:rPr>
                <w:rFonts w:hint="eastAsia"/>
              </w:rPr>
              <w:t>）</w:t>
            </w:r>
          </w:p>
        </w:tc>
        <w:tc>
          <w:tcPr>
            <w:tcW w:w="2268" w:type="dxa"/>
            <w:shd w:val="clear" w:color="auto" w:fill="FF0000"/>
          </w:tcPr>
          <w:p w14:paraId="4FCA8FE1" w14:textId="77777777" w:rsidR="00D10F36" w:rsidRPr="0078168C" w:rsidRDefault="00D10F36" w:rsidP="00D10F36">
            <w:pPr>
              <w:spacing w:line="240" w:lineRule="atLeast"/>
              <w:jc w:val="left"/>
            </w:pPr>
            <w:r w:rsidRPr="0078168C">
              <w:rPr>
                <w:rFonts w:hint="eastAsia"/>
              </w:rPr>
              <w:t>F_</w:t>
            </w:r>
            <w:r>
              <w:t>CompanyID</w:t>
            </w:r>
          </w:p>
        </w:tc>
        <w:tc>
          <w:tcPr>
            <w:tcW w:w="3407" w:type="dxa"/>
            <w:shd w:val="clear" w:color="auto" w:fill="FF0000"/>
          </w:tcPr>
          <w:p w14:paraId="28FE77B1" w14:textId="77777777" w:rsidR="00D10F36" w:rsidRPr="0078168C" w:rsidRDefault="00D10F36" w:rsidP="00D10F36">
            <w:pPr>
              <w:spacing w:line="240" w:lineRule="atLeast"/>
              <w:jc w:val="left"/>
            </w:pPr>
            <w:r>
              <w:t>Int not null</w:t>
            </w:r>
          </w:p>
        </w:tc>
        <w:tc>
          <w:tcPr>
            <w:tcW w:w="1026" w:type="dxa"/>
            <w:shd w:val="clear" w:color="auto" w:fill="FF0000"/>
          </w:tcPr>
          <w:p w14:paraId="454289AE" w14:textId="77777777" w:rsidR="00D10F36" w:rsidRPr="0078168C" w:rsidRDefault="00D10F36" w:rsidP="00D10F36">
            <w:pPr>
              <w:spacing w:line="240" w:lineRule="atLeast"/>
              <w:jc w:val="left"/>
            </w:pPr>
          </w:p>
        </w:tc>
        <w:tc>
          <w:tcPr>
            <w:tcW w:w="6480" w:type="dxa"/>
            <w:shd w:val="clear" w:color="auto" w:fill="FF0000"/>
          </w:tcPr>
          <w:p w14:paraId="24A8C3E3" w14:textId="77777777" w:rsidR="00D10F36" w:rsidRPr="00357CD2" w:rsidRDefault="00D10F36" w:rsidP="00D10F36">
            <w:pPr>
              <w:spacing w:line="240" w:lineRule="atLeast"/>
              <w:jc w:val="left"/>
            </w:pPr>
            <w:r>
              <w:rPr>
                <w:rFonts w:hint="eastAsia"/>
              </w:rPr>
              <w:t>外键，对应公共</w:t>
            </w:r>
            <w:r>
              <w:rPr>
                <w:rFonts w:hint="eastAsia"/>
              </w:rPr>
              <w:t>D</w:t>
            </w:r>
            <w:r>
              <w:t>B</w:t>
            </w:r>
            <w:r>
              <w:rPr>
                <w:rFonts w:hint="eastAsia"/>
              </w:rPr>
              <w:t>表</w:t>
            </w:r>
            <w:r>
              <w:rPr>
                <w:rFonts w:hint="eastAsia"/>
              </w:rPr>
              <w:t>T</w:t>
            </w:r>
            <w:r>
              <w:t>_C</w:t>
            </w:r>
            <w:r>
              <w:rPr>
                <w:rFonts w:hint="eastAsia"/>
              </w:rPr>
              <w:t>ompa</w:t>
            </w:r>
            <w:r>
              <w:t>ny</w:t>
            </w:r>
            <w:r>
              <w:rPr>
                <w:rFonts w:hint="eastAsia"/>
              </w:rPr>
              <w:t>的</w:t>
            </w:r>
            <w:r>
              <w:rPr>
                <w:rFonts w:hint="eastAsia"/>
              </w:rPr>
              <w:t>F_ID</w:t>
            </w:r>
          </w:p>
        </w:tc>
      </w:tr>
      <w:tr w:rsidR="00D10F36" w14:paraId="556C668A" w14:textId="77777777" w:rsidTr="00D10F36">
        <w:trPr>
          <w:trHeight w:val="267"/>
        </w:trPr>
        <w:tc>
          <w:tcPr>
            <w:tcW w:w="2405" w:type="dxa"/>
            <w:shd w:val="clear" w:color="auto" w:fill="FF0000"/>
          </w:tcPr>
          <w:p w14:paraId="47E5640F" w14:textId="77777777" w:rsidR="00D10F36" w:rsidRPr="00357CD2" w:rsidRDefault="00D10F36" w:rsidP="00D10F36">
            <w:pPr>
              <w:spacing w:line="240" w:lineRule="atLeast"/>
              <w:jc w:val="left"/>
            </w:pPr>
            <w:r w:rsidRPr="00357CD2">
              <w:rPr>
                <w:rFonts w:hint="eastAsia"/>
              </w:rPr>
              <w:t>博昕业务员</w:t>
            </w:r>
            <w:r w:rsidRPr="00357CD2">
              <w:rPr>
                <w:rFonts w:hint="eastAsia"/>
              </w:rPr>
              <w:t>I</w:t>
            </w:r>
            <w:r w:rsidRPr="00357CD2">
              <w:t>D</w:t>
            </w:r>
          </w:p>
        </w:tc>
        <w:tc>
          <w:tcPr>
            <w:tcW w:w="2268" w:type="dxa"/>
            <w:shd w:val="clear" w:color="auto" w:fill="FF0000"/>
          </w:tcPr>
          <w:p w14:paraId="463C6E30" w14:textId="77777777" w:rsidR="00D10F36" w:rsidRPr="00357CD2" w:rsidRDefault="00D10F36" w:rsidP="00D10F36">
            <w:pPr>
              <w:spacing w:line="240" w:lineRule="atLeast"/>
              <w:jc w:val="left"/>
            </w:pPr>
            <w:r w:rsidRPr="00357CD2">
              <w:rPr>
                <w:rFonts w:hint="eastAsia"/>
              </w:rPr>
              <w:t>F_</w:t>
            </w:r>
            <w:r w:rsidRPr="00357CD2">
              <w:t>BXStaffID</w:t>
            </w:r>
          </w:p>
        </w:tc>
        <w:tc>
          <w:tcPr>
            <w:tcW w:w="3407" w:type="dxa"/>
            <w:shd w:val="clear" w:color="auto" w:fill="FF0000"/>
          </w:tcPr>
          <w:p w14:paraId="175C0001" w14:textId="77777777" w:rsidR="00D10F36" w:rsidRPr="00357CD2" w:rsidRDefault="00D10F36" w:rsidP="00D10F36">
            <w:pPr>
              <w:spacing w:line="240" w:lineRule="atLeast"/>
              <w:jc w:val="left"/>
            </w:pPr>
            <w:r>
              <w:t>Int not null</w:t>
            </w:r>
          </w:p>
        </w:tc>
        <w:tc>
          <w:tcPr>
            <w:tcW w:w="1026" w:type="dxa"/>
            <w:shd w:val="clear" w:color="auto" w:fill="FF0000"/>
          </w:tcPr>
          <w:p w14:paraId="3F78F4AA" w14:textId="77777777" w:rsidR="00D10F36" w:rsidRPr="00357CD2" w:rsidRDefault="00D10F36" w:rsidP="00D10F36">
            <w:pPr>
              <w:spacing w:line="240" w:lineRule="atLeast"/>
              <w:jc w:val="left"/>
            </w:pPr>
          </w:p>
        </w:tc>
        <w:tc>
          <w:tcPr>
            <w:tcW w:w="6480" w:type="dxa"/>
            <w:shd w:val="clear" w:color="auto" w:fill="FF0000"/>
          </w:tcPr>
          <w:p w14:paraId="1E4EF07B" w14:textId="77777777" w:rsidR="00D10F36" w:rsidRPr="00357CD2" w:rsidRDefault="00D10F36" w:rsidP="00D10F36">
            <w:pPr>
              <w:spacing w:line="240" w:lineRule="atLeast"/>
              <w:jc w:val="left"/>
            </w:pPr>
            <w:r>
              <w:rPr>
                <w:rFonts w:hint="eastAsia"/>
              </w:rPr>
              <w:t>外键，对应公共</w:t>
            </w:r>
            <w:r>
              <w:rPr>
                <w:rFonts w:hint="eastAsia"/>
              </w:rPr>
              <w:t>D</w:t>
            </w:r>
            <w:r>
              <w:t>B</w:t>
            </w:r>
            <w:r>
              <w:rPr>
                <w:rFonts w:hint="eastAsia"/>
              </w:rPr>
              <w:t>表</w:t>
            </w:r>
            <w:r>
              <w:rPr>
                <w:rFonts w:hint="eastAsia"/>
              </w:rPr>
              <w:t>T</w:t>
            </w:r>
            <w:r>
              <w:t>_BXStaff</w:t>
            </w:r>
            <w:r>
              <w:rPr>
                <w:rFonts w:hint="eastAsia"/>
              </w:rPr>
              <w:t>的</w:t>
            </w:r>
            <w:r>
              <w:rPr>
                <w:rFonts w:hint="eastAsia"/>
              </w:rPr>
              <w:t>F_ID</w:t>
            </w:r>
          </w:p>
        </w:tc>
      </w:tr>
      <w:tr w:rsidR="00D10F36" w14:paraId="27818843" w14:textId="77777777" w:rsidTr="00D10F36">
        <w:trPr>
          <w:trHeight w:val="267"/>
        </w:trPr>
        <w:tc>
          <w:tcPr>
            <w:tcW w:w="2405" w:type="dxa"/>
          </w:tcPr>
          <w:p w14:paraId="3AA69D64" w14:textId="77777777" w:rsidR="00D10F36" w:rsidRDefault="00D10F36" w:rsidP="00D10F36">
            <w:pPr>
              <w:spacing w:line="240" w:lineRule="atLeast"/>
              <w:jc w:val="left"/>
            </w:pPr>
            <w:r>
              <w:rPr>
                <w:rFonts w:hint="eastAsia"/>
              </w:rPr>
              <w:t>地址</w:t>
            </w:r>
          </w:p>
        </w:tc>
        <w:tc>
          <w:tcPr>
            <w:tcW w:w="2268" w:type="dxa"/>
          </w:tcPr>
          <w:p w14:paraId="24F0D654" w14:textId="77777777" w:rsidR="00D10F36" w:rsidRDefault="00D10F36" w:rsidP="00D10F36">
            <w:pPr>
              <w:spacing w:line="240" w:lineRule="atLeast"/>
              <w:jc w:val="left"/>
            </w:pPr>
            <w:r>
              <w:rPr>
                <w:rFonts w:hint="eastAsia"/>
              </w:rPr>
              <w:t>F</w:t>
            </w:r>
            <w:r>
              <w:t>_Address</w:t>
            </w:r>
          </w:p>
        </w:tc>
        <w:tc>
          <w:tcPr>
            <w:tcW w:w="3407" w:type="dxa"/>
          </w:tcPr>
          <w:p w14:paraId="465B158E" w14:textId="77777777" w:rsidR="00D10F36" w:rsidRDefault="00D10F36" w:rsidP="00D10F36">
            <w:pPr>
              <w:spacing w:line="240" w:lineRule="atLeast"/>
              <w:jc w:val="left"/>
            </w:pPr>
            <w:r w:rsidRPr="00A62DEE">
              <w:t>VARCHAR(30) NOT NULL</w:t>
            </w:r>
            <w:r>
              <w:rPr>
                <w:rFonts w:hint="eastAsia"/>
              </w:rPr>
              <w:t>，中间可以有空格，但首尾不能有空格</w:t>
            </w:r>
          </w:p>
        </w:tc>
        <w:tc>
          <w:tcPr>
            <w:tcW w:w="1026" w:type="dxa"/>
          </w:tcPr>
          <w:p w14:paraId="2F56B58A" w14:textId="77777777" w:rsidR="00D10F36" w:rsidRDefault="00D10F36" w:rsidP="00D10F36">
            <w:pPr>
              <w:spacing w:line="240" w:lineRule="atLeast"/>
              <w:jc w:val="left"/>
            </w:pPr>
          </w:p>
        </w:tc>
        <w:tc>
          <w:tcPr>
            <w:tcW w:w="6480" w:type="dxa"/>
          </w:tcPr>
          <w:p w14:paraId="2C7F3784" w14:textId="77777777" w:rsidR="00D10F36" w:rsidRDefault="00D10F36" w:rsidP="00D10F36">
            <w:pPr>
              <w:spacing w:line="240" w:lineRule="atLeast"/>
              <w:jc w:val="left"/>
            </w:pPr>
          </w:p>
        </w:tc>
      </w:tr>
      <w:tr w:rsidR="00D10F36" w14:paraId="30AE71AE" w14:textId="77777777" w:rsidTr="00D10F36">
        <w:trPr>
          <w:trHeight w:val="267"/>
        </w:trPr>
        <w:tc>
          <w:tcPr>
            <w:tcW w:w="2405" w:type="dxa"/>
          </w:tcPr>
          <w:p w14:paraId="2F554CDB" w14:textId="77777777" w:rsidR="00D10F36" w:rsidRDefault="00D10F36" w:rsidP="00D10F36">
            <w:pPr>
              <w:spacing w:line="240" w:lineRule="atLeast"/>
              <w:jc w:val="left"/>
            </w:pPr>
            <w:r>
              <w:rPr>
                <w:rFonts w:hint="eastAsia"/>
              </w:rPr>
              <w:t>区域</w:t>
            </w:r>
            <w:r>
              <w:rPr>
                <w:rFonts w:hint="eastAsia"/>
              </w:rPr>
              <w:t>I</w:t>
            </w:r>
            <w:r>
              <w:t>D</w:t>
            </w:r>
          </w:p>
        </w:tc>
        <w:tc>
          <w:tcPr>
            <w:tcW w:w="2268" w:type="dxa"/>
          </w:tcPr>
          <w:p w14:paraId="76723137" w14:textId="77777777" w:rsidR="00D10F36" w:rsidRDefault="00D10F36" w:rsidP="00D10F36">
            <w:pPr>
              <w:spacing w:line="240" w:lineRule="atLeast"/>
              <w:jc w:val="left"/>
            </w:pPr>
            <w:r>
              <w:rPr>
                <w:rFonts w:hint="eastAsia"/>
              </w:rPr>
              <w:t>F</w:t>
            </w:r>
            <w:r>
              <w:t>_DistrictID</w:t>
            </w:r>
          </w:p>
        </w:tc>
        <w:tc>
          <w:tcPr>
            <w:tcW w:w="3407" w:type="dxa"/>
          </w:tcPr>
          <w:p w14:paraId="15D70C03" w14:textId="77777777" w:rsidR="00D10F36" w:rsidRDefault="00D10F36" w:rsidP="00D10F36">
            <w:pPr>
              <w:spacing w:line="240" w:lineRule="atLeast"/>
              <w:jc w:val="left"/>
            </w:pPr>
            <w:r>
              <w:rPr>
                <w:rFonts w:hint="eastAsia"/>
              </w:rPr>
              <w:t>正整数</w:t>
            </w:r>
          </w:p>
        </w:tc>
        <w:tc>
          <w:tcPr>
            <w:tcW w:w="1026" w:type="dxa"/>
          </w:tcPr>
          <w:p w14:paraId="75F47A78" w14:textId="77777777" w:rsidR="00D10F36" w:rsidRDefault="00D10F36" w:rsidP="00D10F36">
            <w:pPr>
              <w:spacing w:line="240" w:lineRule="atLeast"/>
              <w:jc w:val="left"/>
            </w:pPr>
          </w:p>
        </w:tc>
        <w:tc>
          <w:tcPr>
            <w:tcW w:w="6480" w:type="dxa"/>
            <w:shd w:val="clear" w:color="auto" w:fill="FFFF00"/>
          </w:tcPr>
          <w:p w14:paraId="3F0B5451" w14:textId="77777777" w:rsidR="00D10F36" w:rsidRDefault="00D10F36" w:rsidP="00D10F36">
            <w:pPr>
              <w:spacing w:line="240" w:lineRule="atLeast"/>
              <w:jc w:val="left"/>
            </w:pPr>
            <w:r>
              <w:rPr>
                <w:rFonts w:hint="eastAsia"/>
              </w:rPr>
              <w:t>外键</w:t>
            </w:r>
          </w:p>
        </w:tc>
      </w:tr>
      <w:tr w:rsidR="00D10F36" w14:paraId="3B6843FB" w14:textId="77777777" w:rsidTr="00D10F36">
        <w:trPr>
          <w:trHeight w:val="267"/>
        </w:trPr>
        <w:tc>
          <w:tcPr>
            <w:tcW w:w="2405" w:type="dxa"/>
            <w:shd w:val="clear" w:color="auto" w:fill="auto"/>
          </w:tcPr>
          <w:p w14:paraId="2F4BFA47" w14:textId="77777777" w:rsidR="00D10F36" w:rsidRPr="00DA6831" w:rsidRDefault="00D10F36" w:rsidP="00D10F36">
            <w:pPr>
              <w:spacing w:line="240" w:lineRule="atLeast"/>
              <w:jc w:val="left"/>
            </w:pPr>
            <w:r w:rsidRPr="00DA6831">
              <w:rPr>
                <w:rFonts w:hint="eastAsia"/>
              </w:rPr>
              <w:t>状态</w:t>
            </w:r>
          </w:p>
        </w:tc>
        <w:tc>
          <w:tcPr>
            <w:tcW w:w="2268" w:type="dxa"/>
            <w:shd w:val="clear" w:color="auto" w:fill="auto"/>
          </w:tcPr>
          <w:p w14:paraId="10CD3602" w14:textId="77777777" w:rsidR="00D10F36" w:rsidRPr="00DA6831" w:rsidRDefault="00D10F36" w:rsidP="00D10F36">
            <w:pPr>
              <w:spacing w:line="240" w:lineRule="atLeast"/>
              <w:jc w:val="left"/>
            </w:pPr>
            <w:r w:rsidRPr="00DA6831">
              <w:rPr>
                <w:rFonts w:hint="eastAsia"/>
              </w:rPr>
              <w:t>F</w:t>
            </w:r>
            <w:r w:rsidRPr="00DA6831">
              <w:t>_Status</w:t>
            </w:r>
          </w:p>
        </w:tc>
        <w:tc>
          <w:tcPr>
            <w:tcW w:w="3407" w:type="dxa"/>
            <w:shd w:val="clear" w:color="auto" w:fill="auto"/>
          </w:tcPr>
          <w:p w14:paraId="2B9DB7C1" w14:textId="77777777" w:rsidR="00D10F36" w:rsidRPr="00DA6831" w:rsidRDefault="00D10F36" w:rsidP="00D10F36">
            <w:pPr>
              <w:spacing w:line="240" w:lineRule="atLeast"/>
              <w:jc w:val="left"/>
            </w:pPr>
            <w:r w:rsidRPr="00DA6831">
              <w:t>Int not null default 0</w:t>
            </w:r>
          </w:p>
        </w:tc>
        <w:tc>
          <w:tcPr>
            <w:tcW w:w="1026" w:type="dxa"/>
            <w:shd w:val="clear" w:color="auto" w:fill="auto"/>
          </w:tcPr>
          <w:p w14:paraId="5C9F3676" w14:textId="77777777" w:rsidR="00D10F36" w:rsidRPr="00DA6831" w:rsidRDefault="00D10F36" w:rsidP="00D10F36">
            <w:pPr>
              <w:spacing w:line="240" w:lineRule="atLeast"/>
              <w:jc w:val="left"/>
            </w:pPr>
          </w:p>
        </w:tc>
        <w:tc>
          <w:tcPr>
            <w:tcW w:w="6480" w:type="dxa"/>
            <w:shd w:val="clear" w:color="auto" w:fill="auto"/>
          </w:tcPr>
          <w:p w14:paraId="62F9346B" w14:textId="77777777" w:rsidR="00D10F36" w:rsidRPr="00DA6831" w:rsidRDefault="00D10F36" w:rsidP="00D10F36">
            <w:pPr>
              <w:spacing w:line="240" w:lineRule="atLeast"/>
              <w:jc w:val="left"/>
            </w:pPr>
            <w:r w:rsidRPr="00DA6831">
              <w:rPr>
                <w:rFonts w:hint="eastAsia"/>
              </w:rPr>
              <w:t>参看门店状态图</w:t>
            </w:r>
          </w:p>
          <w:p w14:paraId="0D5CC7C3" w14:textId="77777777" w:rsidR="00D10F36" w:rsidRPr="00DA6831" w:rsidRDefault="00D10F36" w:rsidP="00D10F36">
            <w:pPr>
              <w:spacing w:line="240" w:lineRule="atLeast"/>
              <w:jc w:val="left"/>
            </w:pPr>
            <w:r w:rsidRPr="00DA6831">
              <w:rPr>
                <w:rFonts w:hint="eastAsia"/>
              </w:rPr>
              <w:t>0</w:t>
            </w:r>
            <w:r w:rsidRPr="00DA6831">
              <w:t>=</w:t>
            </w:r>
            <w:r w:rsidRPr="00DA6831">
              <w:rPr>
                <w:rFonts w:hint="eastAsia"/>
              </w:rPr>
              <w:t>营业中，</w:t>
            </w:r>
            <w:r w:rsidRPr="00DA6831">
              <w:t>1=</w:t>
            </w:r>
            <w:r w:rsidRPr="00DA6831">
              <w:t>离线中</w:t>
            </w:r>
            <w:r w:rsidRPr="00DA6831">
              <w:rPr>
                <w:rFonts w:hint="eastAsia"/>
              </w:rPr>
              <w:t>，</w:t>
            </w:r>
            <w:r w:rsidRPr="00DA6831">
              <w:t>2=</w:t>
            </w:r>
            <w:r w:rsidRPr="00DA6831">
              <w:t>断网锁定</w:t>
            </w:r>
            <w:r w:rsidRPr="00DA6831">
              <w:rPr>
                <w:rFonts w:hint="eastAsia"/>
              </w:rPr>
              <w:t>，</w:t>
            </w:r>
            <w:r w:rsidRPr="00DA6831">
              <w:t>3=</w:t>
            </w:r>
            <w:r w:rsidRPr="00DA6831">
              <w:t>欠费锁定</w:t>
            </w:r>
            <w:r w:rsidRPr="00DA6831">
              <w:rPr>
                <w:rFonts w:hint="eastAsia"/>
              </w:rPr>
              <w:t>，</w:t>
            </w:r>
            <w:r w:rsidRPr="00DA6831">
              <w:t>4=</w:t>
            </w:r>
            <w:r w:rsidRPr="00DA6831">
              <w:t>财务待审核</w:t>
            </w:r>
          </w:p>
        </w:tc>
      </w:tr>
      <w:tr w:rsidR="00D10F36" w14:paraId="2FBA1943" w14:textId="77777777" w:rsidTr="00D10F36">
        <w:trPr>
          <w:trHeight w:val="267"/>
        </w:trPr>
        <w:tc>
          <w:tcPr>
            <w:tcW w:w="2405" w:type="dxa"/>
          </w:tcPr>
          <w:p w14:paraId="2A04BA3E" w14:textId="77777777" w:rsidR="00D10F36" w:rsidRDefault="00D10F36" w:rsidP="00D10F36">
            <w:pPr>
              <w:spacing w:line="240" w:lineRule="atLeast"/>
              <w:jc w:val="left"/>
            </w:pPr>
            <w:r>
              <w:rPr>
                <w:rFonts w:hint="eastAsia"/>
              </w:rPr>
              <w:t>经度</w:t>
            </w:r>
          </w:p>
        </w:tc>
        <w:tc>
          <w:tcPr>
            <w:tcW w:w="2268" w:type="dxa"/>
          </w:tcPr>
          <w:p w14:paraId="1269AFFF" w14:textId="77777777" w:rsidR="00D10F36" w:rsidRDefault="00D10F36" w:rsidP="00D10F36">
            <w:pPr>
              <w:spacing w:line="240" w:lineRule="atLeast"/>
              <w:jc w:val="left"/>
            </w:pPr>
            <w:r>
              <w:rPr>
                <w:rFonts w:hint="eastAsia"/>
              </w:rPr>
              <w:t>F</w:t>
            </w:r>
            <w:r>
              <w:t>_Longitude</w:t>
            </w:r>
          </w:p>
        </w:tc>
        <w:tc>
          <w:tcPr>
            <w:tcW w:w="3407" w:type="dxa"/>
          </w:tcPr>
          <w:p w14:paraId="7B918A72" w14:textId="77777777" w:rsidR="00D10F36" w:rsidRDefault="00D10F36" w:rsidP="00D10F36">
            <w:pPr>
              <w:spacing w:line="240" w:lineRule="atLeast"/>
              <w:jc w:val="left"/>
            </w:pPr>
            <w:r w:rsidRPr="00A62DEE">
              <w:t>Decimal(20,6) NOT NULL</w:t>
            </w:r>
          </w:p>
        </w:tc>
        <w:tc>
          <w:tcPr>
            <w:tcW w:w="1026" w:type="dxa"/>
          </w:tcPr>
          <w:p w14:paraId="19793C31" w14:textId="77777777" w:rsidR="00D10F36" w:rsidRDefault="00D10F36" w:rsidP="00D10F36">
            <w:pPr>
              <w:spacing w:line="240" w:lineRule="atLeast"/>
              <w:jc w:val="left"/>
            </w:pPr>
          </w:p>
        </w:tc>
        <w:tc>
          <w:tcPr>
            <w:tcW w:w="6480" w:type="dxa"/>
          </w:tcPr>
          <w:p w14:paraId="5B06D22E" w14:textId="77777777" w:rsidR="00D10F36" w:rsidRDefault="00D10F36" w:rsidP="00D10F36">
            <w:pPr>
              <w:spacing w:line="240" w:lineRule="atLeast"/>
              <w:jc w:val="left"/>
            </w:pPr>
          </w:p>
        </w:tc>
      </w:tr>
      <w:tr w:rsidR="00D10F36" w14:paraId="0044D077" w14:textId="77777777" w:rsidTr="00D10F36">
        <w:trPr>
          <w:trHeight w:val="267"/>
        </w:trPr>
        <w:tc>
          <w:tcPr>
            <w:tcW w:w="2405" w:type="dxa"/>
          </w:tcPr>
          <w:p w14:paraId="1167DE0F" w14:textId="77777777" w:rsidR="00D10F36" w:rsidRDefault="00D10F36" w:rsidP="00D10F36">
            <w:pPr>
              <w:spacing w:line="240" w:lineRule="atLeast"/>
              <w:jc w:val="left"/>
            </w:pPr>
            <w:r>
              <w:rPr>
                <w:rFonts w:hint="eastAsia"/>
              </w:rPr>
              <w:t>纬度</w:t>
            </w:r>
          </w:p>
        </w:tc>
        <w:tc>
          <w:tcPr>
            <w:tcW w:w="2268" w:type="dxa"/>
          </w:tcPr>
          <w:p w14:paraId="58BE9A33" w14:textId="77777777" w:rsidR="00D10F36" w:rsidRDefault="00D10F36" w:rsidP="00D10F36">
            <w:pPr>
              <w:spacing w:line="240" w:lineRule="atLeast"/>
              <w:jc w:val="left"/>
            </w:pPr>
            <w:r>
              <w:rPr>
                <w:rFonts w:hint="eastAsia"/>
              </w:rPr>
              <w:t>F</w:t>
            </w:r>
            <w:r>
              <w:t>_Latitude</w:t>
            </w:r>
          </w:p>
        </w:tc>
        <w:tc>
          <w:tcPr>
            <w:tcW w:w="3407" w:type="dxa"/>
          </w:tcPr>
          <w:p w14:paraId="232E6B93" w14:textId="77777777" w:rsidR="00D10F36" w:rsidRDefault="00D10F36" w:rsidP="00D10F36">
            <w:pPr>
              <w:spacing w:line="240" w:lineRule="atLeast"/>
              <w:jc w:val="left"/>
            </w:pPr>
            <w:r w:rsidRPr="00A62DEE">
              <w:t>Decimal(20,6) NOT NULL</w:t>
            </w:r>
          </w:p>
        </w:tc>
        <w:tc>
          <w:tcPr>
            <w:tcW w:w="1026" w:type="dxa"/>
          </w:tcPr>
          <w:p w14:paraId="46E1A019" w14:textId="77777777" w:rsidR="00D10F36" w:rsidRDefault="00D10F36" w:rsidP="00D10F36">
            <w:pPr>
              <w:spacing w:line="240" w:lineRule="atLeast"/>
              <w:jc w:val="left"/>
            </w:pPr>
          </w:p>
        </w:tc>
        <w:tc>
          <w:tcPr>
            <w:tcW w:w="6480" w:type="dxa"/>
          </w:tcPr>
          <w:p w14:paraId="58C7B3AD" w14:textId="77777777" w:rsidR="00D10F36" w:rsidRDefault="00D10F36" w:rsidP="00D10F36">
            <w:pPr>
              <w:spacing w:line="240" w:lineRule="atLeast"/>
              <w:jc w:val="left"/>
            </w:pPr>
          </w:p>
        </w:tc>
      </w:tr>
      <w:tr w:rsidR="00D10F36" w14:paraId="79560B13" w14:textId="77777777" w:rsidTr="00D10F36">
        <w:trPr>
          <w:trHeight w:val="267"/>
        </w:trPr>
        <w:tc>
          <w:tcPr>
            <w:tcW w:w="2405" w:type="dxa"/>
          </w:tcPr>
          <w:p w14:paraId="6AFE05D2" w14:textId="77777777" w:rsidR="00D10F36" w:rsidRDefault="00D10F36" w:rsidP="00D10F36">
            <w:pPr>
              <w:spacing w:line="240" w:lineRule="atLeast"/>
              <w:jc w:val="left"/>
            </w:pPr>
            <w:r>
              <w:rPr>
                <w:rFonts w:hint="eastAsia"/>
              </w:rPr>
              <w:t>钥匙</w:t>
            </w:r>
          </w:p>
        </w:tc>
        <w:tc>
          <w:tcPr>
            <w:tcW w:w="2268" w:type="dxa"/>
          </w:tcPr>
          <w:p w14:paraId="2E324A05" w14:textId="77777777" w:rsidR="00D10F36" w:rsidRDefault="00D10F36" w:rsidP="00D10F36">
            <w:pPr>
              <w:spacing w:line="240" w:lineRule="atLeast"/>
              <w:jc w:val="left"/>
            </w:pPr>
            <w:r>
              <w:rPr>
                <w:rFonts w:hint="eastAsia"/>
              </w:rPr>
              <w:t>F</w:t>
            </w:r>
            <w:r>
              <w:t>_Key</w:t>
            </w:r>
          </w:p>
        </w:tc>
        <w:tc>
          <w:tcPr>
            <w:tcW w:w="3407" w:type="dxa"/>
          </w:tcPr>
          <w:p w14:paraId="5A4E65ED" w14:textId="77777777" w:rsidR="00D10F36" w:rsidRDefault="00D10F36" w:rsidP="00D10F36">
            <w:pPr>
              <w:spacing w:line="240" w:lineRule="atLeast"/>
              <w:jc w:val="left"/>
            </w:pPr>
            <w:r w:rsidRPr="00A62DEE">
              <w:t>VARCHAR(3</w:t>
            </w:r>
            <w:r w:rsidRPr="0083163E">
              <w:rPr>
                <w:highlight w:val="yellow"/>
              </w:rPr>
              <w:t>2</w:t>
            </w:r>
            <w:r w:rsidRPr="00A62DEE">
              <w:t>) NOT NULL</w:t>
            </w:r>
          </w:p>
        </w:tc>
        <w:tc>
          <w:tcPr>
            <w:tcW w:w="1026" w:type="dxa"/>
          </w:tcPr>
          <w:p w14:paraId="0CA91336" w14:textId="77777777" w:rsidR="00D10F36" w:rsidRDefault="00D10F36" w:rsidP="00D10F36">
            <w:pPr>
              <w:spacing w:line="240" w:lineRule="atLeast"/>
              <w:jc w:val="left"/>
            </w:pPr>
          </w:p>
        </w:tc>
        <w:tc>
          <w:tcPr>
            <w:tcW w:w="6480" w:type="dxa"/>
          </w:tcPr>
          <w:p w14:paraId="4D52B77D" w14:textId="77777777" w:rsidR="00D10F36" w:rsidRDefault="00D10F36" w:rsidP="00D10F36">
            <w:pPr>
              <w:spacing w:line="240" w:lineRule="atLeast"/>
              <w:jc w:val="left"/>
            </w:pPr>
            <w:r>
              <w:rPr>
                <w:rFonts w:hint="eastAsia"/>
              </w:rPr>
              <w:t>加盐存储。用于身份识别</w:t>
            </w:r>
          </w:p>
        </w:tc>
      </w:tr>
      <w:tr w:rsidR="00D10F36" w14:paraId="4103FB69" w14:textId="77777777" w:rsidTr="00D10F36">
        <w:trPr>
          <w:trHeight w:val="267"/>
        </w:trPr>
        <w:tc>
          <w:tcPr>
            <w:tcW w:w="2405" w:type="dxa"/>
            <w:shd w:val="clear" w:color="auto" w:fill="FF0000"/>
          </w:tcPr>
          <w:p w14:paraId="74F3E1D8" w14:textId="77777777" w:rsidR="00D10F36" w:rsidRPr="00DA6831" w:rsidRDefault="00D10F36" w:rsidP="00D10F36">
            <w:pPr>
              <w:spacing w:line="240" w:lineRule="atLeast"/>
              <w:jc w:val="left"/>
              <w:rPr>
                <w:highlight w:val="red"/>
              </w:rPr>
            </w:pPr>
            <w:r w:rsidRPr="00DA6831">
              <w:rPr>
                <w:rFonts w:hint="eastAsia"/>
                <w:highlight w:val="red"/>
              </w:rPr>
              <w:t>备注</w:t>
            </w:r>
          </w:p>
        </w:tc>
        <w:tc>
          <w:tcPr>
            <w:tcW w:w="2268" w:type="dxa"/>
            <w:shd w:val="clear" w:color="auto" w:fill="FF0000"/>
          </w:tcPr>
          <w:p w14:paraId="4B2C04BE" w14:textId="77777777" w:rsidR="00D10F36" w:rsidRPr="00DA6831" w:rsidRDefault="00D10F36" w:rsidP="00D10F36">
            <w:pPr>
              <w:spacing w:line="240" w:lineRule="atLeast"/>
              <w:jc w:val="left"/>
              <w:rPr>
                <w:highlight w:val="red"/>
              </w:rPr>
            </w:pPr>
            <w:r w:rsidRPr="00DA6831">
              <w:rPr>
                <w:rFonts w:hint="eastAsia"/>
                <w:highlight w:val="red"/>
              </w:rPr>
              <w:t>F</w:t>
            </w:r>
            <w:r w:rsidRPr="00DA6831">
              <w:rPr>
                <w:highlight w:val="red"/>
              </w:rPr>
              <w:t>_Remark</w:t>
            </w:r>
          </w:p>
        </w:tc>
        <w:tc>
          <w:tcPr>
            <w:tcW w:w="3407" w:type="dxa"/>
            <w:shd w:val="clear" w:color="auto" w:fill="FF0000"/>
          </w:tcPr>
          <w:p w14:paraId="72BECECD" w14:textId="77777777" w:rsidR="00D10F36" w:rsidRPr="00DA6831" w:rsidRDefault="00D10F36" w:rsidP="00D10F36">
            <w:pPr>
              <w:spacing w:line="240" w:lineRule="atLeast"/>
              <w:jc w:val="left"/>
              <w:rPr>
                <w:highlight w:val="red"/>
              </w:rPr>
            </w:pPr>
            <w:r w:rsidRPr="00DA6831">
              <w:rPr>
                <w:highlight w:val="red"/>
              </w:rPr>
              <w:t>Varchar(128) null</w:t>
            </w:r>
            <w:r w:rsidRPr="00DA6831">
              <w:rPr>
                <w:rFonts w:hint="eastAsia"/>
                <w:highlight w:val="red"/>
              </w:rPr>
              <w:t>，任意非空字符</w:t>
            </w:r>
          </w:p>
        </w:tc>
        <w:tc>
          <w:tcPr>
            <w:tcW w:w="1026" w:type="dxa"/>
            <w:shd w:val="clear" w:color="auto" w:fill="FF0000"/>
          </w:tcPr>
          <w:p w14:paraId="1D109040" w14:textId="77777777" w:rsidR="00D10F36" w:rsidRPr="00DA6831" w:rsidRDefault="00D10F36" w:rsidP="00D10F36">
            <w:pPr>
              <w:spacing w:line="240" w:lineRule="atLeast"/>
              <w:jc w:val="left"/>
              <w:rPr>
                <w:highlight w:val="red"/>
              </w:rPr>
            </w:pPr>
          </w:p>
        </w:tc>
        <w:tc>
          <w:tcPr>
            <w:tcW w:w="6480" w:type="dxa"/>
            <w:shd w:val="clear" w:color="auto" w:fill="FF0000"/>
          </w:tcPr>
          <w:p w14:paraId="1F7AB1CE" w14:textId="77777777" w:rsidR="00D10F36" w:rsidRPr="00DA6831" w:rsidRDefault="00D10F36" w:rsidP="00D10F36">
            <w:pPr>
              <w:spacing w:line="240" w:lineRule="atLeast"/>
              <w:jc w:val="left"/>
              <w:rPr>
                <w:highlight w:val="red"/>
              </w:rPr>
            </w:pPr>
          </w:p>
        </w:tc>
      </w:tr>
      <w:tr w:rsidR="00D10F36" w14:paraId="28E0BADF" w14:textId="77777777" w:rsidTr="00D10F36">
        <w:trPr>
          <w:trHeight w:val="267"/>
        </w:trPr>
        <w:tc>
          <w:tcPr>
            <w:tcW w:w="2405" w:type="dxa"/>
            <w:shd w:val="clear" w:color="auto" w:fill="FF0000"/>
          </w:tcPr>
          <w:p w14:paraId="50D0C13D" w14:textId="77777777" w:rsidR="00D10F36" w:rsidRPr="00DA6831" w:rsidRDefault="00D10F36" w:rsidP="00D10F36">
            <w:pPr>
              <w:spacing w:line="240" w:lineRule="atLeast"/>
              <w:jc w:val="left"/>
              <w:rPr>
                <w:highlight w:val="red"/>
              </w:rPr>
            </w:pPr>
            <w:r w:rsidRPr="00DA6831">
              <w:rPr>
                <w:rFonts w:hint="eastAsia"/>
                <w:highlight w:val="red"/>
              </w:rPr>
              <w:t>创建时间</w:t>
            </w:r>
          </w:p>
        </w:tc>
        <w:tc>
          <w:tcPr>
            <w:tcW w:w="2268" w:type="dxa"/>
            <w:shd w:val="clear" w:color="auto" w:fill="FF0000"/>
          </w:tcPr>
          <w:p w14:paraId="73920FAF" w14:textId="77777777" w:rsidR="00D10F36" w:rsidRPr="00DA6831" w:rsidRDefault="00D10F36" w:rsidP="00D10F36">
            <w:pPr>
              <w:spacing w:line="240" w:lineRule="atLeast"/>
              <w:jc w:val="left"/>
              <w:rPr>
                <w:highlight w:val="red"/>
              </w:rPr>
            </w:pPr>
            <w:r w:rsidRPr="00DA6831">
              <w:rPr>
                <w:rFonts w:hint="eastAsia"/>
                <w:highlight w:val="red"/>
              </w:rPr>
              <w:t>F</w:t>
            </w:r>
            <w:r w:rsidRPr="00DA6831">
              <w:rPr>
                <w:highlight w:val="red"/>
              </w:rPr>
              <w:t>_CreateDatetime</w:t>
            </w:r>
          </w:p>
        </w:tc>
        <w:tc>
          <w:tcPr>
            <w:tcW w:w="3407" w:type="dxa"/>
            <w:shd w:val="clear" w:color="auto" w:fill="FF0000"/>
          </w:tcPr>
          <w:p w14:paraId="45709433" w14:textId="77777777" w:rsidR="00D10F36" w:rsidRPr="00DA6831" w:rsidRDefault="00D10F36" w:rsidP="00D10F36">
            <w:pPr>
              <w:spacing w:line="240" w:lineRule="atLeast"/>
              <w:jc w:val="left"/>
              <w:rPr>
                <w:highlight w:val="red"/>
              </w:rPr>
            </w:pPr>
            <w:r w:rsidRPr="00DA6831">
              <w:rPr>
                <w:highlight w:val="red"/>
              </w:rPr>
              <w:t>Datetime not null</w:t>
            </w:r>
          </w:p>
        </w:tc>
        <w:tc>
          <w:tcPr>
            <w:tcW w:w="1026" w:type="dxa"/>
            <w:shd w:val="clear" w:color="auto" w:fill="FF0000"/>
          </w:tcPr>
          <w:p w14:paraId="0AF24A76" w14:textId="77777777" w:rsidR="00D10F36" w:rsidRPr="00DA6831" w:rsidRDefault="00D10F36" w:rsidP="00D10F36">
            <w:pPr>
              <w:spacing w:line="240" w:lineRule="atLeast"/>
              <w:jc w:val="left"/>
              <w:rPr>
                <w:highlight w:val="red"/>
              </w:rPr>
            </w:pPr>
          </w:p>
        </w:tc>
        <w:tc>
          <w:tcPr>
            <w:tcW w:w="6480" w:type="dxa"/>
            <w:shd w:val="clear" w:color="auto" w:fill="FF0000"/>
          </w:tcPr>
          <w:p w14:paraId="0C1F53DB" w14:textId="77777777" w:rsidR="00D10F36" w:rsidRPr="00DA6831" w:rsidRDefault="00D10F36" w:rsidP="00D10F36">
            <w:pPr>
              <w:spacing w:line="240" w:lineRule="atLeast"/>
              <w:jc w:val="left"/>
              <w:rPr>
                <w:highlight w:val="red"/>
              </w:rPr>
            </w:pPr>
          </w:p>
        </w:tc>
      </w:tr>
      <w:tr w:rsidR="00D10F36" w14:paraId="7447A393" w14:textId="77777777" w:rsidTr="00D10F36">
        <w:trPr>
          <w:trHeight w:val="267"/>
        </w:trPr>
        <w:tc>
          <w:tcPr>
            <w:tcW w:w="2405" w:type="dxa"/>
            <w:shd w:val="clear" w:color="auto" w:fill="FF0000"/>
          </w:tcPr>
          <w:p w14:paraId="506DCD56" w14:textId="77777777" w:rsidR="00D10F36" w:rsidRPr="00DA6831" w:rsidRDefault="00D10F36" w:rsidP="00D10F36">
            <w:pPr>
              <w:spacing w:line="240" w:lineRule="atLeast"/>
              <w:jc w:val="left"/>
              <w:rPr>
                <w:highlight w:val="red"/>
              </w:rPr>
            </w:pPr>
            <w:r w:rsidRPr="00DA6831">
              <w:rPr>
                <w:rFonts w:hint="eastAsia"/>
                <w:highlight w:val="red"/>
              </w:rPr>
              <w:t>修改时间</w:t>
            </w:r>
          </w:p>
        </w:tc>
        <w:tc>
          <w:tcPr>
            <w:tcW w:w="2268" w:type="dxa"/>
            <w:shd w:val="clear" w:color="auto" w:fill="FF0000"/>
          </w:tcPr>
          <w:p w14:paraId="1F6B2B4B" w14:textId="77777777" w:rsidR="00D10F36" w:rsidRPr="00DA6831" w:rsidRDefault="00D10F36" w:rsidP="00D10F36">
            <w:pPr>
              <w:spacing w:line="240" w:lineRule="atLeast"/>
              <w:jc w:val="left"/>
              <w:rPr>
                <w:highlight w:val="red"/>
              </w:rPr>
            </w:pPr>
            <w:r w:rsidRPr="00DA6831">
              <w:rPr>
                <w:rFonts w:hint="eastAsia"/>
                <w:highlight w:val="red"/>
              </w:rPr>
              <w:t>F</w:t>
            </w:r>
            <w:r w:rsidRPr="00DA6831">
              <w:rPr>
                <w:highlight w:val="red"/>
              </w:rPr>
              <w:t>_UpdateDatetime</w:t>
            </w:r>
          </w:p>
        </w:tc>
        <w:tc>
          <w:tcPr>
            <w:tcW w:w="3407" w:type="dxa"/>
            <w:shd w:val="clear" w:color="auto" w:fill="FF0000"/>
          </w:tcPr>
          <w:p w14:paraId="6D68A7EC" w14:textId="77777777" w:rsidR="00D10F36" w:rsidRPr="00DA6831" w:rsidRDefault="00D10F36" w:rsidP="00D10F36">
            <w:pPr>
              <w:spacing w:line="240" w:lineRule="atLeast"/>
              <w:jc w:val="left"/>
              <w:rPr>
                <w:highlight w:val="red"/>
              </w:rPr>
            </w:pPr>
            <w:r w:rsidRPr="00DA6831">
              <w:rPr>
                <w:highlight w:val="red"/>
              </w:rPr>
              <w:t>Datetime not null</w:t>
            </w:r>
          </w:p>
        </w:tc>
        <w:tc>
          <w:tcPr>
            <w:tcW w:w="1026" w:type="dxa"/>
            <w:shd w:val="clear" w:color="auto" w:fill="FF0000"/>
          </w:tcPr>
          <w:p w14:paraId="62FEF41B" w14:textId="77777777" w:rsidR="00D10F36" w:rsidRPr="00DA6831" w:rsidRDefault="00D10F36" w:rsidP="00D10F36">
            <w:pPr>
              <w:spacing w:line="240" w:lineRule="atLeast"/>
              <w:jc w:val="left"/>
              <w:rPr>
                <w:highlight w:val="red"/>
              </w:rPr>
            </w:pPr>
          </w:p>
        </w:tc>
        <w:tc>
          <w:tcPr>
            <w:tcW w:w="6480" w:type="dxa"/>
            <w:shd w:val="clear" w:color="auto" w:fill="FF0000"/>
          </w:tcPr>
          <w:p w14:paraId="69E794E2" w14:textId="77777777" w:rsidR="00D10F36" w:rsidRPr="00DA6831" w:rsidRDefault="00D10F36" w:rsidP="00D10F36">
            <w:pPr>
              <w:spacing w:line="240" w:lineRule="atLeast"/>
              <w:jc w:val="left"/>
              <w:rPr>
                <w:highlight w:val="red"/>
              </w:rPr>
            </w:pPr>
          </w:p>
        </w:tc>
      </w:tr>
    </w:tbl>
    <w:p w14:paraId="7B5B39CE" w14:textId="77777777" w:rsidR="00D10F36" w:rsidRDefault="00D10F36" w:rsidP="00D10F36">
      <w:pPr>
        <w:spacing w:line="240" w:lineRule="atLeast"/>
        <w:jc w:val="left"/>
      </w:pPr>
    </w:p>
    <w:p w14:paraId="75C59A54" w14:textId="77777777" w:rsidR="00D10F36" w:rsidRPr="00E60F2F" w:rsidRDefault="00D10F36" w:rsidP="00D10F36">
      <w:pPr>
        <w:pStyle w:val="4"/>
        <w:rPr>
          <w:strike/>
        </w:rPr>
      </w:pPr>
      <w:r w:rsidRPr="00E60F2F">
        <w:rPr>
          <w:rStyle w:val="af4"/>
          <w:rFonts w:hint="eastAsia"/>
          <w:b/>
          <w:bCs w:val="0"/>
          <w:strike/>
        </w:rPr>
        <w:t>微信分店表</w:t>
      </w:r>
      <w:r w:rsidRPr="00E60F2F">
        <w:rPr>
          <w:rStyle w:val="af4"/>
          <w:rFonts w:hint="eastAsia"/>
          <w:b/>
          <w:bCs w:val="0"/>
          <w:strike/>
        </w:rPr>
        <w:t xml:space="preserve"> T_WxBranchShop</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D10F36" w:rsidRPr="00E60F2F" w14:paraId="492C506D" w14:textId="77777777" w:rsidTr="00D10F36">
        <w:trPr>
          <w:trHeight w:val="255"/>
        </w:trPr>
        <w:tc>
          <w:tcPr>
            <w:tcW w:w="2802" w:type="dxa"/>
            <w:shd w:val="clear" w:color="auto" w:fill="FF0000"/>
            <w:vAlign w:val="center"/>
          </w:tcPr>
          <w:p w14:paraId="38BE8A84"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数据项</w:t>
            </w:r>
          </w:p>
        </w:tc>
        <w:tc>
          <w:tcPr>
            <w:tcW w:w="3260" w:type="dxa"/>
            <w:shd w:val="clear" w:color="auto" w:fill="FF0000"/>
            <w:vAlign w:val="center"/>
          </w:tcPr>
          <w:p w14:paraId="00D4C97E"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SQL</w:t>
            </w:r>
            <w:r w:rsidRPr="00E60F2F">
              <w:rPr>
                <w:rFonts w:ascii="Microsoft YaHei UI" w:eastAsia="Microsoft YaHei UI" w:hAnsi="Microsoft YaHei UI"/>
                <w:strike/>
                <w:color w:val="353535"/>
                <w:szCs w:val="21"/>
              </w:rPr>
              <w:t xml:space="preserve"> field</w:t>
            </w:r>
          </w:p>
        </w:tc>
        <w:tc>
          <w:tcPr>
            <w:tcW w:w="1701" w:type="dxa"/>
            <w:shd w:val="clear" w:color="auto" w:fill="FF0000"/>
            <w:vAlign w:val="center"/>
          </w:tcPr>
          <w:p w14:paraId="7E428A96"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Type</w:t>
            </w:r>
          </w:p>
        </w:tc>
        <w:tc>
          <w:tcPr>
            <w:tcW w:w="1276" w:type="dxa"/>
            <w:shd w:val="clear" w:color="auto" w:fill="FF0000"/>
            <w:vAlign w:val="center"/>
          </w:tcPr>
          <w:p w14:paraId="59CB95F3"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默认值</w:t>
            </w:r>
          </w:p>
        </w:tc>
        <w:tc>
          <w:tcPr>
            <w:tcW w:w="5528" w:type="dxa"/>
            <w:shd w:val="clear" w:color="auto" w:fill="FF0000"/>
            <w:vAlign w:val="center"/>
          </w:tcPr>
          <w:p w14:paraId="72448196" w14:textId="77777777" w:rsidR="00D10F36" w:rsidRPr="00E60F2F" w:rsidRDefault="00D10F36" w:rsidP="00D10F36">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说明/限制/规则</w:t>
            </w:r>
          </w:p>
        </w:tc>
      </w:tr>
      <w:tr w:rsidR="00D10F36" w:rsidRPr="00E60F2F" w14:paraId="2DD1EF76" w14:textId="77777777" w:rsidTr="00D10F36">
        <w:trPr>
          <w:trHeight w:val="267"/>
        </w:trPr>
        <w:tc>
          <w:tcPr>
            <w:tcW w:w="2802" w:type="dxa"/>
            <w:vAlign w:val="center"/>
          </w:tcPr>
          <w:p w14:paraId="44164608" w14:textId="77777777" w:rsidR="00D10F36" w:rsidRPr="00E60F2F" w:rsidRDefault="00D10F36" w:rsidP="00D10F36">
            <w:pPr>
              <w:rPr>
                <w:rFonts w:ascii="Microsoft YaHei UI" w:eastAsia="Microsoft YaHei UI" w:hAnsi="Microsoft YaHei UI"/>
                <w:strike/>
                <w:color w:val="353535"/>
                <w:szCs w:val="21"/>
              </w:rPr>
            </w:pPr>
          </w:p>
        </w:tc>
        <w:tc>
          <w:tcPr>
            <w:tcW w:w="3260" w:type="dxa"/>
            <w:vAlign w:val="center"/>
          </w:tcPr>
          <w:p w14:paraId="258971FB" w14:textId="77777777" w:rsidR="00D10F36" w:rsidRPr="00E60F2F" w:rsidRDefault="00D10F36" w:rsidP="00D10F36">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r w:rsidRPr="00E60F2F">
              <w:rPr>
                <w:rFonts w:ascii="Consolas" w:eastAsia="宋体" w:hAnsi="Consolas" w:cs="Consolas" w:hint="eastAsia"/>
                <w:strike/>
                <w:color w:val="222222"/>
                <w:kern w:val="0"/>
                <w:szCs w:val="21"/>
                <w:shd w:val="clear" w:color="auto" w:fill="F9F9FA"/>
              </w:rPr>
              <w:t>F_ID</w:t>
            </w:r>
          </w:p>
        </w:tc>
        <w:tc>
          <w:tcPr>
            <w:tcW w:w="1701" w:type="dxa"/>
            <w:vAlign w:val="center"/>
          </w:tcPr>
          <w:p w14:paraId="24E67231" w14:textId="77777777" w:rsidR="00D10F36" w:rsidRPr="00E60F2F" w:rsidRDefault="00D10F36" w:rsidP="00D10F36">
            <w:pPr>
              <w:rPr>
                <w:rFonts w:ascii="Microsoft YaHei UI" w:eastAsia="Microsoft YaHei UI" w:hAnsi="Microsoft YaHei UI"/>
                <w:strike/>
                <w:color w:val="353535"/>
                <w:szCs w:val="21"/>
              </w:rPr>
            </w:pPr>
          </w:p>
        </w:tc>
        <w:tc>
          <w:tcPr>
            <w:tcW w:w="1276" w:type="dxa"/>
            <w:vAlign w:val="center"/>
          </w:tcPr>
          <w:p w14:paraId="37B78AA2" w14:textId="77777777" w:rsidR="00D10F36" w:rsidRPr="00E60F2F" w:rsidRDefault="00D10F36" w:rsidP="00D10F36">
            <w:pPr>
              <w:rPr>
                <w:rFonts w:ascii="Microsoft YaHei UI" w:eastAsia="Microsoft YaHei UI" w:hAnsi="Microsoft YaHei UI"/>
                <w:strike/>
                <w:color w:val="353535"/>
                <w:szCs w:val="21"/>
              </w:rPr>
            </w:pPr>
          </w:p>
        </w:tc>
        <w:tc>
          <w:tcPr>
            <w:tcW w:w="5528" w:type="dxa"/>
            <w:vAlign w:val="center"/>
          </w:tcPr>
          <w:p w14:paraId="174E319C" w14:textId="77777777" w:rsidR="00D10F36" w:rsidRPr="00E60F2F" w:rsidRDefault="00D10F36" w:rsidP="00D10F36">
            <w:pPr>
              <w:rPr>
                <w:rFonts w:ascii="Microsoft YaHei UI" w:eastAsia="Microsoft YaHei UI" w:hAnsi="Microsoft YaHei UI"/>
                <w:strike/>
                <w:color w:val="353535"/>
                <w:szCs w:val="21"/>
              </w:rPr>
            </w:pPr>
          </w:p>
        </w:tc>
      </w:tr>
      <w:tr w:rsidR="00082FC7" w:rsidRPr="00E60F2F" w14:paraId="0A5463D7" w14:textId="77777777" w:rsidTr="00D10F36">
        <w:trPr>
          <w:trHeight w:val="267"/>
        </w:trPr>
        <w:tc>
          <w:tcPr>
            <w:tcW w:w="2802" w:type="dxa"/>
            <w:vAlign w:val="center"/>
          </w:tcPr>
          <w:p w14:paraId="69DC47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主体JSON</w:t>
            </w:r>
          </w:p>
        </w:tc>
        <w:tc>
          <w:tcPr>
            <w:tcW w:w="3260" w:type="dxa"/>
            <w:vAlign w:val="center"/>
          </w:tcPr>
          <w:p w14:paraId="42BA62D4"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r w:rsidRPr="00E60F2F">
              <w:rPr>
                <w:rFonts w:ascii="Consolas" w:eastAsia="宋体" w:hAnsi="Consolas" w:cs="Consolas" w:hint="eastAsia"/>
                <w:strike/>
                <w:color w:val="222222"/>
                <w:kern w:val="0"/>
                <w:szCs w:val="21"/>
                <w:shd w:val="clear" w:color="auto" w:fill="F9F9FA"/>
              </w:rPr>
              <w:t>F_B</w:t>
            </w:r>
            <w:r w:rsidRPr="00E60F2F">
              <w:rPr>
                <w:rFonts w:ascii="Consolas" w:eastAsia="宋体" w:hAnsi="Consolas" w:cs="Consolas"/>
                <w:strike/>
                <w:color w:val="222222"/>
                <w:kern w:val="0"/>
                <w:szCs w:val="21"/>
                <w:shd w:val="clear" w:color="auto" w:fill="F9F9FA"/>
              </w:rPr>
              <w:t>usiness</w:t>
            </w:r>
          </w:p>
          <w:p w14:paraId="036E2813"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business</w:t>
            </w:r>
          </w:p>
        </w:tc>
        <w:tc>
          <w:tcPr>
            <w:tcW w:w="1701" w:type="dxa"/>
            <w:vAlign w:val="center"/>
          </w:tcPr>
          <w:p w14:paraId="3404183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JSON结构</w:t>
            </w:r>
          </w:p>
        </w:tc>
        <w:tc>
          <w:tcPr>
            <w:tcW w:w="1276" w:type="dxa"/>
            <w:vAlign w:val="center"/>
          </w:tcPr>
          <w:p w14:paraId="1C213851"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417A4275"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65312BC0" w14:textId="77777777" w:rsidTr="00D10F36">
        <w:trPr>
          <w:trHeight w:val="267"/>
        </w:trPr>
        <w:tc>
          <w:tcPr>
            <w:tcW w:w="2802" w:type="dxa"/>
            <w:vAlign w:val="center"/>
          </w:tcPr>
          <w:p w14:paraId="6286E0B5"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详细JSON</w:t>
            </w:r>
          </w:p>
        </w:tc>
        <w:tc>
          <w:tcPr>
            <w:tcW w:w="3260" w:type="dxa"/>
            <w:vAlign w:val="center"/>
          </w:tcPr>
          <w:p w14:paraId="6B676308" w14:textId="77777777" w:rsidR="00082FC7" w:rsidRPr="00E60F2F" w:rsidRDefault="00082FC7" w:rsidP="00082FC7">
            <w:pPr>
              <w:pStyle w:val="HTML"/>
              <w:shd w:val="clear" w:color="auto" w:fill="F9F9FA"/>
              <w:jc w:val="both"/>
              <w:rPr>
                <w:rFonts w:ascii="Consolas" w:hAnsi="Consolas" w:cs="Consolas"/>
                <w:strike/>
                <w:color w:val="222222"/>
                <w:sz w:val="21"/>
                <w:szCs w:val="21"/>
                <w:shd w:val="clear" w:color="auto" w:fill="F9F9FA"/>
              </w:rPr>
            </w:pPr>
            <w:r w:rsidRPr="00E60F2F">
              <w:rPr>
                <w:rFonts w:ascii="Consolas" w:hAnsi="Consolas" w:cs="Consolas" w:hint="eastAsia"/>
                <w:strike/>
                <w:color w:val="222222"/>
                <w:szCs w:val="21"/>
                <w:shd w:val="clear" w:color="auto" w:fill="F9F9FA"/>
              </w:rPr>
              <w:t>F_</w:t>
            </w:r>
            <w:r w:rsidRPr="00E60F2F">
              <w:rPr>
                <w:rFonts w:ascii="Consolas" w:hAnsi="Consolas" w:cs="Consolas" w:hint="eastAsia"/>
                <w:strike/>
                <w:color w:val="222222"/>
                <w:sz w:val="21"/>
                <w:szCs w:val="21"/>
                <w:shd w:val="clear" w:color="auto" w:fill="F9F9FA"/>
              </w:rPr>
              <w:t>B</w:t>
            </w:r>
            <w:r w:rsidRPr="00E60F2F">
              <w:rPr>
                <w:rFonts w:ascii="Consolas" w:hAnsi="Consolas" w:cs="Consolas"/>
                <w:strike/>
                <w:color w:val="222222"/>
                <w:sz w:val="21"/>
                <w:szCs w:val="21"/>
                <w:shd w:val="clear" w:color="auto" w:fill="F9F9FA"/>
              </w:rPr>
              <w:t>ase</w:t>
            </w:r>
            <w:r w:rsidRPr="00E60F2F">
              <w:rPr>
                <w:rFonts w:ascii="Consolas" w:hAnsi="Consolas" w:cs="Consolas" w:hint="eastAsia"/>
                <w:strike/>
                <w:color w:val="222222"/>
                <w:sz w:val="21"/>
                <w:szCs w:val="21"/>
                <w:shd w:val="clear" w:color="auto" w:fill="F9F9FA"/>
              </w:rPr>
              <w:t>I</w:t>
            </w:r>
            <w:r w:rsidRPr="00E60F2F">
              <w:rPr>
                <w:rFonts w:ascii="Consolas" w:hAnsi="Consolas" w:cs="Consolas"/>
                <w:strike/>
                <w:color w:val="222222"/>
                <w:sz w:val="21"/>
                <w:szCs w:val="21"/>
                <w:shd w:val="clear" w:color="auto" w:fill="F9F9FA"/>
              </w:rPr>
              <w:t>nfo</w:t>
            </w:r>
          </w:p>
          <w:p w14:paraId="784F1D98" w14:textId="77777777" w:rsidR="00082FC7" w:rsidRPr="00E60F2F" w:rsidRDefault="00082FC7" w:rsidP="00082FC7">
            <w:pPr>
              <w:pStyle w:val="HTML"/>
              <w:shd w:val="clear" w:color="auto" w:fill="F9F9FA"/>
              <w:jc w:val="both"/>
              <w:rPr>
                <w:rFonts w:ascii="Consolas" w:hAnsi="Consolas" w:cs="Consolas"/>
                <w:strike/>
                <w:color w:val="222222"/>
                <w:sz w:val="21"/>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base_info</w:t>
            </w:r>
          </w:p>
          <w:p w14:paraId="0E2F3B72"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p>
        </w:tc>
        <w:tc>
          <w:tcPr>
            <w:tcW w:w="1701" w:type="dxa"/>
            <w:vAlign w:val="center"/>
          </w:tcPr>
          <w:p w14:paraId="45083531"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JSON结构</w:t>
            </w:r>
          </w:p>
        </w:tc>
        <w:tc>
          <w:tcPr>
            <w:tcW w:w="1276" w:type="dxa"/>
            <w:vAlign w:val="center"/>
          </w:tcPr>
          <w:p w14:paraId="66ED7C27"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3FC0DED3"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50ED6312" w14:textId="77777777" w:rsidTr="00D10F36">
        <w:trPr>
          <w:trHeight w:val="267"/>
        </w:trPr>
        <w:tc>
          <w:tcPr>
            <w:tcW w:w="2802" w:type="dxa"/>
            <w:vAlign w:val="center"/>
          </w:tcPr>
          <w:p w14:paraId="2A68628E" w14:textId="77777777" w:rsidR="00082FC7" w:rsidRPr="00E60F2F" w:rsidRDefault="00082FC7" w:rsidP="00082FC7">
            <w:pPr>
              <w:rPr>
                <w:rFonts w:ascii="Microsoft YaHei UI" w:eastAsia="Microsoft YaHei UI" w:hAnsi="Microsoft YaHei UI"/>
                <w:strike/>
                <w:color w:val="353535"/>
                <w:szCs w:val="21"/>
              </w:rPr>
            </w:pPr>
          </w:p>
        </w:tc>
        <w:tc>
          <w:tcPr>
            <w:tcW w:w="3260" w:type="dxa"/>
            <w:vAlign w:val="center"/>
          </w:tcPr>
          <w:p w14:paraId="0199BA74" w14:textId="77777777" w:rsidR="00082FC7" w:rsidRPr="00E60F2F" w:rsidRDefault="00082FC7" w:rsidP="00082FC7">
            <w:pPr>
              <w:pStyle w:val="HTML"/>
              <w:shd w:val="clear" w:color="auto" w:fill="F9F9FA"/>
              <w:jc w:val="both"/>
              <w:rPr>
                <w:rFonts w:ascii="Consolas" w:hAnsi="Consolas" w:cs="Consolas"/>
                <w:strike/>
                <w:color w:val="222222"/>
                <w:szCs w:val="21"/>
                <w:shd w:val="clear" w:color="auto" w:fill="F9F9FA"/>
              </w:rPr>
            </w:pPr>
            <w:r w:rsidRPr="00E60F2F">
              <w:rPr>
                <w:rFonts w:ascii="Consolas" w:hAnsi="Consolas" w:cs="Consolas" w:hint="eastAsia"/>
                <w:strike/>
                <w:color w:val="222222"/>
                <w:szCs w:val="21"/>
                <w:shd w:val="clear" w:color="auto" w:fill="F9F9FA"/>
              </w:rPr>
              <w:t>F_ShopID</w:t>
            </w:r>
          </w:p>
        </w:tc>
        <w:tc>
          <w:tcPr>
            <w:tcW w:w="1701" w:type="dxa"/>
            <w:vAlign w:val="center"/>
          </w:tcPr>
          <w:p w14:paraId="0192B7F4" w14:textId="77777777" w:rsidR="00082FC7" w:rsidRPr="00E60F2F" w:rsidRDefault="00082FC7" w:rsidP="00082FC7">
            <w:pPr>
              <w:rPr>
                <w:rFonts w:ascii="Microsoft YaHei UI" w:eastAsia="Microsoft YaHei UI" w:hAnsi="Microsoft YaHei UI"/>
                <w:strike/>
                <w:color w:val="353535"/>
                <w:szCs w:val="21"/>
              </w:rPr>
            </w:pPr>
          </w:p>
        </w:tc>
        <w:tc>
          <w:tcPr>
            <w:tcW w:w="1276" w:type="dxa"/>
            <w:vAlign w:val="center"/>
          </w:tcPr>
          <w:p w14:paraId="74A7CDE0"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6492059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外键，关联T_Shop。</w:t>
            </w:r>
          </w:p>
        </w:tc>
      </w:tr>
      <w:tr w:rsidR="00082FC7" w:rsidRPr="00E60F2F" w14:paraId="0D443CD3" w14:textId="77777777" w:rsidTr="00D10F36">
        <w:trPr>
          <w:trHeight w:val="267"/>
        </w:trPr>
        <w:tc>
          <w:tcPr>
            <w:tcW w:w="2802" w:type="dxa"/>
            <w:vAlign w:val="center"/>
          </w:tcPr>
          <w:p w14:paraId="3DFE94FD"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商户自己的id</w:t>
            </w:r>
          </w:p>
        </w:tc>
        <w:tc>
          <w:tcPr>
            <w:tcW w:w="3260" w:type="dxa"/>
            <w:vAlign w:val="center"/>
          </w:tcPr>
          <w:p w14:paraId="6AA6738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 Sid NULL</w:t>
            </w:r>
          </w:p>
        </w:tc>
        <w:tc>
          <w:tcPr>
            <w:tcW w:w="1701" w:type="dxa"/>
            <w:vAlign w:val="center"/>
          </w:tcPr>
          <w:p w14:paraId="0EAA855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3ECA3425"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6E3F4B9A"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商户自己的id，用于后续审核通过收到poi_id 的通知时，做对应关系。请商户自己保证唯一识别性</w:t>
            </w:r>
          </w:p>
        </w:tc>
      </w:tr>
      <w:tr w:rsidR="00082FC7" w:rsidRPr="00E60F2F" w14:paraId="5D4D4C91" w14:textId="77777777" w:rsidTr="00D10F36">
        <w:trPr>
          <w:trHeight w:val="267"/>
        </w:trPr>
        <w:tc>
          <w:tcPr>
            <w:tcW w:w="2802" w:type="dxa"/>
            <w:vAlign w:val="center"/>
          </w:tcPr>
          <w:p w14:paraId="0DDE111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门店名称</w:t>
            </w:r>
          </w:p>
        </w:tc>
        <w:tc>
          <w:tcPr>
            <w:tcW w:w="3260" w:type="dxa"/>
            <w:vAlign w:val="center"/>
          </w:tcPr>
          <w:p w14:paraId="1B42802A"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F_BusinessName  NOT NULL</w:t>
            </w:r>
          </w:p>
          <w:p w14:paraId="613B98CF" w14:textId="77777777" w:rsidR="00082FC7" w:rsidRPr="00E60F2F" w:rsidRDefault="00082FC7" w:rsidP="00082FC7">
            <w:pPr>
              <w:pStyle w:val="HTML"/>
              <w:shd w:val="clear" w:color="auto" w:fill="F9F9FA"/>
              <w:jc w:val="both"/>
              <w:rPr>
                <w:rFonts w:ascii="Consolas" w:hAnsi="Consolas" w:cs="Consolas"/>
                <w:strike/>
                <w:color w:val="222222"/>
                <w:sz w:val="21"/>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business_name</w:t>
            </w:r>
          </w:p>
          <w:p w14:paraId="466216F7" w14:textId="77777777" w:rsidR="00082FC7" w:rsidRPr="00E60F2F" w:rsidRDefault="00082FC7" w:rsidP="00082FC7">
            <w:pPr>
              <w:rPr>
                <w:rFonts w:ascii="Microsoft YaHei UI" w:eastAsia="Microsoft YaHei UI" w:hAnsi="Microsoft YaHei UI"/>
                <w:strike/>
                <w:color w:val="353535"/>
                <w:szCs w:val="21"/>
              </w:rPr>
            </w:pPr>
          </w:p>
        </w:tc>
        <w:tc>
          <w:tcPr>
            <w:tcW w:w="1701" w:type="dxa"/>
            <w:vAlign w:val="center"/>
          </w:tcPr>
          <w:p w14:paraId="3C17CC6F"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780A9BD5" w14:textId="77777777" w:rsidR="00082FC7" w:rsidRPr="00E60F2F" w:rsidRDefault="00082FC7" w:rsidP="00082FC7">
            <w:pPr>
              <w:rPr>
                <w:rFonts w:ascii="Microsoft YaHei UI" w:eastAsia="Microsoft YaHei UI" w:hAnsi="Microsoft YaHei UI"/>
                <w:strike/>
                <w:color w:val="353535"/>
                <w:szCs w:val="21"/>
              </w:rPr>
            </w:pPr>
          </w:p>
        </w:tc>
        <w:tc>
          <w:tcPr>
            <w:tcW w:w="5528" w:type="dxa"/>
            <w:vAlign w:val="center"/>
          </w:tcPr>
          <w:p w14:paraId="4A092E9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门店名称（仅为商户名，如：国美、麦当劳，不应包含地区、地址、分店名等信息，错误示例：北京国美） 不能为空，15个汉字或30个英文字符内</w:t>
            </w:r>
          </w:p>
        </w:tc>
      </w:tr>
      <w:tr w:rsidR="00082FC7" w:rsidRPr="00E60F2F" w14:paraId="47B438C5" w14:textId="77777777" w:rsidTr="00D10F36">
        <w:trPr>
          <w:trHeight w:val="706"/>
        </w:trPr>
        <w:tc>
          <w:tcPr>
            <w:tcW w:w="2802" w:type="dxa"/>
            <w:vAlign w:val="center"/>
          </w:tcPr>
          <w:p w14:paraId="797F3E39" w14:textId="77777777" w:rsidR="00082FC7" w:rsidRPr="00E60F2F" w:rsidRDefault="00082FC7" w:rsidP="00082FC7">
            <w:pPr>
              <w:rPr>
                <w:rFonts w:ascii="Microsoft YaHei UI" w:eastAsia="Microsoft YaHei UI" w:hAnsi="Microsoft YaHei UI" w:cs="宋体"/>
                <w:strike/>
                <w:color w:val="353535"/>
                <w:szCs w:val="21"/>
              </w:rPr>
            </w:pPr>
            <w:r w:rsidRPr="00E60F2F">
              <w:rPr>
                <w:rFonts w:ascii="Microsoft YaHei UI" w:eastAsia="Microsoft YaHei UI" w:hAnsi="Microsoft YaHei UI" w:hint="eastAsia"/>
                <w:strike/>
                <w:color w:val="353535"/>
                <w:szCs w:val="21"/>
              </w:rPr>
              <w:t>分店名称</w:t>
            </w:r>
          </w:p>
        </w:tc>
        <w:tc>
          <w:tcPr>
            <w:tcW w:w="3260" w:type="dxa"/>
            <w:vAlign w:val="center"/>
          </w:tcPr>
          <w:p w14:paraId="218311F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F_BranchName  NOT NULL</w:t>
            </w:r>
          </w:p>
          <w:p w14:paraId="3C54CA95" w14:textId="77777777" w:rsidR="00082FC7" w:rsidRPr="00E60F2F" w:rsidRDefault="00082FC7" w:rsidP="00082FC7">
            <w:pPr>
              <w:pStyle w:val="HTML"/>
              <w:shd w:val="clear" w:color="auto" w:fill="F9F9FA"/>
              <w:jc w:val="both"/>
              <w:rPr>
                <w:rFonts w:ascii="Consolas" w:hAnsi="Consolas" w:cs="Consolas"/>
                <w:strike/>
                <w:color w:val="222222"/>
                <w:sz w:val="21"/>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branch_name</w:t>
            </w:r>
          </w:p>
        </w:tc>
        <w:tc>
          <w:tcPr>
            <w:tcW w:w="1701" w:type="dxa"/>
            <w:vAlign w:val="center"/>
          </w:tcPr>
          <w:p w14:paraId="1BEC832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varchar（20）</w:t>
            </w:r>
          </w:p>
        </w:tc>
        <w:tc>
          <w:tcPr>
            <w:tcW w:w="1276" w:type="dxa"/>
            <w:vAlign w:val="center"/>
          </w:tcPr>
          <w:p w14:paraId="5B7064E1" w14:textId="77777777" w:rsidR="00082FC7" w:rsidRPr="00E60F2F" w:rsidRDefault="00082FC7" w:rsidP="00082FC7">
            <w:pPr>
              <w:rPr>
                <w:strike/>
              </w:rPr>
            </w:pPr>
          </w:p>
        </w:tc>
        <w:tc>
          <w:tcPr>
            <w:tcW w:w="5528" w:type="dxa"/>
            <w:vAlign w:val="center"/>
          </w:tcPr>
          <w:p w14:paraId="01DAF34B" w14:textId="77777777" w:rsidR="00082FC7" w:rsidRPr="00E60F2F" w:rsidRDefault="00082FC7" w:rsidP="00082FC7">
            <w:pPr>
              <w:rPr>
                <w:strike/>
              </w:rPr>
            </w:pPr>
            <w:r w:rsidRPr="00E60F2F">
              <w:rPr>
                <w:rFonts w:ascii="Microsoft YaHei UI" w:eastAsia="Microsoft YaHei UI" w:hAnsi="Microsoft YaHei UI" w:hint="eastAsia"/>
                <w:strike/>
                <w:color w:val="353535"/>
                <w:szCs w:val="21"/>
              </w:rPr>
              <w:t>分店名称（不应包含地区信息，不应与门店名有重复，错误示例：北京王府井店） 20 个字 以内</w:t>
            </w:r>
          </w:p>
        </w:tc>
      </w:tr>
      <w:tr w:rsidR="00082FC7" w:rsidRPr="00E60F2F" w14:paraId="26D491D5" w14:textId="77777777" w:rsidTr="00D10F36">
        <w:trPr>
          <w:trHeight w:val="267"/>
        </w:trPr>
        <w:tc>
          <w:tcPr>
            <w:tcW w:w="2802" w:type="dxa"/>
            <w:vAlign w:val="center"/>
          </w:tcPr>
          <w:p w14:paraId="67F2C41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门店所在的省份</w:t>
            </w:r>
          </w:p>
        </w:tc>
        <w:tc>
          <w:tcPr>
            <w:tcW w:w="3260" w:type="dxa"/>
            <w:vAlign w:val="center"/>
          </w:tcPr>
          <w:p w14:paraId="6758C399"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F_Province  NOT NULL</w:t>
            </w:r>
          </w:p>
        </w:tc>
        <w:tc>
          <w:tcPr>
            <w:tcW w:w="1701" w:type="dxa"/>
            <w:vAlign w:val="center"/>
          </w:tcPr>
          <w:p w14:paraId="5354B559"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varchar（10）</w:t>
            </w:r>
          </w:p>
        </w:tc>
        <w:tc>
          <w:tcPr>
            <w:tcW w:w="1276" w:type="dxa"/>
            <w:vAlign w:val="center"/>
          </w:tcPr>
          <w:p w14:paraId="73BDFF54" w14:textId="77777777" w:rsidR="00082FC7" w:rsidRPr="00E60F2F" w:rsidRDefault="00082FC7" w:rsidP="00082FC7">
            <w:pPr>
              <w:rPr>
                <w:strike/>
              </w:rPr>
            </w:pPr>
          </w:p>
        </w:tc>
        <w:tc>
          <w:tcPr>
            <w:tcW w:w="5528" w:type="dxa"/>
            <w:vAlign w:val="center"/>
          </w:tcPr>
          <w:p w14:paraId="5AF93E3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门店所在的省份（直辖市填城市名,如：北京 市） 10个字 以内</w:t>
            </w:r>
          </w:p>
        </w:tc>
      </w:tr>
      <w:tr w:rsidR="00082FC7" w:rsidRPr="00E60F2F" w14:paraId="1FF2F90B" w14:textId="77777777" w:rsidTr="00D10F36">
        <w:trPr>
          <w:trHeight w:val="267"/>
        </w:trPr>
        <w:tc>
          <w:tcPr>
            <w:tcW w:w="2802" w:type="dxa"/>
            <w:vAlign w:val="center"/>
          </w:tcPr>
          <w:p w14:paraId="43EB67A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门店所在的城市</w:t>
            </w:r>
          </w:p>
        </w:tc>
        <w:tc>
          <w:tcPr>
            <w:tcW w:w="3260" w:type="dxa"/>
            <w:vAlign w:val="center"/>
          </w:tcPr>
          <w:p w14:paraId="38F45240"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F_City  NOT NULL</w:t>
            </w:r>
          </w:p>
        </w:tc>
        <w:tc>
          <w:tcPr>
            <w:tcW w:w="1701" w:type="dxa"/>
            <w:vAlign w:val="center"/>
          </w:tcPr>
          <w:p w14:paraId="1004404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varchar（10）</w:t>
            </w:r>
          </w:p>
        </w:tc>
        <w:tc>
          <w:tcPr>
            <w:tcW w:w="1276" w:type="dxa"/>
            <w:vAlign w:val="center"/>
          </w:tcPr>
          <w:p w14:paraId="0E220A1B" w14:textId="77777777" w:rsidR="00082FC7" w:rsidRPr="00E60F2F" w:rsidRDefault="00082FC7" w:rsidP="00082FC7">
            <w:pPr>
              <w:rPr>
                <w:strike/>
              </w:rPr>
            </w:pPr>
          </w:p>
        </w:tc>
        <w:tc>
          <w:tcPr>
            <w:tcW w:w="5528" w:type="dxa"/>
            <w:vAlign w:val="center"/>
          </w:tcPr>
          <w:p w14:paraId="4AEA7763" w14:textId="77777777" w:rsidR="00082FC7" w:rsidRPr="00E60F2F" w:rsidRDefault="00082FC7" w:rsidP="00082FC7">
            <w:pPr>
              <w:rPr>
                <w:rFonts w:ascii="Microsoft YaHei UI" w:eastAsia="Microsoft YaHei UI" w:hAnsi="Microsoft YaHei UI"/>
                <w:b/>
                <w:strike/>
                <w:color w:val="353535"/>
                <w:szCs w:val="21"/>
              </w:rPr>
            </w:pPr>
            <w:r w:rsidRPr="00E60F2F">
              <w:rPr>
                <w:rFonts w:ascii="Microsoft YaHei UI" w:eastAsia="Microsoft YaHei UI" w:hAnsi="Microsoft YaHei UI" w:hint="eastAsia"/>
                <w:strike/>
                <w:color w:val="353535"/>
                <w:szCs w:val="21"/>
              </w:rPr>
              <w:t>门店所在的城市 10个字 以内</w:t>
            </w:r>
          </w:p>
        </w:tc>
      </w:tr>
      <w:tr w:rsidR="00082FC7" w:rsidRPr="00E60F2F" w14:paraId="27BFF3B6" w14:textId="77777777" w:rsidTr="00D10F36">
        <w:trPr>
          <w:trHeight w:val="267"/>
        </w:trPr>
        <w:tc>
          <w:tcPr>
            <w:tcW w:w="2802" w:type="dxa"/>
            <w:vAlign w:val="center"/>
          </w:tcPr>
          <w:p w14:paraId="4748D9F0"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门店所在地区</w:t>
            </w:r>
          </w:p>
        </w:tc>
        <w:tc>
          <w:tcPr>
            <w:tcW w:w="3260" w:type="dxa"/>
            <w:vAlign w:val="center"/>
          </w:tcPr>
          <w:p w14:paraId="50DD95D7"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rPr>
            </w:pPr>
            <w:r w:rsidRPr="00E60F2F">
              <w:rPr>
                <w:rFonts w:ascii="Microsoft YaHei UI" w:eastAsia="Microsoft YaHei UI" w:hAnsi="Microsoft YaHei UI" w:hint="eastAsia"/>
                <w:strike/>
                <w:color w:val="353535"/>
                <w:szCs w:val="21"/>
              </w:rPr>
              <w:t>F_District  NOT NULL</w:t>
            </w:r>
          </w:p>
        </w:tc>
        <w:tc>
          <w:tcPr>
            <w:tcW w:w="1701" w:type="dxa"/>
            <w:vAlign w:val="center"/>
          </w:tcPr>
          <w:p w14:paraId="5FCA482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varchar（10）</w:t>
            </w:r>
          </w:p>
        </w:tc>
        <w:tc>
          <w:tcPr>
            <w:tcW w:w="1276" w:type="dxa"/>
            <w:vAlign w:val="center"/>
          </w:tcPr>
          <w:p w14:paraId="6E3EBAFC" w14:textId="77777777" w:rsidR="00082FC7" w:rsidRPr="00E60F2F" w:rsidRDefault="00082FC7" w:rsidP="00082FC7">
            <w:pPr>
              <w:rPr>
                <w:strike/>
              </w:rPr>
            </w:pPr>
          </w:p>
        </w:tc>
        <w:tc>
          <w:tcPr>
            <w:tcW w:w="5528" w:type="dxa"/>
            <w:vAlign w:val="center"/>
          </w:tcPr>
          <w:p w14:paraId="779845F0"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门店所在地区 10个字 以内</w:t>
            </w:r>
          </w:p>
        </w:tc>
      </w:tr>
      <w:tr w:rsidR="00082FC7" w:rsidRPr="00E60F2F" w14:paraId="3660324A" w14:textId="77777777" w:rsidTr="00D10F36">
        <w:trPr>
          <w:trHeight w:val="267"/>
        </w:trPr>
        <w:tc>
          <w:tcPr>
            <w:tcW w:w="2802" w:type="dxa"/>
            <w:vAlign w:val="center"/>
          </w:tcPr>
          <w:p w14:paraId="09F559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门店所在的详细街道地址</w:t>
            </w:r>
          </w:p>
        </w:tc>
        <w:tc>
          <w:tcPr>
            <w:tcW w:w="3260" w:type="dxa"/>
            <w:vAlign w:val="center"/>
          </w:tcPr>
          <w:p w14:paraId="2481AD70"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strike/>
                <w:color w:val="222222"/>
                <w:kern w:val="0"/>
                <w:szCs w:val="21"/>
                <w:shd w:val="clear" w:color="auto" w:fill="F9F9FA"/>
              </w:rPr>
            </w:pPr>
            <w:r w:rsidRPr="00E60F2F">
              <w:rPr>
                <w:rFonts w:ascii="Microsoft YaHei UI" w:eastAsia="Microsoft YaHei UI" w:hAnsi="Microsoft YaHei UI" w:hint="eastAsia"/>
                <w:strike/>
                <w:color w:val="353535"/>
                <w:szCs w:val="21"/>
              </w:rPr>
              <w:t>F_Address  NOT NULL</w:t>
            </w:r>
          </w:p>
        </w:tc>
        <w:tc>
          <w:tcPr>
            <w:tcW w:w="1701" w:type="dxa"/>
            <w:vAlign w:val="center"/>
          </w:tcPr>
          <w:p w14:paraId="1DE7777C"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53DF82B3" w14:textId="77777777" w:rsidR="00082FC7" w:rsidRPr="00E60F2F" w:rsidRDefault="00082FC7" w:rsidP="00082FC7">
            <w:pPr>
              <w:rPr>
                <w:strike/>
              </w:rPr>
            </w:pPr>
          </w:p>
        </w:tc>
        <w:tc>
          <w:tcPr>
            <w:tcW w:w="5528" w:type="dxa"/>
            <w:vAlign w:val="center"/>
          </w:tcPr>
          <w:p w14:paraId="40A5DE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门店所在的详细街道地址（不要填写省市信息）（东莞等没有“区”行政区划的城市，该字段可不必填写。其余城市必填。）</w:t>
            </w:r>
          </w:p>
        </w:tc>
      </w:tr>
      <w:tr w:rsidR="00082FC7" w:rsidRPr="00E60F2F" w14:paraId="2FA30417" w14:textId="77777777" w:rsidTr="00D10F36">
        <w:trPr>
          <w:trHeight w:val="267"/>
        </w:trPr>
        <w:tc>
          <w:tcPr>
            <w:tcW w:w="2802" w:type="dxa"/>
            <w:vAlign w:val="center"/>
          </w:tcPr>
          <w:p w14:paraId="23760AFD"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门店的电话</w:t>
            </w:r>
          </w:p>
        </w:tc>
        <w:tc>
          <w:tcPr>
            <w:tcW w:w="3260" w:type="dxa"/>
            <w:vAlign w:val="center"/>
          </w:tcPr>
          <w:p w14:paraId="0290580B"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F_Telephone  NOT NULL</w:t>
            </w:r>
          </w:p>
        </w:tc>
        <w:tc>
          <w:tcPr>
            <w:tcW w:w="1701" w:type="dxa"/>
            <w:vAlign w:val="center"/>
          </w:tcPr>
          <w:p w14:paraId="768E401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4A3D7EA2" w14:textId="77777777" w:rsidR="00082FC7" w:rsidRPr="00E60F2F" w:rsidRDefault="00082FC7" w:rsidP="00082FC7">
            <w:pPr>
              <w:rPr>
                <w:strike/>
              </w:rPr>
            </w:pPr>
          </w:p>
        </w:tc>
        <w:tc>
          <w:tcPr>
            <w:tcW w:w="5528" w:type="dxa"/>
            <w:vAlign w:val="center"/>
          </w:tcPr>
          <w:p w14:paraId="342FFA5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门店的电话（纯数字，区号、分机号均由“-”隔开）</w:t>
            </w:r>
          </w:p>
        </w:tc>
      </w:tr>
      <w:tr w:rsidR="00082FC7" w:rsidRPr="00E60F2F" w14:paraId="6D99B2C7" w14:textId="77777777" w:rsidTr="00D10F36">
        <w:trPr>
          <w:trHeight w:val="267"/>
        </w:trPr>
        <w:tc>
          <w:tcPr>
            <w:tcW w:w="2802" w:type="dxa"/>
            <w:vAlign w:val="center"/>
          </w:tcPr>
          <w:p w14:paraId="1BE0BA3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门店的类型</w:t>
            </w:r>
          </w:p>
        </w:tc>
        <w:tc>
          <w:tcPr>
            <w:tcW w:w="3260" w:type="dxa"/>
            <w:vAlign w:val="center"/>
          </w:tcPr>
          <w:p w14:paraId="17541A2F"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F_Categories  NOT NULL</w:t>
            </w:r>
          </w:p>
        </w:tc>
        <w:tc>
          <w:tcPr>
            <w:tcW w:w="1701" w:type="dxa"/>
            <w:vAlign w:val="center"/>
          </w:tcPr>
          <w:p w14:paraId="107D46E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3114FC5B" w14:textId="77777777" w:rsidR="00082FC7" w:rsidRPr="00E60F2F" w:rsidRDefault="00082FC7" w:rsidP="00082FC7">
            <w:pPr>
              <w:rPr>
                <w:strike/>
              </w:rPr>
            </w:pPr>
          </w:p>
        </w:tc>
        <w:tc>
          <w:tcPr>
            <w:tcW w:w="5528" w:type="dxa"/>
            <w:vAlign w:val="center"/>
          </w:tcPr>
          <w:p w14:paraId="0D220800" w14:textId="77777777" w:rsidR="00082FC7" w:rsidRPr="00E60F2F" w:rsidRDefault="00082FC7" w:rsidP="00082FC7">
            <w:pPr>
              <w:rPr>
                <w:rFonts w:ascii="Microsoft YaHei UI" w:eastAsia="Microsoft YaHei UI" w:hAnsi="Microsoft YaHei UI" w:cs="宋体"/>
                <w:strike/>
                <w:color w:val="353535"/>
                <w:szCs w:val="21"/>
              </w:rPr>
            </w:pPr>
            <w:r w:rsidRPr="00E60F2F">
              <w:rPr>
                <w:rFonts w:ascii="Microsoft YaHei UI" w:eastAsia="Microsoft YaHei UI" w:hAnsi="Microsoft YaHei UI" w:hint="eastAsia"/>
                <w:strike/>
                <w:color w:val="353535"/>
                <w:szCs w:val="21"/>
              </w:rPr>
              <w:t>门店的类型（不同级分类用“,”隔开，如：美食，川菜，火锅。详细分类参见附件：微信门店类目表）</w:t>
            </w:r>
          </w:p>
        </w:tc>
      </w:tr>
      <w:tr w:rsidR="00082FC7" w:rsidRPr="00E60F2F" w14:paraId="60564E99" w14:textId="77777777" w:rsidTr="00D10F36">
        <w:trPr>
          <w:trHeight w:val="267"/>
        </w:trPr>
        <w:tc>
          <w:tcPr>
            <w:tcW w:w="2802" w:type="dxa"/>
            <w:vAlign w:val="center"/>
          </w:tcPr>
          <w:p w14:paraId="3C6C60C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坐标类型</w:t>
            </w:r>
          </w:p>
        </w:tc>
        <w:tc>
          <w:tcPr>
            <w:tcW w:w="3260" w:type="dxa"/>
            <w:vAlign w:val="center"/>
          </w:tcPr>
          <w:p w14:paraId="24C955BC"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F_OffsetType  NOT NULL</w:t>
            </w:r>
          </w:p>
          <w:p w14:paraId="5AEAE3EA"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offset_type</w:t>
            </w:r>
          </w:p>
        </w:tc>
        <w:tc>
          <w:tcPr>
            <w:tcW w:w="1701" w:type="dxa"/>
            <w:vAlign w:val="center"/>
          </w:tcPr>
          <w:p w14:paraId="003660F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varchar（2）</w:t>
            </w:r>
          </w:p>
        </w:tc>
        <w:tc>
          <w:tcPr>
            <w:tcW w:w="1276" w:type="dxa"/>
            <w:vAlign w:val="center"/>
          </w:tcPr>
          <w:p w14:paraId="4132150E" w14:textId="77777777" w:rsidR="00082FC7" w:rsidRPr="00E60F2F" w:rsidRDefault="00082FC7" w:rsidP="00082FC7">
            <w:pPr>
              <w:rPr>
                <w:strike/>
              </w:rPr>
            </w:pPr>
          </w:p>
        </w:tc>
        <w:tc>
          <w:tcPr>
            <w:tcW w:w="5528" w:type="dxa"/>
            <w:vAlign w:val="center"/>
          </w:tcPr>
          <w:p w14:paraId="395E9E91" w14:textId="77777777" w:rsidR="00082FC7" w:rsidRPr="00E60F2F" w:rsidRDefault="00082FC7" w:rsidP="00082FC7">
            <w:pPr>
              <w:rPr>
                <w:rFonts w:ascii="Microsoft YaHei UI" w:eastAsia="Microsoft YaHei UI" w:hAnsi="Microsoft YaHei UI" w:cs="宋体"/>
                <w:strike/>
                <w:color w:val="353535"/>
                <w:szCs w:val="21"/>
              </w:rPr>
            </w:pPr>
            <w:r w:rsidRPr="00E60F2F">
              <w:rPr>
                <w:rFonts w:ascii="Microsoft YaHei UI" w:eastAsia="Microsoft YaHei UI" w:hAnsi="Microsoft YaHei UI" w:hint="eastAsia"/>
                <w:strike/>
                <w:color w:val="353535"/>
                <w:szCs w:val="21"/>
              </w:rPr>
              <w:t>坐标类型： 1 为火星坐标 2 为sogou经纬度 3 为百度经纬度 4 为mapbar经纬度 5 为GPS坐标 6 为sogou墨卡托坐标 注：高德经纬度无需转换可直接使用</w:t>
            </w:r>
          </w:p>
          <w:p w14:paraId="7DF5F8CA"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076A2FEA" w14:textId="77777777" w:rsidTr="00D10F36">
        <w:trPr>
          <w:trHeight w:val="267"/>
        </w:trPr>
        <w:tc>
          <w:tcPr>
            <w:tcW w:w="2802" w:type="dxa"/>
            <w:vAlign w:val="center"/>
          </w:tcPr>
          <w:p w14:paraId="6A122F1A"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门店所在地理位置的经度</w:t>
            </w:r>
          </w:p>
        </w:tc>
        <w:tc>
          <w:tcPr>
            <w:tcW w:w="3260" w:type="dxa"/>
            <w:vAlign w:val="center"/>
          </w:tcPr>
          <w:p w14:paraId="56A5EB62"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F_Longitude  NOT NULL</w:t>
            </w:r>
          </w:p>
        </w:tc>
        <w:tc>
          <w:tcPr>
            <w:tcW w:w="1701" w:type="dxa"/>
            <w:vAlign w:val="center"/>
          </w:tcPr>
          <w:p w14:paraId="364400DE"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69E21E8F" w14:textId="77777777" w:rsidR="00082FC7" w:rsidRPr="00E60F2F" w:rsidRDefault="00082FC7" w:rsidP="00082FC7">
            <w:pPr>
              <w:rPr>
                <w:strike/>
              </w:rPr>
            </w:pPr>
          </w:p>
        </w:tc>
        <w:tc>
          <w:tcPr>
            <w:tcW w:w="5528" w:type="dxa"/>
            <w:vAlign w:val="center"/>
          </w:tcPr>
          <w:p w14:paraId="22BB52F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门店所在地理位置的经度</w:t>
            </w:r>
          </w:p>
        </w:tc>
      </w:tr>
      <w:tr w:rsidR="00082FC7" w:rsidRPr="00E60F2F" w14:paraId="23CB4ED6" w14:textId="77777777" w:rsidTr="00D10F36">
        <w:trPr>
          <w:trHeight w:val="267"/>
        </w:trPr>
        <w:tc>
          <w:tcPr>
            <w:tcW w:w="2802" w:type="dxa"/>
            <w:vAlign w:val="center"/>
          </w:tcPr>
          <w:p w14:paraId="0FBCCC3F"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门店所在地理位置的纬度</w:t>
            </w:r>
          </w:p>
        </w:tc>
        <w:tc>
          <w:tcPr>
            <w:tcW w:w="3260" w:type="dxa"/>
            <w:vAlign w:val="center"/>
          </w:tcPr>
          <w:p w14:paraId="58F4551E"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F_Latitude  NOT NULL</w:t>
            </w:r>
          </w:p>
        </w:tc>
        <w:tc>
          <w:tcPr>
            <w:tcW w:w="1701" w:type="dxa"/>
            <w:vAlign w:val="center"/>
          </w:tcPr>
          <w:p w14:paraId="30723DA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varchar（16）</w:t>
            </w:r>
          </w:p>
        </w:tc>
        <w:tc>
          <w:tcPr>
            <w:tcW w:w="1276" w:type="dxa"/>
            <w:vAlign w:val="center"/>
          </w:tcPr>
          <w:p w14:paraId="29B3529C" w14:textId="77777777" w:rsidR="00082FC7" w:rsidRPr="00E60F2F" w:rsidRDefault="00082FC7" w:rsidP="00082FC7">
            <w:pPr>
              <w:rPr>
                <w:strike/>
              </w:rPr>
            </w:pPr>
          </w:p>
        </w:tc>
        <w:tc>
          <w:tcPr>
            <w:tcW w:w="5528" w:type="dxa"/>
            <w:vAlign w:val="center"/>
          </w:tcPr>
          <w:p w14:paraId="5F74ED95"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门店所在地理位置的纬度（经纬度均为火星坐标，最好选用腾讯地图标记的坐标）</w:t>
            </w:r>
          </w:p>
        </w:tc>
      </w:tr>
      <w:tr w:rsidR="00082FC7" w:rsidRPr="00E60F2F" w14:paraId="01F4548D" w14:textId="77777777" w:rsidTr="00D10F36">
        <w:trPr>
          <w:trHeight w:val="267"/>
        </w:trPr>
        <w:tc>
          <w:tcPr>
            <w:tcW w:w="2802" w:type="dxa"/>
            <w:vAlign w:val="center"/>
          </w:tcPr>
          <w:p w14:paraId="499C3C30"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图片列表</w:t>
            </w:r>
          </w:p>
        </w:tc>
        <w:tc>
          <w:tcPr>
            <w:tcW w:w="3260" w:type="dxa"/>
            <w:vAlign w:val="center"/>
          </w:tcPr>
          <w:p w14:paraId="09BDCC1E"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F_PhotoList  NULL</w:t>
            </w:r>
          </w:p>
          <w:p w14:paraId="514C43BC"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photo_list</w:t>
            </w:r>
          </w:p>
        </w:tc>
        <w:tc>
          <w:tcPr>
            <w:tcW w:w="1701" w:type="dxa"/>
            <w:vAlign w:val="center"/>
          </w:tcPr>
          <w:p w14:paraId="75CF5CE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strike/>
                <w:color w:val="353535"/>
                <w:szCs w:val="21"/>
              </w:rPr>
              <w:t>A</w:t>
            </w:r>
            <w:r w:rsidRPr="00E60F2F">
              <w:rPr>
                <w:rFonts w:ascii="Microsoft YaHei UI" w:eastAsia="Microsoft YaHei UI" w:hAnsi="Microsoft YaHei UI" w:hint="eastAsia"/>
                <w:strike/>
                <w:color w:val="353535"/>
                <w:szCs w:val="21"/>
              </w:rPr>
              <w:t>rray ???</w:t>
            </w:r>
          </w:p>
        </w:tc>
        <w:tc>
          <w:tcPr>
            <w:tcW w:w="1276" w:type="dxa"/>
            <w:vAlign w:val="center"/>
          </w:tcPr>
          <w:p w14:paraId="2F2C39C7" w14:textId="77777777" w:rsidR="00082FC7" w:rsidRPr="00E60F2F" w:rsidRDefault="00082FC7" w:rsidP="00082FC7">
            <w:pPr>
              <w:rPr>
                <w:strike/>
              </w:rPr>
            </w:pPr>
          </w:p>
        </w:tc>
        <w:tc>
          <w:tcPr>
            <w:tcW w:w="5528" w:type="dxa"/>
            <w:vAlign w:val="center"/>
          </w:tcPr>
          <w:p w14:paraId="4EB146C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图片列表，url 形式，可以有多张图片，尺寸为 640*340px。必须为上一接口生成的url。 图片内容不允许与门店不相关，不允许为二维码、员工合照（或模特肖像）、营业执照、无门店正门的街景、地图截图、公交地铁站牌、菜单截图等</w:t>
            </w:r>
          </w:p>
        </w:tc>
      </w:tr>
      <w:tr w:rsidR="00082FC7" w:rsidRPr="00E60F2F" w14:paraId="6B85D840" w14:textId="77777777" w:rsidTr="00D10F36">
        <w:trPr>
          <w:trHeight w:val="267"/>
        </w:trPr>
        <w:tc>
          <w:tcPr>
            <w:tcW w:w="2802" w:type="dxa"/>
            <w:vAlign w:val="center"/>
          </w:tcPr>
          <w:p w14:paraId="155C510F"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推荐品</w:t>
            </w:r>
          </w:p>
        </w:tc>
        <w:tc>
          <w:tcPr>
            <w:tcW w:w="3260" w:type="dxa"/>
            <w:vAlign w:val="center"/>
          </w:tcPr>
          <w:p w14:paraId="119E69E5"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F_Recommend  NULL</w:t>
            </w:r>
          </w:p>
        </w:tc>
        <w:tc>
          <w:tcPr>
            <w:tcW w:w="1701" w:type="dxa"/>
            <w:vAlign w:val="center"/>
          </w:tcPr>
          <w:p w14:paraId="05513E9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varchar(200)</w:t>
            </w:r>
          </w:p>
        </w:tc>
        <w:tc>
          <w:tcPr>
            <w:tcW w:w="1276" w:type="dxa"/>
            <w:vAlign w:val="center"/>
          </w:tcPr>
          <w:p w14:paraId="18DA52B7" w14:textId="77777777" w:rsidR="00082FC7" w:rsidRPr="00E60F2F" w:rsidRDefault="00082FC7" w:rsidP="00082FC7">
            <w:pPr>
              <w:rPr>
                <w:strike/>
              </w:rPr>
            </w:pPr>
          </w:p>
        </w:tc>
        <w:tc>
          <w:tcPr>
            <w:tcW w:w="5528" w:type="dxa"/>
            <w:vAlign w:val="center"/>
          </w:tcPr>
          <w:p w14:paraId="0AA3EAA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推荐品，餐厅可为推荐菜；酒店为推荐套房；景点为推荐游玩景点等，针对自己行业的推荐内容 200字以内</w:t>
            </w:r>
          </w:p>
          <w:p w14:paraId="4D6D0C83" w14:textId="77777777" w:rsidR="00082FC7" w:rsidRPr="00E60F2F" w:rsidRDefault="00082FC7" w:rsidP="00082FC7">
            <w:pPr>
              <w:rPr>
                <w:rFonts w:ascii="Microsoft YaHei UI" w:eastAsia="Microsoft YaHei UI" w:hAnsi="Microsoft YaHei UI"/>
                <w:strike/>
                <w:color w:val="353535"/>
                <w:szCs w:val="21"/>
              </w:rPr>
            </w:pPr>
          </w:p>
        </w:tc>
      </w:tr>
      <w:tr w:rsidR="00082FC7" w:rsidRPr="00E60F2F" w14:paraId="4F998B34" w14:textId="77777777" w:rsidTr="00D10F36">
        <w:trPr>
          <w:trHeight w:val="267"/>
        </w:trPr>
        <w:tc>
          <w:tcPr>
            <w:tcW w:w="2802" w:type="dxa"/>
            <w:vAlign w:val="center"/>
          </w:tcPr>
          <w:p w14:paraId="08C6073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特色服务</w:t>
            </w:r>
          </w:p>
        </w:tc>
        <w:tc>
          <w:tcPr>
            <w:tcW w:w="3260" w:type="dxa"/>
            <w:vAlign w:val="center"/>
          </w:tcPr>
          <w:p w14:paraId="300F751D"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F_Special  NULL</w:t>
            </w:r>
          </w:p>
        </w:tc>
        <w:tc>
          <w:tcPr>
            <w:tcW w:w="1701" w:type="dxa"/>
            <w:vAlign w:val="center"/>
          </w:tcPr>
          <w:p w14:paraId="5C0CB2D9"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varchar(60)</w:t>
            </w:r>
          </w:p>
        </w:tc>
        <w:tc>
          <w:tcPr>
            <w:tcW w:w="1276" w:type="dxa"/>
            <w:vAlign w:val="center"/>
          </w:tcPr>
          <w:p w14:paraId="6E361C73" w14:textId="77777777" w:rsidR="00082FC7" w:rsidRPr="00E60F2F" w:rsidRDefault="00082FC7" w:rsidP="00082FC7">
            <w:pPr>
              <w:rPr>
                <w:strike/>
              </w:rPr>
            </w:pPr>
          </w:p>
        </w:tc>
        <w:tc>
          <w:tcPr>
            <w:tcW w:w="5528" w:type="dxa"/>
            <w:vAlign w:val="center"/>
          </w:tcPr>
          <w:p w14:paraId="2CEE5E04"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特色服务，如免费wifi，免费停车，送货上门等商户能提供的特色功能或服务</w:t>
            </w:r>
          </w:p>
        </w:tc>
      </w:tr>
      <w:tr w:rsidR="00082FC7" w:rsidRPr="00E60F2F" w14:paraId="4319D388" w14:textId="77777777" w:rsidTr="00D10F36">
        <w:trPr>
          <w:trHeight w:val="267"/>
        </w:trPr>
        <w:tc>
          <w:tcPr>
            <w:tcW w:w="2802" w:type="dxa"/>
            <w:vAlign w:val="center"/>
          </w:tcPr>
          <w:p w14:paraId="507E3C3B"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商户简介</w:t>
            </w:r>
          </w:p>
        </w:tc>
        <w:tc>
          <w:tcPr>
            <w:tcW w:w="3260" w:type="dxa"/>
            <w:vAlign w:val="center"/>
          </w:tcPr>
          <w:p w14:paraId="15D98452"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F_Introduction  NULL</w:t>
            </w:r>
          </w:p>
        </w:tc>
        <w:tc>
          <w:tcPr>
            <w:tcW w:w="1701" w:type="dxa"/>
            <w:vAlign w:val="center"/>
          </w:tcPr>
          <w:p w14:paraId="54B5EBF2"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varchar(300)</w:t>
            </w:r>
          </w:p>
        </w:tc>
        <w:tc>
          <w:tcPr>
            <w:tcW w:w="1276" w:type="dxa"/>
            <w:vAlign w:val="center"/>
          </w:tcPr>
          <w:p w14:paraId="6229788E" w14:textId="77777777" w:rsidR="00082FC7" w:rsidRPr="00E60F2F" w:rsidRDefault="00082FC7" w:rsidP="00082FC7">
            <w:pPr>
              <w:rPr>
                <w:strike/>
              </w:rPr>
            </w:pPr>
          </w:p>
        </w:tc>
        <w:tc>
          <w:tcPr>
            <w:tcW w:w="5528" w:type="dxa"/>
            <w:vAlign w:val="center"/>
          </w:tcPr>
          <w:p w14:paraId="6C02D10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商户简介，主要介绍商户信息等 300字以内</w:t>
            </w:r>
          </w:p>
        </w:tc>
      </w:tr>
      <w:tr w:rsidR="00082FC7" w:rsidRPr="00E60F2F" w14:paraId="477DDC72" w14:textId="77777777" w:rsidTr="00D10F36">
        <w:trPr>
          <w:trHeight w:val="267"/>
        </w:trPr>
        <w:tc>
          <w:tcPr>
            <w:tcW w:w="2802" w:type="dxa"/>
            <w:vAlign w:val="center"/>
          </w:tcPr>
          <w:p w14:paraId="50D4E81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营业时间</w:t>
            </w:r>
          </w:p>
        </w:tc>
        <w:tc>
          <w:tcPr>
            <w:tcW w:w="3260" w:type="dxa"/>
            <w:vAlign w:val="center"/>
          </w:tcPr>
          <w:p w14:paraId="12D89279"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F_OpeTime  NULL</w:t>
            </w:r>
          </w:p>
          <w:p w14:paraId="1977F6D0"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open_time</w:t>
            </w:r>
          </w:p>
        </w:tc>
        <w:tc>
          <w:tcPr>
            <w:tcW w:w="1701" w:type="dxa"/>
            <w:vAlign w:val="center"/>
          </w:tcPr>
          <w:p w14:paraId="2A444EA6"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varchar(30)</w:t>
            </w:r>
          </w:p>
        </w:tc>
        <w:tc>
          <w:tcPr>
            <w:tcW w:w="1276" w:type="dxa"/>
            <w:vAlign w:val="center"/>
          </w:tcPr>
          <w:p w14:paraId="1989FBEA" w14:textId="77777777" w:rsidR="00082FC7" w:rsidRPr="00E60F2F" w:rsidRDefault="00082FC7" w:rsidP="00082FC7">
            <w:pPr>
              <w:rPr>
                <w:strike/>
              </w:rPr>
            </w:pPr>
          </w:p>
        </w:tc>
        <w:tc>
          <w:tcPr>
            <w:tcW w:w="5528" w:type="dxa"/>
            <w:vAlign w:val="center"/>
          </w:tcPr>
          <w:p w14:paraId="5D921008"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营业时间，24 小时制表示，用“-”连接，如 8:00-20:00</w:t>
            </w:r>
          </w:p>
        </w:tc>
      </w:tr>
      <w:tr w:rsidR="00082FC7" w:rsidRPr="00E60F2F" w14:paraId="58A38661" w14:textId="77777777" w:rsidTr="00D10F36">
        <w:trPr>
          <w:trHeight w:val="267"/>
        </w:trPr>
        <w:tc>
          <w:tcPr>
            <w:tcW w:w="2802" w:type="dxa"/>
            <w:vAlign w:val="center"/>
          </w:tcPr>
          <w:p w14:paraId="427EDD93"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人均价格</w:t>
            </w:r>
          </w:p>
        </w:tc>
        <w:tc>
          <w:tcPr>
            <w:tcW w:w="3260" w:type="dxa"/>
            <w:vAlign w:val="center"/>
          </w:tcPr>
          <w:p w14:paraId="18073A47"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F_AvgPrice  NULL</w:t>
            </w:r>
          </w:p>
          <w:p w14:paraId="68538284" w14:textId="77777777" w:rsidR="00082FC7" w:rsidRPr="00E60F2F" w:rsidRDefault="00082FC7" w:rsidP="00082FC7">
            <w:pPr>
              <w:widowControl/>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UI" w:eastAsia="Microsoft YaHei UI" w:hAnsi="Microsoft YaHei UI"/>
                <w:strike/>
                <w:color w:val="353535"/>
                <w:szCs w:val="21"/>
              </w:rPr>
            </w:pPr>
            <w:r w:rsidRPr="00E60F2F">
              <w:rPr>
                <w:rFonts w:ascii="等线" w:hAnsi="等线" w:cs="Times New Roman" w:hint="eastAsia"/>
                <w:strike/>
                <w:highlight w:val="red"/>
              </w:rPr>
              <w:t>M</w:t>
            </w:r>
            <w:r w:rsidRPr="00E60F2F">
              <w:rPr>
                <w:rFonts w:ascii="等线" w:hAnsi="等线" w:cs="Times New Roman"/>
                <w:strike/>
                <w:highlight w:val="red"/>
              </w:rPr>
              <w:t>ode</w:t>
            </w:r>
            <w:r w:rsidRPr="00E60F2F">
              <w:rPr>
                <w:rFonts w:ascii="等线" w:hAnsi="等线" w:cs="Times New Roman"/>
                <w:strike/>
                <w:highlight w:val="red"/>
                <w:shd w:val="clear" w:color="auto" w:fill="FF0000"/>
              </w:rPr>
              <w:t>l</w:t>
            </w:r>
            <w:r w:rsidRPr="00E60F2F">
              <w:rPr>
                <w:rFonts w:ascii="等线" w:hAnsi="等线" w:cs="Times New Roman" w:hint="eastAsia"/>
                <w:strike/>
                <w:highlight w:val="red"/>
                <w:shd w:val="clear" w:color="auto" w:fill="FF0000"/>
              </w:rPr>
              <w:t>名</w:t>
            </w:r>
            <w:r w:rsidRPr="00E60F2F">
              <w:rPr>
                <w:rFonts w:ascii="等线" w:hAnsi="等线" w:cs="Times New Roman" w:hint="eastAsia"/>
                <w:strike/>
                <w:shd w:val="clear" w:color="auto" w:fill="FF0000"/>
              </w:rPr>
              <w:t>：</w:t>
            </w:r>
            <w:r w:rsidRPr="00E60F2F">
              <w:rPr>
                <w:rFonts w:ascii="等线" w:hAnsi="等线" w:cs="Times New Roman"/>
                <w:strike/>
                <w:shd w:val="clear" w:color="auto" w:fill="FF0000"/>
              </w:rPr>
              <w:t>avg_price</w:t>
            </w:r>
          </w:p>
        </w:tc>
        <w:tc>
          <w:tcPr>
            <w:tcW w:w="1701" w:type="dxa"/>
            <w:vAlign w:val="center"/>
          </w:tcPr>
          <w:p w14:paraId="66C3022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strike/>
                <w:color w:val="353535"/>
                <w:szCs w:val="21"/>
              </w:rPr>
              <w:t>I</w:t>
            </w:r>
            <w:r w:rsidRPr="00E60F2F">
              <w:rPr>
                <w:rFonts w:ascii="Microsoft YaHei UI" w:eastAsia="Microsoft YaHei UI" w:hAnsi="Microsoft YaHei UI" w:hint="eastAsia"/>
                <w:strike/>
                <w:color w:val="353535"/>
                <w:szCs w:val="21"/>
              </w:rPr>
              <w:t>nt</w:t>
            </w:r>
          </w:p>
        </w:tc>
        <w:tc>
          <w:tcPr>
            <w:tcW w:w="1276" w:type="dxa"/>
            <w:vAlign w:val="center"/>
          </w:tcPr>
          <w:p w14:paraId="62368A34" w14:textId="77777777" w:rsidR="00082FC7" w:rsidRPr="00E60F2F" w:rsidRDefault="00082FC7" w:rsidP="00082FC7">
            <w:pPr>
              <w:rPr>
                <w:strike/>
              </w:rPr>
            </w:pPr>
          </w:p>
        </w:tc>
        <w:tc>
          <w:tcPr>
            <w:tcW w:w="5528" w:type="dxa"/>
            <w:vAlign w:val="center"/>
          </w:tcPr>
          <w:p w14:paraId="6160C647" w14:textId="77777777" w:rsidR="00082FC7" w:rsidRPr="00E60F2F" w:rsidRDefault="00082FC7" w:rsidP="00082FC7">
            <w:pPr>
              <w:rPr>
                <w:rFonts w:ascii="Microsoft YaHei UI" w:eastAsia="Microsoft YaHei UI" w:hAnsi="Microsoft YaHei UI"/>
                <w:strike/>
                <w:color w:val="353535"/>
                <w:szCs w:val="21"/>
              </w:rPr>
            </w:pPr>
            <w:r w:rsidRPr="00E60F2F">
              <w:rPr>
                <w:rFonts w:ascii="Microsoft YaHei UI" w:eastAsia="Microsoft YaHei UI" w:hAnsi="Microsoft YaHei UI" w:hint="eastAsia"/>
                <w:strike/>
                <w:color w:val="353535"/>
                <w:szCs w:val="21"/>
              </w:rPr>
              <w:t>人均价格，大于0 的整数</w:t>
            </w:r>
          </w:p>
        </w:tc>
      </w:tr>
    </w:tbl>
    <w:p w14:paraId="1467295B" w14:textId="77777777" w:rsidR="00D10F36" w:rsidRPr="004B2D99" w:rsidRDefault="00D10F36" w:rsidP="00D10F36"/>
    <w:p w14:paraId="54AA5409" w14:textId="77777777" w:rsidR="00D10F36" w:rsidRDefault="00D10F36" w:rsidP="00D10F36">
      <w:pPr>
        <w:pStyle w:val="4"/>
        <w:spacing w:line="240" w:lineRule="atLeast"/>
      </w:pPr>
      <w:r>
        <w:rPr>
          <w:rFonts w:hint="eastAsia"/>
        </w:rPr>
        <w:t>门店区域表</w:t>
      </w:r>
      <w:r>
        <w:rPr>
          <w:rFonts w:hint="eastAsia"/>
        </w:rPr>
        <w:t>T</w:t>
      </w:r>
      <w:r>
        <w:t>_ShopDistrict</w:t>
      </w:r>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551"/>
        <w:gridCol w:w="1177"/>
        <w:gridCol w:w="1815"/>
      </w:tblGrid>
      <w:tr w:rsidR="00D10F36" w14:paraId="00C70507" w14:textId="77777777" w:rsidTr="00D10F36">
        <w:trPr>
          <w:trHeight w:val="255"/>
        </w:trPr>
        <w:tc>
          <w:tcPr>
            <w:tcW w:w="1836" w:type="dxa"/>
            <w:shd w:val="clear" w:color="auto" w:fill="FF0000"/>
          </w:tcPr>
          <w:p w14:paraId="2566BE27"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7199B2AF"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551" w:type="dxa"/>
            <w:shd w:val="clear" w:color="auto" w:fill="FF0000"/>
          </w:tcPr>
          <w:p w14:paraId="3068DF95"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2562248"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1815" w:type="dxa"/>
            <w:shd w:val="clear" w:color="auto" w:fill="FF0000"/>
          </w:tcPr>
          <w:p w14:paraId="7D6E051C"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0AF76228" w14:textId="77777777" w:rsidTr="00D10F36">
        <w:trPr>
          <w:trHeight w:val="267"/>
        </w:trPr>
        <w:tc>
          <w:tcPr>
            <w:tcW w:w="1836" w:type="dxa"/>
          </w:tcPr>
          <w:p w14:paraId="6E1888C6" w14:textId="77777777" w:rsidR="00D10F36" w:rsidRDefault="00D10F36" w:rsidP="00D10F36">
            <w:pPr>
              <w:spacing w:line="240" w:lineRule="atLeast"/>
              <w:jc w:val="left"/>
            </w:pPr>
            <w:r>
              <w:rPr>
                <w:rFonts w:hint="eastAsia"/>
              </w:rPr>
              <w:t>ID</w:t>
            </w:r>
          </w:p>
        </w:tc>
        <w:tc>
          <w:tcPr>
            <w:tcW w:w="2218" w:type="dxa"/>
          </w:tcPr>
          <w:p w14:paraId="3E440CB7" w14:textId="77777777" w:rsidR="00D10F36" w:rsidRDefault="00D10F36" w:rsidP="00D10F36">
            <w:pPr>
              <w:spacing w:line="240" w:lineRule="atLeast"/>
              <w:jc w:val="left"/>
            </w:pPr>
            <w:r>
              <w:rPr>
                <w:rFonts w:hint="eastAsia"/>
              </w:rPr>
              <w:t>F_</w:t>
            </w:r>
            <w:r>
              <w:t>ID</w:t>
            </w:r>
          </w:p>
        </w:tc>
        <w:tc>
          <w:tcPr>
            <w:tcW w:w="2551" w:type="dxa"/>
          </w:tcPr>
          <w:p w14:paraId="53A8A65D" w14:textId="77777777" w:rsidR="00D10F36" w:rsidRDefault="00D10F36" w:rsidP="00D10F36">
            <w:pPr>
              <w:spacing w:line="240" w:lineRule="atLeast"/>
              <w:jc w:val="left"/>
            </w:pPr>
          </w:p>
        </w:tc>
        <w:tc>
          <w:tcPr>
            <w:tcW w:w="1177" w:type="dxa"/>
          </w:tcPr>
          <w:p w14:paraId="08032E7B" w14:textId="77777777" w:rsidR="00D10F36" w:rsidRDefault="00D10F36" w:rsidP="00D10F36">
            <w:pPr>
              <w:spacing w:line="240" w:lineRule="atLeast"/>
              <w:jc w:val="left"/>
            </w:pPr>
          </w:p>
        </w:tc>
        <w:tc>
          <w:tcPr>
            <w:tcW w:w="1815" w:type="dxa"/>
          </w:tcPr>
          <w:p w14:paraId="7D1ADF59" w14:textId="77777777" w:rsidR="00D10F36" w:rsidRDefault="00D10F36" w:rsidP="00D10F36">
            <w:pPr>
              <w:spacing w:line="240" w:lineRule="atLeast"/>
              <w:jc w:val="left"/>
            </w:pPr>
          </w:p>
        </w:tc>
      </w:tr>
      <w:tr w:rsidR="00D10F36" w14:paraId="4205EE33" w14:textId="77777777" w:rsidTr="00D10F36">
        <w:trPr>
          <w:trHeight w:val="267"/>
        </w:trPr>
        <w:tc>
          <w:tcPr>
            <w:tcW w:w="1836" w:type="dxa"/>
          </w:tcPr>
          <w:p w14:paraId="4F7D3FB8" w14:textId="77777777" w:rsidR="00D10F36" w:rsidRDefault="00D10F36" w:rsidP="00D10F36">
            <w:pPr>
              <w:spacing w:line="240" w:lineRule="atLeast"/>
              <w:jc w:val="left"/>
            </w:pPr>
            <w:r>
              <w:rPr>
                <w:rFonts w:hint="eastAsia"/>
              </w:rPr>
              <w:t>区域</w:t>
            </w:r>
            <w:r>
              <w:t>名字</w:t>
            </w:r>
          </w:p>
        </w:tc>
        <w:tc>
          <w:tcPr>
            <w:tcW w:w="2218" w:type="dxa"/>
          </w:tcPr>
          <w:p w14:paraId="13024F9C" w14:textId="77777777" w:rsidR="00D10F36" w:rsidRDefault="00D10F36" w:rsidP="00D10F36">
            <w:pPr>
              <w:spacing w:line="240" w:lineRule="atLeast"/>
              <w:jc w:val="left"/>
            </w:pPr>
            <w:r>
              <w:rPr>
                <w:rFonts w:hint="eastAsia"/>
              </w:rPr>
              <w:t>F</w:t>
            </w:r>
            <w:r>
              <w:t>_Name</w:t>
            </w:r>
          </w:p>
        </w:tc>
        <w:tc>
          <w:tcPr>
            <w:tcW w:w="2551" w:type="dxa"/>
          </w:tcPr>
          <w:p w14:paraId="5AB4DE60" w14:textId="77777777" w:rsidR="00D10F36" w:rsidRDefault="00D10F36" w:rsidP="00D10F36">
            <w:pPr>
              <w:spacing w:line="240" w:lineRule="atLeast"/>
              <w:jc w:val="left"/>
            </w:pPr>
            <w:r>
              <w:t>NOT NULL</w:t>
            </w:r>
            <w:r>
              <w:rPr>
                <w:rFonts w:hint="eastAsia"/>
              </w:rPr>
              <w:t>，长度</w:t>
            </w:r>
            <w:r>
              <w:t>[0, 20]</w:t>
            </w:r>
          </w:p>
        </w:tc>
        <w:tc>
          <w:tcPr>
            <w:tcW w:w="1177" w:type="dxa"/>
          </w:tcPr>
          <w:p w14:paraId="67C3E662" w14:textId="77777777" w:rsidR="00D10F36" w:rsidRDefault="00D10F36" w:rsidP="00D10F36">
            <w:pPr>
              <w:spacing w:line="240" w:lineRule="atLeast"/>
              <w:jc w:val="left"/>
            </w:pPr>
          </w:p>
        </w:tc>
        <w:tc>
          <w:tcPr>
            <w:tcW w:w="1815" w:type="dxa"/>
          </w:tcPr>
          <w:p w14:paraId="616A31D0" w14:textId="77777777" w:rsidR="00D10F36" w:rsidRDefault="00D10F36" w:rsidP="00D10F36">
            <w:pPr>
              <w:spacing w:line="240" w:lineRule="atLeast"/>
              <w:jc w:val="left"/>
            </w:pPr>
          </w:p>
        </w:tc>
      </w:tr>
    </w:tbl>
    <w:p w14:paraId="788FFB1B" w14:textId="77777777" w:rsidR="00D10F36" w:rsidRPr="00564737" w:rsidRDefault="00D10F36" w:rsidP="00D10F36">
      <w:pPr>
        <w:spacing w:line="240" w:lineRule="atLeast"/>
      </w:pPr>
    </w:p>
    <w:p w14:paraId="46A1402E" w14:textId="77777777" w:rsidR="00D10F36" w:rsidRDefault="00D10F36" w:rsidP="00D10F36">
      <w:pPr>
        <w:pStyle w:val="4"/>
        <w:spacing w:line="240" w:lineRule="atLeast"/>
        <w:jc w:val="left"/>
      </w:pPr>
      <w:r>
        <w:rPr>
          <w:rFonts w:hint="eastAsia"/>
        </w:rPr>
        <w:t>POS</w:t>
      </w:r>
      <w:r>
        <w:rPr>
          <w:rFonts w:hint="eastAsia"/>
        </w:rPr>
        <w:t>机信息</w:t>
      </w:r>
      <w:r>
        <w:rPr>
          <w:rFonts w:hint="eastAsia"/>
        </w:rPr>
        <w:t>T_POS</w:t>
      </w:r>
    </w:p>
    <w:tbl>
      <w:tblPr>
        <w:tblW w:w="14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034"/>
        <w:gridCol w:w="2268"/>
        <w:gridCol w:w="992"/>
        <w:gridCol w:w="6698"/>
      </w:tblGrid>
      <w:tr w:rsidR="00D10F36" w14:paraId="4AAB0632" w14:textId="77777777" w:rsidTr="00D10F36">
        <w:trPr>
          <w:trHeight w:val="255"/>
        </w:trPr>
        <w:tc>
          <w:tcPr>
            <w:tcW w:w="2072" w:type="dxa"/>
            <w:shd w:val="clear" w:color="auto" w:fill="FF0000"/>
          </w:tcPr>
          <w:p w14:paraId="33280AD7" w14:textId="77777777" w:rsidR="00D10F36" w:rsidRDefault="00D10F36" w:rsidP="00D10F36">
            <w:pPr>
              <w:spacing w:line="240" w:lineRule="atLeast"/>
              <w:jc w:val="left"/>
              <w:rPr>
                <w:color w:val="FFFFFF" w:themeColor="background1"/>
              </w:rPr>
            </w:pPr>
            <w:r>
              <w:rPr>
                <w:rFonts w:hint="eastAsia"/>
                <w:color w:val="FFFFFF" w:themeColor="background1"/>
              </w:rPr>
              <w:t>数据项</w:t>
            </w:r>
          </w:p>
        </w:tc>
        <w:tc>
          <w:tcPr>
            <w:tcW w:w="2034" w:type="dxa"/>
            <w:shd w:val="clear" w:color="auto" w:fill="FF0000"/>
          </w:tcPr>
          <w:p w14:paraId="2234A3B0" w14:textId="77777777" w:rsidR="00D10F36" w:rsidRDefault="00D10F36" w:rsidP="00D10F36">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68" w:type="dxa"/>
            <w:shd w:val="clear" w:color="auto" w:fill="FF0000"/>
          </w:tcPr>
          <w:p w14:paraId="587858A6" w14:textId="77777777" w:rsidR="00D10F36" w:rsidRDefault="00D10F36" w:rsidP="00D10F36">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1BEDBD9C" w14:textId="77777777" w:rsidR="00D10F36" w:rsidRDefault="00D10F36" w:rsidP="00D10F36">
            <w:pPr>
              <w:spacing w:line="240" w:lineRule="atLeast"/>
              <w:jc w:val="left"/>
              <w:rPr>
                <w:color w:val="FFFFFF" w:themeColor="background1"/>
              </w:rPr>
            </w:pPr>
            <w:r>
              <w:rPr>
                <w:rFonts w:hint="eastAsia"/>
                <w:color w:val="FFFFFF" w:themeColor="background1"/>
              </w:rPr>
              <w:t>默认值</w:t>
            </w:r>
          </w:p>
        </w:tc>
        <w:tc>
          <w:tcPr>
            <w:tcW w:w="6698" w:type="dxa"/>
            <w:shd w:val="clear" w:color="auto" w:fill="FF0000"/>
          </w:tcPr>
          <w:p w14:paraId="0A8FD354" w14:textId="77777777" w:rsidR="00D10F36" w:rsidRDefault="00D10F36" w:rsidP="00D10F36">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D10F36" w14:paraId="06395CC4" w14:textId="77777777" w:rsidTr="00D10F36">
        <w:trPr>
          <w:trHeight w:val="267"/>
        </w:trPr>
        <w:tc>
          <w:tcPr>
            <w:tcW w:w="2072" w:type="dxa"/>
          </w:tcPr>
          <w:p w14:paraId="1E198D59" w14:textId="77777777" w:rsidR="00D10F36" w:rsidRDefault="00D10F36" w:rsidP="00D10F36">
            <w:pPr>
              <w:spacing w:line="240" w:lineRule="atLeast"/>
              <w:jc w:val="left"/>
            </w:pPr>
            <w:r>
              <w:rPr>
                <w:rFonts w:hint="eastAsia"/>
              </w:rPr>
              <w:t>I</w:t>
            </w:r>
            <w:r>
              <w:t>D</w:t>
            </w:r>
          </w:p>
        </w:tc>
        <w:tc>
          <w:tcPr>
            <w:tcW w:w="2034" w:type="dxa"/>
          </w:tcPr>
          <w:p w14:paraId="5550595C" w14:textId="77777777" w:rsidR="00D10F36" w:rsidRDefault="00D10F36" w:rsidP="00D10F36">
            <w:pPr>
              <w:spacing w:line="240" w:lineRule="atLeast"/>
              <w:jc w:val="left"/>
            </w:pPr>
            <w:r>
              <w:t>F_</w:t>
            </w:r>
            <w:r>
              <w:rPr>
                <w:rFonts w:hint="eastAsia"/>
              </w:rPr>
              <w:t>I</w:t>
            </w:r>
            <w:r>
              <w:t>D</w:t>
            </w:r>
          </w:p>
        </w:tc>
        <w:tc>
          <w:tcPr>
            <w:tcW w:w="2268" w:type="dxa"/>
          </w:tcPr>
          <w:p w14:paraId="068109F3" w14:textId="77777777" w:rsidR="00D10F36" w:rsidRDefault="00D10F36" w:rsidP="00D10F36">
            <w:pPr>
              <w:spacing w:line="240" w:lineRule="atLeast"/>
              <w:jc w:val="left"/>
            </w:pPr>
          </w:p>
        </w:tc>
        <w:tc>
          <w:tcPr>
            <w:tcW w:w="992" w:type="dxa"/>
          </w:tcPr>
          <w:p w14:paraId="1F67557E" w14:textId="77777777" w:rsidR="00D10F36" w:rsidRDefault="00D10F36" w:rsidP="00D10F36">
            <w:pPr>
              <w:spacing w:line="240" w:lineRule="atLeast"/>
              <w:jc w:val="left"/>
            </w:pPr>
          </w:p>
        </w:tc>
        <w:tc>
          <w:tcPr>
            <w:tcW w:w="6698" w:type="dxa"/>
          </w:tcPr>
          <w:p w14:paraId="5A478EAD" w14:textId="77777777" w:rsidR="00D10F36" w:rsidRDefault="00D10F36" w:rsidP="00D10F36">
            <w:pPr>
              <w:spacing w:line="240" w:lineRule="atLeast"/>
              <w:jc w:val="left"/>
            </w:pPr>
          </w:p>
        </w:tc>
      </w:tr>
      <w:tr w:rsidR="00D10F36" w14:paraId="634EC4C4" w14:textId="77777777" w:rsidTr="00D10F36">
        <w:trPr>
          <w:trHeight w:val="267"/>
        </w:trPr>
        <w:tc>
          <w:tcPr>
            <w:tcW w:w="2072" w:type="dxa"/>
            <w:shd w:val="clear" w:color="auto" w:fill="FFC000" w:themeFill="accent4"/>
          </w:tcPr>
          <w:p w14:paraId="61A87D7A" w14:textId="77777777" w:rsidR="00D10F36" w:rsidRDefault="00D10F36" w:rsidP="00D10F36">
            <w:pPr>
              <w:spacing w:line="240" w:lineRule="atLeast"/>
              <w:jc w:val="left"/>
            </w:pPr>
            <w:r>
              <w:rPr>
                <w:rFonts w:hint="eastAsia"/>
              </w:rPr>
              <w:t>状态</w:t>
            </w:r>
          </w:p>
        </w:tc>
        <w:tc>
          <w:tcPr>
            <w:tcW w:w="2034" w:type="dxa"/>
            <w:shd w:val="clear" w:color="auto" w:fill="FFC000" w:themeFill="accent4"/>
          </w:tcPr>
          <w:p w14:paraId="17E2ACF4" w14:textId="77777777" w:rsidR="00D10F36" w:rsidRDefault="00D10F36" w:rsidP="00D10F36">
            <w:pPr>
              <w:spacing w:line="240" w:lineRule="atLeast"/>
              <w:jc w:val="left"/>
            </w:pPr>
            <w:r>
              <w:rPr>
                <w:rFonts w:hint="eastAsia"/>
              </w:rPr>
              <w:t>F_</w:t>
            </w:r>
            <w:r>
              <w:t>Status</w:t>
            </w:r>
          </w:p>
        </w:tc>
        <w:tc>
          <w:tcPr>
            <w:tcW w:w="2268" w:type="dxa"/>
            <w:shd w:val="clear" w:color="auto" w:fill="FFC000" w:themeFill="accent4"/>
          </w:tcPr>
          <w:p w14:paraId="6E11DB3D" w14:textId="77777777" w:rsidR="00D10F36" w:rsidRDefault="00D10F36" w:rsidP="00D10F36">
            <w:pPr>
              <w:spacing w:line="240" w:lineRule="atLeast"/>
              <w:jc w:val="left"/>
            </w:pPr>
            <w:r>
              <w:t xml:space="preserve">Int </w:t>
            </w:r>
            <w:r>
              <w:rPr>
                <w:rFonts w:hint="eastAsia"/>
              </w:rPr>
              <w:t>no</w:t>
            </w:r>
            <w:r>
              <w:t>t null</w:t>
            </w:r>
          </w:p>
        </w:tc>
        <w:tc>
          <w:tcPr>
            <w:tcW w:w="992" w:type="dxa"/>
            <w:shd w:val="clear" w:color="auto" w:fill="FFC000" w:themeFill="accent4"/>
          </w:tcPr>
          <w:p w14:paraId="3E14A1C1" w14:textId="77777777" w:rsidR="00D10F36" w:rsidRDefault="00D10F36" w:rsidP="00D10F36">
            <w:pPr>
              <w:spacing w:line="240" w:lineRule="atLeast"/>
              <w:jc w:val="left"/>
            </w:pPr>
            <w:r>
              <w:rPr>
                <w:rFonts w:hint="eastAsia"/>
              </w:rPr>
              <w:t>0</w:t>
            </w:r>
          </w:p>
        </w:tc>
        <w:tc>
          <w:tcPr>
            <w:tcW w:w="6698" w:type="dxa"/>
            <w:shd w:val="clear" w:color="auto" w:fill="FFC000" w:themeFill="accent4"/>
          </w:tcPr>
          <w:p w14:paraId="388E46D9" w14:textId="77777777" w:rsidR="00D10F36" w:rsidRDefault="00D10F36" w:rsidP="00D10F36">
            <w:pPr>
              <w:spacing w:line="240" w:lineRule="atLeast"/>
              <w:jc w:val="left"/>
            </w:pPr>
            <w:r>
              <w:rPr>
                <w:rFonts w:hint="eastAsia"/>
              </w:rPr>
              <w:t>0</w:t>
            </w:r>
            <w:r>
              <w:t>=</w:t>
            </w:r>
            <w:r>
              <w:rPr>
                <w:rFonts w:hint="eastAsia"/>
              </w:rPr>
              <w:t>可用，</w:t>
            </w:r>
            <w:r>
              <w:rPr>
                <w:rFonts w:hint="eastAsia"/>
              </w:rPr>
              <w:t>1</w:t>
            </w:r>
            <w:r>
              <w:t>=</w:t>
            </w:r>
            <w:r>
              <w:rPr>
                <w:rFonts w:hint="eastAsia"/>
              </w:rPr>
              <w:t>不可用（已删除或已坏掉不再工作）。</w:t>
            </w:r>
          </w:p>
          <w:p w14:paraId="4540D596" w14:textId="77777777" w:rsidR="00D10F36" w:rsidRDefault="00D10F36" w:rsidP="00D10F36">
            <w:pPr>
              <w:spacing w:line="240" w:lineRule="atLeast"/>
              <w:jc w:val="left"/>
            </w:pPr>
            <w:r>
              <w:rPr>
                <w:rFonts w:hint="eastAsia"/>
              </w:rPr>
              <w:t>收银汇总表等，其它表对本表有外键依赖，所以必须增加本字段</w:t>
            </w:r>
          </w:p>
        </w:tc>
      </w:tr>
      <w:tr w:rsidR="00D10F36" w14:paraId="4DB36D5D" w14:textId="77777777" w:rsidTr="00D10F36">
        <w:trPr>
          <w:trHeight w:val="267"/>
        </w:trPr>
        <w:tc>
          <w:tcPr>
            <w:tcW w:w="2072" w:type="dxa"/>
          </w:tcPr>
          <w:p w14:paraId="5FDF74E8" w14:textId="77777777" w:rsidR="00D10F36" w:rsidRDefault="00D10F36" w:rsidP="00D10F36">
            <w:pPr>
              <w:spacing w:line="240" w:lineRule="atLeast"/>
              <w:jc w:val="left"/>
            </w:pPr>
            <w:r>
              <w:rPr>
                <w:rFonts w:hint="eastAsia"/>
              </w:rPr>
              <w:t>SN</w:t>
            </w:r>
          </w:p>
        </w:tc>
        <w:tc>
          <w:tcPr>
            <w:tcW w:w="2034" w:type="dxa"/>
          </w:tcPr>
          <w:p w14:paraId="1A94E317" w14:textId="77777777" w:rsidR="00D10F36" w:rsidRDefault="00D10F36" w:rsidP="00D10F36">
            <w:pPr>
              <w:spacing w:line="240" w:lineRule="atLeast"/>
              <w:jc w:val="left"/>
            </w:pPr>
            <w:r>
              <w:rPr>
                <w:rFonts w:hint="eastAsia"/>
              </w:rPr>
              <w:t>F</w:t>
            </w:r>
            <w:r>
              <w:t>_POS_SN</w:t>
            </w:r>
          </w:p>
        </w:tc>
        <w:tc>
          <w:tcPr>
            <w:tcW w:w="2268" w:type="dxa"/>
          </w:tcPr>
          <w:p w14:paraId="5CD8B807" w14:textId="77777777" w:rsidR="00D10F36" w:rsidRDefault="00D10F36" w:rsidP="00D10F36">
            <w:pPr>
              <w:spacing w:line="240" w:lineRule="atLeast"/>
              <w:ind w:left="210" w:hangingChars="100" w:hanging="210"/>
              <w:jc w:val="left"/>
            </w:pPr>
            <w:r>
              <w:t>Var</w:t>
            </w:r>
            <w:r>
              <w:rPr>
                <w:rFonts w:hint="eastAsia"/>
              </w:rPr>
              <w:t>c</w:t>
            </w:r>
            <w:r>
              <w:t>har(32),not null</w:t>
            </w:r>
            <w:r>
              <w:rPr>
                <w:rFonts w:hint="eastAsia"/>
              </w:rPr>
              <w:t>，目前看到的都是由英文字母和数字组成</w:t>
            </w:r>
          </w:p>
        </w:tc>
        <w:tc>
          <w:tcPr>
            <w:tcW w:w="992" w:type="dxa"/>
          </w:tcPr>
          <w:p w14:paraId="0118DA1C" w14:textId="77777777" w:rsidR="00D10F36" w:rsidRDefault="00D10F36" w:rsidP="00D10F36">
            <w:pPr>
              <w:spacing w:line="240" w:lineRule="atLeast"/>
              <w:jc w:val="left"/>
            </w:pPr>
          </w:p>
        </w:tc>
        <w:tc>
          <w:tcPr>
            <w:tcW w:w="6698" w:type="dxa"/>
          </w:tcPr>
          <w:p w14:paraId="3174176D" w14:textId="77777777" w:rsidR="00D10F36" w:rsidRDefault="00D10F36" w:rsidP="00D10F36">
            <w:pPr>
              <w:spacing w:line="240" w:lineRule="atLeast"/>
              <w:jc w:val="left"/>
            </w:pPr>
            <w:r>
              <w:rPr>
                <w:rFonts w:hint="eastAsia"/>
              </w:rPr>
              <w:t>OP</w:t>
            </w:r>
            <w:r>
              <w:rPr>
                <w:rFonts w:hint="eastAsia"/>
              </w:rPr>
              <w:t>会填写真正的</w:t>
            </w:r>
            <w:r>
              <w:rPr>
                <w:rFonts w:hint="eastAsia"/>
              </w:rPr>
              <w:t>POS</w:t>
            </w:r>
            <w:r>
              <w:rPr>
                <w:rFonts w:hint="eastAsia"/>
              </w:rPr>
              <w:t>机的</w:t>
            </w:r>
            <w:r>
              <w:rPr>
                <w:rFonts w:hint="eastAsia"/>
              </w:rPr>
              <w:t>SN</w:t>
            </w:r>
            <w:r>
              <w:rPr>
                <w:rFonts w:hint="eastAsia"/>
              </w:rPr>
              <w:t>，不会乱填。</w:t>
            </w:r>
          </w:p>
        </w:tc>
      </w:tr>
      <w:tr w:rsidR="00D10F36" w14:paraId="299403B6" w14:textId="77777777" w:rsidTr="00D10F36">
        <w:trPr>
          <w:trHeight w:val="267"/>
        </w:trPr>
        <w:tc>
          <w:tcPr>
            <w:tcW w:w="2072" w:type="dxa"/>
          </w:tcPr>
          <w:p w14:paraId="77777A09" w14:textId="77777777" w:rsidR="00D10F36" w:rsidRDefault="00D10F36" w:rsidP="00D10F36">
            <w:pPr>
              <w:spacing w:line="240" w:lineRule="atLeast"/>
              <w:jc w:val="left"/>
            </w:pPr>
            <w:r>
              <w:rPr>
                <w:rFonts w:hint="eastAsia"/>
              </w:rPr>
              <w:t>门店</w:t>
            </w:r>
            <w:r>
              <w:rPr>
                <w:rFonts w:hint="eastAsia"/>
              </w:rPr>
              <w:t>ID</w:t>
            </w:r>
          </w:p>
        </w:tc>
        <w:tc>
          <w:tcPr>
            <w:tcW w:w="2034" w:type="dxa"/>
          </w:tcPr>
          <w:p w14:paraId="3D91AD58" w14:textId="77777777" w:rsidR="00D10F36" w:rsidRDefault="00D10F36" w:rsidP="00D10F36">
            <w:pPr>
              <w:spacing w:line="240" w:lineRule="atLeast"/>
              <w:jc w:val="left"/>
            </w:pPr>
            <w:r>
              <w:rPr>
                <w:rFonts w:hint="eastAsia"/>
              </w:rPr>
              <w:t>F</w:t>
            </w:r>
            <w:r>
              <w:t>_ShopID</w:t>
            </w:r>
          </w:p>
        </w:tc>
        <w:tc>
          <w:tcPr>
            <w:tcW w:w="2268" w:type="dxa"/>
          </w:tcPr>
          <w:p w14:paraId="18B3EF66" w14:textId="77777777" w:rsidR="00D10F36" w:rsidRDefault="00D10F36" w:rsidP="00D10F36">
            <w:pPr>
              <w:spacing w:line="240" w:lineRule="atLeast"/>
              <w:jc w:val="left"/>
            </w:pPr>
          </w:p>
        </w:tc>
        <w:tc>
          <w:tcPr>
            <w:tcW w:w="992" w:type="dxa"/>
          </w:tcPr>
          <w:p w14:paraId="49F3DB25" w14:textId="77777777" w:rsidR="00D10F36" w:rsidRDefault="00D10F36" w:rsidP="00D10F36">
            <w:pPr>
              <w:spacing w:line="240" w:lineRule="atLeast"/>
              <w:jc w:val="left"/>
            </w:pPr>
          </w:p>
        </w:tc>
        <w:tc>
          <w:tcPr>
            <w:tcW w:w="6698" w:type="dxa"/>
          </w:tcPr>
          <w:p w14:paraId="2B2AF209" w14:textId="77777777" w:rsidR="00D10F36" w:rsidRDefault="00D10F36" w:rsidP="00D10F36">
            <w:pPr>
              <w:spacing w:line="240" w:lineRule="atLeast"/>
              <w:jc w:val="left"/>
            </w:pPr>
          </w:p>
        </w:tc>
      </w:tr>
      <w:tr w:rsidR="00D10F36" w14:paraId="06022B9F" w14:textId="77777777" w:rsidTr="00D10F36">
        <w:trPr>
          <w:trHeight w:val="267"/>
        </w:trPr>
        <w:tc>
          <w:tcPr>
            <w:tcW w:w="2072" w:type="dxa"/>
          </w:tcPr>
          <w:p w14:paraId="2E5F18B0" w14:textId="77777777" w:rsidR="00D10F36" w:rsidRDefault="00D10F36" w:rsidP="00D10F36">
            <w:pPr>
              <w:spacing w:line="240" w:lineRule="atLeast"/>
              <w:jc w:val="left"/>
            </w:pPr>
            <w:r>
              <w:rPr>
                <w:rFonts w:hint="eastAsia"/>
              </w:rPr>
              <w:t>公钥加密后的用户密码</w:t>
            </w:r>
          </w:p>
        </w:tc>
        <w:tc>
          <w:tcPr>
            <w:tcW w:w="2034" w:type="dxa"/>
          </w:tcPr>
          <w:p w14:paraId="1142DAED" w14:textId="77777777" w:rsidR="00D10F36" w:rsidRDefault="00D10F36" w:rsidP="00D10F36">
            <w:pPr>
              <w:spacing w:line="240" w:lineRule="atLeast"/>
              <w:jc w:val="left"/>
            </w:pPr>
            <w:r>
              <w:rPr>
                <w:rFonts w:hint="eastAsia"/>
              </w:rPr>
              <w:t>F</w:t>
            </w:r>
            <w:r>
              <w:t>_pwdEncrypted</w:t>
            </w:r>
          </w:p>
        </w:tc>
        <w:tc>
          <w:tcPr>
            <w:tcW w:w="2268" w:type="dxa"/>
          </w:tcPr>
          <w:p w14:paraId="4CD57869" w14:textId="77777777" w:rsidR="00D10F36" w:rsidRDefault="00D10F36" w:rsidP="00D10F36">
            <w:pPr>
              <w:spacing w:line="240" w:lineRule="atLeast"/>
              <w:jc w:val="left"/>
            </w:pPr>
            <w:r>
              <w:t>Varchar(0)</w:t>
            </w:r>
          </w:p>
        </w:tc>
        <w:tc>
          <w:tcPr>
            <w:tcW w:w="992" w:type="dxa"/>
          </w:tcPr>
          <w:p w14:paraId="34792478" w14:textId="77777777" w:rsidR="00D10F36" w:rsidRDefault="00D10F36" w:rsidP="00D10F36">
            <w:pPr>
              <w:spacing w:line="240" w:lineRule="atLeast"/>
              <w:jc w:val="left"/>
            </w:pPr>
          </w:p>
        </w:tc>
        <w:tc>
          <w:tcPr>
            <w:tcW w:w="6698" w:type="dxa"/>
          </w:tcPr>
          <w:p w14:paraId="2678DEA5" w14:textId="77777777" w:rsidR="00D10F36" w:rsidRDefault="00D10F36" w:rsidP="00D10F36">
            <w:pPr>
              <w:spacing w:line="240" w:lineRule="atLeast"/>
              <w:jc w:val="left"/>
            </w:pPr>
            <w:r>
              <w:rPr>
                <w:rFonts w:hint="eastAsia"/>
              </w:rPr>
              <w:t>用公钥加密后的用户密码。这个字段只会在</w:t>
            </w:r>
            <w:r>
              <w:rPr>
                <w:rFonts w:hint="eastAsia"/>
              </w:rPr>
              <w:t>M</w:t>
            </w:r>
            <w:r>
              <w:t>odel</w:t>
            </w:r>
            <w:r>
              <w:rPr>
                <w:rFonts w:hint="eastAsia"/>
              </w:rPr>
              <w:t>中使用，和数据库完全无关，所以定义为</w:t>
            </w:r>
            <w:r>
              <w:t>Varchar(0)</w:t>
            </w:r>
          </w:p>
        </w:tc>
      </w:tr>
      <w:tr w:rsidR="00D10F36" w14:paraId="17934F96" w14:textId="77777777" w:rsidTr="00D10F36">
        <w:trPr>
          <w:trHeight w:val="267"/>
        </w:trPr>
        <w:tc>
          <w:tcPr>
            <w:tcW w:w="2072" w:type="dxa"/>
          </w:tcPr>
          <w:p w14:paraId="1C5037C6" w14:textId="77777777" w:rsidR="00D10F36" w:rsidRDefault="00D10F36" w:rsidP="00D10F36">
            <w:pPr>
              <w:spacing w:line="240" w:lineRule="atLeast"/>
              <w:jc w:val="left"/>
            </w:pPr>
            <w:r>
              <w:rPr>
                <w:rFonts w:hint="eastAsia"/>
              </w:rPr>
              <w:t>加盐后的</w:t>
            </w:r>
            <w:r>
              <w:rPr>
                <w:rFonts w:hint="eastAsia"/>
              </w:rPr>
              <w:t>M</w:t>
            </w:r>
            <w:r>
              <w:t>D5</w:t>
            </w:r>
            <w:r>
              <w:rPr>
                <w:rFonts w:hint="eastAsia"/>
              </w:rPr>
              <w:t>值</w:t>
            </w:r>
          </w:p>
        </w:tc>
        <w:tc>
          <w:tcPr>
            <w:tcW w:w="2034" w:type="dxa"/>
          </w:tcPr>
          <w:p w14:paraId="4C786592" w14:textId="77777777" w:rsidR="00D10F36" w:rsidRDefault="00D10F36" w:rsidP="00D10F36">
            <w:pPr>
              <w:spacing w:line="240" w:lineRule="atLeast"/>
              <w:jc w:val="left"/>
            </w:pPr>
            <w:r>
              <w:t>F_Salt</w:t>
            </w:r>
          </w:p>
        </w:tc>
        <w:tc>
          <w:tcPr>
            <w:tcW w:w="2268" w:type="dxa"/>
          </w:tcPr>
          <w:p w14:paraId="41DD662F" w14:textId="77777777" w:rsidR="00D10F36" w:rsidRDefault="00D10F36" w:rsidP="00D10F36">
            <w:pPr>
              <w:spacing w:line="240" w:lineRule="atLeast"/>
              <w:jc w:val="left"/>
            </w:pPr>
            <w:r>
              <w:t>V</w:t>
            </w:r>
            <w:r>
              <w:rPr>
                <w:rFonts w:hint="eastAsia"/>
              </w:rPr>
              <w:t>ar</w:t>
            </w:r>
            <w:r>
              <w:t>char(32)</w:t>
            </w:r>
          </w:p>
        </w:tc>
        <w:tc>
          <w:tcPr>
            <w:tcW w:w="992" w:type="dxa"/>
          </w:tcPr>
          <w:p w14:paraId="65A5F23D" w14:textId="77777777" w:rsidR="00D10F36" w:rsidRDefault="00D10F36" w:rsidP="00D10F36">
            <w:pPr>
              <w:spacing w:line="240" w:lineRule="atLeast"/>
              <w:jc w:val="left"/>
            </w:pPr>
          </w:p>
        </w:tc>
        <w:tc>
          <w:tcPr>
            <w:tcW w:w="6698" w:type="dxa"/>
            <w:shd w:val="clear" w:color="auto" w:fill="FFFF00"/>
          </w:tcPr>
          <w:p w14:paraId="2A4AEDD8" w14:textId="77777777" w:rsidR="00D10F36" w:rsidRDefault="00D10F36" w:rsidP="00D10F36">
            <w:pPr>
              <w:spacing w:line="240" w:lineRule="atLeast"/>
              <w:jc w:val="left"/>
            </w:pPr>
            <w:r>
              <w:rPr>
                <w:rFonts w:hint="eastAsia"/>
              </w:rPr>
              <w:t>本字段在</w:t>
            </w:r>
            <w:r>
              <w:rPr>
                <w:rFonts w:hint="eastAsia"/>
              </w:rPr>
              <w:t>P</w:t>
            </w:r>
            <w:r>
              <w:t>OS</w:t>
            </w:r>
            <w:r>
              <w:rPr>
                <w:rFonts w:hint="eastAsia"/>
              </w:rPr>
              <w:t>端是空串，在服务器端非空</w:t>
            </w:r>
          </w:p>
        </w:tc>
      </w:tr>
      <w:tr w:rsidR="00D10F36" w14:paraId="1888A21A" w14:textId="77777777" w:rsidTr="00D10F36">
        <w:trPr>
          <w:trHeight w:val="267"/>
        </w:trPr>
        <w:tc>
          <w:tcPr>
            <w:tcW w:w="2072" w:type="dxa"/>
          </w:tcPr>
          <w:p w14:paraId="0960F859" w14:textId="77777777" w:rsidR="00D10F36" w:rsidRDefault="00D10F36" w:rsidP="00D10F36">
            <w:pPr>
              <w:spacing w:line="240" w:lineRule="atLeast"/>
              <w:jc w:val="left"/>
            </w:pPr>
            <w:r>
              <w:rPr>
                <w:rFonts w:hint="eastAsia"/>
              </w:rPr>
              <w:t>在</w:t>
            </w:r>
            <w:r>
              <w:t>POS</w:t>
            </w:r>
            <w:r>
              <w:rPr>
                <w:rFonts w:hint="eastAsia"/>
              </w:rPr>
              <w:t>机上的密码</w:t>
            </w:r>
          </w:p>
        </w:tc>
        <w:tc>
          <w:tcPr>
            <w:tcW w:w="2034" w:type="dxa"/>
          </w:tcPr>
          <w:p w14:paraId="6824336A" w14:textId="77777777" w:rsidR="00D10F36" w:rsidRDefault="00D10F36" w:rsidP="00D10F36">
            <w:pPr>
              <w:spacing w:line="240" w:lineRule="atLeast"/>
              <w:jc w:val="left"/>
            </w:pPr>
            <w:r>
              <w:t>F_PasswordInPOS</w:t>
            </w:r>
          </w:p>
        </w:tc>
        <w:tc>
          <w:tcPr>
            <w:tcW w:w="2268" w:type="dxa"/>
          </w:tcPr>
          <w:p w14:paraId="4FD5557B" w14:textId="77777777" w:rsidR="00D10F36" w:rsidRDefault="00D10F36" w:rsidP="00D10F36">
            <w:pPr>
              <w:spacing w:line="240" w:lineRule="atLeast"/>
              <w:jc w:val="left"/>
            </w:pPr>
            <w:r>
              <w:t>Varchar(16)</w:t>
            </w:r>
          </w:p>
        </w:tc>
        <w:tc>
          <w:tcPr>
            <w:tcW w:w="992" w:type="dxa"/>
          </w:tcPr>
          <w:p w14:paraId="463D1FB5" w14:textId="77777777" w:rsidR="00D10F36" w:rsidRDefault="00D10F36" w:rsidP="00D10F36">
            <w:pPr>
              <w:spacing w:line="240" w:lineRule="atLeast"/>
              <w:jc w:val="left"/>
            </w:pPr>
          </w:p>
        </w:tc>
        <w:tc>
          <w:tcPr>
            <w:tcW w:w="6698" w:type="dxa"/>
          </w:tcPr>
          <w:p w14:paraId="31F63C4B" w14:textId="77777777" w:rsidR="00D10F36" w:rsidRDefault="00D10F36" w:rsidP="00D10F36">
            <w:pPr>
              <w:spacing w:line="240" w:lineRule="atLeast"/>
              <w:jc w:val="left"/>
            </w:pPr>
            <w:r>
              <w:rPr>
                <w:rFonts w:hint="eastAsia"/>
              </w:rPr>
              <w:t>P</w:t>
            </w:r>
            <w:r>
              <w:t>OS</w:t>
            </w:r>
            <w:r>
              <w:rPr>
                <w:rFonts w:hint="eastAsia"/>
              </w:rPr>
              <w:t>将使用这个密码登录服务器。服务器上并不存储这个密码，则</w:t>
            </w:r>
            <w:r>
              <w:rPr>
                <w:rFonts w:hint="eastAsia"/>
              </w:rPr>
              <w:t>D</w:t>
            </w:r>
            <w:r>
              <w:t>B</w:t>
            </w:r>
            <w:r>
              <w:rPr>
                <w:rFonts w:hint="eastAsia"/>
              </w:rPr>
              <w:t>中此字段值为空串。</w:t>
            </w:r>
          </w:p>
          <w:p w14:paraId="4E73E568" w14:textId="77777777" w:rsidR="00D10F36" w:rsidRDefault="00D10F36" w:rsidP="00D10F36">
            <w:pPr>
              <w:spacing w:line="240" w:lineRule="atLeast"/>
              <w:jc w:val="left"/>
              <w:rPr>
                <w:shd w:val="clear" w:color="auto" w:fill="FFFF00"/>
              </w:rPr>
            </w:pPr>
            <w:r w:rsidRPr="00DB1DEA">
              <w:rPr>
                <w:rFonts w:hint="eastAsia"/>
                <w:shd w:val="clear" w:color="auto" w:fill="FFFF00"/>
              </w:rPr>
              <w:t>这个密码是部署的时候设置的。服务器将使用这个密码生成盐值并放在</w:t>
            </w:r>
            <w:r w:rsidRPr="00DB1DEA">
              <w:rPr>
                <w:rFonts w:hint="eastAsia"/>
                <w:shd w:val="clear" w:color="auto" w:fill="FFFF00"/>
              </w:rPr>
              <w:t>F</w:t>
            </w:r>
            <w:r w:rsidRPr="00DB1DEA">
              <w:rPr>
                <w:shd w:val="clear" w:color="auto" w:fill="FFFF00"/>
              </w:rPr>
              <w:t>_Salt</w:t>
            </w:r>
            <w:r w:rsidRPr="00DB1DEA">
              <w:rPr>
                <w:rFonts w:hint="eastAsia"/>
                <w:shd w:val="clear" w:color="auto" w:fill="FFFF00"/>
              </w:rPr>
              <w:t>字段</w:t>
            </w:r>
            <w:r>
              <w:rPr>
                <w:rFonts w:hint="eastAsia"/>
                <w:shd w:val="clear" w:color="auto" w:fill="FFFF00"/>
              </w:rPr>
              <w:t>。在</w:t>
            </w:r>
            <w:r>
              <w:rPr>
                <w:rFonts w:hint="eastAsia"/>
                <w:shd w:val="clear" w:color="auto" w:fill="FFFF00"/>
              </w:rPr>
              <w:t>POS</w:t>
            </w:r>
            <w:r>
              <w:rPr>
                <w:rFonts w:hint="eastAsia"/>
                <w:shd w:val="clear" w:color="auto" w:fill="FFFF00"/>
              </w:rPr>
              <w:t>身份验证成功后，这个字段将置为</w:t>
            </w:r>
            <w:r>
              <w:rPr>
                <w:rFonts w:hint="eastAsia"/>
                <w:shd w:val="clear" w:color="auto" w:fill="FFFF00"/>
              </w:rPr>
              <w:t>NULL</w:t>
            </w:r>
            <w:r>
              <w:rPr>
                <w:rFonts w:hint="eastAsia"/>
                <w:shd w:val="clear" w:color="auto" w:fill="FFFF00"/>
              </w:rPr>
              <w:t>。这可以防止一些黑客行为：</w:t>
            </w:r>
          </w:p>
          <w:p w14:paraId="4F34B0A8" w14:textId="77777777" w:rsidR="00D10F36" w:rsidRPr="00DE601B" w:rsidRDefault="00D10F36" w:rsidP="00D10F36">
            <w:pPr>
              <w:spacing w:line="240" w:lineRule="atLeast"/>
              <w:jc w:val="left"/>
              <w:rPr>
                <w:highlight w:val="yellow"/>
              </w:rPr>
            </w:pPr>
            <w:r w:rsidRPr="00DE601B">
              <w:rPr>
                <w:highlight w:val="yellow"/>
              </w:rPr>
              <w:t>1</w:t>
            </w:r>
            <w:r w:rsidRPr="00DE601B">
              <w:rPr>
                <w:rFonts w:hint="eastAsia"/>
                <w:highlight w:val="yellow"/>
              </w:rPr>
              <w:t>、</w:t>
            </w:r>
            <w:r w:rsidRPr="00DE601B">
              <w:rPr>
                <w:highlight w:val="yellow"/>
              </w:rPr>
              <w:t>黑客冒充已有的</w:t>
            </w:r>
            <w:r w:rsidRPr="00DE601B">
              <w:rPr>
                <w:highlight w:val="yellow"/>
              </w:rPr>
              <w:t>POS</w:t>
            </w:r>
            <w:r w:rsidRPr="00DE601B">
              <w:rPr>
                <w:highlight w:val="yellow"/>
              </w:rPr>
              <w:t>机，进行交付</w:t>
            </w:r>
            <w:r w:rsidRPr="00DE601B">
              <w:rPr>
                <w:highlight w:val="yellow"/>
              </w:rPr>
              <w:t>POS</w:t>
            </w:r>
            <w:r w:rsidRPr="00DE601B">
              <w:rPr>
                <w:highlight w:val="yellow"/>
              </w:rPr>
              <w:t>的流程。</w:t>
            </w:r>
          </w:p>
          <w:p w14:paraId="3369E9C2" w14:textId="77777777" w:rsidR="00D10F36" w:rsidRPr="00DE601B" w:rsidRDefault="00D10F36" w:rsidP="00D10F36">
            <w:pPr>
              <w:spacing w:line="240" w:lineRule="atLeast"/>
              <w:jc w:val="left"/>
              <w:rPr>
                <w:highlight w:val="yellow"/>
              </w:rPr>
            </w:pPr>
            <w:r w:rsidRPr="00DE601B">
              <w:rPr>
                <w:highlight w:val="yellow"/>
              </w:rPr>
              <w:t>2</w:t>
            </w:r>
            <w:r w:rsidRPr="00DE601B">
              <w:rPr>
                <w:rFonts w:hint="eastAsia"/>
                <w:highlight w:val="yellow"/>
              </w:rPr>
              <w:t>、</w:t>
            </w:r>
            <w:r w:rsidRPr="00DE601B">
              <w:rPr>
                <w:highlight w:val="yellow"/>
              </w:rPr>
              <w:t>黑客用一个不存在的</w:t>
            </w:r>
            <w:r w:rsidRPr="00DE601B">
              <w:rPr>
                <w:highlight w:val="yellow"/>
              </w:rPr>
              <w:t>POS</w:t>
            </w:r>
            <w:r w:rsidRPr="00DE601B">
              <w:rPr>
                <w:highlight w:val="yellow"/>
              </w:rPr>
              <w:t>，向服务器请求</w:t>
            </w:r>
            <w:r w:rsidRPr="00DE601B">
              <w:rPr>
                <w:highlight w:val="yellow"/>
              </w:rPr>
              <w:t>POS</w:t>
            </w:r>
            <w:r w:rsidRPr="00DE601B">
              <w:rPr>
                <w:highlight w:val="yellow"/>
              </w:rPr>
              <w:t>的身份证和公司信息。</w:t>
            </w:r>
          </w:p>
          <w:p w14:paraId="01399152" w14:textId="77777777" w:rsidR="00D10F36" w:rsidRDefault="00D10F36" w:rsidP="00D10F36">
            <w:pPr>
              <w:spacing w:line="240" w:lineRule="atLeast"/>
              <w:jc w:val="left"/>
            </w:pPr>
            <w:r w:rsidRPr="00DE601B">
              <w:rPr>
                <w:rFonts w:hint="eastAsia"/>
                <w:highlight w:val="yellow"/>
              </w:rPr>
              <w:t>以上</w:t>
            </w:r>
            <w:r w:rsidRPr="00DE601B">
              <w:rPr>
                <w:rFonts w:hint="eastAsia"/>
                <w:highlight w:val="yellow"/>
              </w:rPr>
              <w:t>2</w:t>
            </w:r>
            <w:r w:rsidRPr="00DE601B">
              <w:rPr>
                <w:rFonts w:hint="eastAsia"/>
                <w:highlight w:val="yellow"/>
              </w:rPr>
              <w:t>种情况下，在</w:t>
            </w:r>
            <w:r w:rsidRPr="00DE601B">
              <w:rPr>
                <w:rFonts w:hint="eastAsia"/>
                <w:highlight w:val="yellow"/>
              </w:rPr>
              <w:t>ACTION</w:t>
            </w:r>
            <w:r w:rsidRPr="00DE601B">
              <w:rPr>
                <w:rFonts w:hint="eastAsia"/>
                <w:highlight w:val="yellow"/>
              </w:rPr>
              <w:t>或</w:t>
            </w:r>
            <w:r w:rsidRPr="00DE601B">
              <w:rPr>
                <w:rFonts w:hint="eastAsia"/>
                <w:highlight w:val="yellow"/>
              </w:rPr>
              <w:t>SP</w:t>
            </w:r>
            <w:r w:rsidRPr="00DE601B">
              <w:rPr>
                <w:rFonts w:hint="eastAsia"/>
                <w:highlight w:val="yellow"/>
              </w:rPr>
              <w:t>中如果检查到</w:t>
            </w:r>
            <w:r w:rsidRPr="00DE601B">
              <w:rPr>
                <w:highlight w:val="yellow"/>
              </w:rPr>
              <w:t>F_PasswordInPOS</w:t>
            </w:r>
            <w:r w:rsidRPr="00DE601B">
              <w:rPr>
                <w:highlight w:val="yellow"/>
              </w:rPr>
              <w:t>为</w:t>
            </w:r>
            <w:r w:rsidRPr="00DE601B">
              <w:rPr>
                <w:highlight w:val="yellow"/>
              </w:rPr>
              <w:t>NULL</w:t>
            </w:r>
            <w:r w:rsidRPr="00DE601B">
              <w:rPr>
                <w:highlight w:val="yellow"/>
              </w:rPr>
              <w:t>，</w:t>
            </w:r>
            <w:r w:rsidRPr="00DE601B">
              <w:rPr>
                <w:rFonts w:hint="eastAsia"/>
                <w:highlight w:val="yellow"/>
              </w:rPr>
              <w:t>认定为</w:t>
            </w:r>
            <w:r w:rsidRPr="00DE601B">
              <w:rPr>
                <w:highlight w:val="yellow"/>
              </w:rPr>
              <w:t>黑客行为</w:t>
            </w:r>
            <w:r w:rsidRPr="00DE601B">
              <w:rPr>
                <w:rFonts w:hint="eastAsia"/>
                <w:highlight w:val="yellow"/>
              </w:rPr>
              <w:t>，</w:t>
            </w:r>
            <w:r w:rsidRPr="00DE601B">
              <w:rPr>
                <w:rFonts w:hint="eastAsia"/>
                <w:highlight w:val="yellow"/>
              </w:rPr>
              <w:t>ACTION</w:t>
            </w:r>
            <w:r w:rsidRPr="00DE601B">
              <w:rPr>
                <w:rFonts w:hint="eastAsia"/>
                <w:highlight w:val="yellow"/>
              </w:rPr>
              <w:t>层</w:t>
            </w:r>
            <w:r w:rsidRPr="00DE601B">
              <w:rPr>
                <w:rFonts w:hint="eastAsia"/>
                <w:highlight w:val="yellow"/>
              </w:rPr>
              <w:t>r</w:t>
            </w:r>
            <w:r w:rsidRPr="00DE601B">
              <w:rPr>
                <w:highlight w:val="yellow"/>
              </w:rPr>
              <w:t>eturn null</w:t>
            </w:r>
            <w:r w:rsidRPr="00DE601B">
              <w:rPr>
                <w:rFonts w:hint="eastAsia"/>
                <w:highlight w:val="yellow"/>
              </w:rPr>
              <w:t>，</w:t>
            </w:r>
            <w:r w:rsidRPr="00DE601B">
              <w:rPr>
                <w:rFonts w:hint="eastAsia"/>
                <w:highlight w:val="yellow"/>
              </w:rPr>
              <w:t>SP</w:t>
            </w:r>
            <w:r w:rsidRPr="00DE601B">
              <w:rPr>
                <w:rFonts w:hint="eastAsia"/>
                <w:highlight w:val="yellow"/>
              </w:rPr>
              <w:t>层返回黑客错误码</w:t>
            </w:r>
            <w:r w:rsidRPr="00DE601B">
              <w:rPr>
                <w:highlight w:val="yellow"/>
              </w:rPr>
              <w:t>。</w:t>
            </w:r>
          </w:p>
        </w:tc>
      </w:tr>
    </w:tbl>
    <w:p w14:paraId="4CBF7279" w14:textId="77777777" w:rsidR="00D10F36" w:rsidRDefault="00D10F36" w:rsidP="00D10F36">
      <w:pPr>
        <w:spacing w:line="240" w:lineRule="atLeast"/>
        <w:jc w:val="left"/>
      </w:pPr>
    </w:p>
    <w:p w14:paraId="679765AE" w14:textId="77777777" w:rsidR="009E452E" w:rsidRDefault="00810F30" w:rsidP="00A76ABC">
      <w:pPr>
        <w:pStyle w:val="3"/>
        <w:spacing w:line="240" w:lineRule="atLeast"/>
        <w:jc w:val="left"/>
      </w:pPr>
      <w:bookmarkStart w:id="303" w:name="_Toc50496775"/>
      <w:r>
        <w:rPr>
          <w:rFonts w:hint="eastAsia"/>
        </w:rPr>
        <w:t>（公共</w:t>
      </w:r>
      <w:r>
        <w:rPr>
          <w:rFonts w:hint="eastAsia"/>
        </w:rPr>
        <w:t>D</w:t>
      </w:r>
      <w:r>
        <w:t>B</w:t>
      </w:r>
      <w:r>
        <w:rPr>
          <w:rFonts w:hint="eastAsia"/>
        </w:rPr>
        <w:t>）</w:t>
      </w:r>
      <w:r w:rsidR="00D67AD0">
        <w:rPr>
          <w:rFonts w:hint="eastAsia"/>
        </w:rPr>
        <w:t>博昕内部员工表</w:t>
      </w:r>
      <w:bookmarkEnd w:id="303"/>
    </w:p>
    <w:p w14:paraId="3624C4F0" w14:textId="77777777" w:rsidR="009E452E" w:rsidRDefault="00D67AD0" w:rsidP="00A76ABC">
      <w:pPr>
        <w:pStyle w:val="4"/>
        <w:spacing w:line="240" w:lineRule="atLeast"/>
        <w:jc w:val="left"/>
      </w:pPr>
      <w:r>
        <w:rPr>
          <w:rFonts w:hint="eastAsia"/>
        </w:rPr>
        <w:t>博昕内部员工表</w:t>
      </w:r>
      <w:r>
        <w:t>T_</w:t>
      </w:r>
      <w:r w:rsidR="000A17C3">
        <w:t>BX</w:t>
      </w:r>
      <w:r>
        <w:t>Staff</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409"/>
        <w:gridCol w:w="3119"/>
        <w:gridCol w:w="1417"/>
        <w:gridCol w:w="5670"/>
      </w:tblGrid>
      <w:tr w:rsidR="009E452E" w14:paraId="35A397AE" w14:textId="77777777" w:rsidTr="00144F1E">
        <w:trPr>
          <w:trHeight w:val="255"/>
        </w:trPr>
        <w:tc>
          <w:tcPr>
            <w:tcW w:w="2689" w:type="dxa"/>
            <w:shd w:val="clear" w:color="auto" w:fill="FF0000"/>
          </w:tcPr>
          <w:p w14:paraId="3BA40746"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409" w:type="dxa"/>
            <w:shd w:val="clear" w:color="auto" w:fill="FF0000"/>
          </w:tcPr>
          <w:p w14:paraId="1EB7EB56"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9" w:type="dxa"/>
            <w:shd w:val="clear" w:color="auto" w:fill="FF0000"/>
          </w:tcPr>
          <w:p w14:paraId="10CC1318"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417" w:type="dxa"/>
            <w:shd w:val="clear" w:color="auto" w:fill="FF0000"/>
          </w:tcPr>
          <w:p w14:paraId="000532D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670" w:type="dxa"/>
            <w:shd w:val="clear" w:color="auto" w:fill="FF0000"/>
          </w:tcPr>
          <w:p w14:paraId="627B777B"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6FCE372" w14:textId="77777777" w:rsidTr="00144F1E">
        <w:trPr>
          <w:trHeight w:val="267"/>
        </w:trPr>
        <w:tc>
          <w:tcPr>
            <w:tcW w:w="2689" w:type="dxa"/>
          </w:tcPr>
          <w:p w14:paraId="5FFEC86C" w14:textId="77777777" w:rsidR="009E452E" w:rsidRDefault="00D67AD0" w:rsidP="00A76ABC">
            <w:pPr>
              <w:spacing w:line="240" w:lineRule="atLeast"/>
              <w:jc w:val="left"/>
            </w:pPr>
            <w:r>
              <w:rPr>
                <w:rFonts w:hint="eastAsia"/>
              </w:rPr>
              <w:t>ID</w:t>
            </w:r>
          </w:p>
        </w:tc>
        <w:tc>
          <w:tcPr>
            <w:tcW w:w="2409" w:type="dxa"/>
          </w:tcPr>
          <w:p w14:paraId="4C5BCBBF" w14:textId="77777777" w:rsidR="009E452E" w:rsidRDefault="00D67AD0" w:rsidP="00A76ABC">
            <w:pPr>
              <w:spacing w:line="240" w:lineRule="atLeast"/>
              <w:jc w:val="left"/>
            </w:pPr>
            <w:r>
              <w:rPr>
                <w:rFonts w:hint="eastAsia"/>
              </w:rPr>
              <w:t>F_</w:t>
            </w:r>
            <w:r>
              <w:t>ID</w:t>
            </w:r>
          </w:p>
        </w:tc>
        <w:tc>
          <w:tcPr>
            <w:tcW w:w="3119" w:type="dxa"/>
          </w:tcPr>
          <w:p w14:paraId="78A44988" w14:textId="77777777" w:rsidR="009E452E" w:rsidRDefault="009E452E" w:rsidP="00A76ABC">
            <w:pPr>
              <w:spacing w:line="240" w:lineRule="atLeast"/>
              <w:jc w:val="left"/>
            </w:pPr>
          </w:p>
        </w:tc>
        <w:tc>
          <w:tcPr>
            <w:tcW w:w="1417" w:type="dxa"/>
          </w:tcPr>
          <w:p w14:paraId="51A5DCDE" w14:textId="77777777" w:rsidR="009E452E" w:rsidRDefault="009E452E" w:rsidP="00A76ABC">
            <w:pPr>
              <w:spacing w:line="240" w:lineRule="atLeast"/>
              <w:jc w:val="left"/>
            </w:pPr>
          </w:p>
        </w:tc>
        <w:tc>
          <w:tcPr>
            <w:tcW w:w="5670" w:type="dxa"/>
          </w:tcPr>
          <w:p w14:paraId="6317113B" w14:textId="77777777" w:rsidR="009E452E" w:rsidRDefault="009E452E" w:rsidP="00A76ABC">
            <w:pPr>
              <w:spacing w:line="240" w:lineRule="atLeast"/>
              <w:jc w:val="left"/>
            </w:pPr>
          </w:p>
        </w:tc>
      </w:tr>
      <w:tr w:rsidR="009E452E" w14:paraId="2C59D1A2" w14:textId="77777777" w:rsidTr="00144F1E">
        <w:trPr>
          <w:trHeight w:val="267"/>
        </w:trPr>
        <w:tc>
          <w:tcPr>
            <w:tcW w:w="2689" w:type="dxa"/>
          </w:tcPr>
          <w:p w14:paraId="2EAE4C2E" w14:textId="77777777" w:rsidR="009E452E" w:rsidRDefault="00D67AD0" w:rsidP="00A76ABC">
            <w:pPr>
              <w:spacing w:line="240" w:lineRule="atLeast"/>
              <w:jc w:val="left"/>
            </w:pPr>
            <w:r>
              <w:rPr>
                <w:rFonts w:hint="eastAsia"/>
              </w:rPr>
              <w:t>手机号码</w:t>
            </w:r>
          </w:p>
        </w:tc>
        <w:tc>
          <w:tcPr>
            <w:tcW w:w="2409" w:type="dxa"/>
          </w:tcPr>
          <w:p w14:paraId="6FAD4A4A" w14:textId="77777777" w:rsidR="009E452E" w:rsidRDefault="00D67AD0" w:rsidP="00A76ABC">
            <w:pPr>
              <w:spacing w:line="240" w:lineRule="atLeast"/>
              <w:jc w:val="left"/>
            </w:pPr>
            <w:r>
              <w:rPr>
                <w:rFonts w:hint="eastAsia"/>
              </w:rPr>
              <w:t>F</w:t>
            </w:r>
            <w:r>
              <w:t>_Mobile</w:t>
            </w:r>
          </w:p>
        </w:tc>
        <w:tc>
          <w:tcPr>
            <w:tcW w:w="3119" w:type="dxa"/>
          </w:tcPr>
          <w:p w14:paraId="6607E0F5" w14:textId="77777777" w:rsidR="009E452E" w:rsidRDefault="00A938D3" w:rsidP="00A76ABC">
            <w:pPr>
              <w:spacing w:line="240" w:lineRule="atLeast"/>
              <w:jc w:val="left"/>
            </w:pPr>
            <w:r w:rsidRPr="00B646A8">
              <w:rPr>
                <w:highlight w:val="yellow"/>
              </w:rPr>
              <w:t>VARCHAR(</w:t>
            </w:r>
            <w:r w:rsidR="00B646A8" w:rsidRPr="00B646A8">
              <w:rPr>
                <w:highlight w:val="yellow"/>
              </w:rPr>
              <w:t>11</w:t>
            </w:r>
            <w:r w:rsidRPr="00B646A8">
              <w:rPr>
                <w:highlight w:val="yellow"/>
              </w:rPr>
              <w:t>) NOT NULL</w:t>
            </w:r>
          </w:p>
        </w:tc>
        <w:tc>
          <w:tcPr>
            <w:tcW w:w="1417" w:type="dxa"/>
          </w:tcPr>
          <w:p w14:paraId="574DFC61" w14:textId="77777777" w:rsidR="009E452E" w:rsidRDefault="009E452E" w:rsidP="00A76ABC">
            <w:pPr>
              <w:spacing w:line="240" w:lineRule="atLeast"/>
              <w:jc w:val="left"/>
            </w:pPr>
          </w:p>
        </w:tc>
        <w:tc>
          <w:tcPr>
            <w:tcW w:w="5670" w:type="dxa"/>
          </w:tcPr>
          <w:p w14:paraId="65D80C39" w14:textId="77777777" w:rsidR="009E452E" w:rsidRDefault="009E452E" w:rsidP="00A76ABC">
            <w:pPr>
              <w:spacing w:line="240" w:lineRule="atLeast"/>
              <w:jc w:val="left"/>
            </w:pPr>
          </w:p>
        </w:tc>
      </w:tr>
      <w:tr w:rsidR="00144F1E" w14:paraId="243FB923" w14:textId="77777777" w:rsidTr="00144F1E">
        <w:trPr>
          <w:trHeight w:val="267"/>
        </w:trPr>
        <w:tc>
          <w:tcPr>
            <w:tcW w:w="2689" w:type="dxa"/>
          </w:tcPr>
          <w:p w14:paraId="0CCBEF0C" w14:textId="77777777" w:rsidR="00144F1E" w:rsidRDefault="00144F1E" w:rsidP="00A76ABC">
            <w:pPr>
              <w:spacing w:line="240" w:lineRule="atLeast"/>
              <w:jc w:val="left"/>
            </w:pPr>
            <w:r w:rsidRPr="00144F1E">
              <w:rPr>
                <w:rFonts w:hint="eastAsia"/>
              </w:rPr>
              <w:t>公钥加密后的用户密码</w:t>
            </w:r>
          </w:p>
        </w:tc>
        <w:tc>
          <w:tcPr>
            <w:tcW w:w="2409" w:type="dxa"/>
          </w:tcPr>
          <w:p w14:paraId="069E65DF" w14:textId="77777777" w:rsidR="00144F1E" w:rsidRDefault="00144F1E" w:rsidP="00A76ABC">
            <w:pPr>
              <w:spacing w:line="240" w:lineRule="atLeast"/>
              <w:jc w:val="left"/>
            </w:pPr>
            <w:r w:rsidRPr="00144F1E">
              <w:t>F_pwdEncrypted</w:t>
            </w:r>
          </w:p>
        </w:tc>
        <w:tc>
          <w:tcPr>
            <w:tcW w:w="3119" w:type="dxa"/>
          </w:tcPr>
          <w:p w14:paraId="05B6CC92" w14:textId="77777777" w:rsidR="00144F1E" w:rsidRDefault="00144F1E" w:rsidP="00A76ABC">
            <w:pPr>
              <w:spacing w:line="240" w:lineRule="atLeast"/>
              <w:jc w:val="left"/>
            </w:pPr>
            <w:r w:rsidRPr="00144F1E">
              <w:t>VARCHAR(0) NULL</w:t>
            </w:r>
          </w:p>
        </w:tc>
        <w:tc>
          <w:tcPr>
            <w:tcW w:w="1417" w:type="dxa"/>
          </w:tcPr>
          <w:p w14:paraId="50D2A520" w14:textId="77777777" w:rsidR="00144F1E" w:rsidRDefault="00144F1E" w:rsidP="00A76ABC">
            <w:pPr>
              <w:spacing w:line="240" w:lineRule="atLeast"/>
              <w:jc w:val="left"/>
            </w:pPr>
          </w:p>
        </w:tc>
        <w:tc>
          <w:tcPr>
            <w:tcW w:w="5670" w:type="dxa"/>
          </w:tcPr>
          <w:p w14:paraId="3C159D48" w14:textId="77777777" w:rsidR="00144F1E" w:rsidRDefault="00144F1E" w:rsidP="00A76ABC">
            <w:pPr>
              <w:spacing w:line="240" w:lineRule="atLeast"/>
              <w:jc w:val="left"/>
            </w:pPr>
          </w:p>
        </w:tc>
      </w:tr>
      <w:tr w:rsidR="009E452E" w14:paraId="6A39960A" w14:textId="77777777" w:rsidTr="00144F1E">
        <w:trPr>
          <w:trHeight w:val="267"/>
        </w:trPr>
        <w:tc>
          <w:tcPr>
            <w:tcW w:w="2689" w:type="dxa"/>
          </w:tcPr>
          <w:p w14:paraId="3BAE2F5C" w14:textId="77777777" w:rsidR="009E452E" w:rsidRDefault="00D67AD0" w:rsidP="00A76ABC">
            <w:pPr>
              <w:spacing w:line="240" w:lineRule="atLeast"/>
              <w:jc w:val="left"/>
            </w:pPr>
            <w:r>
              <w:rPr>
                <w:rFonts w:hint="eastAsia"/>
              </w:rPr>
              <w:t>密码</w:t>
            </w:r>
          </w:p>
        </w:tc>
        <w:tc>
          <w:tcPr>
            <w:tcW w:w="2409" w:type="dxa"/>
          </w:tcPr>
          <w:p w14:paraId="245BA661" w14:textId="77777777" w:rsidR="009E452E" w:rsidRDefault="00144F1E" w:rsidP="00A76ABC">
            <w:pPr>
              <w:spacing w:line="240" w:lineRule="atLeast"/>
            </w:pPr>
            <w:r w:rsidRPr="00144F1E">
              <w:t>F_Salt</w:t>
            </w:r>
          </w:p>
        </w:tc>
        <w:tc>
          <w:tcPr>
            <w:tcW w:w="3119" w:type="dxa"/>
          </w:tcPr>
          <w:p w14:paraId="6B0A956D" w14:textId="77777777" w:rsidR="009E452E" w:rsidRDefault="00A938D3" w:rsidP="00A76ABC">
            <w:pPr>
              <w:spacing w:line="240" w:lineRule="atLeast"/>
              <w:jc w:val="left"/>
            </w:pPr>
            <w:r w:rsidRPr="00A938D3">
              <w:t>VARCHAR(32) NOT NULL</w:t>
            </w:r>
          </w:p>
        </w:tc>
        <w:tc>
          <w:tcPr>
            <w:tcW w:w="1417" w:type="dxa"/>
          </w:tcPr>
          <w:p w14:paraId="10136DA9" w14:textId="77777777" w:rsidR="009E452E" w:rsidRDefault="009E452E" w:rsidP="00A76ABC">
            <w:pPr>
              <w:spacing w:line="240" w:lineRule="atLeast"/>
              <w:jc w:val="left"/>
            </w:pPr>
          </w:p>
        </w:tc>
        <w:tc>
          <w:tcPr>
            <w:tcW w:w="5670" w:type="dxa"/>
          </w:tcPr>
          <w:p w14:paraId="5462B7FF" w14:textId="77777777" w:rsidR="009E452E" w:rsidRDefault="00B136CC" w:rsidP="00A76ABC">
            <w:pPr>
              <w:spacing w:line="240" w:lineRule="atLeast"/>
              <w:jc w:val="left"/>
            </w:pPr>
            <w:r>
              <w:rPr>
                <w:rFonts w:hint="eastAsia"/>
              </w:rPr>
              <w:t>解密后的密码</w:t>
            </w:r>
            <w:r>
              <w:rPr>
                <w:rFonts w:hint="eastAsia"/>
              </w:rPr>
              <w:t>6</w:t>
            </w:r>
            <w:r>
              <w:rPr>
                <w:rFonts w:hint="eastAsia"/>
              </w:rPr>
              <w:t>到</w:t>
            </w:r>
            <w:r>
              <w:rPr>
                <w:rFonts w:hint="eastAsia"/>
              </w:rPr>
              <w:t>1</w:t>
            </w:r>
            <w:r>
              <w:t>6</w:t>
            </w:r>
            <w:r>
              <w:rPr>
                <w:rFonts w:hint="eastAsia"/>
              </w:rPr>
              <w:t>位，不能包含中文，</w:t>
            </w:r>
            <w:r w:rsidR="009D652F">
              <w:rPr>
                <w:rFonts w:hint="eastAsia"/>
              </w:rPr>
              <w:t>首尾不能有空格</w:t>
            </w:r>
          </w:p>
        </w:tc>
      </w:tr>
      <w:tr w:rsidR="009E452E" w14:paraId="45949CF0" w14:textId="77777777" w:rsidTr="00144F1E">
        <w:trPr>
          <w:trHeight w:val="267"/>
        </w:trPr>
        <w:tc>
          <w:tcPr>
            <w:tcW w:w="2689" w:type="dxa"/>
          </w:tcPr>
          <w:p w14:paraId="3E3DE6C2" w14:textId="77777777" w:rsidR="009E452E" w:rsidRDefault="00D67AD0" w:rsidP="00A76ABC">
            <w:pPr>
              <w:spacing w:line="240" w:lineRule="atLeast"/>
              <w:jc w:val="left"/>
            </w:pPr>
            <w:r>
              <w:rPr>
                <w:rFonts w:hint="eastAsia"/>
              </w:rPr>
              <w:t>角色</w:t>
            </w:r>
            <w:r>
              <w:rPr>
                <w:rFonts w:hint="eastAsia"/>
              </w:rPr>
              <w:t>I</w:t>
            </w:r>
            <w:r>
              <w:t>D</w:t>
            </w:r>
          </w:p>
        </w:tc>
        <w:tc>
          <w:tcPr>
            <w:tcW w:w="2409" w:type="dxa"/>
          </w:tcPr>
          <w:p w14:paraId="67CA743F" w14:textId="77777777" w:rsidR="009E452E" w:rsidRDefault="00D67AD0" w:rsidP="00A76ABC">
            <w:pPr>
              <w:spacing w:line="240" w:lineRule="atLeast"/>
              <w:jc w:val="left"/>
            </w:pPr>
            <w:r>
              <w:rPr>
                <w:rFonts w:hint="eastAsia"/>
              </w:rPr>
              <w:t>F</w:t>
            </w:r>
            <w:r>
              <w:t>_RoleID</w:t>
            </w:r>
          </w:p>
        </w:tc>
        <w:tc>
          <w:tcPr>
            <w:tcW w:w="3119" w:type="dxa"/>
          </w:tcPr>
          <w:p w14:paraId="5CDA7192" w14:textId="77777777" w:rsidR="009E452E" w:rsidRDefault="00A938D3" w:rsidP="00A76ABC">
            <w:pPr>
              <w:spacing w:line="240" w:lineRule="atLeast"/>
              <w:jc w:val="left"/>
            </w:pPr>
            <w:r>
              <w:t>I</w:t>
            </w:r>
            <w:r>
              <w:rPr>
                <w:rFonts w:hint="eastAsia"/>
              </w:rPr>
              <w:t>nt</w:t>
            </w:r>
            <w:r>
              <w:t xml:space="preserve"> not null</w:t>
            </w:r>
          </w:p>
        </w:tc>
        <w:tc>
          <w:tcPr>
            <w:tcW w:w="1417" w:type="dxa"/>
          </w:tcPr>
          <w:p w14:paraId="4343E254" w14:textId="77777777" w:rsidR="009E452E" w:rsidRDefault="009E452E" w:rsidP="00A76ABC">
            <w:pPr>
              <w:spacing w:line="240" w:lineRule="atLeast"/>
              <w:jc w:val="left"/>
            </w:pPr>
          </w:p>
        </w:tc>
        <w:tc>
          <w:tcPr>
            <w:tcW w:w="5670" w:type="dxa"/>
          </w:tcPr>
          <w:p w14:paraId="1E4E86C3" w14:textId="77777777" w:rsidR="009E452E" w:rsidRDefault="009E452E" w:rsidP="00A76ABC">
            <w:pPr>
              <w:spacing w:line="240" w:lineRule="atLeast"/>
              <w:jc w:val="left"/>
            </w:pPr>
          </w:p>
        </w:tc>
      </w:tr>
      <w:tr w:rsidR="009E452E" w14:paraId="2EE99974" w14:textId="77777777" w:rsidTr="00144F1E">
        <w:trPr>
          <w:trHeight w:val="267"/>
        </w:trPr>
        <w:tc>
          <w:tcPr>
            <w:tcW w:w="2689" w:type="dxa"/>
          </w:tcPr>
          <w:p w14:paraId="71558292" w14:textId="77777777" w:rsidR="009E452E" w:rsidRDefault="00D67AD0" w:rsidP="00A76ABC">
            <w:pPr>
              <w:spacing w:line="240" w:lineRule="atLeast"/>
              <w:jc w:val="left"/>
            </w:pPr>
            <w:r>
              <w:rPr>
                <w:rFonts w:hint="eastAsia"/>
              </w:rPr>
              <w:t>用户组</w:t>
            </w:r>
            <w:r>
              <w:rPr>
                <w:rFonts w:hint="eastAsia"/>
              </w:rPr>
              <w:t>I</w:t>
            </w:r>
            <w:r>
              <w:t>D</w:t>
            </w:r>
          </w:p>
        </w:tc>
        <w:tc>
          <w:tcPr>
            <w:tcW w:w="2409" w:type="dxa"/>
          </w:tcPr>
          <w:p w14:paraId="787EFDA4" w14:textId="77777777" w:rsidR="009E452E" w:rsidRDefault="00D67AD0" w:rsidP="00A76ABC">
            <w:pPr>
              <w:spacing w:line="240" w:lineRule="atLeast"/>
              <w:jc w:val="left"/>
            </w:pPr>
            <w:r>
              <w:rPr>
                <w:rFonts w:hint="eastAsia"/>
              </w:rPr>
              <w:t>F</w:t>
            </w:r>
            <w:r>
              <w:t>_DepartmentID</w:t>
            </w:r>
          </w:p>
        </w:tc>
        <w:tc>
          <w:tcPr>
            <w:tcW w:w="3119" w:type="dxa"/>
          </w:tcPr>
          <w:p w14:paraId="3AD57E48" w14:textId="77777777" w:rsidR="009E452E" w:rsidRDefault="00A938D3" w:rsidP="00A76ABC">
            <w:pPr>
              <w:spacing w:line="240" w:lineRule="atLeast"/>
              <w:jc w:val="left"/>
            </w:pPr>
            <w:r>
              <w:t>Int not null</w:t>
            </w:r>
          </w:p>
        </w:tc>
        <w:tc>
          <w:tcPr>
            <w:tcW w:w="1417" w:type="dxa"/>
          </w:tcPr>
          <w:p w14:paraId="2B5A53D1" w14:textId="77777777" w:rsidR="009E452E" w:rsidRDefault="009E452E" w:rsidP="00A76ABC">
            <w:pPr>
              <w:spacing w:line="240" w:lineRule="atLeast"/>
              <w:jc w:val="left"/>
            </w:pPr>
          </w:p>
        </w:tc>
        <w:tc>
          <w:tcPr>
            <w:tcW w:w="5670" w:type="dxa"/>
          </w:tcPr>
          <w:p w14:paraId="434E5397" w14:textId="77777777" w:rsidR="009E452E" w:rsidRDefault="009E452E" w:rsidP="00A76ABC">
            <w:pPr>
              <w:spacing w:line="240" w:lineRule="atLeast"/>
              <w:jc w:val="left"/>
            </w:pPr>
          </w:p>
        </w:tc>
      </w:tr>
      <w:tr w:rsidR="009E452E" w14:paraId="0A96C183" w14:textId="77777777" w:rsidTr="00144F1E">
        <w:trPr>
          <w:trHeight w:val="267"/>
        </w:trPr>
        <w:tc>
          <w:tcPr>
            <w:tcW w:w="2689" w:type="dxa"/>
          </w:tcPr>
          <w:p w14:paraId="52B0C990" w14:textId="77777777" w:rsidR="009E452E" w:rsidRDefault="00D67AD0" w:rsidP="00A76ABC">
            <w:pPr>
              <w:spacing w:line="240" w:lineRule="atLeast"/>
              <w:jc w:val="left"/>
            </w:pPr>
            <w:r>
              <w:rPr>
                <w:rFonts w:hint="eastAsia"/>
              </w:rPr>
              <w:t>姓名</w:t>
            </w:r>
          </w:p>
        </w:tc>
        <w:tc>
          <w:tcPr>
            <w:tcW w:w="2409" w:type="dxa"/>
          </w:tcPr>
          <w:p w14:paraId="63316BA8" w14:textId="77777777" w:rsidR="009E452E" w:rsidRDefault="00D67AD0" w:rsidP="00A76ABC">
            <w:pPr>
              <w:spacing w:line="240" w:lineRule="atLeast"/>
              <w:jc w:val="left"/>
            </w:pPr>
            <w:r>
              <w:rPr>
                <w:rFonts w:hint="eastAsia"/>
              </w:rPr>
              <w:t>F</w:t>
            </w:r>
            <w:r>
              <w:t>_Name</w:t>
            </w:r>
          </w:p>
        </w:tc>
        <w:tc>
          <w:tcPr>
            <w:tcW w:w="3119" w:type="dxa"/>
          </w:tcPr>
          <w:p w14:paraId="79FBFDC5" w14:textId="77777777" w:rsidR="009E452E" w:rsidRDefault="00A938D3" w:rsidP="00A76ABC">
            <w:pPr>
              <w:spacing w:line="240" w:lineRule="atLeast"/>
              <w:jc w:val="left"/>
            </w:pPr>
            <w:r w:rsidRPr="00A938D3">
              <w:t>VARCHAR(12) NOT NULL</w:t>
            </w:r>
            <w:r w:rsidR="00196D19">
              <w:t>,</w:t>
            </w:r>
          </w:p>
        </w:tc>
        <w:tc>
          <w:tcPr>
            <w:tcW w:w="1417" w:type="dxa"/>
          </w:tcPr>
          <w:p w14:paraId="5343646E" w14:textId="77777777" w:rsidR="009E452E" w:rsidRDefault="009E452E" w:rsidP="00A76ABC">
            <w:pPr>
              <w:spacing w:line="240" w:lineRule="atLeast"/>
              <w:jc w:val="left"/>
            </w:pPr>
          </w:p>
        </w:tc>
        <w:tc>
          <w:tcPr>
            <w:tcW w:w="5670" w:type="dxa"/>
          </w:tcPr>
          <w:p w14:paraId="5B709F29" w14:textId="77777777" w:rsidR="009E452E" w:rsidRDefault="009E452E" w:rsidP="00A76ABC">
            <w:pPr>
              <w:spacing w:line="240" w:lineRule="atLeast"/>
              <w:jc w:val="left"/>
            </w:pPr>
          </w:p>
        </w:tc>
      </w:tr>
      <w:tr w:rsidR="009E452E" w14:paraId="37627324" w14:textId="77777777" w:rsidTr="00144F1E">
        <w:trPr>
          <w:trHeight w:val="255"/>
        </w:trPr>
        <w:tc>
          <w:tcPr>
            <w:tcW w:w="2689" w:type="dxa"/>
          </w:tcPr>
          <w:p w14:paraId="548A7B5B" w14:textId="77777777" w:rsidR="009E452E" w:rsidRDefault="00D67AD0" w:rsidP="00A76ABC">
            <w:pPr>
              <w:spacing w:line="240" w:lineRule="atLeast"/>
              <w:jc w:val="left"/>
            </w:pPr>
            <w:r>
              <w:rPr>
                <w:rFonts w:hint="eastAsia"/>
              </w:rPr>
              <w:t>性别</w:t>
            </w:r>
          </w:p>
        </w:tc>
        <w:tc>
          <w:tcPr>
            <w:tcW w:w="2409" w:type="dxa"/>
          </w:tcPr>
          <w:p w14:paraId="5FAB37CF" w14:textId="77777777" w:rsidR="009E452E" w:rsidRDefault="00D67AD0" w:rsidP="00A76ABC">
            <w:pPr>
              <w:spacing w:line="240" w:lineRule="atLeast"/>
              <w:jc w:val="left"/>
            </w:pPr>
            <w:r>
              <w:rPr>
                <w:rFonts w:hint="eastAsia"/>
              </w:rPr>
              <w:t>F</w:t>
            </w:r>
            <w:r>
              <w:t>_Sex</w:t>
            </w:r>
          </w:p>
        </w:tc>
        <w:tc>
          <w:tcPr>
            <w:tcW w:w="3119" w:type="dxa"/>
          </w:tcPr>
          <w:p w14:paraId="4688F3AA" w14:textId="77777777" w:rsidR="009E452E" w:rsidRDefault="00A938D3" w:rsidP="00A76ABC">
            <w:pPr>
              <w:spacing w:line="240" w:lineRule="atLeast"/>
              <w:jc w:val="left"/>
            </w:pPr>
            <w:r>
              <w:t>Int not null</w:t>
            </w:r>
          </w:p>
        </w:tc>
        <w:tc>
          <w:tcPr>
            <w:tcW w:w="1417" w:type="dxa"/>
          </w:tcPr>
          <w:p w14:paraId="0EF89714" w14:textId="77777777" w:rsidR="009E452E" w:rsidRDefault="009E452E" w:rsidP="00A76ABC">
            <w:pPr>
              <w:spacing w:line="240" w:lineRule="atLeast"/>
              <w:jc w:val="left"/>
            </w:pPr>
          </w:p>
        </w:tc>
        <w:tc>
          <w:tcPr>
            <w:tcW w:w="5670" w:type="dxa"/>
          </w:tcPr>
          <w:p w14:paraId="71C89754" w14:textId="77777777" w:rsidR="009E452E" w:rsidRDefault="009E452E" w:rsidP="00A76ABC">
            <w:pPr>
              <w:spacing w:line="240" w:lineRule="atLeast"/>
              <w:jc w:val="left"/>
            </w:pPr>
          </w:p>
        </w:tc>
      </w:tr>
      <w:tr w:rsidR="009E452E" w14:paraId="78C46BF5" w14:textId="77777777" w:rsidTr="00144F1E">
        <w:trPr>
          <w:trHeight w:val="267"/>
        </w:trPr>
        <w:tc>
          <w:tcPr>
            <w:tcW w:w="2689" w:type="dxa"/>
          </w:tcPr>
          <w:p w14:paraId="56E80F35" w14:textId="77777777" w:rsidR="009E452E" w:rsidRDefault="00D67AD0" w:rsidP="00A76ABC">
            <w:pPr>
              <w:spacing w:line="240" w:lineRule="atLeast"/>
              <w:jc w:val="left"/>
            </w:pPr>
            <w:r>
              <w:rPr>
                <w:rFonts w:hint="eastAsia"/>
              </w:rPr>
              <w:t>身份证号码</w:t>
            </w:r>
          </w:p>
        </w:tc>
        <w:tc>
          <w:tcPr>
            <w:tcW w:w="2409" w:type="dxa"/>
          </w:tcPr>
          <w:p w14:paraId="1F9C4A02" w14:textId="77777777" w:rsidR="009E452E" w:rsidRDefault="00D67AD0" w:rsidP="00A76ABC">
            <w:pPr>
              <w:spacing w:line="240" w:lineRule="atLeast"/>
              <w:jc w:val="left"/>
            </w:pPr>
            <w:r>
              <w:rPr>
                <w:rFonts w:hint="eastAsia"/>
              </w:rPr>
              <w:t>F</w:t>
            </w:r>
            <w:r>
              <w:t>_ICID</w:t>
            </w:r>
          </w:p>
        </w:tc>
        <w:tc>
          <w:tcPr>
            <w:tcW w:w="3119" w:type="dxa"/>
          </w:tcPr>
          <w:p w14:paraId="49CFFBD4" w14:textId="77777777" w:rsidR="009E452E" w:rsidRDefault="0002571B" w:rsidP="00A76ABC">
            <w:pPr>
              <w:spacing w:line="240" w:lineRule="atLeast"/>
              <w:jc w:val="left"/>
            </w:pPr>
            <w:r w:rsidRPr="0002571B">
              <w:t>VARCHAR(20) NOT NULL</w:t>
            </w:r>
          </w:p>
        </w:tc>
        <w:tc>
          <w:tcPr>
            <w:tcW w:w="1417" w:type="dxa"/>
          </w:tcPr>
          <w:p w14:paraId="4AFCCA55" w14:textId="77777777" w:rsidR="009E452E" w:rsidRDefault="009E452E" w:rsidP="00A76ABC">
            <w:pPr>
              <w:spacing w:line="240" w:lineRule="atLeast"/>
              <w:jc w:val="left"/>
            </w:pPr>
          </w:p>
        </w:tc>
        <w:tc>
          <w:tcPr>
            <w:tcW w:w="5670" w:type="dxa"/>
          </w:tcPr>
          <w:p w14:paraId="5EEB024F" w14:textId="77777777" w:rsidR="009E452E" w:rsidRDefault="009E452E" w:rsidP="00A76ABC">
            <w:pPr>
              <w:spacing w:line="240" w:lineRule="atLeast"/>
              <w:jc w:val="left"/>
            </w:pPr>
          </w:p>
        </w:tc>
      </w:tr>
      <w:tr w:rsidR="009E452E" w14:paraId="086EAA08" w14:textId="77777777" w:rsidTr="00144F1E">
        <w:trPr>
          <w:trHeight w:val="267"/>
        </w:trPr>
        <w:tc>
          <w:tcPr>
            <w:tcW w:w="2689" w:type="dxa"/>
          </w:tcPr>
          <w:p w14:paraId="226E9F59" w14:textId="77777777" w:rsidR="009E452E" w:rsidRDefault="009E452E" w:rsidP="00A76ABC">
            <w:pPr>
              <w:spacing w:line="240" w:lineRule="atLeast"/>
              <w:jc w:val="left"/>
            </w:pPr>
          </w:p>
        </w:tc>
        <w:tc>
          <w:tcPr>
            <w:tcW w:w="2409" w:type="dxa"/>
          </w:tcPr>
          <w:p w14:paraId="08E3F13A" w14:textId="77777777" w:rsidR="009E452E" w:rsidRDefault="009E452E" w:rsidP="00A76ABC">
            <w:pPr>
              <w:spacing w:line="240" w:lineRule="atLeast"/>
              <w:jc w:val="left"/>
            </w:pPr>
          </w:p>
        </w:tc>
        <w:tc>
          <w:tcPr>
            <w:tcW w:w="3119" w:type="dxa"/>
          </w:tcPr>
          <w:p w14:paraId="2BA9F405" w14:textId="77777777" w:rsidR="009E452E" w:rsidRDefault="009E452E" w:rsidP="00A76ABC">
            <w:pPr>
              <w:spacing w:line="240" w:lineRule="atLeast"/>
              <w:jc w:val="left"/>
            </w:pPr>
          </w:p>
        </w:tc>
        <w:tc>
          <w:tcPr>
            <w:tcW w:w="1417" w:type="dxa"/>
          </w:tcPr>
          <w:p w14:paraId="32033544" w14:textId="77777777" w:rsidR="009E452E" w:rsidRDefault="009E452E" w:rsidP="00A76ABC">
            <w:pPr>
              <w:spacing w:line="240" w:lineRule="atLeast"/>
              <w:jc w:val="left"/>
            </w:pPr>
          </w:p>
        </w:tc>
        <w:tc>
          <w:tcPr>
            <w:tcW w:w="5670" w:type="dxa"/>
          </w:tcPr>
          <w:p w14:paraId="401F3630" w14:textId="77777777" w:rsidR="009E452E" w:rsidRDefault="009E452E" w:rsidP="00A76ABC">
            <w:pPr>
              <w:spacing w:line="240" w:lineRule="atLeast"/>
              <w:jc w:val="left"/>
            </w:pPr>
          </w:p>
        </w:tc>
      </w:tr>
    </w:tbl>
    <w:p w14:paraId="187D992D" w14:textId="77777777" w:rsidR="009E452E" w:rsidRDefault="009E452E" w:rsidP="00A76ABC">
      <w:pPr>
        <w:spacing w:line="240" w:lineRule="atLeast"/>
        <w:jc w:val="left"/>
      </w:pPr>
    </w:p>
    <w:p w14:paraId="073C7AF1" w14:textId="77777777" w:rsidR="002E005C" w:rsidRDefault="002E005C" w:rsidP="002E005C">
      <w:pPr>
        <w:pStyle w:val="3"/>
        <w:spacing w:line="240" w:lineRule="atLeast"/>
        <w:jc w:val="left"/>
      </w:pPr>
      <w:bookmarkStart w:id="304" w:name="_Toc50496776"/>
      <w:r>
        <w:rPr>
          <w:rFonts w:hint="eastAsia"/>
        </w:rPr>
        <w:t>会员</w:t>
      </w:r>
      <w:bookmarkEnd w:id="304"/>
    </w:p>
    <w:p w14:paraId="3645316A" w14:textId="53E55ECF" w:rsidR="002E005C" w:rsidRDefault="002E005C" w:rsidP="002E005C">
      <w:pPr>
        <w:pStyle w:val="4"/>
        <w:spacing w:line="240" w:lineRule="atLeast"/>
        <w:jc w:val="left"/>
      </w:pPr>
      <w:r>
        <w:rPr>
          <w:rFonts w:hint="eastAsia"/>
        </w:rPr>
        <w:t>会员表</w:t>
      </w:r>
      <w:r w:rsidRPr="0047001E">
        <w:rPr>
          <w:rFonts w:hint="eastAsia"/>
          <w:highlight w:val="red"/>
        </w:rPr>
        <w:t>T</w:t>
      </w:r>
      <w:r w:rsidRPr="0047001E">
        <w:rPr>
          <w:highlight w:val="red"/>
        </w:rPr>
        <w:t>_Vip</w:t>
      </w:r>
    </w:p>
    <w:p w14:paraId="17857C63" w14:textId="77777777" w:rsidR="002E005C" w:rsidRPr="001C0809" w:rsidRDefault="002E005C" w:rsidP="002E005C">
      <w:pPr>
        <w:rPr>
          <w:strike/>
        </w:rPr>
      </w:pPr>
      <w:r w:rsidRPr="001C0809">
        <w:rPr>
          <w:rFonts w:hint="eastAsia"/>
          <w:strike/>
        </w:rPr>
        <w:t>注意参看会员单元表：</w:t>
      </w:r>
      <w:r w:rsidRPr="001C0809">
        <w:rPr>
          <w:rFonts w:hint="eastAsia"/>
          <w:strike/>
        </w:rPr>
        <w:t>T</w:t>
      </w:r>
      <w:r w:rsidRPr="001C0809">
        <w:rPr>
          <w:strike/>
        </w:rPr>
        <w:t>_VipUnit</w:t>
      </w:r>
    </w:p>
    <w:p w14:paraId="7701A360" w14:textId="77777777" w:rsidR="002E005C" w:rsidRPr="00315027" w:rsidRDefault="002E005C" w:rsidP="002E005C"/>
    <w:tbl>
      <w:tblPr>
        <w:tblW w:w="15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613"/>
        <w:gridCol w:w="3119"/>
        <w:gridCol w:w="1225"/>
        <w:gridCol w:w="5528"/>
      </w:tblGrid>
      <w:tr w:rsidR="002E005C" w14:paraId="312F0D03" w14:textId="77777777" w:rsidTr="00BF3FFF">
        <w:trPr>
          <w:trHeight w:val="255"/>
        </w:trPr>
        <w:tc>
          <w:tcPr>
            <w:tcW w:w="2830" w:type="dxa"/>
            <w:shd w:val="clear" w:color="auto" w:fill="FF0000"/>
          </w:tcPr>
          <w:p w14:paraId="14E589AC" w14:textId="77777777" w:rsidR="002E005C" w:rsidRDefault="002E005C" w:rsidP="00BF3FFF">
            <w:pPr>
              <w:spacing w:line="240" w:lineRule="atLeast"/>
              <w:jc w:val="left"/>
              <w:rPr>
                <w:color w:val="FFFFFF" w:themeColor="background1"/>
              </w:rPr>
            </w:pPr>
            <w:r>
              <w:rPr>
                <w:rFonts w:hint="eastAsia"/>
                <w:color w:val="FFFFFF" w:themeColor="background1"/>
              </w:rPr>
              <w:t>数据项</w:t>
            </w:r>
          </w:p>
        </w:tc>
        <w:tc>
          <w:tcPr>
            <w:tcW w:w="2613" w:type="dxa"/>
            <w:shd w:val="clear" w:color="auto" w:fill="FF0000"/>
          </w:tcPr>
          <w:p w14:paraId="44DF3F43" w14:textId="77777777" w:rsidR="002E005C" w:rsidRDefault="002E005C" w:rsidP="00BF3FFF">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3119" w:type="dxa"/>
            <w:shd w:val="clear" w:color="auto" w:fill="FF0000"/>
          </w:tcPr>
          <w:p w14:paraId="438AB486" w14:textId="77777777" w:rsidR="002E005C" w:rsidRDefault="002E005C" w:rsidP="00BF3FFF">
            <w:pPr>
              <w:spacing w:line="240" w:lineRule="atLeast"/>
              <w:jc w:val="left"/>
              <w:rPr>
                <w:color w:val="FFFFFF" w:themeColor="background1"/>
              </w:rPr>
            </w:pPr>
            <w:r>
              <w:rPr>
                <w:rFonts w:hint="eastAsia"/>
                <w:color w:val="FFFFFF" w:themeColor="background1"/>
              </w:rPr>
              <w:t>Type</w:t>
            </w:r>
          </w:p>
        </w:tc>
        <w:tc>
          <w:tcPr>
            <w:tcW w:w="1225" w:type="dxa"/>
            <w:shd w:val="clear" w:color="auto" w:fill="FF0000"/>
          </w:tcPr>
          <w:p w14:paraId="3B3C4196" w14:textId="77777777" w:rsidR="002E005C" w:rsidRDefault="002E005C" w:rsidP="00BF3FFF">
            <w:pPr>
              <w:spacing w:line="240" w:lineRule="atLeast"/>
              <w:jc w:val="left"/>
              <w:rPr>
                <w:color w:val="FFFFFF" w:themeColor="background1"/>
              </w:rPr>
            </w:pPr>
            <w:r>
              <w:rPr>
                <w:rFonts w:hint="eastAsia"/>
                <w:color w:val="FFFFFF" w:themeColor="background1"/>
              </w:rPr>
              <w:t>默认值</w:t>
            </w:r>
          </w:p>
        </w:tc>
        <w:tc>
          <w:tcPr>
            <w:tcW w:w="5528" w:type="dxa"/>
            <w:shd w:val="clear" w:color="auto" w:fill="FF0000"/>
          </w:tcPr>
          <w:p w14:paraId="11ACE738" w14:textId="77777777" w:rsidR="002E005C" w:rsidRDefault="002E005C" w:rsidP="00BF3FFF">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2E005C" w14:paraId="4F6A9DB9" w14:textId="77777777" w:rsidTr="00BF3FFF">
        <w:trPr>
          <w:trHeight w:val="267"/>
        </w:trPr>
        <w:tc>
          <w:tcPr>
            <w:tcW w:w="2830" w:type="dxa"/>
          </w:tcPr>
          <w:p w14:paraId="7512F25F" w14:textId="77777777" w:rsidR="002E005C" w:rsidRDefault="002E005C" w:rsidP="00BF3FFF">
            <w:pPr>
              <w:spacing w:line="240" w:lineRule="atLeast"/>
              <w:jc w:val="left"/>
            </w:pPr>
            <w:r>
              <w:rPr>
                <w:rFonts w:hint="eastAsia"/>
              </w:rPr>
              <w:t>ID</w:t>
            </w:r>
          </w:p>
        </w:tc>
        <w:tc>
          <w:tcPr>
            <w:tcW w:w="2613" w:type="dxa"/>
          </w:tcPr>
          <w:p w14:paraId="72E90EE2" w14:textId="77777777" w:rsidR="002E005C" w:rsidRDefault="002E005C" w:rsidP="00BF3FFF">
            <w:pPr>
              <w:spacing w:line="240" w:lineRule="atLeast"/>
              <w:jc w:val="left"/>
            </w:pPr>
            <w:r>
              <w:rPr>
                <w:rFonts w:hint="eastAsia"/>
              </w:rPr>
              <w:t>F_</w:t>
            </w:r>
            <w:r>
              <w:t>ID</w:t>
            </w:r>
          </w:p>
        </w:tc>
        <w:tc>
          <w:tcPr>
            <w:tcW w:w="3119" w:type="dxa"/>
          </w:tcPr>
          <w:p w14:paraId="71ECF55A" w14:textId="77777777" w:rsidR="002E005C" w:rsidRDefault="002E005C" w:rsidP="00BF3FFF">
            <w:pPr>
              <w:spacing w:line="240" w:lineRule="atLeast"/>
              <w:jc w:val="left"/>
            </w:pPr>
          </w:p>
        </w:tc>
        <w:tc>
          <w:tcPr>
            <w:tcW w:w="1225" w:type="dxa"/>
          </w:tcPr>
          <w:p w14:paraId="2A8D6446" w14:textId="77777777" w:rsidR="002E005C" w:rsidRDefault="002E005C" w:rsidP="00BF3FFF">
            <w:pPr>
              <w:spacing w:line="240" w:lineRule="atLeast"/>
              <w:jc w:val="left"/>
            </w:pPr>
          </w:p>
        </w:tc>
        <w:tc>
          <w:tcPr>
            <w:tcW w:w="5528" w:type="dxa"/>
          </w:tcPr>
          <w:p w14:paraId="0D4C9E89" w14:textId="77777777" w:rsidR="002E005C" w:rsidRDefault="002E005C" w:rsidP="00BF3FFF">
            <w:pPr>
              <w:spacing w:line="240" w:lineRule="atLeast"/>
              <w:jc w:val="left"/>
            </w:pPr>
            <w:r>
              <w:rPr>
                <w:rFonts w:hint="eastAsia"/>
              </w:rPr>
              <w:t>会员在后台上创建的话，会生成这个</w:t>
            </w:r>
            <w:r>
              <w:rPr>
                <w:rFonts w:hint="eastAsia"/>
              </w:rPr>
              <w:t>ID</w:t>
            </w:r>
          </w:p>
        </w:tc>
      </w:tr>
      <w:tr w:rsidR="002E005C" w14:paraId="712BB023" w14:textId="77777777" w:rsidTr="00BF3FFF">
        <w:trPr>
          <w:trHeight w:val="267"/>
        </w:trPr>
        <w:tc>
          <w:tcPr>
            <w:tcW w:w="2830" w:type="dxa"/>
          </w:tcPr>
          <w:p w14:paraId="4831A5A3" w14:textId="77777777" w:rsidR="002E005C" w:rsidRDefault="002E005C" w:rsidP="00BF3FFF">
            <w:pPr>
              <w:spacing w:line="240" w:lineRule="atLeast"/>
              <w:jc w:val="left"/>
            </w:pPr>
            <w:r>
              <w:rPr>
                <w:rFonts w:hint="eastAsia"/>
              </w:rPr>
              <w:t>会员编号</w:t>
            </w:r>
          </w:p>
        </w:tc>
        <w:tc>
          <w:tcPr>
            <w:tcW w:w="2613" w:type="dxa"/>
          </w:tcPr>
          <w:p w14:paraId="33AC397B" w14:textId="77777777" w:rsidR="002E005C" w:rsidRPr="003D3380" w:rsidRDefault="002E005C" w:rsidP="00BF3FFF">
            <w:pPr>
              <w:spacing w:line="240" w:lineRule="atLeast"/>
              <w:jc w:val="left"/>
              <w:rPr>
                <w:highlight w:val="red"/>
              </w:rPr>
            </w:pPr>
            <w:r w:rsidRPr="003D3380">
              <w:rPr>
                <w:rFonts w:hint="eastAsia"/>
                <w:highlight w:val="red"/>
              </w:rPr>
              <w:t>F</w:t>
            </w:r>
            <w:r w:rsidRPr="003D3380">
              <w:rPr>
                <w:highlight w:val="red"/>
              </w:rPr>
              <w:t>_SN</w:t>
            </w:r>
          </w:p>
        </w:tc>
        <w:tc>
          <w:tcPr>
            <w:tcW w:w="3119" w:type="dxa"/>
          </w:tcPr>
          <w:p w14:paraId="7125E04C" w14:textId="77777777" w:rsidR="002E005C" w:rsidRPr="00A83E1E" w:rsidRDefault="00A83E1E" w:rsidP="00BF3FFF">
            <w:pPr>
              <w:spacing w:line="240" w:lineRule="atLeast"/>
              <w:jc w:val="left"/>
              <w:rPr>
                <w:highlight w:val="magenta"/>
              </w:rPr>
            </w:pPr>
            <w:r w:rsidRPr="00A83E1E">
              <w:rPr>
                <w:highlight w:val="magenta"/>
              </w:rPr>
              <w:t>Varchar(9) not null</w:t>
            </w:r>
          </w:p>
        </w:tc>
        <w:tc>
          <w:tcPr>
            <w:tcW w:w="1225" w:type="dxa"/>
          </w:tcPr>
          <w:p w14:paraId="551AC1CA" w14:textId="77777777" w:rsidR="002E005C" w:rsidRPr="00A83E1E" w:rsidRDefault="002E005C" w:rsidP="00BF3FFF">
            <w:pPr>
              <w:spacing w:line="240" w:lineRule="atLeast"/>
              <w:jc w:val="left"/>
              <w:rPr>
                <w:highlight w:val="magenta"/>
              </w:rPr>
            </w:pPr>
          </w:p>
        </w:tc>
        <w:tc>
          <w:tcPr>
            <w:tcW w:w="5528" w:type="dxa"/>
          </w:tcPr>
          <w:p w14:paraId="7E8937B9" w14:textId="77777777" w:rsidR="002E005C" w:rsidRPr="00A83E1E" w:rsidRDefault="00A83E1E" w:rsidP="00BF3FFF">
            <w:pPr>
              <w:spacing w:line="240" w:lineRule="atLeast"/>
              <w:jc w:val="left"/>
              <w:rPr>
                <w:highlight w:val="magenta"/>
              </w:rPr>
            </w:pPr>
            <w:r w:rsidRPr="00A83E1E">
              <w:rPr>
                <w:rFonts w:hint="eastAsia"/>
                <w:highlight w:val="magenta"/>
              </w:rPr>
              <w:t>生成方式为</w:t>
            </w:r>
            <w:r w:rsidRPr="00A83E1E">
              <w:rPr>
                <w:highlight w:val="magenta"/>
              </w:rPr>
              <w:t xml:space="preserve">VIP000001 ~ VIP999999 </w:t>
            </w:r>
            <w:r w:rsidRPr="00A83E1E">
              <w:rPr>
                <w:highlight w:val="magenta"/>
              </w:rPr>
              <w:t>的流水号</w:t>
            </w:r>
          </w:p>
        </w:tc>
      </w:tr>
      <w:tr w:rsidR="00C00D9F" w:rsidRPr="00C00D9F" w14:paraId="520B6ABF" w14:textId="77777777" w:rsidTr="009D0F93">
        <w:trPr>
          <w:trHeight w:val="267"/>
        </w:trPr>
        <w:tc>
          <w:tcPr>
            <w:tcW w:w="2830" w:type="dxa"/>
            <w:shd w:val="clear" w:color="auto" w:fill="70AD47" w:themeFill="accent6"/>
          </w:tcPr>
          <w:p w14:paraId="34111957" w14:textId="77777777" w:rsidR="00C00D9F" w:rsidRDefault="00C00D9F" w:rsidP="00BF3FFF">
            <w:pPr>
              <w:spacing w:line="240" w:lineRule="atLeast"/>
              <w:jc w:val="left"/>
            </w:pPr>
            <w:r>
              <w:rPr>
                <w:rFonts w:hint="eastAsia"/>
              </w:rPr>
              <w:t>会员卡</w:t>
            </w:r>
          </w:p>
        </w:tc>
        <w:tc>
          <w:tcPr>
            <w:tcW w:w="2613" w:type="dxa"/>
            <w:shd w:val="clear" w:color="auto" w:fill="70AD47" w:themeFill="accent6"/>
          </w:tcPr>
          <w:p w14:paraId="0F05E45E" w14:textId="77777777" w:rsidR="00C00D9F" w:rsidRPr="003D3380" w:rsidRDefault="00C00D9F" w:rsidP="00BF3FFF">
            <w:pPr>
              <w:spacing w:line="240" w:lineRule="atLeast"/>
              <w:jc w:val="left"/>
              <w:rPr>
                <w:highlight w:val="red"/>
              </w:rPr>
            </w:pPr>
            <w:r w:rsidRPr="00C00D9F">
              <w:t>F_CardID</w:t>
            </w:r>
          </w:p>
        </w:tc>
        <w:tc>
          <w:tcPr>
            <w:tcW w:w="3119" w:type="dxa"/>
            <w:shd w:val="clear" w:color="auto" w:fill="70AD47" w:themeFill="accent6"/>
          </w:tcPr>
          <w:p w14:paraId="7016A1BE" w14:textId="5D15CE08" w:rsidR="00C00D9F" w:rsidRPr="00A83E1E" w:rsidRDefault="009D0F93" w:rsidP="00BF3FFF">
            <w:pPr>
              <w:spacing w:line="240" w:lineRule="atLeast"/>
              <w:jc w:val="left"/>
              <w:rPr>
                <w:highlight w:val="magenta"/>
              </w:rPr>
            </w:pPr>
            <w:r>
              <w:rPr>
                <w:highlight w:val="magenta"/>
              </w:rPr>
              <w:t>int</w:t>
            </w:r>
            <w:r w:rsidR="00C00D9F">
              <w:rPr>
                <w:highlight w:val="magenta"/>
              </w:rPr>
              <w:t xml:space="preserve"> </w:t>
            </w:r>
            <w:r>
              <w:rPr>
                <w:highlight w:val="magenta"/>
              </w:rPr>
              <w:t xml:space="preserve">not </w:t>
            </w:r>
            <w:r w:rsidR="00C00D9F">
              <w:rPr>
                <w:highlight w:val="magenta"/>
              </w:rPr>
              <w:t>null</w:t>
            </w:r>
          </w:p>
        </w:tc>
        <w:tc>
          <w:tcPr>
            <w:tcW w:w="1225" w:type="dxa"/>
            <w:shd w:val="clear" w:color="auto" w:fill="70AD47" w:themeFill="accent6"/>
          </w:tcPr>
          <w:p w14:paraId="2F47EDAF" w14:textId="77777777" w:rsidR="00C00D9F" w:rsidRPr="00A83E1E" w:rsidRDefault="00C00D9F" w:rsidP="00BF3FFF">
            <w:pPr>
              <w:spacing w:line="240" w:lineRule="atLeast"/>
              <w:jc w:val="left"/>
              <w:rPr>
                <w:highlight w:val="magenta"/>
              </w:rPr>
            </w:pPr>
          </w:p>
        </w:tc>
        <w:tc>
          <w:tcPr>
            <w:tcW w:w="5528" w:type="dxa"/>
            <w:shd w:val="clear" w:color="auto" w:fill="70AD47" w:themeFill="accent6"/>
          </w:tcPr>
          <w:p w14:paraId="75762F8F" w14:textId="756164D9" w:rsidR="00C00D9F" w:rsidRPr="00A83E1E" w:rsidRDefault="009D0F93" w:rsidP="009D0F93">
            <w:pPr>
              <w:spacing w:line="240" w:lineRule="atLeast"/>
              <w:jc w:val="left"/>
              <w:rPr>
                <w:highlight w:val="magenta"/>
              </w:rPr>
            </w:pPr>
            <w:r>
              <w:rPr>
                <w:rFonts w:hint="eastAsia"/>
              </w:rPr>
              <w:t>外键，指向</w:t>
            </w:r>
            <w:r>
              <w:rPr>
                <w:rFonts w:hint="eastAsia"/>
              </w:rPr>
              <w:t>T</w:t>
            </w:r>
            <w:r>
              <w:t>_VipCard</w:t>
            </w:r>
            <w:r>
              <w:rPr>
                <w:rFonts w:hint="eastAsia"/>
              </w:rPr>
              <w:t>，</w:t>
            </w:r>
            <w:r w:rsidR="00C00D9F" w:rsidRPr="00C00D9F">
              <w:t>某种类型的会员卡的唯一标识</w:t>
            </w:r>
          </w:p>
        </w:tc>
      </w:tr>
      <w:tr w:rsidR="002E005C" w14:paraId="48EDD699" w14:textId="77777777" w:rsidTr="00BF3FFF">
        <w:trPr>
          <w:trHeight w:val="267"/>
        </w:trPr>
        <w:tc>
          <w:tcPr>
            <w:tcW w:w="2830" w:type="dxa"/>
          </w:tcPr>
          <w:p w14:paraId="1B0B0D83" w14:textId="77777777" w:rsidR="002E005C" w:rsidRPr="00512AB0" w:rsidRDefault="002E005C" w:rsidP="00BF3FFF">
            <w:pPr>
              <w:spacing w:line="240" w:lineRule="atLeast"/>
              <w:jc w:val="left"/>
              <w:rPr>
                <w:strike/>
              </w:rPr>
            </w:pPr>
            <w:r w:rsidRPr="00512AB0">
              <w:rPr>
                <w:rFonts w:hint="eastAsia"/>
                <w:strike/>
              </w:rPr>
              <w:t>会员在</w:t>
            </w:r>
            <w:r w:rsidRPr="00512AB0">
              <w:rPr>
                <w:rFonts w:hint="eastAsia"/>
                <w:strike/>
              </w:rPr>
              <w:t>POS</w:t>
            </w:r>
            <w:r w:rsidRPr="00512AB0">
              <w:rPr>
                <w:rFonts w:hint="eastAsia"/>
                <w:strike/>
              </w:rPr>
              <w:t>机上的</w:t>
            </w:r>
            <w:r w:rsidRPr="00512AB0">
              <w:rPr>
                <w:rFonts w:hint="eastAsia"/>
                <w:strike/>
              </w:rPr>
              <w:t>ID</w:t>
            </w:r>
          </w:p>
        </w:tc>
        <w:tc>
          <w:tcPr>
            <w:tcW w:w="2613" w:type="dxa"/>
          </w:tcPr>
          <w:p w14:paraId="12121231" w14:textId="77777777" w:rsidR="002E005C" w:rsidRPr="00512AB0" w:rsidRDefault="002E005C" w:rsidP="00BF3FFF">
            <w:pPr>
              <w:spacing w:line="240" w:lineRule="atLeast"/>
              <w:jc w:val="left"/>
              <w:rPr>
                <w:strike/>
                <w:highlight w:val="red"/>
              </w:rPr>
            </w:pPr>
            <w:bookmarkStart w:id="305" w:name="OLE_LINK106"/>
            <w:bookmarkStart w:id="306" w:name="OLE_LINK108"/>
            <w:r w:rsidRPr="00512AB0">
              <w:rPr>
                <w:rFonts w:hint="eastAsia"/>
                <w:strike/>
                <w:highlight w:val="red"/>
              </w:rPr>
              <w:t>F_IDInPOS</w:t>
            </w:r>
            <w:bookmarkEnd w:id="305"/>
            <w:bookmarkEnd w:id="306"/>
          </w:p>
          <w:p w14:paraId="5A508CBC" w14:textId="77777777" w:rsidR="002E005C" w:rsidRPr="00512AB0" w:rsidRDefault="002E005C" w:rsidP="00BF3FFF">
            <w:pPr>
              <w:spacing w:line="240" w:lineRule="atLeast"/>
              <w:jc w:val="left"/>
              <w:rPr>
                <w:strike/>
                <w:highlight w:val="red"/>
              </w:rPr>
            </w:pPr>
            <w:r w:rsidRPr="00512AB0">
              <w:rPr>
                <w:rFonts w:hint="eastAsia"/>
                <w:strike/>
                <w:highlight w:val="red"/>
              </w:rPr>
              <w:t>F</w:t>
            </w:r>
            <w:r w:rsidRPr="00512AB0">
              <w:rPr>
                <w:strike/>
                <w:highlight w:val="red"/>
              </w:rPr>
              <w:t>_LocalPosID</w:t>
            </w:r>
          </w:p>
        </w:tc>
        <w:tc>
          <w:tcPr>
            <w:tcW w:w="3119" w:type="dxa"/>
          </w:tcPr>
          <w:p w14:paraId="5F33E535" w14:textId="77777777" w:rsidR="002E005C" w:rsidRPr="00512AB0" w:rsidRDefault="002E005C" w:rsidP="00BF3FFF">
            <w:pPr>
              <w:spacing w:line="240" w:lineRule="atLeast"/>
              <w:jc w:val="left"/>
              <w:rPr>
                <w:strike/>
              </w:rPr>
            </w:pPr>
            <w:r w:rsidRPr="00512AB0">
              <w:rPr>
                <w:strike/>
              </w:rPr>
              <w:t>INT NULL</w:t>
            </w:r>
          </w:p>
        </w:tc>
        <w:tc>
          <w:tcPr>
            <w:tcW w:w="1225" w:type="dxa"/>
          </w:tcPr>
          <w:p w14:paraId="64ED0515" w14:textId="77777777" w:rsidR="002E005C" w:rsidRPr="00512AB0" w:rsidRDefault="002E005C" w:rsidP="00BF3FFF">
            <w:pPr>
              <w:spacing w:line="240" w:lineRule="atLeast"/>
              <w:jc w:val="left"/>
              <w:rPr>
                <w:strike/>
              </w:rPr>
            </w:pPr>
          </w:p>
        </w:tc>
        <w:tc>
          <w:tcPr>
            <w:tcW w:w="5528" w:type="dxa"/>
          </w:tcPr>
          <w:p w14:paraId="73E8E6DE" w14:textId="77777777" w:rsidR="002E005C" w:rsidRPr="00512AB0" w:rsidRDefault="002E005C" w:rsidP="00BF3FFF">
            <w:pPr>
              <w:spacing w:line="240" w:lineRule="atLeast"/>
              <w:jc w:val="left"/>
              <w:rPr>
                <w:strike/>
              </w:rPr>
            </w:pPr>
            <w:r w:rsidRPr="00512AB0">
              <w:rPr>
                <w:rFonts w:hint="eastAsia"/>
                <w:strike/>
              </w:rPr>
              <w:t>会员在</w:t>
            </w:r>
            <w:r w:rsidRPr="00512AB0">
              <w:rPr>
                <w:rFonts w:hint="eastAsia"/>
                <w:strike/>
              </w:rPr>
              <w:t>POS</w:t>
            </w:r>
            <w:r w:rsidRPr="00512AB0">
              <w:rPr>
                <w:rFonts w:hint="eastAsia"/>
                <w:strike/>
              </w:rPr>
              <w:t>机上创建的话，会生成这个</w:t>
            </w:r>
            <w:r w:rsidRPr="00512AB0">
              <w:rPr>
                <w:rFonts w:hint="eastAsia"/>
                <w:strike/>
              </w:rPr>
              <w:t>ID</w:t>
            </w:r>
          </w:p>
        </w:tc>
      </w:tr>
      <w:tr w:rsidR="002E005C" w14:paraId="34A84599" w14:textId="77777777" w:rsidTr="00BF3FFF">
        <w:trPr>
          <w:trHeight w:val="267"/>
        </w:trPr>
        <w:tc>
          <w:tcPr>
            <w:tcW w:w="2830" w:type="dxa"/>
          </w:tcPr>
          <w:p w14:paraId="674E8079" w14:textId="77777777" w:rsidR="002E005C" w:rsidRDefault="002E005C" w:rsidP="00BF3FFF">
            <w:pPr>
              <w:spacing w:line="240" w:lineRule="atLeast"/>
              <w:jc w:val="left"/>
            </w:pPr>
            <w:r>
              <w:rPr>
                <w:rFonts w:hint="eastAsia"/>
              </w:rPr>
              <w:t>POS</w:t>
            </w:r>
            <w:r>
              <w:rPr>
                <w:rFonts w:hint="eastAsia"/>
              </w:rPr>
              <w:t>机的</w:t>
            </w:r>
            <w:r>
              <w:rPr>
                <w:rFonts w:hint="eastAsia"/>
              </w:rPr>
              <w:t>SN</w:t>
            </w:r>
            <w:r>
              <w:rPr>
                <w:rFonts w:hint="eastAsia"/>
              </w:rPr>
              <w:t>码</w:t>
            </w:r>
          </w:p>
        </w:tc>
        <w:tc>
          <w:tcPr>
            <w:tcW w:w="2613" w:type="dxa"/>
          </w:tcPr>
          <w:p w14:paraId="49A39A71" w14:textId="77777777" w:rsidR="002E005C" w:rsidRPr="00A22FD0" w:rsidRDefault="002E005C" w:rsidP="00BF3FFF">
            <w:pPr>
              <w:spacing w:line="240" w:lineRule="atLeast"/>
              <w:jc w:val="left"/>
              <w:rPr>
                <w:strike/>
                <w:highlight w:val="red"/>
              </w:rPr>
            </w:pPr>
            <w:bookmarkStart w:id="307" w:name="OLE_LINK109"/>
            <w:bookmarkStart w:id="308" w:name="OLE_LINK110"/>
            <w:r w:rsidRPr="00A22FD0">
              <w:rPr>
                <w:rFonts w:hint="eastAsia"/>
                <w:strike/>
                <w:highlight w:val="red"/>
              </w:rPr>
              <w:t>F_POS_SN</w:t>
            </w:r>
            <w:bookmarkEnd w:id="307"/>
            <w:bookmarkEnd w:id="308"/>
          </w:p>
          <w:p w14:paraId="2468BDE4" w14:textId="77777777" w:rsidR="002E005C" w:rsidRDefault="002E005C" w:rsidP="00BF3FFF">
            <w:pPr>
              <w:spacing w:line="240" w:lineRule="atLeast"/>
              <w:jc w:val="left"/>
            </w:pPr>
            <w:r w:rsidRPr="00A22FD0">
              <w:rPr>
                <w:rFonts w:hint="eastAsia"/>
                <w:highlight w:val="red"/>
              </w:rPr>
              <w:t>F</w:t>
            </w:r>
            <w:r w:rsidRPr="00A22FD0">
              <w:rPr>
                <w:highlight w:val="red"/>
              </w:rPr>
              <w:t>_LocalP</w:t>
            </w:r>
            <w:r w:rsidRPr="00A22FD0">
              <w:rPr>
                <w:rFonts w:hint="eastAsia"/>
                <w:highlight w:val="red"/>
              </w:rPr>
              <w:t>os</w:t>
            </w:r>
            <w:r w:rsidRPr="00A22FD0">
              <w:rPr>
                <w:highlight w:val="red"/>
              </w:rPr>
              <w:t>SN</w:t>
            </w:r>
          </w:p>
        </w:tc>
        <w:tc>
          <w:tcPr>
            <w:tcW w:w="3119" w:type="dxa"/>
          </w:tcPr>
          <w:p w14:paraId="61498953" w14:textId="77777777" w:rsidR="002E005C" w:rsidRDefault="002E005C" w:rsidP="00BF3FFF">
            <w:pPr>
              <w:spacing w:line="240" w:lineRule="atLeast"/>
              <w:jc w:val="left"/>
            </w:pPr>
            <w:r w:rsidRPr="00A044BF">
              <w:t>VARCHAR(32) NULL</w:t>
            </w:r>
          </w:p>
        </w:tc>
        <w:tc>
          <w:tcPr>
            <w:tcW w:w="1225" w:type="dxa"/>
          </w:tcPr>
          <w:p w14:paraId="5D262984" w14:textId="77777777" w:rsidR="002E005C" w:rsidRDefault="002E005C" w:rsidP="00BF3FFF">
            <w:pPr>
              <w:spacing w:line="240" w:lineRule="atLeast"/>
              <w:jc w:val="left"/>
            </w:pPr>
          </w:p>
        </w:tc>
        <w:tc>
          <w:tcPr>
            <w:tcW w:w="5528" w:type="dxa"/>
          </w:tcPr>
          <w:p w14:paraId="1C138A2B" w14:textId="77777777" w:rsidR="002E005C" w:rsidRDefault="002E005C" w:rsidP="00BF3FFF">
            <w:pPr>
              <w:spacing w:line="240" w:lineRule="atLeast"/>
              <w:jc w:val="left"/>
            </w:pPr>
            <w:r>
              <w:rPr>
                <w:rFonts w:hint="eastAsia"/>
              </w:rPr>
              <w:t>会员在</w:t>
            </w:r>
            <w:r>
              <w:rPr>
                <w:rFonts w:hint="eastAsia"/>
              </w:rPr>
              <w:t>POS</w:t>
            </w:r>
            <w:r>
              <w:rPr>
                <w:rFonts w:hint="eastAsia"/>
              </w:rPr>
              <w:t>机上创建的话，会记录这个</w:t>
            </w:r>
            <w:r>
              <w:rPr>
                <w:rFonts w:hint="eastAsia"/>
              </w:rPr>
              <w:t>POS</w:t>
            </w:r>
            <w:r>
              <w:rPr>
                <w:rFonts w:hint="eastAsia"/>
              </w:rPr>
              <w:t>机的</w:t>
            </w:r>
            <w:r>
              <w:rPr>
                <w:rFonts w:hint="eastAsia"/>
              </w:rPr>
              <w:t>SN</w:t>
            </w:r>
          </w:p>
        </w:tc>
      </w:tr>
      <w:tr w:rsidR="002E005C" w14:paraId="48644699" w14:textId="77777777" w:rsidTr="00BF3FFF">
        <w:trPr>
          <w:trHeight w:val="267"/>
        </w:trPr>
        <w:tc>
          <w:tcPr>
            <w:tcW w:w="2830" w:type="dxa"/>
          </w:tcPr>
          <w:p w14:paraId="3682DE57" w14:textId="77777777" w:rsidR="002E005C" w:rsidRDefault="002E005C" w:rsidP="00BF3FFF">
            <w:pPr>
              <w:spacing w:line="240" w:lineRule="atLeast"/>
              <w:jc w:val="left"/>
            </w:pPr>
            <w:r>
              <w:rPr>
                <w:rFonts w:hint="eastAsia"/>
              </w:rPr>
              <w:t>性别</w:t>
            </w:r>
          </w:p>
        </w:tc>
        <w:tc>
          <w:tcPr>
            <w:tcW w:w="2613" w:type="dxa"/>
          </w:tcPr>
          <w:p w14:paraId="55988EB0" w14:textId="77777777" w:rsidR="002E005C" w:rsidRPr="00BA5470" w:rsidRDefault="002E005C" w:rsidP="00BF3FFF">
            <w:pPr>
              <w:spacing w:line="240" w:lineRule="atLeast"/>
              <w:jc w:val="left"/>
              <w:rPr>
                <w:highlight w:val="red"/>
              </w:rPr>
            </w:pPr>
            <w:r w:rsidRPr="00BA5470">
              <w:rPr>
                <w:rFonts w:hint="eastAsia"/>
                <w:highlight w:val="red"/>
              </w:rPr>
              <w:t>F</w:t>
            </w:r>
            <w:r w:rsidRPr="00BA5470">
              <w:rPr>
                <w:highlight w:val="red"/>
              </w:rPr>
              <w:t>_Sex</w:t>
            </w:r>
          </w:p>
        </w:tc>
        <w:tc>
          <w:tcPr>
            <w:tcW w:w="3119" w:type="dxa"/>
          </w:tcPr>
          <w:p w14:paraId="58A6E308" w14:textId="77777777" w:rsidR="002E005C" w:rsidRPr="00A044BF" w:rsidRDefault="002E005C" w:rsidP="00BF3FFF">
            <w:pPr>
              <w:spacing w:line="240" w:lineRule="atLeast"/>
              <w:jc w:val="left"/>
            </w:pPr>
            <w:r>
              <w:t xml:space="preserve">Int </w:t>
            </w:r>
            <w:r>
              <w:rPr>
                <w:rFonts w:hint="eastAsia"/>
              </w:rPr>
              <w:t>not</w:t>
            </w:r>
            <w:r>
              <w:t xml:space="preserve"> null default 1</w:t>
            </w:r>
          </w:p>
        </w:tc>
        <w:tc>
          <w:tcPr>
            <w:tcW w:w="1225" w:type="dxa"/>
          </w:tcPr>
          <w:p w14:paraId="156095BB" w14:textId="77777777" w:rsidR="002E005C" w:rsidRDefault="002E005C" w:rsidP="00BF3FFF">
            <w:pPr>
              <w:spacing w:line="240" w:lineRule="atLeast"/>
              <w:jc w:val="left"/>
            </w:pPr>
          </w:p>
        </w:tc>
        <w:tc>
          <w:tcPr>
            <w:tcW w:w="5528" w:type="dxa"/>
          </w:tcPr>
          <w:p w14:paraId="355CE905" w14:textId="120A75C9" w:rsidR="002E005C" w:rsidRDefault="002E005C" w:rsidP="00BF3FFF">
            <w:pPr>
              <w:spacing w:line="240" w:lineRule="atLeast"/>
              <w:jc w:val="left"/>
            </w:pPr>
            <w:r>
              <w:rPr>
                <w:rFonts w:hint="eastAsia"/>
              </w:rPr>
              <w:t>0=</w:t>
            </w:r>
            <w:r>
              <w:rPr>
                <w:rFonts w:hint="eastAsia"/>
              </w:rPr>
              <w:t>女，</w:t>
            </w:r>
            <w:r>
              <w:rPr>
                <w:rFonts w:hint="eastAsia"/>
              </w:rPr>
              <w:t>1=</w:t>
            </w:r>
            <w:r>
              <w:rPr>
                <w:rFonts w:hint="eastAsia"/>
              </w:rPr>
              <w:t>男</w:t>
            </w:r>
            <w:r w:rsidR="00671230">
              <w:rPr>
                <w:rFonts w:hint="eastAsia"/>
              </w:rPr>
              <w:t>，</w:t>
            </w:r>
            <w:r w:rsidR="00671230">
              <w:t>2=</w:t>
            </w:r>
            <w:r w:rsidR="00671230">
              <w:rPr>
                <w:rFonts w:hint="eastAsia"/>
              </w:rPr>
              <w:t>未知</w:t>
            </w:r>
            <w:r>
              <w:rPr>
                <w:rFonts w:hint="eastAsia"/>
              </w:rPr>
              <w:t>。不能为其它值</w:t>
            </w:r>
          </w:p>
        </w:tc>
      </w:tr>
      <w:tr w:rsidR="002E005C" w14:paraId="146816E6" w14:textId="77777777" w:rsidTr="00BF3FFF">
        <w:trPr>
          <w:trHeight w:val="267"/>
        </w:trPr>
        <w:tc>
          <w:tcPr>
            <w:tcW w:w="2830" w:type="dxa"/>
          </w:tcPr>
          <w:p w14:paraId="49F536FF" w14:textId="77777777" w:rsidR="002E005C" w:rsidRDefault="002E005C" w:rsidP="00BF3FFF">
            <w:pPr>
              <w:spacing w:line="240" w:lineRule="atLeast"/>
              <w:jc w:val="left"/>
            </w:pPr>
          </w:p>
        </w:tc>
        <w:tc>
          <w:tcPr>
            <w:tcW w:w="2613" w:type="dxa"/>
          </w:tcPr>
          <w:p w14:paraId="5F4B9F30" w14:textId="77777777" w:rsidR="002E005C" w:rsidRPr="00BA5470" w:rsidRDefault="002E005C" w:rsidP="00BF3FFF">
            <w:pPr>
              <w:spacing w:line="240" w:lineRule="atLeast"/>
              <w:jc w:val="left"/>
              <w:rPr>
                <w:highlight w:val="red"/>
              </w:rPr>
            </w:pPr>
            <w:r>
              <w:rPr>
                <w:rFonts w:hint="eastAsia"/>
                <w:highlight w:val="red"/>
              </w:rPr>
              <w:t>F_</w:t>
            </w:r>
            <w:r>
              <w:rPr>
                <w:highlight w:val="red"/>
              </w:rPr>
              <w:t>Logo</w:t>
            </w:r>
          </w:p>
        </w:tc>
        <w:tc>
          <w:tcPr>
            <w:tcW w:w="3119" w:type="dxa"/>
          </w:tcPr>
          <w:p w14:paraId="7326EA5F" w14:textId="77777777" w:rsidR="002E005C" w:rsidRDefault="002E005C" w:rsidP="00BF3FFF">
            <w:pPr>
              <w:spacing w:line="240" w:lineRule="atLeast"/>
              <w:jc w:val="left"/>
            </w:pPr>
          </w:p>
        </w:tc>
        <w:tc>
          <w:tcPr>
            <w:tcW w:w="1225" w:type="dxa"/>
          </w:tcPr>
          <w:p w14:paraId="36FA3AF8" w14:textId="77777777" w:rsidR="002E005C" w:rsidRDefault="002E005C" w:rsidP="00BF3FFF">
            <w:pPr>
              <w:spacing w:line="240" w:lineRule="atLeast"/>
              <w:jc w:val="left"/>
            </w:pPr>
          </w:p>
        </w:tc>
        <w:tc>
          <w:tcPr>
            <w:tcW w:w="5528" w:type="dxa"/>
          </w:tcPr>
          <w:p w14:paraId="38B50AB2" w14:textId="77777777" w:rsidR="002E005C" w:rsidRDefault="002E005C" w:rsidP="00BF3FFF">
            <w:pPr>
              <w:spacing w:line="240" w:lineRule="atLeast"/>
              <w:jc w:val="left"/>
            </w:pPr>
          </w:p>
        </w:tc>
      </w:tr>
      <w:tr w:rsidR="002E005C" w14:paraId="2C791FF2" w14:textId="77777777" w:rsidTr="00BF3FFF">
        <w:trPr>
          <w:trHeight w:val="267"/>
        </w:trPr>
        <w:tc>
          <w:tcPr>
            <w:tcW w:w="2830" w:type="dxa"/>
          </w:tcPr>
          <w:p w14:paraId="78432CEC" w14:textId="77777777" w:rsidR="002E005C" w:rsidRPr="00B24FA8" w:rsidRDefault="002E005C" w:rsidP="00BF3FFF">
            <w:pPr>
              <w:spacing w:line="240" w:lineRule="atLeast"/>
              <w:jc w:val="left"/>
              <w:rPr>
                <w:strike/>
              </w:rPr>
            </w:pPr>
            <w:r w:rsidRPr="00B24FA8">
              <w:rPr>
                <w:rFonts w:hint="eastAsia"/>
                <w:strike/>
              </w:rPr>
              <w:t>证件类型</w:t>
            </w:r>
          </w:p>
        </w:tc>
        <w:tc>
          <w:tcPr>
            <w:tcW w:w="2613" w:type="dxa"/>
          </w:tcPr>
          <w:p w14:paraId="441F62DA" w14:textId="77777777" w:rsidR="002E005C" w:rsidRPr="00B24FA8" w:rsidRDefault="002E005C" w:rsidP="00BF3FFF">
            <w:pPr>
              <w:spacing w:line="240" w:lineRule="atLeast"/>
              <w:jc w:val="left"/>
              <w:rPr>
                <w:strike/>
                <w:highlight w:val="red"/>
              </w:rPr>
            </w:pPr>
            <w:r w:rsidRPr="00B24FA8">
              <w:rPr>
                <w:rFonts w:hint="eastAsia"/>
                <w:strike/>
                <w:highlight w:val="red"/>
              </w:rPr>
              <w:t>F</w:t>
            </w:r>
            <w:r w:rsidRPr="00B24FA8">
              <w:rPr>
                <w:strike/>
                <w:highlight w:val="red"/>
              </w:rPr>
              <w:t>_CertType</w:t>
            </w:r>
          </w:p>
        </w:tc>
        <w:tc>
          <w:tcPr>
            <w:tcW w:w="3119" w:type="dxa"/>
          </w:tcPr>
          <w:p w14:paraId="03202EA0" w14:textId="77777777" w:rsidR="002E005C" w:rsidRPr="00B24FA8" w:rsidRDefault="002E005C" w:rsidP="00BF3FFF">
            <w:pPr>
              <w:spacing w:line="240" w:lineRule="atLeast"/>
              <w:jc w:val="left"/>
              <w:rPr>
                <w:strike/>
              </w:rPr>
            </w:pPr>
            <w:r w:rsidRPr="00B24FA8">
              <w:rPr>
                <w:strike/>
              </w:rPr>
              <w:t>Int not NULL</w:t>
            </w:r>
          </w:p>
        </w:tc>
        <w:tc>
          <w:tcPr>
            <w:tcW w:w="1225" w:type="dxa"/>
          </w:tcPr>
          <w:p w14:paraId="04A9530C" w14:textId="77777777" w:rsidR="002E005C" w:rsidRPr="00B24FA8" w:rsidRDefault="002E005C" w:rsidP="00BF3FFF">
            <w:pPr>
              <w:spacing w:line="240" w:lineRule="atLeast"/>
              <w:jc w:val="left"/>
              <w:rPr>
                <w:strike/>
              </w:rPr>
            </w:pPr>
          </w:p>
        </w:tc>
        <w:tc>
          <w:tcPr>
            <w:tcW w:w="5528" w:type="dxa"/>
          </w:tcPr>
          <w:p w14:paraId="6EE39933" w14:textId="77777777" w:rsidR="002E005C" w:rsidRPr="00B24FA8" w:rsidRDefault="002E005C" w:rsidP="00BF3FFF">
            <w:pPr>
              <w:spacing w:line="240" w:lineRule="atLeast"/>
              <w:jc w:val="left"/>
              <w:rPr>
                <w:strike/>
              </w:rPr>
            </w:pPr>
            <w:r w:rsidRPr="00B24FA8">
              <w:rPr>
                <w:rFonts w:hint="eastAsia"/>
                <w:strike/>
                <w:highlight w:val="red"/>
              </w:rPr>
              <w:t>应该固定范围</w:t>
            </w:r>
            <w:r w:rsidRPr="00B24FA8">
              <w:rPr>
                <w:rFonts w:hint="eastAsia"/>
                <w:strike/>
                <w:highlight w:val="red"/>
              </w:rPr>
              <w:t>?</w:t>
            </w:r>
            <w:r w:rsidRPr="00B24FA8">
              <w:rPr>
                <w:strike/>
                <w:highlight w:val="red"/>
              </w:rPr>
              <w:t>?</w:t>
            </w:r>
          </w:p>
        </w:tc>
      </w:tr>
      <w:tr w:rsidR="002E005C" w14:paraId="1EB3B82C" w14:textId="77777777" w:rsidTr="00BF3FFF">
        <w:trPr>
          <w:trHeight w:val="267"/>
        </w:trPr>
        <w:tc>
          <w:tcPr>
            <w:tcW w:w="2830" w:type="dxa"/>
          </w:tcPr>
          <w:p w14:paraId="3DCB5D28" w14:textId="77777777" w:rsidR="002E005C" w:rsidRPr="00B24FA8" w:rsidRDefault="002E005C" w:rsidP="00BF3FFF">
            <w:pPr>
              <w:spacing w:line="240" w:lineRule="atLeast"/>
              <w:jc w:val="left"/>
              <w:rPr>
                <w:strike/>
              </w:rPr>
            </w:pPr>
            <w:r w:rsidRPr="00B24FA8">
              <w:rPr>
                <w:rFonts w:hint="eastAsia"/>
                <w:strike/>
              </w:rPr>
              <w:t>证件编号</w:t>
            </w:r>
          </w:p>
        </w:tc>
        <w:tc>
          <w:tcPr>
            <w:tcW w:w="2613" w:type="dxa"/>
          </w:tcPr>
          <w:p w14:paraId="3DC1A3FE" w14:textId="77777777" w:rsidR="002E005C" w:rsidRPr="00B24FA8" w:rsidRDefault="002E005C" w:rsidP="00BF3FFF">
            <w:pPr>
              <w:spacing w:line="240" w:lineRule="atLeast"/>
              <w:jc w:val="left"/>
              <w:rPr>
                <w:strike/>
                <w:highlight w:val="red"/>
              </w:rPr>
            </w:pPr>
            <w:r w:rsidRPr="00B24FA8">
              <w:rPr>
                <w:rFonts w:hint="eastAsia"/>
                <w:strike/>
                <w:highlight w:val="red"/>
              </w:rPr>
              <w:t>F</w:t>
            </w:r>
            <w:r w:rsidRPr="00B24FA8">
              <w:rPr>
                <w:strike/>
                <w:highlight w:val="red"/>
              </w:rPr>
              <w:t>_CertNO</w:t>
            </w:r>
          </w:p>
        </w:tc>
        <w:tc>
          <w:tcPr>
            <w:tcW w:w="3119" w:type="dxa"/>
          </w:tcPr>
          <w:p w14:paraId="48BD26A8" w14:textId="77777777" w:rsidR="002E005C" w:rsidRPr="00B24FA8" w:rsidRDefault="002E005C" w:rsidP="00BF3FFF">
            <w:pPr>
              <w:spacing w:line="240" w:lineRule="atLeast"/>
              <w:jc w:val="left"/>
              <w:rPr>
                <w:strike/>
              </w:rPr>
            </w:pPr>
            <w:r w:rsidRPr="00B24FA8">
              <w:rPr>
                <w:strike/>
                <w:highlight w:val="red"/>
              </w:rPr>
              <w:t>Varchar(18)</w:t>
            </w:r>
            <w:r w:rsidRPr="00B24FA8">
              <w:rPr>
                <w:rFonts w:hint="eastAsia"/>
                <w:strike/>
                <w:highlight w:val="red"/>
              </w:rPr>
              <w:t>？</w:t>
            </w:r>
          </w:p>
        </w:tc>
        <w:tc>
          <w:tcPr>
            <w:tcW w:w="1225" w:type="dxa"/>
          </w:tcPr>
          <w:p w14:paraId="1B80DDA4" w14:textId="77777777" w:rsidR="002E005C" w:rsidRPr="00B24FA8" w:rsidRDefault="002E005C" w:rsidP="00BF3FFF">
            <w:pPr>
              <w:spacing w:line="240" w:lineRule="atLeast"/>
              <w:jc w:val="left"/>
              <w:rPr>
                <w:strike/>
              </w:rPr>
            </w:pPr>
          </w:p>
        </w:tc>
        <w:tc>
          <w:tcPr>
            <w:tcW w:w="5528" w:type="dxa"/>
          </w:tcPr>
          <w:p w14:paraId="39C3918E" w14:textId="77777777" w:rsidR="002E005C" w:rsidRPr="00B24FA8" w:rsidRDefault="002E005C" w:rsidP="00BF3FFF">
            <w:pPr>
              <w:spacing w:line="240" w:lineRule="atLeast"/>
              <w:jc w:val="left"/>
              <w:rPr>
                <w:strike/>
              </w:rPr>
            </w:pPr>
            <w:r w:rsidRPr="00B24FA8">
              <w:rPr>
                <w:rFonts w:hint="eastAsia"/>
                <w:strike/>
                <w:highlight w:val="red"/>
              </w:rPr>
              <w:t>?</w:t>
            </w:r>
            <w:r w:rsidRPr="00B24FA8">
              <w:rPr>
                <w:strike/>
                <w:highlight w:val="red"/>
              </w:rPr>
              <w:t>?</w:t>
            </w:r>
          </w:p>
        </w:tc>
      </w:tr>
      <w:tr w:rsidR="002E005C" w14:paraId="12A8D305" w14:textId="77777777" w:rsidTr="00BF3FFF">
        <w:trPr>
          <w:trHeight w:val="267"/>
        </w:trPr>
        <w:tc>
          <w:tcPr>
            <w:tcW w:w="2830" w:type="dxa"/>
          </w:tcPr>
          <w:p w14:paraId="6FAD43AD" w14:textId="77777777" w:rsidR="002E005C" w:rsidRDefault="002E005C" w:rsidP="00BF3FFF">
            <w:pPr>
              <w:spacing w:line="240" w:lineRule="atLeast"/>
              <w:jc w:val="left"/>
            </w:pPr>
            <w:r>
              <w:rPr>
                <w:rFonts w:hint="eastAsia"/>
              </w:rPr>
              <w:t>I</w:t>
            </w:r>
            <w:r>
              <w:t>CID</w:t>
            </w:r>
          </w:p>
        </w:tc>
        <w:tc>
          <w:tcPr>
            <w:tcW w:w="2613" w:type="dxa"/>
          </w:tcPr>
          <w:p w14:paraId="650A3FED" w14:textId="77777777" w:rsidR="002E005C" w:rsidRDefault="002E005C" w:rsidP="00BF3FFF">
            <w:pPr>
              <w:spacing w:line="240" w:lineRule="atLeast"/>
              <w:jc w:val="left"/>
            </w:pPr>
            <w:r>
              <w:rPr>
                <w:rFonts w:hint="eastAsia"/>
              </w:rPr>
              <w:t>F</w:t>
            </w:r>
            <w:r>
              <w:t>_ICID</w:t>
            </w:r>
          </w:p>
        </w:tc>
        <w:tc>
          <w:tcPr>
            <w:tcW w:w="3119" w:type="dxa"/>
          </w:tcPr>
          <w:p w14:paraId="55435F82" w14:textId="77777777" w:rsidR="002E005C" w:rsidRDefault="002E005C" w:rsidP="00BF3FFF">
            <w:pPr>
              <w:spacing w:line="240" w:lineRule="atLeast"/>
              <w:jc w:val="left"/>
            </w:pPr>
          </w:p>
        </w:tc>
        <w:tc>
          <w:tcPr>
            <w:tcW w:w="1225" w:type="dxa"/>
          </w:tcPr>
          <w:p w14:paraId="14B3D419" w14:textId="77777777" w:rsidR="002E005C" w:rsidRDefault="002E005C" w:rsidP="00BF3FFF">
            <w:pPr>
              <w:spacing w:line="240" w:lineRule="atLeast"/>
              <w:jc w:val="left"/>
            </w:pPr>
          </w:p>
        </w:tc>
        <w:tc>
          <w:tcPr>
            <w:tcW w:w="5528" w:type="dxa"/>
          </w:tcPr>
          <w:p w14:paraId="51DC7CB3" w14:textId="77777777" w:rsidR="002E005C" w:rsidRDefault="002E005C" w:rsidP="00BF3FFF">
            <w:pPr>
              <w:spacing w:line="240" w:lineRule="atLeast"/>
              <w:jc w:val="left"/>
            </w:pPr>
            <w:r>
              <w:rPr>
                <w:rFonts w:hint="eastAsia"/>
              </w:rPr>
              <w:t>字段惟一</w:t>
            </w:r>
          </w:p>
        </w:tc>
      </w:tr>
      <w:tr w:rsidR="002E005C" w14:paraId="59BA0C3C" w14:textId="77777777" w:rsidTr="00BF3FFF">
        <w:trPr>
          <w:trHeight w:val="267"/>
        </w:trPr>
        <w:tc>
          <w:tcPr>
            <w:tcW w:w="2830" w:type="dxa"/>
          </w:tcPr>
          <w:p w14:paraId="71B4212F" w14:textId="77777777" w:rsidR="002E005C" w:rsidRDefault="002E005C" w:rsidP="00BF3FFF">
            <w:pPr>
              <w:spacing w:line="240" w:lineRule="atLeast"/>
              <w:jc w:val="left"/>
            </w:pPr>
            <w:r>
              <w:rPr>
                <w:rFonts w:hint="eastAsia"/>
              </w:rPr>
              <w:t>手机</w:t>
            </w:r>
          </w:p>
        </w:tc>
        <w:tc>
          <w:tcPr>
            <w:tcW w:w="2613" w:type="dxa"/>
          </w:tcPr>
          <w:p w14:paraId="2669F506" w14:textId="77777777" w:rsidR="002E005C" w:rsidRDefault="002E005C" w:rsidP="00BF3FFF">
            <w:pPr>
              <w:spacing w:line="240" w:lineRule="atLeast"/>
              <w:jc w:val="left"/>
            </w:pPr>
            <w:r>
              <w:rPr>
                <w:rFonts w:hint="eastAsia"/>
              </w:rPr>
              <w:t>F_</w:t>
            </w:r>
            <w:r>
              <w:t>Mobile</w:t>
            </w:r>
          </w:p>
        </w:tc>
        <w:tc>
          <w:tcPr>
            <w:tcW w:w="3119" w:type="dxa"/>
          </w:tcPr>
          <w:p w14:paraId="49E99EDA" w14:textId="42D4F976" w:rsidR="002E005C" w:rsidRDefault="00BD2495" w:rsidP="00BF3FFF">
            <w:pPr>
              <w:spacing w:line="240" w:lineRule="atLeast"/>
              <w:jc w:val="left"/>
            </w:pPr>
            <w:r w:rsidRPr="00BD2495">
              <w:rPr>
                <w:shd w:val="clear" w:color="auto" w:fill="70AD47" w:themeFill="accent6"/>
              </w:rPr>
              <w:t xml:space="preserve">Not </w:t>
            </w:r>
            <w:r w:rsidR="002E005C">
              <w:rPr>
                <w:rFonts w:hint="eastAsia"/>
              </w:rPr>
              <w:t>NULL</w:t>
            </w:r>
            <w:r w:rsidR="002E005C">
              <w:t>, Varchar(11)</w:t>
            </w:r>
            <w:r>
              <w:t xml:space="preserve">, </w:t>
            </w:r>
            <w:r w:rsidRPr="00BD2495">
              <w:rPr>
                <w:shd w:val="clear" w:color="auto" w:fill="70AD47" w:themeFill="accent6"/>
              </w:rPr>
              <w:t>unique</w:t>
            </w:r>
          </w:p>
        </w:tc>
        <w:tc>
          <w:tcPr>
            <w:tcW w:w="1225" w:type="dxa"/>
          </w:tcPr>
          <w:p w14:paraId="227FE977" w14:textId="77777777" w:rsidR="002E005C" w:rsidRDefault="002E005C" w:rsidP="00BF3FFF">
            <w:pPr>
              <w:spacing w:line="240" w:lineRule="atLeast"/>
              <w:jc w:val="left"/>
            </w:pPr>
            <w:r>
              <w:rPr>
                <w:rFonts w:hint="eastAsia"/>
              </w:rPr>
              <w:t>N</w:t>
            </w:r>
            <w:r>
              <w:t>ULL</w:t>
            </w:r>
          </w:p>
        </w:tc>
        <w:tc>
          <w:tcPr>
            <w:tcW w:w="5528" w:type="dxa"/>
          </w:tcPr>
          <w:p w14:paraId="202C2CA9" w14:textId="77777777" w:rsidR="002E005C" w:rsidRDefault="002E005C" w:rsidP="00BF3FFF">
            <w:pPr>
              <w:spacing w:line="240" w:lineRule="atLeast"/>
              <w:jc w:val="left"/>
            </w:pPr>
            <w:r>
              <w:rPr>
                <w:rFonts w:hint="eastAsia"/>
              </w:rPr>
              <w:t>字段惟一</w:t>
            </w:r>
          </w:p>
        </w:tc>
      </w:tr>
      <w:tr w:rsidR="002E005C" w14:paraId="4A95BD38" w14:textId="77777777" w:rsidTr="00BD2495">
        <w:trPr>
          <w:trHeight w:val="267"/>
        </w:trPr>
        <w:tc>
          <w:tcPr>
            <w:tcW w:w="2830" w:type="dxa"/>
            <w:shd w:val="clear" w:color="auto" w:fill="70AD47" w:themeFill="accent6"/>
          </w:tcPr>
          <w:p w14:paraId="51744684" w14:textId="77777777" w:rsidR="002E005C" w:rsidRPr="00BD2495" w:rsidRDefault="002E005C" w:rsidP="00BF3FFF">
            <w:pPr>
              <w:spacing w:line="240" w:lineRule="atLeast"/>
              <w:jc w:val="left"/>
              <w:rPr>
                <w:strike/>
              </w:rPr>
            </w:pPr>
            <w:r w:rsidRPr="00BD2495">
              <w:rPr>
                <w:rFonts w:hint="eastAsia"/>
                <w:strike/>
              </w:rPr>
              <w:t>微信号</w:t>
            </w:r>
          </w:p>
        </w:tc>
        <w:tc>
          <w:tcPr>
            <w:tcW w:w="2613" w:type="dxa"/>
            <w:shd w:val="clear" w:color="auto" w:fill="70AD47" w:themeFill="accent6"/>
          </w:tcPr>
          <w:p w14:paraId="74C2254B" w14:textId="77777777" w:rsidR="002E005C" w:rsidRPr="00BD2495" w:rsidRDefault="002E005C" w:rsidP="00BF3FFF">
            <w:pPr>
              <w:spacing w:line="240" w:lineRule="atLeast"/>
              <w:jc w:val="left"/>
              <w:rPr>
                <w:strike/>
              </w:rPr>
            </w:pPr>
            <w:r w:rsidRPr="00BD2495">
              <w:rPr>
                <w:rFonts w:hint="eastAsia"/>
                <w:strike/>
              </w:rPr>
              <w:t>F</w:t>
            </w:r>
            <w:r w:rsidRPr="00BD2495">
              <w:rPr>
                <w:strike/>
              </w:rPr>
              <w:t>_Wechat</w:t>
            </w:r>
          </w:p>
        </w:tc>
        <w:tc>
          <w:tcPr>
            <w:tcW w:w="3119" w:type="dxa"/>
            <w:shd w:val="clear" w:color="auto" w:fill="70AD47" w:themeFill="accent6"/>
          </w:tcPr>
          <w:p w14:paraId="571DAB4D" w14:textId="77777777" w:rsidR="002E005C" w:rsidRPr="00BD2495" w:rsidRDefault="002E005C" w:rsidP="00BF3FFF">
            <w:pPr>
              <w:spacing w:line="240" w:lineRule="atLeast"/>
              <w:jc w:val="left"/>
              <w:rPr>
                <w:strike/>
              </w:rPr>
            </w:pPr>
          </w:p>
        </w:tc>
        <w:tc>
          <w:tcPr>
            <w:tcW w:w="1225" w:type="dxa"/>
            <w:shd w:val="clear" w:color="auto" w:fill="70AD47" w:themeFill="accent6"/>
          </w:tcPr>
          <w:p w14:paraId="284188F5" w14:textId="77777777" w:rsidR="002E005C" w:rsidRPr="00BD2495" w:rsidRDefault="002E005C" w:rsidP="00BF3FFF">
            <w:pPr>
              <w:spacing w:line="240" w:lineRule="atLeast"/>
              <w:jc w:val="left"/>
              <w:rPr>
                <w:strike/>
              </w:rPr>
            </w:pPr>
          </w:p>
        </w:tc>
        <w:tc>
          <w:tcPr>
            <w:tcW w:w="5528" w:type="dxa"/>
            <w:shd w:val="clear" w:color="auto" w:fill="70AD47" w:themeFill="accent6"/>
          </w:tcPr>
          <w:p w14:paraId="752FECA0" w14:textId="77777777" w:rsidR="002E005C" w:rsidRPr="00BD2495" w:rsidRDefault="002E005C" w:rsidP="00BF3FFF">
            <w:pPr>
              <w:spacing w:line="240" w:lineRule="atLeast"/>
              <w:jc w:val="left"/>
              <w:rPr>
                <w:strike/>
              </w:rPr>
            </w:pPr>
            <w:r w:rsidRPr="00BD2495">
              <w:rPr>
                <w:rFonts w:hint="eastAsia"/>
                <w:strike/>
              </w:rPr>
              <w:t>字段惟一</w:t>
            </w:r>
          </w:p>
        </w:tc>
      </w:tr>
      <w:tr w:rsidR="002E005C" w14:paraId="4CAE080C" w14:textId="77777777" w:rsidTr="00BD2495">
        <w:trPr>
          <w:trHeight w:val="267"/>
        </w:trPr>
        <w:tc>
          <w:tcPr>
            <w:tcW w:w="2830" w:type="dxa"/>
            <w:shd w:val="clear" w:color="auto" w:fill="70AD47" w:themeFill="accent6"/>
          </w:tcPr>
          <w:p w14:paraId="6D88FA5D" w14:textId="77777777" w:rsidR="002E005C" w:rsidRPr="00BD2495" w:rsidRDefault="002E005C" w:rsidP="00BF3FFF">
            <w:pPr>
              <w:spacing w:line="240" w:lineRule="atLeast"/>
              <w:jc w:val="left"/>
              <w:rPr>
                <w:strike/>
                <w:highlight w:val="red"/>
              </w:rPr>
            </w:pPr>
            <w:r w:rsidRPr="00BD2495">
              <w:rPr>
                <w:rFonts w:hint="eastAsia"/>
                <w:strike/>
                <w:highlight w:val="red"/>
              </w:rPr>
              <w:t>支付宝号</w:t>
            </w:r>
          </w:p>
        </w:tc>
        <w:tc>
          <w:tcPr>
            <w:tcW w:w="2613" w:type="dxa"/>
            <w:shd w:val="clear" w:color="auto" w:fill="70AD47" w:themeFill="accent6"/>
          </w:tcPr>
          <w:p w14:paraId="3AF9A6A4" w14:textId="77777777" w:rsidR="002E005C" w:rsidRPr="00BD2495" w:rsidRDefault="002E005C" w:rsidP="00BF3FFF">
            <w:pPr>
              <w:spacing w:line="240" w:lineRule="atLeast"/>
              <w:jc w:val="left"/>
              <w:rPr>
                <w:strike/>
                <w:highlight w:val="red"/>
              </w:rPr>
            </w:pPr>
            <w:r w:rsidRPr="00BD2495">
              <w:rPr>
                <w:rFonts w:hint="eastAsia"/>
                <w:strike/>
                <w:highlight w:val="red"/>
              </w:rPr>
              <w:t>F</w:t>
            </w:r>
            <w:r w:rsidRPr="00BD2495">
              <w:rPr>
                <w:strike/>
                <w:highlight w:val="red"/>
              </w:rPr>
              <w:t>_Alipay</w:t>
            </w:r>
          </w:p>
        </w:tc>
        <w:tc>
          <w:tcPr>
            <w:tcW w:w="3119" w:type="dxa"/>
            <w:shd w:val="clear" w:color="auto" w:fill="70AD47" w:themeFill="accent6"/>
          </w:tcPr>
          <w:p w14:paraId="167AA7F0" w14:textId="77777777" w:rsidR="002E005C" w:rsidRPr="00BD2495" w:rsidRDefault="002E005C" w:rsidP="00BF3FFF">
            <w:pPr>
              <w:spacing w:line="240" w:lineRule="atLeast"/>
              <w:jc w:val="left"/>
              <w:rPr>
                <w:strike/>
                <w:highlight w:val="red"/>
              </w:rPr>
            </w:pPr>
          </w:p>
        </w:tc>
        <w:tc>
          <w:tcPr>
            <w:tcW w:w="1225" w:type="dxa"/>
            <w:shd w:val="clear" w:color="auto" w:fill="70AD47" w:themeFill="accent6"/>
          </w:tcPr>
          <w:p w14:paraId="7A896B2A" w14:textId="77777777" w:rsidR="002E005C" w:rsidRPr="00BD2495" w:rsidRDefault="002E005C" w:rsidP="00BF3FFF">
            <w:pPr>
              <w:spacing w:line="240" w:lineRule="atLeast"/>
              <w:jc w:val="left"/>
              <w:rPr>
                <w:strike/>
                <w:highlight w:val="red"/>
              </w:rPr>
            </w:pPr>
          </w:p>
        </w:tc>
        <w:tc>
          <w:tcPr>
            <w:tcW w:w="5528" w:type="dxa"/>
            <w:shd w:val="clear" w:color="auto" w:fill="70AD47" w:themeFill="accent6"/>
          </w:tcPr>
          <w:p w14:paraId="04E12751" w14:textId="77777777" w:rsidR="002E005C" w:rsidRPr="00BD2495" w:rsidRDefault="002E005C" w:rsidP="00BF3FFF">
            <w:pPr>
              <w:spacing w:line="240" w:lineRule="atLeast"/>
              <w:jc w:val="left"/>
              <w:rPr>
                <w:strike/>
                <w:highlight w:val="red"/>
              </w:rPr>
            </w:pPr>
            <w:r w:rsidRPr="00BD2495">
              <w:rPr>
                <w:rFonts w:hint="eastAsia"/>
                <w:strike/>
                <w:highlight w:val="red"/>
              </w:rPr>
              <w:t>字段惟一</w:t>
            </w:r>
          </w:p>
        </w:tc>
      </w:tr>
      <w:tr w:rsidR="002E005C" w14:paraId="08057479" w14:textId="77777777" w:rsidTr="00BD2495">
        <w:trPr>
          <w:trHeight w:val="267"/>
        </w:trPr>
        <w:tc>
          <w:tcPr>
            <w:tcW w:w="2830" w:type="dxa"/>
            <w:shd w:val="clear" w:color="auto" w:fill="70AD47" w:themeFill="accent6"/>
          </w:tcPr>
          <w:p w14:paraId="4B7781FC" w14:textId="77777777" w:rsidR="002E005C" w:rsidRPr="00BD2495" w:rsidRDefault="002E005C" w:rsidP="00BF3FFF">
            <w:pPr>
              <w:spacing w:line="240" w:lineRule="atLeast"/>
              <w:jc w:val="left"/>
              <w:rPr>
                <w:strike/>
              </w:rPr>
            </w:pPr>
            <w:r w:rsidRPr="00BD2495">
              <w:rPr>
                <w:rFonts w:hint="eastAsia"/>
                <w:strike/>
              </w:rPr>
              <w:t>Q</w:t>
            </w:r>
            <w:r w:rsidRPr="00BD2495">
              <w:rPr>
                <w:strike/>
              </w:rPr>
              <w:t>Q</w:t>
            </w:r>
          </w:p>
        </w:tc>
        <w:tc>
          <w:tcPr>
            <w:tcW w:w="2613" w:type="dxa"/>
            <w:shd w:val="clear" w:color="auto" w:fill="70AD47" w:themeFill="accent6"/>
          </w:tcPr>
          <w:p w14:paraId="42C28148" w14:textId="77777777" w:rsidR="002E005C" w:rsidRPr="00BD2495" w:rsidRDefault="002E005C" w:rsidP="00BF3FFF">
            <w:pPr>
              <w:spacing w:line="240" w:lineRule="atLeast"/>
              <w:jc w:val="left"/>
              <w:rPr>
                <w:strike/>
              </w:rPr>
            </w:pPr>
            <w:r w:rsidRPr="00BD2495">
              <w:rPr>
                <w:rFonts w:hint="eastAsia"/>
                <w:strike/>
              </w:rPr>
              <w:t>F</w:t>
            </w:r>
            <w:r w:rsidRPr="00BD2495">
              <w:rPr>
                <w:strike/>
              </w:rPr>
              <w:t>_QQ</w:t>
            </w:r>
          </w:p>
        </w:tc>
        <w:tc>
          <w:tcPr>
            <w:tcW w:w="3119" w:type="dxa"/>
            <w:shd w:val="clear" w:color="auto" w:fill="70AD47" w:themeFill="accent6"/>
          </w:tcPr>
          <w:p w14:paraId="3AE66DBD" w14:textId="77777777" w:rsidR="002E005C" w:rsidRPr="00BD2495" w:rsidRDefault="002E005C" w:rsidP="00BF3FFF">
            <w:pPr>
              <w:spacing w:line="240" w:lineRule="atLeast"/>
              <w:jc w:val="left"/>
              <w:rPr>
                <w:strike/>
              </w:rPr>
            </w:pPr>
          </w:p>
        </w:tc>
        <w:tc>
          <w:tcPr>
            <w:tcW w:w="1225" w:type="dxa"/>
            <w:shd w:val="clear" w:color="auto" w:fill="70AD47" w:themeFill="accent6"/>
          </w:tcPr>
          <w:p w14:paraId="350CC98C" w14:textId="77777777" w:rsidR="002E005C" w:rsidRPr="00BD2495" w:rsidRDefault="002E005C" w:rsidP="00BF3FFF">
            <w:pPr>
              <w:spacing w:line="240" w:lineRule="atLeast"/>
              <w:jc w:val="left"/>
              <w:rPr>
                <w:strike/>
              </w:rPr>
            </w:pPr>
          </w:p>
        </w:tc>
        <w:tc>
          <w:tcPr>
            <w:tcW w:w="5528" w:type="dxa"/>
            <w:shd w:val="clear" w:color="auto" w:fill="70AD47" w:themeFill="accent6"/>
          </w:tcPr>
          <w:p w14:paraId="469CCA30" w14:textId="77777777" w:rsidR="002E005C" w:rsidRPr="00BD2495" w:rsidRDefault="002E005C" w:rsidP="00BF3FFF">
            <w:pPr>
              <w:spacing w:line="240" w:lineRule="atLeast"/>
              <w:jc w:val="left"/>
              <w:rPr>
                <w:strike/>
              </w:rPr>
            </w:pPr>
            <w:r w:rsidRPr="00BD2495">
              <w:rPr>
                <w:rFonts w:hint="eastAsia"/>
                <w:strike/>
              </w:rPr>
              <w:t>字段惟一</w:t>
            </w:r>
          </w:p>
        </w:tc>
      </w:tr>
      <w:tr w:rsidR="002E005C" w14:paraId="5ECF7301" w14:textId="77777777" w:rsidTr="00BF3FFF">
        <w:trPr>
          <w:trHeight w:val="267"/>
        </w:trPr>
        <w:tc>
          <w:tcPr>
            <w:tcW w:w="2830" w:type="dxa"/>
          </w:tcPr>
          <w:p w14:paraId="5452020C" w14:textId="77777777" w:rsidR="002E005C" w:rsidRDefault="002E005C" w:rsidP="00BF3FFF">
            <w:pPr>
              <w:spacing w:line="240" w:lineRule="atLeast"/>
              <w:jc w:val="left"/>
            </w:pPr>
            <w:r>
              <w:rPr>
                <w:rFonts w:hint="eastAsia"/>
              </w:rPr>
              <w:t>Name</w:t>
            </w:r>
          </w:p>
        </w:tc>
        <w:tc>
          <w:tcPr>
            <w:tcW w:w="2613" w:type="dxa"/>
          </w:tcPr>
          <w:p w14:paraId="69257A1F" w14:textId="77777777" w:rsidR="002E005C" w:rsidRDefault="002E005C" w:rsidP="00BF3FFF">
            <w:pPr>
              <w:spacing w:line="240" w:lineRule="atLeast"/>
              <w:jc w:val="left"/>
            </w:pPr>
            <w:r>
              <w:rPr>
                <w:rFonts w:hint="eastAsia"/>
              </w:rPr>
              <w:t>F</w:t>
            </w:r>
            <w:r>
              <w:t>_Name</w:t>
            </w:r>
          </w:p>
        </w:tc>
        <w:tc>
          <w:tcPr>
            <w:tcW w:w="3119" w:type="dxa"/>
          </w:tcPr>
          <w:p w14:paraId="5DCAE973" w14:textId="7A9CDD7D" w:rsidR="002E005C" w:rsidRDefault="002E005C" w:rsidP="00BF3FFF">
            <w:pPr>
              <w:spacing w:line="240" w:lineRule="atLeast"/>
              <w:jc w:val="left"/>
            </w:pPr>
            <w:r>
              <w:rPr>
                <w:rFonts w:hint="eastAsia"/>
                <w:highlight w:val="yellow"/>
              </w:rPr>
              <w:t>中英文，</w:t>
            </w:r>
            <w:r w:rsidR="00A70B62">
              <w:rPr>
                <w:highlight w:val="yellow"/>
              </w:rPr>
              <w:t>[2</w:t>
            </w:r>
            <w:r>
              <w:rPr>
                <w:highlight w:val="yellow"/>
              </w:rPr>
              <w:t xml:space="preserve">, </w:t>
            </w:r>
            <w:r w:rsidR="00766332">
              <w:rPr>
                <w:highlight w:val="yellow"/>
              </w:rPr>
              <w:t>3</w:t>
            </w:r>
            <w:r>
              <w:rPr>
                <w:highlight w:val="yellow"/>
              </w:rPr>
              <w:t>2]</w:t>
            </w:r>
            <w:r>
              <w:rPr>
                <w:rFonts w:hint="eastAsia"/>
                <w:highlight w:val="yellow"/>
              </w:rPr>
              <w:t>字符。</w:t>
            </w:r>
            <w:r>
              <w:rPr>
                <w:highlight w:val="yellow"/>
              </w:rPr>
              <w:t>Varchar(</w:t>
            </w:r>
            <w:r w:rsidR="00533139">
              <w:rPr>
                <w:highlight w:val="yellow"/>
              </w:rPr>
              <w:t>3</w:t>
            </w:r>
            <w:r>
              <w:rPr>
                <w:highlight w:val="yellow"/>
              </w:rPr>
              <w:t xml:space="preserve">2), </w:t>
            </w:r>
            <w:r w:rsidR="00A70B62">
              <w:rPr>
                <w:highlight w:val="yellow"/>
              </w:rPr>
              <w:t xml:space="preserve">NOT </w:t>
            </w:r>
            <w:r>
              <w:rPr>
                <w:highlight w:val="yellow"/>
              </w:rPr>
              <w:t>NULL</w:t>
            </w:r>
          </w:p>
        </w:tc>
        <w:tc>
          <w:tcPr>
            <w:tcW w:w="1225" w:type="dxa"/>
          </w:tcPr>
          <w:p w14:paraId="4C6ADA16" w14:textId="77777777" w:rsidR="002E005C" w:rsidRDefault="002E005C" w:rsidP="00BF3FFF">
            <w:pPr>
              <w:spacing w:line="240" w:lineRule="atLeast"/>
              <w:jc w:val="left"/>
            </w:pPr>
          </w:p>
        </w:tc>
        <w:tc>
          <w:tcPr>
            <w:tcW w:w="5528" w:type="dxa"/>
          </w:tcPr>
          <w:p w14:paraId="3A3D5AC1" w14:textId="77777777" w:rsidR="002E005C" w:rsidRDefault="002E005C" w:rsidP="00BF3FFF">
            <w:pPr>
              <w:spacing w:line="240" w:lineRule="atLeast"/>
              <w:jc w:val="left"/>
            </w:pPr>
          </w:p>
        </w:tc>
      </w:tr>
      <w:tr w:rsidR="002E005C" w14:paraId="05F674E2" w14:textId="77777777" w:rsidTr="009A00EF">
        <w:trPr>
          <w:trHeight w:val="267"/>
        </w:trPr>
        <w:tc>
          <w:tcPr>
            <w:tcW w:w="2830" w:type="dxa"/>
          </w:tcPr>
          <w:p w14:paraId="577BE5D9" w14:textId="77777777" w:rsidR="002E005C" w:rsidRDefault="002E005C" w:rsidP="00BF3FFF">
            <w:pPr>
              <w:spacing w:line="240" w:lineRule="atLeast"/>
              <w:jc w:val="left"/>
            </w:pPr>
            <w:r>
              <w:rPr>
                <w:rFonts w:hint="eastAsia"/>
              </w:rPr>
              <w:t>Email</w:t>
            </w:r>
          </w:p>
        </w:tc>
        <w:tc>
          <w:tcPr>
            <w:tcW w:w="2613" w:type="dxa"/>
          </w:tcPr>
          <w:p w14:paraId="472D92AB" w14:textId="77777777" w:rsidR="002E005C" w:rsidRDefault="002E005C" w:rsidP="00BF3FFF">
            <w:pPr>
              <w:spacing w:line="240" w:lineRule="atLeast"/>
              <w:jc w:val="left"/>
            </w:pPr>
            <w:r>
              <w:rPr>
                <w:rFonts w:hint="eastAsia"/>
              </w:rPr>
              <w:t>F</w:t>
            </w:r>
            <w:r>
              <w:t>_Email</w:t>
            </w:r>
          </w:p>
        </w:tc>
        <w:tc>
          <w:tcPr>
            <w:tcW w:w="3119" w:type="dxa"/>
            <w:shd w:val="clear" w:color="auto" w:fill="70AD47" w:themeFill="accent6"/>
          </w:tcPr>
          <w:p w14:paraId="3A6085FC" w14:textId="0FFFA9FF" w:rsidR="002E005C" w:rsidRDefault="009A00EF" w:rsidP="00BF3FFF">
            <w:pPr>
              <w:spacing w:line="240" w:lineRule="atLeast"/>
              <w:jc w:val="left"/>
            </w:pPr>
            <w:r>
              <w:t xml:space="preserve">Varchar(30) </w:t>
            </w:r>
            <w:r>
              <w:rPr>
                <w:rFonts w:hint="eastAsia"/>
              </w:rPr>
              <w:t>n</w:t>
            </w:r>
            <w:r>
              <w:t>ull</w:t>
            </w:r>
          </w:p>
        </w:tc>
        <w:tc>
          <w:tcPr>
            <w:tcW w:w="1225" w:type="dxa"/>
          </w:tcPr>
          <w:p w14:paraId="2400E28D" w14:textId="77777777" w:rsidR="002E005C" w:rsidRDefault="002E005C" w:rsidP="00BF3FFF">
            <w:pPr>
              <w:spacing w:line="240" w:lineRule="atLeast"/>
              <w:jc w:val="left"/>
            </w:pPr>
          </w:p>
        </w:tc>
        <w:tc>
          <w:tcPr>
            <w:tcW w:w="5528" w:type="dxa"/>
          </w:tcPr>
          <w:p w14:paraId="50FFF212" w14:textId="77777777" w:rsidR="002E005C" w:rsidRDefault="002E005C" w:rsidP="00BF3FFF">
            <w:pPr>
              <w:spacing w:line="240" w:lineRule="atLeast"/>
              <w:jc w:val="left"/>
            </w:pPr>
            <w:r>
              <w:rPr>
                <w:rFonts w:hint="eastAsia"/>
              </w:rPr>
              <w:t>字段惟一</w:t>
            </w:r>
          </w:p>
        </w:tc>
      </w:tr>
      <w:tr w:rsidR="002E005C" w14:paraId="2FD964A1" w14:textId="77777777" w:rsidTr="00BF3FFF">
        <w:trPr>
          <w:trHeight w:val="267"/>
        </w:trPr>
        <w:tc>
          <w:tcPr>
            <w:tcW w:w="2830" w:type="dxa"/>
          </w:tcPr>
          <w:p w14:paraId="5AEEBB7F" w14:textId="77777777" w:rsidR="002E005C" w:rsidRPr="00044333" w:rsidRDefault="002E005C" w:rsidP="00BF3FFF">
            <w:pPr>
              <w:spacing w:line="240" w:lineRule="atLeast"/>
              <w:jc w:val="left"/>
              <w:rPr>
                <w:strike/>
              </w:rPr>
            </w:pPr>
            <w:r w:rsidRPr="00044333">
              <w:rPr>
                <w:rFonts w:hint="eastAsia"/>
                <w:strike/>
              </w:rPr>
              <w:t>登录帐号</w:t>
            </w:r>
          </w:p>
        </w:tc>
        <w:tc>
          <w:tcPr>
            <w:tcW w:w="2613" w:type="dxa"/>
          </w:tcPr>
          <w:p w14:paraId="139BD639" w14:textId="77777777" w:rsidR="002E005C" w:rsidRPr="00044333" w:rsidRDefault="002E005C" w:rsidP="00BF3FFF">
            <w:pPr>
              <w:spacing w:line="240" w:lineRule="atLeast"/>
              <w:jc w:val="left"/>
              <w:rPr>
                <w:strike/>
              </w:rPr>
            </w:pPr>
            <w:r w:rsidRPr="00044333">
              <w:rPr>
                <w:rFonts w:hint="eastAsia"/>
                <w:strike/>
              </w:rPr>
              <w:t>F</w:t>
            </w:r>
            <w:r w:rsidRPr="00044333">
              <w:rPr>
                <w:strike/>
              </w:rPr>
              <w:t>_Account</w:t>
            </w:r>
          </w:p>
        </w:tc>
        <w:tc>
          <w:tcPr>
            <w:tcW w:w="3119" w:type="dxa"/>
          </w:tcPr>
          <w:p w14:paraId="5C760F70" w14:textId="77777777" w:rsidR="002E005C" w:rsidRPr="00044333" w:rsidRDefault="002E005C" w:rsidP="00BF3FFF">
            <w:pPr>
              <w:spacing w:line="240" w:lineRule="atLeast"/>
              <w:jc w:val="left"/>
              <w:rPr>
                <w:strike/>
              </w:rPr>
            </w:pPr>
          </w:p>
        </w:tc>
        <w:tc>
          <w:tcPr>
            <w:tcW w:w="1225" w:type="dxa"/>
          </w:tcPr>
          <w:p w14:paraId="383B2783" w14:textId="77777777" w:rsidR="002E005C" w:rsidRPr="00044333" w:rsidRDefault="002E005C" w:rsidP="00BF3FFF">
            <w:pPr>
              <w:spacing w:line="240" w:lineRule="atLeast"/>
              <w:jc w:val="left"/>
              <w:rPr>
                <w:strike/>
              </w:rPr>
            </w:pPr>
          </w:p>
        </w:tc>
        <w:tc>
          <w:tcPr>
            <w:tcW w:w="5528" w:type="dxa"/>
          </w:tcPr>
          <w:p w14:paraId="50678EAD" w14:textId="77777777" w:rsidR="002E005C" w:rsidRPr="00044333" w:rsidRDefault="002E005C" w:rsidP="00BF3FFF">
            <w:pPr>
              <w:spacing w:line="240" w:lineRule="atLeast"/>
              <w:jc w:val="left"/>
              <w:rPr>
                <w:strike/>
              </w:rPr>
            </w:pPr>
            <w:r w:rsidRPr="00044333">
              <w:rPr>
                <w:rFonts w:hint="eastAsia"/>
                <w:strike/>
              </w:rPr>
              <w:t>字段惟一</w:t>
            </w:r>
          </w:p>
        </w:tc>
      </w:tr>
      <w:tr w:rsidR="002E005C" w14:paraId="5163A5CE" w14:textId="77777777" w:rsidTr="00BF3FFF">
        <w:trPr>
          <w:trHeight w:val="267"/>
        </w:trPr>
        <w:tc>
          <w:tcPr>
            <w:tcW w:w="2830" w:type="dxa"/>
          </w:tcPr>
          <w:p w14:paraId="41F64FE7" w14:textId="77777777" w:rsidR="002E005C" w:rsidRPr="00044333" w:rsidRDefault="002E005C" w:rsidP="00BF3FFF">
            <w:pPr>
              <w:spacing w:line="240" w:lineRule="atLeast"/>
              <w:jc w:val="left"/>
              <w:rPr>
                <w:strike/>
              </w:rPr>
            </w:pPr>
            <w:r w:rsidRPr="00044333">
              <w:rPr>
                <w:rFonts w:hint="eastAsia"/>
                <w:strike/>
              </w:rPr>
              <w:t>登录密码</w:t>
            </w:r>
          </w:p>
        </w:tc>
        <w:tc>
          <w:tcPr>
            <w:tcW w:w="2613" w:type="dxa"/>
          </w:tcPr>
          <w:p w14:paraId="21641B79" w14:textId="77777777" w:rsidR="002E005C" w:rsidRPr="00044333" w:rsidRDefault="002E005C" w:rsidP="00BF3FFF">
            <w:pPr>
              <w:spacing w:line="240" w:lineRule="atLeast"/>
              <w:jc w:val="left"/>
              <w:rPr>
                <w:strike/>
              </w:rPr>
            </w:pPr>
            <w:r w:rsidRPr="00044333">
              <w:rPr>
                <w:rFonts w:hint="eastAsia"/>
                <w:strike/>
              </w:rPr>
              <w:t>F</w:t>
            </w:r>
            <w:r w:rsidRPr="00044333">
              <w:rPr>
                <w:strike/>
              </w:rPr>
              <w:t>_Password</w:t>
            </w:r>
          </w:p>
        </w:tc>
        <w:tc>
          <w:tcPr>
            <w:tcW w:w="3119" w:type="dxa"/>
          </w:tcPr>
          <w:p w14:paraId="187EC089" w14:textId="77777777" w:rsidR="002E005C" w:rsidRPr="00044333" w:rsidRDefault="002E005C" w:rsidP="00BF3FFF">
            <w:pPr>
              <w:spacing w:line="240" w:lineRule="atLeast"/>
              <w:jc w:val="left"/>
              <w:rPr>
                <w:strike/>
              </w:rPr>
            </w:pPr>
            <w:r w:rsidRPr="00044333">
              <w:rPr>
                <w:strike/>
              </w:rPr>
              <w:t>F_Password VARCHAR(3</w:t>
            </w:r>
            <w:r w:rsidRPr="00044333">
              <w:rPr>
                <w:strike/>
                <w:highlight w:val="red"/>
              </w:rPr>
              <w:t>2</w:t>
            </w:r>
            <w:r w:rsidRPr="00044333">
              <w:rPr>
                <w:strike/>
              </w:rPr>
              <w:t xml:space="preserve">) NULL default 000000 </w:t>
            </w:r>
          </w:p>
        </w:tc>
        <w:tc>
          <w:tcPr>
            <w:tcW w:w="1225" w:type="dxa"/>
          </w:tcPr>
          <w:p w14:paraId="51ACF780" w14:textId="77777777" w:rsidR="002E005C" w:rsidRPr="00044333" w:rsidRDefault="002E005C" w:rsidP="00BF3FFF">
            <w:pPr>
              <w:spacing w:line="240" w:lineRule="atLeast"/>
              <w:jc w:val="left"/>
              <w:rPr>
                <w:strike/>
              </w:rPr>
            </w:pPr>
          </w:p>
        </w:tc>
        <w:tc>
          <w:tcPr>
            <w:tcW w:w="5528" w:type="dxa"/>
          </w:tcPr>
          <w:p w14:paraId="739FB806" w14:textId="77777777" w:rsidR="002E005C" w:rsidRPr="00044333" w:rsidRDefault="002E005C" w:rsidP="00BF3FFF">
            <w:pPr>
              <w:spacing w:line="240" w:lineRule="atLeast"/>
              <w:jc w:val="left"/>
              <w:rPr>
                <w:strike/>
              </w:rPr>
            </w:pPr>
            <w:r w:rsidRPr="00044333">
              <w:rPr>
                <w:rFonts w:hint="eastAsia"/>
                <w:strike/>
              </w:rPr>
              <w:t>明文密码不能含有中文，</w:t>
            </w:r>
            <w:r w:rsidRPr="00044333">
              <w:rPr>
                <w:rFonts w:hint="eastAsia"/>
                <w:strike/>
              </w:rPr>
              <w:t>6</w:t>
            </w:r>
            <w:r w:rsidRPr="00044333">
              <w:rPr>
                <w:rFonts w:hint="eastAsia"/>
                <w:strike/>
              </w:rPr>
              <w:t>到</w:t>
            </w:r>
            <w:r w:rsidRPr="00044333">
              <w:rPr>
                <w:rFonts w:hint="eastAsia"/>
                <w:strike/>
              </w:rPr>
              <w:t>1</w:t>
            </w:r>
            <w:r w:rsidRPr="00044333">
              <w:rPr>
                <w:strike/>
              </w:rPr>
              <w:t>6</w:t>
            </w:r>
            <w:r w:rsidRPr="00044333">
              <w:rPr>
                <w:rFonts w:hint="eastAsia"/>
                <w:strike/>
              </w:rPr>
              <w:t>位，首尾不能为空。加密后的密码则固定是</w:t>
            </w:r>
            <w:r w:rsidRPr="00044333">
              <w:rPr>
                <w:rFonts w:hint="eastAsia"/>
                <w:strike/>
              </w:rPr>
              <w:t>3</w:t>
            </w:r>
            <w:r w:rsidRPr="00044333">
              <w:rPr>
                <w:strike/>
              </w:rPr>
              <w:t>2</w:t>
            </w:r>
            <w:r w:rsidRPr="00044333">
              <w:rPr>
                <w:rFonts w:hint="eastAsia"/>
                <w:strike/>
              </w:rPr>
              <w:t>位大写字母和数字的组合。如果</w:t>
            </w:r>
            <w:r w:rsidRPr="00044333">
              <w:rPr>
                <w:rFonts w:hint="eastAsia"/>
                <w:strike/>
              </w:rPr>
              <w:t>i</w:t>
            </w:r>
            <w:r w:rsidRPr="00044333">
              <w:rPr>
                <w:strike/>
              </w:rPr>
              <w:t>nserttable.sql</w:t>
            </w:r>
            <w:r w:rsidRPr="00044333">
              <w:rPr>
                <w:rFonts w:hint="eastAsia"/>
                <w:strike/>
              </w:rPr>
              <w:t>中是明文，要改成密文</w:t>
            </w:r>
          </w:p>
        </w:tc>
      </w:tr>
      <w:tr w:rsidR="002E005C" w14:paraId="4692F077" w14:textId="77777777" w:rsidTr="00BF3FFF">
        <w:trPr>
          <w:trHeight w:val="267"/>
        </w:trPr>
        <w:tc>
          <w:tcPr>
            <w:tcW w:w="2830" w:type="dxa"/>
          </w:tcPr>
          <w:p w14:paraId="76DCB1C4" w14:textId="77777777" w:rsidR="002E005C" w:rsidRDefault="002E005C" w:rsidP="00BF3FFF">
            <w:pPr>
              <w:spacing w:line="240" w:lineRule="atLeast"/>
              <w:jc w:val="left"/>
            </w:pPr>
            <w:r>
              <w:rPr>
                <w:rFonts w:hint="eastAsia"/>
              </w:rPr>
              <w:t>总消费次数</w:t>
            </w:r>
          </w:p>
        </w:tc>
        <w:tc>
          <w:tcPr>
            <w:tcW w:w="2613" w:type="dxa"/>
          </w:tcPr>
          <w:p w14:paraId="0B9C958E" w14:textId="77777777" w:rsidR="002E005C" w:rsidRDefault="002E005C" w:rsidP="00BF3FFF">
            <w:pPr>
              <w:spacing w:line="240" w:lineRule="atLeast"/>
              <w:jc w:val="left"/>
            </w:pPr>
            <w:r>
              <w:rPr>
                <w:rFonts w:hint="eastAsia"/>
              </w:rPr>
              <w:t>F</w:t>
            </w:r>
            <w:r>
              <w:t>_ConsumeTimes</w:t>
            </w:r>
          </w:p>
        </w:tc>
        <w:tc>
          <w:tcPr>
            <w:tcW w:w="3119" w:type="dxa"/>
          </w:tcPr>
          <w:p w14:paraId="11222B0D" w14:textId="77777777" w:rsidR="002E005C" w:rsidRDefault="002E005C" w:rsidP="00BF3FFF">
            <w:pPr>
              <w:spacing w:line="240" w:lineRule="atLeast"/>
              <w:jc w:val="left"/>
            </w:pPr>
          </w:p>
        </w:tc>
        <w:tc>
          <w:tcPr>
            <w:tcW w:w="1225" w:type="dxa"/>
          </w:tcPr>
          <w:p w14:paraId="66DA499E" w14:textId="77777777" w:rsidR="002E005C" w:rsidRDefault="002E005C" w:rsidP="00BF3FFF">
            <w:pPr>
              <w:spacing w:line="240" w:lineRule="atLeast"/>
              <w:jc w:val="left"/>
            </w:pPr>
          </w:p>
        </w:tc>
        <w:tc>
          <w:tcPr>
            <w:tcW w:w="5528" w:type="dxa"/>
          </w:tcPr>
          <w:p w14:paraId="5F471F91" w14:textId="77777777" w:rsidR="002E005C" w:rsidRDefault="002E005C" w:rsidP="00BF3FFF">
            <w:pPr>
              <w:spacing w:line="240" w:lineRule="atLeast"/>
              <w:jc w:val="left"/>
            </w:pPr>
          </w:p>
        </w:tc>
      </w:tr>
      <w:tr w:rsidR="002E005C" w14:paraId="0F1DB177" w14:textId="77777777" w:rsidTr="00BF3FFF">
        <w:trPr>
          <w:trHeight w:val="267"/>
        </w:trPr>
        <w:tc>
          <w:tcPr>
            <w:tcW w:w="2830" w:type="dxa"/>
          </w:tcPr>
          <w:p w14:paraId="0E1FE990" w14:textId="77777777" w:rsidR="002E005C" w:rsidRDefault="002E005C" w:rsidP="00BF3FFF">
            <w:pPr>
              <w:spacing w:line="240" w:lineRule="atLeast"/>
              <w:jc w:val="left"/>
            </w:pPr>
            <w:r>
              <w:rPr>
                <w:rFonts w:hint="eastAsia"/>
              </w:rPr>
              <w:t>总消费金额</w:t>
            </w:r>
          </w:p>
        </w:tc>
        <w:tc>
          <w:tcPr>
            <w:tcW w:w="2613" w:type="dxa"/>
          </w:tcPr>
          <w:p w14:paraId="794FF51A" w14:textId="77777777" w:rsidR="002E005C" w:rsidRDefault="002E005C" w:rsidP="00BF3FFF">
            <w:pPr>
              <w:spacing w:line="240" w:lineRule="atLeast"/>
              <w:jc w:val="left"/>
            </w:pPr>
            <w:r>
              <w:rPr>
                <w:rFonts w:hint="eastAsia"/>
              </w:rPr>
              <w:t>F</w:t>
            </w:r>
            <w:r>
              <w:t>_ConsumeAmount</w:t>
            </w:r>
          </w:p>
        </w:tc>
        <w:tc>
          <w:tcPr>
            <w:tcW w:w="3119" w:type="dxa"/>
          </w:tcPr>
          <w:p w14:paraId="0B7AE4B4" w14:textId="77777777" w:rsidR="002E005C" w:rsidRDefault="002E005C" w:rsidP="00BF3FFF">
            <w:pPr>
              <w:spacing w:line="240" w:lineRule="atLeast"/>
              <w:jc w:val="left"/>
            </w:pPr>
          </w:p>
        </w:tc>
        <w:tc>
          <w:tcPr>
            <w:tcW w:w="1225" w:type="dxa"/>
          </w:tcPr>
          <w:p w14:paraId="04A4836B" w14:textId="77777777" w:rsidR="002E005C" w:rsidRDefault="002E005C" w:rsidP="00BF3FFF">
            <w:pPr>
              <w:spacing w:line="240" w:lineRule="atLeast"/>
              <w:jc w:val="left"/>
            </w:pPr>
          </w:p>
        </w:tc>
        <w:tc>
          <w:tcPr>
            <w:tcW w:w="5528" w:type="dxa"/>
          </w:tcPr>
          <w:p w14:paraId="365251ED" w14:textId="77777777" w:rsidR="002E005C" w:rsidRDefault="002E005C" w:rsidP="00BF3FFF">
            <w:pPr>
              <w:spacing w:line="240" w:lineRule="atLeast"/>
              <w:jc w:val="left"/>
            </w:pPr>
          </w:p>
        </w:tc>
      </w:tr>
      <w:tr w:rsidR="002E005C" w14:paraId="79D4EE83" w14:textId="77777777" w:rsidTr="00BF3FFF">
        <w:trPr>
          <w:trHeight w:val="267"/>
        </w:trPr>
        <w:tc>
          <w:tcPr>
            <w:tcW w:w="2830" w:type="dxa"/>
          </w:tcPr>
          <w:p w14:paraId="012DD6D6" w14:textId="77777777" w:rsidR="002E005C" w:rsidRDefault="002E005C" w:rsidP="00BF3FFF">
            <w:pPr>
              <w:spacing w:line="240" w:lineRule="atLeast"/>
              <w:jc w:val="left"/>
            </w:pPr>
            <w:r>
              <w:rPr>
                <w:rFonts w:hint="eastAsia"/>
              </w:rPr>
              <w:t>区域</w:t>
            </w:r>
          </w:p>
        </w:tc>
        <w:tc>
          <w:tcPr>
            <w:tcW w:w="2613" w:type="dxa"/>
          </w:tcPr>
          <w:p w14:paraId="5697707C" w14:textId="77777777" w:rsidR="002E005C" w:rsidRDefault="002E005C" w:rsidP="00BF3FFF">
            <w:pPr>
              <w:spacing w:line="240" w:lineRule="atLeast"/>
              <w:jc w:val="left"/>
            </w:pPr>
            <w:r>
              <w:rPr>
                <w:rFonts w:hint="eastAsia"/>
              </w:rPr>
              <w:t>F</w:t>
            </w:r>
            <w:r>
              <w:t>_District</w:t>
            </w:r>
          </w:p>
        </w:tc>
        <w:tc>
          <w:tcPr>
            <w:tcW w:w="3119" w:type="dxa"/>
          </w:tcPr>
          <w:p w14:paraId="0AC32D5A" w14:textId="77777777" w:rsidR="002E005C" w:rsidRDefault="002E005C" w:rsidP="00BF3FFF">
            <w:pPr>
              <w:spacing w:line="240" w:lineRule="atLeast"/>
              <w:jc w:val="left"/>
            </w:pPr>
          </w:p>
        </w:tc>
        <w:tc>
          <w:tcPr>
            <w:tcW w:w="1225" w:type="dxa"/>
          </w:tcPr>
          <w:p w14:paraId="7CAF8EA3" w14:textId="77777777" w:rsidR="002E005C" w:rsidRDefault="002E005C" w:rsidP="00BF3FFF">
            <w:pPr>
              <w:spacing w:line="240" w:lineRule="atLeast"/>
              <w:jc w:val="left"/>
            </w:pPr>
          </w:p>
        </w:tc>
        <w:tc>
          <w:tcPr>
            <w:tcW w:w="5528" w:type="dxa"/>
          </w:tcPr>
          <w:p w14:paraId="76000536" w14:textId="77777777" w:rsidR="002E005C" w:rsidRDefault="002E005C" w:rsidP="00BF3FFF">
            <w:pPr>
              <w:spacing w:line="240" w:lineRule="atLeast"/>
              <w:jc w:val="left"/>
            </w:pPr>
          </w:p>
        </w:tc>
      </w:tr>
      <w:tr w:rsidR="002E005C" w14:paraId="385EDAF9" w14:textId="77777777" w:rsidTr="00BF3FFF">
        <w:trPr>
          <w:trHeight w:val="267"/>
        </w:trPr>
        <w:tc>
          <w:tcPr>
            <w:tcW w:w="2830" w:type="dxa"/>
          </w:tcPr>
          <w:p w14:paraId="78CF0834" w14:textId="77777777" w:rsidR="002E005C" w:rsidRDefault="002E005C" w:rsidP="00BF3FFF">
            <w:pPr>
              <w:spacing w:line="240" w:lineRule="atLeast"/>
              <w:jc w:val="left"/>
            </w:pPr>
            <w:r>
              <w:rPr>
                <w:rFonts w:hint="eastAsia"/>
              </w:rPr>
              <w:t>类别</w:t>
            </w:r>
          </w:p>
        </w:tc>
        <w:tc>
          <w:tcPr>
            <w:tcW w:w="2613" w:type="dxa"/>
          </w:tcPr>
          <w:p w14:paraId="397AB365" w14:textId="77777777" w:rsidR="002E005C" w:rsidRDefault="002E005C" w:rsidP="00BF3FFF">
            <w:pPr>
              <w:spacing w:line="240" w:lineRule="atLeast"/>
              <w:jc w:val="left"/>
            </w:pPr>
            <w:r>
              <w:rPr>
                <w:rFonts w:hint="eastAsia"/>
              </w:rPr>
              <w:t>F</w:t>
            </w:r>
            <w:r>
              <w:t>_Category</w:t>
            </w:r>
          </w:p>
        </w:tc>
        <w:tc>
          <w:tcPr>
            <w:tcW w:w="3119" w:type="dxa"/>
          </w:tcPr>
          <w:p w14:paraId="3340F0F3" w14:textId="77777777" w:rsidR="002E005C" w:rsidRDefault="00E96C19" w:rsidP="00BF3FFF">
            <w:pPr>
              <w:spacing w:line="240" w:lineRule="atLeast"/>
              <w:jc w:val="left"/>
            </w:pPr>
            <w:r>
              <w:t>Int D</w:t>
            </w:r>
            <w:r>
              <w:rPr>
                <w:rFonts w:hint="eastAsia"/>
              </w:rPr>
              <w:t>e</w:t>
            </w:r>
            <w:r>
              <w:t>fault 0</w:t>
            </w:r>
          </w:p>
        </w:tc>
        <w:tc>
          <w:tcPr>
            <w:tcW w:w="1225" w:type="dxa"/>
          </w:tcPr>
          <w:p w14:paraId="5D686A26" w14:textId="77777777" w:rsidR="002E005C" w:rsidRDefault="002E005C" w:rsidP="00BF3FFF">
            <w:pPr>
              <w:spacing w:line="240" w:lineRule="atLeast"/>
              <w:jc w:val="left"/>
            </w:pPr>
          </w:p>
        </w:tc>
        <w:tc>
          <w:tcPr>
            <w:tcW w:w="5528" w:type="dxa"/>
          </w:tcPr>
          <w:p w14:paraId="09BD25C6" w14:textId="77777777" w:rsidR="002E005C" w:rsidRDefault="00E96C19" w:rsidP="00BF3FFF">
            <w:pPr>
              <w:spacing w:line="240" w:lineRule="atLeast"/>
              <w:jc w:val="left"/>
            </w:pPr>
            <w:r>
              <w:rPr>
                <w:rFonts w:hint="eastAsia"/>
              </w:rPr>
              <w:t>先不做会员级别</w:t>
            </w:r>
          </w:p>
        </w:tc>
      </w:tr>
      <w:tr w:rsidR="002E005C" w14:paraId="26DFB842" w14:textId="77777777" w:rsidTr="00BF3FFF">
        <w:trPr>
          <w:trHeight w:val="267"/>
        </w:trPr>
        <w:tc>
          <w:tcPr>
            <w:tcW w:w="2830" w:type="dxa"/>
          </w:tcPr>
          <w:p w14:paraId="2A034538" w14:textId="77777777" w:rsidR="002E005C" w:rsidRPr="008F2FAD" w:rsidRDefault="002E005C" w:rsidP="00BF3FFF">
            <w:pPr>
              <w:spacing w:line="240" w:lineRule="atLeast"/>
              <w:jc w:val="left"/>
              <w:rPr>
                <w:strike/>
              </w:rPr>
            </w:pPr>
            <w:r w:rsidRPr="008F2FAD">
              <w:rPr>
                <w:rFonts w:hint="eastAsia"/>
                <w:strike/>
              </w:rPr>
              <w:t>状态</w:t>
            </w:r>
          </w:p>
        </w:tc>
        <w:tc>
          <w:tcPr>
            <w:tcW w:w="2613" w:type="dxa"/>
          </w:tcPr>
          <w:p w14:paraId="5A83491D" w14:textId="77777777" w:rsidR="002E005C" w:rsidRPr="008F2FAD" w:rsidRDefault="002E005C" w:rsidP="00BF3FFF">
            <w:pPr>
              <w:spacing w:line="240" w:lineRule="atLeast"/>
              <w:jc w:val="left"/>
              <w:rPr>
                <w:strike/>
              </w:rPr>
            </w:pPr>
            <w:r w:rsidRPr="008F2FAD">
              <w:rPr>
                <w:rFonts w:hint="eastAsia"/>
                <w:strike/>
              </w:rPr>
              <w:t>F</w:t>
            </w:r>
            <w:r w:rsidRPr="008F2FAD">
              <w:rPr>
                <w:strike/>
              </w:rPr>
              <w:t>_Status</w:t>
            </w:r>
          </w:p>
        </w:tc>
        <w:tc>
          <w:tcPr>
            <w:tcW w:w="3119" w:type="dxa"/>
          </w:tcPr>
          <w:p w14:paraId="7998BA38" w14:textId="77777777" w:rsidR="002E005C" w:rsidRPr="008F2FAD" w:rsidRDefault="002E005C" w:rsidP="00BF3FFF">
            <w:pPr>
              <w:spacing w:line="240" w:lineRule="atLeast"/>
              <w:jc w:val="left"/>
              <w:rPr>
                <w:strike/>
              </w:rPr>
            </w:pPr>
          </w:p>
        </w:tc>
        <w:tc>
          <w:tcPr>
            <w:tcW w:w="1225" w:type="dxa"/>
          </w:tcPr>
          <w:p w14:paraId="732CEAA1" w14:textId="77777777" w:rsidR="002E005C" w:rsidRPr="008F2FAD" w:rsidRDefault="002E005C" w:rsidP="00BF3FFF">
            <w:pPr>
              <w:spacing w:line="240" w:lineRule="atLeast"/>
              <w:jc w:val="left"/>
              <w:rPr>
                <w:strike/>
              </w:rPr>
            </w:pPr>
          </w:p>
        </w:tc>
        <w:tc>
          <w:tcPr>
            <w:tcW w:w="5528" w:type="dxa"/>
          </w:tcPr>
          <w:p w14:paraId="1D321F19" w14:textId="00AB017C" w:rsidR="002E005C" w:rsidRPr="008F2FAD" w:rsidRDefault="002E005C" w:rsidP="00BF3FFF">
            <w:pPr>
              <w:spacing w:line="240" w:lineRule="atLeast"/>
              <w:jc w:val="left"/>
              <w:rPr>
                <w:strike/>
              </w:rPr>
            </w:pPr>
            <w:r w:rsidRPr="008F2FAD">
              <w:rPr>
                <w:rFonts w:hint="eastAsia"/>
                <w:strike/>
              </w:rPr>
              <w:t>0=</w:t>
            </w:r>
            <w:r w:rsidRPr="008F2FAD">
              <w:rPr>
                <w:rFonts w:hint="eastAsia"/>
                <w:strike/>
              </w:rPr>
              <w:t>正常，</w:t>
            </w:r>
            <w:r w:rsidRPr="008F2FAD">
              <w:rPr>
                <w:rFonts w:hint="eastAsia"/>
                <w:strike/>
                <w:shd w:val="clear" w:color="auto" w:fill="70AD47" w:themeFill="accent6"/>
              </w:rPr>
              <w:t>1=</w:t>
            </w:r>
            <w:r w:rsidRPr="008F2FAD">
              <w:rPr>
                <w:rFonts w:hint="eastAsia"/>
                <w:strike/>
                <w:highlight w:val="red"/>
                <w:shd w:val="clear" w:color="auto" w:fill="70AD47" w:themeFill="accent6"/>
              </w:rPr>
              <w:t>挂失，</w:t>
            </w:r>
            <w:r w:rsidRPr="008F2FAD">
              <w:rPr>
                <w:rFonts w:hint="eastAsia"/>
                <w:strike/>
                <w:highlight w:val="red"/>
              </w:rPr>
              <w:t>2=</w:t>
            </w:r>
            <w:r w:rsidRPr="008F2FAD">
              <w:rPr>
                <w:rFonts w:hint="eastAsia"/>
                <w:strike/>
                <w:shd w:val="clear" w:color="auto" w:fill="70AD47" w:themeFill="accent6"/>
              </w:rPr>
              <w:t>已经删除</w:t>
            </w:r>
            <w:r w:rsidRPr="008F2FAD">
              <w:rPr>
                <w:rFonts w:hint="eastAsia"/>
                <w:strike/>
              </w:rPr>
              <w:t>。</w:t>
            </w:r>
            <w:r w:rsidRPr="008F2FAD">
              <w:rPr>
                <w:rFonts w:hint="eastAsia"/>
                <w:strike/>
                <w:highlight w:val="red"/>
              </w:rPr>
              <w:t>可能考虑会员卡过期的状态为</w:t>
            </w:r>
            <w:r w:rsidRPr="008F2FAD">
              <w:rPr>
                <w:rFonts w:hint="eastAsia"/>
                <w:strike/>
                <w:highlight w:val="red"/>
              </w:rPr>
              <w:t>2</w:t>
            </w:r>
          </w:p>
        </w:tc>
      </w:tr>
      <w:tr w:rsidR="002E005C" w14:paraId="54B248F9" w14:textId="77777777" w:rsidTr="00BF3FFF">
        <w:trPr>
          <w:trHeight w:val="267"/>
        </w:trPr>
        <w:tc>
          <w:tcPr>
            <w:tcW w:w="2830" w:type="dxa"/>
          </w:tcPr>
          <w:p w14:paraId="6FAC7BF6" w14:textId="77777777" w:rsidR="002E005C" w:rsidRDefault="002E005C" w:rsidP="00BF3FFF">
            <w:pPr>
              <w:spacing w:line="240" w:lineRule="atLeast"/>
              <w:jc w:val="left"/>
            </w:pPr>
            <w:r>
              <w:rPr>
                <w:rFonts w:hint="eastAsia"/>
              </w:rPr>
              <w:t>生日</w:t>
            </w:r>
          </w:p>
        </w:tc>
        <w:tc>
          <w:tcPr>
            <w:tcW w:w="2613" w:type="dxa"/>
          </w:tcPr>
          <w:p w14:paraId="471C9137" w14:textId="77777777" w:rsidR="002E005C" w:rsidRDefault="002E005C" w:rsidP="00BF3FFF">
            <w:pPr>
              <w:spacing w:line="240" w:lineRule="atLeast"/>
              <w:jc w:val="left"/>
            </w:pPr>
            <w:r>
              <w:rPr>
                <w:rFonts w:hint="eastAsia"/>
              </w:rPr>
              <w:t>F</w:t>
            </w:r>
            <w:r>
              <w:t>_Birthday</w:t>
            </w:r>
          </w:p>
        </w:tc>
        <w:tc>
          <w:tcPr>
            <w:tcW w:w="3119" w:type="dxa"/>
          </w:tcPr>
          <w:p w14:paraId="2DFBC6C5" w14:textId="77777777" w:rsidR="002E005C" w:rsidRDefault="002E005C" w:rsidP="00BF3FFF">
            <w:pPr>
              <w:spacing w:line="240" w:lineRule="atLeast"/>
              <w:jc w:val="left"/>
            </w:pPr>
          </w:p>
        </w:tc>
        <w:tc>
          <w:tcPr>
            <w:tcW w:w="1225" w:type="dxa"/>
          </w:tcPr>
          <w:p w14:paraId="2F053A9A" w14:textId="77777777" w:rsidR="002E005C" w:rsidRDefault="002E005C" w:rsidP="00BF3FFF">
            <w:pPr>
              <w:spacing w:line="240" w:lineRule="atLeast"/>
              <w:jc w:val="left"/>
            </w:pPr>
          </w:p>
        </w:tc>
        <w:tc>
          <w:tcPr>
            <w:tcW w:w="5528" w:type="dxa"/>
          </w:tcPr>
          <w:p w14:paraId="76A5E0E9" w14:textId="77777777" w:rsidR="002E005C" w:rsidRDefault="002E005C" w:rsidP="00BF3FFF">
            <w:pPr>
              <w:spacing w:line="240" w:lineRule="atLeast"/>
              <w:jc w:val="left"/>
            </w:pPr>
          </w:p>
        </w:tc>
      </w:tr>
      <w:tr w:rsidR="002E005C" w14:paraId="20CAFC71" w14:textId="77777777" w:rsidTr="002D6356">
        <w:trPr>
          <w:trHeight w:val="255"/>
        </w:trPr>
        <w:tc>
          <w:tcPr>
            <w:tcW w:w="2830" w:type="dxa"/>
            <w:shd w:val="clear" w:color="auto" w:fill="70AD47" w:themeFill="accent6"/>
          </w:tcPr>
          <w:p w14:paraId="56A65BE3" w14:textId="77777777" w:rsidR="002E005C" w:rsidRPr="002D6356" w:rsidRDefault="002E005C" w:rsidP="00BF3FFF">
            <w:pPr>
              <w:spacing w:line="240" w:lineRule="atLeast"/>
              <w:jc w:val="left"/>
              <w:rPr>
                <w:strike/>
                <w:highlight w:val="red"/>
              </w:rPr>
            </w:pPr>
            <w:r w:rsidRPr="002D6356">
              <w:rPr>
                <w:rFonts w:hint="eastAsia"/>
                <w:strike/>
                <w:highlight w:val="red"/>
              </w:rPr>
              <w:t>会员期限</w:t>
            </w:r>
          </w:p>
        </w:tc>
        <w:tc>
          <w:tcPr>
            <w:tcW w:w="2613" w:type="dxa"/>
            <w:shd w:val="clear" w:color="auto" w:fill="70AD47" w:themeFill="accent6"/>
          </w:tcPr>
          <w:p w14:paraId="471FEEBA" w14:textId="77777777" w:rsidR="002E005C" w:rsidRPr="002D6356" w:rsidRDefault="002E005C" w:rsidP="00BF3FFF">
            <w:pPr>
              <w:spacing w:line="240" w:lineRule="atLeast"/>
              <w:jc w:val="left"/>
              <w:rPr>
                <w:strike/>
                <w:highlight w:val="red"/>
              </w:rPr>
            </w:pPr>
            <w:r w:rsidRPr="002D6356">
              <w:rPr>
                <w:rFonts w:hint="eastAsia"/>
                <w:strike/>
                <w:highlight w:val="red"/>
              </w:rPr>
              <w:t>F</w:t>
            </w:r>
            <w:r w:rsidRPr="002D6356">
              <w:rPr>
                <w:strike/>
                <w:highlight w:val="red"/>
              </w:rPr>
              <w:t>_ExpireDatetime</w:t>
            </w:r>
          </w:p>
        </w:tc>
        <w:tc>
          <w:tcPr>
            <w:tcW w:w="3119" w:type="dxa"/>
            <w:shd w:val="clear" w:color="auto" w:fill="70AD47" w:themeFill="accent6"/>
          </w:tcPr>
          <w:p w14:paraId="2F16388D" w14:textId="77777777" w:rsidR="002E005C" w:rsidRPr="002D6356" w:rsidRDefault="002E005C" w:rsidP="00BF3FFF">
            <w:pPr>
              <w:spacing w:line="240" w:lineRule="atLeast"/>
              <w:jc w:val="left"/>
              <w:rPr>
                <w:strike/>
                <w:highlight w:val="red"/>
              </w:rPr>
            </w:pPr>
          </w:p>
        </w:tc>
        <w:tc>
          <w:tcPr>
            <w:tcW w:w="1225" w:type="dxa"/>
            <w:shd w:val="clear" w:color="auto" w:fill="70AD47" w:themeFill="accent6"/>
          </w:tcPr>
          <w:p w14:paraId="0284510B" w14:textId="77777777" w:rsidR="002E005C" w:rsidRPr="002D6356" w:rsidRDefault="002E005C" w:rsidP="00BF3FFF">
            <w:pPr>
              <w:spacing w:line="240" w:lineRule="atLeast"/>
              <w:jc w:val="left"/>
              <w:rPr>
                <w:strike/>
              </w:rPr>
            </w:pPr>
          </w:p>
        </w:tc>
        <w:tc>
          <w:tcPr>
            <w:tcW w:w="5528" w:type="dxa"/>
            <w:shd w:val="clear" w:color="auto" w:fill="70AD47" w:themeFill="accent6"/>
          </w:tcPr>
          <w:p w14:paraId="2925C1FA" w14:textId="77777777" w:rsidR="002E005C" w:rsidRPr="002D6356" w:rsidRDefault="002E005C" w:rsidP="00BF3FFF">
            <w:pPr>
              <w:spacing w:line="240" w:lineRule="atLeast"/>
              <w:jc w:val="left"/>
              <w:rPr>
                <w:strike/>
              </w:rPr>
            </w:pPr>
            <w:r w:rsidRPr="002D6356">
              <w:rPr>
                <w:rFonts w:hint="eastAsia"/>
                <w:strike/>
                <w:highlight w:val="red"/>
              </w:rPr>
              <w:t>微信会员卡有期限。支付宝会员也有期限？</w:t>
            </w:r>
          </w:p>
          <w:p w14:paraId="288F6964" w14:textId="77777777" w:rsidR="002E005C" w:rsidRPr="002D6356" w:rsidRDefault="002E005C" w:rsidP="00BF3FFF">
            <w:pPr>
              <w:spacing w:line="240" w:lineRule="atLeast"/>
              <w:jc w:val="left"/>
              <w:rPr>
                <w:strike/>
              </w:rPr>
            </w:pPr>
            <w:r w:rsidRPr="002D6356">
              <w:rPr>
                <w:rFonts w:hint="eastAsia"/>
                <w:strike/>
                <w:highlight w:val="red"/>
              </w:rPr>
              <w:t>这个字段可能会删除，改为采用</w:t>
            </w:r>
            <w:r w:rsidRPr="002D6356">
              <w:rPr>
                <w:rFonts w:hint="eastAsia"/>
                <w:strike/>
                <w:highlight w:val="red"/>
              </w:rPr>
              <w:t>WX</w:t>
            </w:r>
            <w:r w:rsidRPr="002D6356">
              <w:rPr>
                <w:rFonts w:hint="eastAsia"/>
                <w:strike/>
                <w:highlight w:val="red"/>
              </w:rPr>
              <w:t>及</w:t>
            </w:r>
            <w:r w:rsidRPr="002D6356">
              <w:rPr>
                <w:rFonts w:hint="eastAsia"/>
                <w:strike/>
                <w:highlight w:val="red"/>
              </w:rPr>
              <w:t>A</w:t>
            </w:r>
            <w:r w:rsidRPr="002D6356">
              <w:rPr>
                <w:strike/>
                <w:highlight w:val="red"/>
              </w:rPr>
              <w:t>l</w:t>
            </w:r>
            <w:r w:rsidRPr="002D6356">
              <w:rPr>
                <w:rFonts w:hint="eastAsia"/>
                <w:strike/>
                <w:highlight w:val="red"/>
              </w:rPr>
              <w:t>ipay</w:t>
            </w:r>
            <w:r w:rsidRPr="002D6356">
              <w:rPr>
                <w:rFonts w:hint="eastAsia"/>
                <w:strike/>
                <w:highlight w:val="red"/>
              </w:rPr>
              <w:t>各自的期限</w:t>
            </w:r>
          </w:p>
        </w:tc>
      </w:tr>
      <w:tr w:rsidR="002E005C" w14:paraId="27B6ABF7" w14:textId="77777777" w:rsidTr="00CF1AB6">
        <w:trPr>
          <w:trHeight w:val="267"/>
        </w:trPr>
        <w:tc>
          <w:tcPr>
            <w:tcW w:w="2830" w:type="dxa"/>
          </w:tcPr>
          <w:p w14:paraId="26435019" w14:textId="77777777" w:rsidR="002E005C" w:rsidRDefault="002E005C" w:rsidP="00BF3FFF">
            <w:pPr>
              <w:spacing w:line="240" w:lineRule="atLeast"/>
              <w:jc w:val="left"/>
            </w:pPr>
            <w:r>
              <w:rPr>
                <w:rFonts w:hint="eastAsia"/>
              </w:rPr>
              <w:t>当前积分</w:t>
            </w:r>
          </w:p>
        </w:tc>
        <w:tc>
          <w:tcPr>
            <w:tcW w:w="2613" w:type="dxa"/>
          </w:tcPr>
          <w:p w14:paraId="7F6488C6" w14:textId="77777777" w:rsidR="002E005C" w:rsidRDefault="002E005C" w:rsidP="00BF3FFF">
            <w:pPr>
              <w:tabs>
                <w:tab w:val="center" w:pos="974"/>
              </w:tabs>
              <w:spacing w:line="240" w:lineRule="atLeast"/>
              <w:jc w:val="left"/>
            </w:pPr>
            <w:r>
              <w:rPr>
                <w:rFonts w:hint="eastAsia"/>
              </w:rPr>
              <w:t>F</w:t>
            </w:r>
            <w:r>
              <w:t>_</w:t>
            </w:r>
            <w:r w:rsidRPr="00720826">
              <w:rPr>
                <w:strike/>
              </w:rPr>
              <w:t>Point</w:t>
            </w:r>
            <w:r w:rsidRPr="00720826">
              <w:rPr>
                <w:rFonts w:hint="eastAsia"/>
                <w:highlight w:val="red"/>
              </w:rPr>
              <w:t>Bonus</w:t>
            </w:r>
          </w:p>
        </w:tc>
        <w:tc>
          <w:tcPr>
            <w:tcW w:w="3119" w:type="dxa"/>
          </w:tcPr>
          <w:p w14:paraId="4EE00EE3" w14:textId="77777777" w:rsidR="002E005C" w:rsidRDefault="002E005C" w:rsidP="00BF3FFF">
            <w:pPr>
              <w:spacing w:line="240" w:lineRule="atLeast"/>
              <w:jc w:val="left"/>
            </w:pPr>
          </w:p>
        </w:tc>
        <w:tc>
          <w:tcPr>
            <w:tcW w:w="1225" w:type="dxa"/>
          </w:tcPr>
          <w:p w14:paraId="04A7F728" w14:textId="77777777" w:rsidR="002E005C" w:rsidRDefault="002E005C" w:rsidP="00BF3FFF">
            <w:pPr>
              <w:spacing w:line="240" w:lineRule="atLeast"/>
              <w:jc w:val="left"/>
            </w:pPr>
            <w:r>
              <w:rPr>
                <w:rFonts w:hint="eastAsia"/>
              </w:rPr>
              <w:t>0</w:t>
            </w:r>
          </w:p>
        </w:tc>
        <w:tc>
          <w:tcPr>
            <w:tcW w:w="5528" w:type="dxa"/>
            <w:shd w:val="clear" w:color="auto" w:fill="70AD47" w:themeFill="accent6"/>
          </w:tcPr>
          <w:p w14:paraId="3AC16118" w14:textId="77777777" w:rsidR="002E005C" w:rsidRPr="00CF1AB6" w:rsidRDefault="002E005C" w:rsidP="00BF3FFF">
            <w:pPr>
              <w:spacing w:line="240" w:lineRule="atLeast"/>
              <w:jc w:val="left"/>
              <w:rPr>
                <w:strike/>
              </w:rPr>
            </w:pPr>
            <w:r w:rsidRPr="00CF1AB6">
              <w:rPr>
                <w:rFonts w:hint="eastAsia"/>
                <w:strike/>
                <w:highlight w:val="red"/>
              </w:rPr>
              <w:t>属于</w:t>
            </w:r>
            <w:r w:rsidRPr="00CF1AB6">
              <w:rPr>
                <w:rFonts w:hint="eastAsia"/>
                <w:strike/>
                <w:highlight w:val="red"/>
              </w:rPr>
              <w:t>WX</w:t>
            </w:r>
            <w:r w:rsidRPr="00CF1AB6">
              <w:rPr>
                <w:rFonts w:hint="eastAsia"/>
                <w:strike/>
                <w:highlight w:val="red"/>
              </w:rPr>
              <w:t>的积分，还是支付宝的积分，还是二者的和，还是和二者都一样？和二者都一样的情况下，每次用户消费</w:t>
            </w:r>
            <w:r w:rsidRPr="00CF1AB6">
              <w:rPr>
                <w:rFonts w:hint="eastAsia"/>
                <w:strike/>
                <w:highlight w:val="red"/>
              </w:rPr>
              <w:t>WX5</w:t>
            </w:r>
            <w:r w:rsidRPr="00CF1AB6">
              <w:rPr>
                <w:rFonts w:hint="eastAsia"/>
                <w:strike/>
                <w:highlight w:val="red"/>
              </w:rPr>
              <w:t>元，都会分别加积分到</w:t>
            </w:r>
            <w:r w:rsidRPr="00CF1AB6">
              <w:rPr>
                <w:rFonts w:hint="eastAsia"/>
                <w:strike/>
                <w:highlight w:val="red"/>
              </w:rPr>
              <w:t>WX</w:t>
            </w:r>
            <w:r w:rsidRPr="00CF1AB6">
              <w:rPr>
                <w:rFonts w:hint="eastAsia"/>
                <w:strike/>
                <w:highlight w:val="red"/>
              </w:rPr>
              <w:t>和支付宝</w:t>
            </w:r>
          </w:p>
        </w:tc>
      </w:tr>
      <w:tr w:rsidR="002E005C" w14:paraId="10B555F3" w14:textId="77777777" w:rsidTr="00BF3FFF">
        <w:trPr>
          <w:trHeight w:val="267"/>
        </w:trPr>
        <w:tc>
          <w:tcPr>
            <w:tcW w:w="2830" w:type="dxa"/>
          </w:tcPr>
          <w:p w14:paraId="25EFD8D5" w14:textId="77777777" w:rsidR="002E005C" w:rsidRDefault="002E005C" w:rsidP="00BF3FFF">
            <w:pPr>
              <w:spacing w:line="240" w:lineRule="atLeast"/>
              <w:jc w:val="left"/>
            </w:pPr>
            <w:r>
              <w:rPr>
                <w:rFonts w:hint="eastAsia"/>
              </w:rPr>
              <w:t>上次消费日期时间</w:t>
            </w:r>
          </w:p>
        </w:tc>
        <w:tc>
          <w:tcPr>
            <w:tcW w:w="2613" w:type="dxa"/>
          </w:tcPr>
          <w:p w14:paraId="7D5E1C65" w14:textId="77777777" w:rsidR="002E005C" w:rsidRDefault="002E005C" w:rsidP="00BF3FFF">
            <w:pPr>
              <w:spacing w:line="240" w:lineRule="atLeast"/>
              <w:jc w:val="left"/>
            </w:pPr>
            <w:r>
              <w:rPr>
                <w:rFonts w:hint="eastAsia"/>
              </w:rPr>
              <w:t>F</w:t>
            </w:r>
            <w:r>
              <w:t>_LastConsumeDatetime</w:t>
            </w:r>
          </w:p>
        </w:tc>
        <w:tc>
          <w:tcPr>
            <w:tcW w:w="3119" w:type="dxa"/>
          </w:tcPr>
          <w:p w14:paraId="1E7457AA" w14:textId="77777777" w:rsidR="002E005C" w:rsidRDefault="002E005C" w:rsidP="00BF3FFF">
            <w:pPr>
              <w:spacing w:line="240" w:lineRule="atLeast"/>
              <w:jc w:val="left"/>
            </w:pPr>
          </w:p>
        </w:tc>
        <w:tc>
          <w:tcPr>
            <w:tcW w:w="1225" w:type="dxa"/>
          </w:tcPr>
          <w:p w14:paraId="7053C9BB" w14:textId="77777777" w:rsidR="002E005C" w:rsidRDefault="002E005C" w:rsidP="00BF3FFF">
            <w:pPr>
              <w:spacing w:line="240" w:lineRule="atLeast"/>
              <w:jc w:val="left"/>
            </w:pPr>
          </w:p>
        </w:tc>
        <w:tc>
          <w:tcPr>
            <w:tcW w:w="5528" w:type="dxa"/>
          </w:tcPr>
          <w:p w14:paraId="596EF4E2" w14:textId="77777777" w:rsidR="002E005C" w:rsidRDefault="002E005C" w:rsidP="00BF3FFF">
            <w:pPr>
              <w:spacing w:line="240" w:lineRule="atLeast"/>
              <w:jc w:val="left"/>
            </w:pPr>
          </w:p>
        </w:tc>
      </w:tr>
      <w:tr w:rsidR="002E005C" w14:paraId="01F5C66E" w14:textId="77777777" w:rsidTr="00BF3FFF">
        <w:trPr>
          <w:trHeight w:val="267"/>
        </w:trPr>
        <w:tc>
          <w:tcPr>
            <w:tcW w:w="2830" w:type="dxa"/>
          </w:tcPr>
          <w:p w14:paraId="17AF0892" w14:textId="77777777" w:rsidR="002E005C" w:rsidRPr="00AF2BCC" w:rsidRDefault="002E005C" w:rsidP="00BF3FFF">
            <w:pPr>
              <w:spacing w:line="240" w:lineRule="atLeast"/>
              <w:jc w:val="left"/>
              <w:rPr>
                <w:highlight w:val="red"/>
              </w:rPr>
            </w:pPr>
            <w:r w:rsidRPr="00AF2BCC">
              <w:rPr>
                <w:rFonts w:hint="eastAsia"/>
                <w:highlight w:val="red"/>
              </w:rPr>
              <w:t>创建时间</w:t>
            </w:r>
          </w:p>
        </w:tc>
        <w:tc>
          <w:tcPr>
            <w:tcW w:w="2613" w:type="dxa"/>
          </w:tcPr>
          <w:p w14:paraId="30E892D8" w14:textId="77777777" w:rsidR="002E005C" w:rsidRPr="00AF2BCC" w:rsidRDefault="002E005C" w:rsidP="00BF3FFF">
            <w:pPr>
              <w:spacing w:line="240" w:lineRule="atLeast"/>
              <w:jc w:val="left"/>
              <w:rPr>
                <w:highlight w:val="red"/>
              </w:rPr>
            </w:pPr>
            <w:r w:rsidRPr="00AF2BCC">
              <w:rPr>
                <w:highlight w:val="red"/>
              </w:rPr>
              <w:t>F_CreateDatetime</w:t>
            </w:r>
          </w:p>
        </w:tc>
        <w:tc>
          <w:tcPr>
            <w:tcW w:w="3119" w:type="dxa"/>
          </w:tcPr>
          <w:p w14:paraId="65563F15" w14:textId="77777777" w:rsidR="002E005C" w:rsidRPr="00AF2BCC" w:rsidRDefault="002E005C" w:rsidP="00BF3FFF">
            <w:pPr>
              <w:spacing w:line="240" w:lineRule="atLeast"/>
              <w:jc w:val="left"/>
              <w:rPr>
                <w:highlight w:val="red"/>
              </w:rPr>
            </w:pPr>
            <w:r w:rsidRPr="00AF2BCC">
              <w:rPr>
                <w:highlight w:val="red"/>
              </w:rPr>
              <w:t>DATETIME NOT NULL DEFAULT now()</w:t>
            </w:r>
          </w:p>
        </w:tc>
        <w:tc>
          <w:tcPr>
            <w:tcW w:w="1225" w:type="dxa"/>
          </w:tcPr>
          <w:p w14:paraId="38BF07EF" w14:textId="77777777" w:rsidR="002E005C" w:rsidRPr="00AF2BCC" w:rsidRDefault="002E005C" w:rsidP="00BF3FFF">
            <w:pPr>
              <w:spacing w:line="240" w:lineRule="atLeast"/>
              <w:jc w:val="left"/>
              <w:rPr>
                <w:highlight w:val="red"/>
              </w:rPr>
            </w:pPr>
          </w:p>
        </w:tc>
        <w:tc>
          <w:tcPr>
            <w:tcW w:w="5528" w:type="dxa"/>
          </w:tcPr>
          <w:p w14:paraId="13A0269B" w14:textId="77777777" w:rsidR="002E005C" w:rsidRPr="00AF2BCC" w:rsidRDefault="002E005C" w:rsidP="00BF3FFF">
            <w:pPr>
              <w:spacing w:line="240" w:lineRule="atLeast"/>
              <w:jc w:val="left"/>
              <w:rPr>
                <w:highlight w:val="red"/>
              </w:rPr>
            </w:pPr>
            <w:r w:rsidRPr="00AF2BCC">
              <w:rPr>
                <w:rFonts w:hint="eastAsia"/>
                <w:highlight w:val="red"/>
              </w:rPr>
              <w:t>即入会时间</w:t>
            </w:r>
          </w:p>
        </w:tc>
      </w:tr>
      <w:tr w:rsidR="002E005C" w14:paraId="691FDCF2" w14:textId="77777777" w:rsidTr="00BF3FFF">
        <w:trPr>
          <w:trHeight w:val="267"/>
        </w:trPr>
        <w:tc>
          <w:tcPr>
            <w:tcW w:w="2830" w:type="dxa"/>
          </w:tcPr>
          <w:p w14:paraId="4CCA0D54" w14:textId="77777777" w:rsidR="002E005C" w:rsidRDefault="002E005C" w:rsidP="00BF3FFF">
            <w:pPr>
              <w:spacing w:line="240" w:lineRule="atLeast"/>
              <w:jc w:val="left"/>
            </w:pPr>
            <w:r>
              <w:rPr>
                <w:rFonts w:hint="eastAsia"/>
              </w:rPr>
              <w:t>修改时间</w:t>
            </w:r>
          </w:p>
        </w:tc>
        <w:tc>
          <w:tcPr>
            <w:tcW w:w="2613" w:type="dxa"/>
          </w:tcPr>
          <w:p w14:paraId="7E6E1F2A" w14:textId="77777777" w:rsidR="002E005C" w:rsidRDefault="002E005C" w:rsidP="00BF3FFF">
            <w:pPr>
              <w:spacing w:line="240" w:lineRule="atLeast"/>
              <w:jc w:val="left"/>
            </w:pPr>
            <w:r w:rsidRPr="00A044BF">
              <w:t>F_</w:t>
            </w:r>
            <w:r>
              <w:t>Update</w:t>
            </w:r>
            <w:r w:rsidRPr="00A044BF">
              <w:t>Datetime</w:t>
            </w:r>
          </w:p>
        </w:tc>
        <w:tc>
          <w:tcPr>
            <w:tcW w:w="3119" w:type="dxa"/>
          </w:tcPr>
          <w:p w14:paraId="61AE8252" w14:textId="77777777" w:rsidR="002E005C" w:rsidRDefault="002E005C" w:rsidP="00BF3FFF">
            <w:pPr>
              <w:spacing w:line="240" w:lineRule="atLeast"/>
              <w:jc w:val="left"/>
            </w:pPr>
            <w:r w:rsidRPr="00A044BF">
              <w:t>DATETIME NOT NULL DEFAULT now()</w:t>
            </w:r>
          </w:p>
        </w:tc>
        <w:tc>
          <w:tcPr>
            <w:tcW w:w="1225" w:type="dxa"/>
          </w:tcPr>
          <w:p w14:paraId="7ECA6B90" w14:textId="77777777" w:rsidR="002E005C" w:rsidRDefault="002E005C" w:rsidP="00BF3FFF">
            <w:pPr>
              <w:spacing w:line="240" w:lineRule="atLeast"/>
              <w:jc w:val="left"/>
            </w:pPr>
          </w:p>
        </w:tc>
        <w:tc>
          <w:tcPr>
            <w:tcW w:w="5528" w:type="dxa"/>
          </w:tcPr>
          <w:p w14:paraId="368D631B" w14:textId="77777777" w:rsidR="002E005C" w:rsidRDefault="002E005C" w:rsidP="00BF3FFF">
            <w:pPr>
              <w:spacing w:line="240" w:lineRule="atLeast"/>
              <w:jc w:val="left"/>
            </w:pPr>
          </w:p>
        </w:tc>
      </w:tr>
      <w:tr w:rsidR="002E005C" w14:paraId="29CA54F2" w14:textId="77777777" w:rsidTr="00BF3FFF">
        <w:trPr>
          <w:trHeight w:val="267"/>
        </w:trPr>
        <w:tc>
          <w:tcPr>
            <w:tcW w:w="2830" w:type="dxa"/>
          </w:tcPr>
          <w:p w14:paraId="066C1D77" w14:textId="77777777" w:rsidR="002E005C" w:rsidRDefault="002E005C" w:rsidP="00BF3FFF">
            <w:pPr>
              <w:spacing w:line="240" w:lineRule="atLeast"/>
              <w:jc w:val="left"/>
            </w:pPr>
          </w:p>
        </w:tc>
        <w:tc>
          <w:tcPr>
            <w:tcW w:w="2613" w:type="dxa"/>
          </w:tcPr>
          <w:p w14:paraId="7CB300C5" w14:textId="77777777" w:rsidR="002E005C" w:rsidRPr="00AF2BCC" w:rsidRDefault="002E005C" w:rsidP="00BF3FFF">
            <w:pPr>
              <w:spacing w:line="240" w:lineRule="atLeast"/>
              <w:jc w:val="left"/>
              <w:rPr>
                <w:highlight w:val="red"/>
              </w:rPr>
            </w:pPr>
            <w:r w:rsidRPr="00AF2BCC">
              <w:rPr>
                <w:rFonts w:hint="eastAsia"/>
                <w:highlight w:val="red"/>
              </w:rPr>
              <w:t>F</w:t>
            </w:r>
            <w:r w:rsidRPr="00AF2BCC">
              <w:rPr>
                <w:highlight w:val="red"/>
              </w:rPr>
              <w:t>_Remark</w:t>
            </w:r>
          </w:p>
        </w:tc>
        <w:tc>
          <w:tcPr>
            <w:tcW w:w="3119" w:type="dxa"/>
          </w:tcPr>
          <w:p w14:paraId="7A317BA6" w14:textId="77777777" w:rsidR="002E005C" w:rsidRPr="00AF2BCC" w:rsidRDefault="002E005C" w:rsidP="00BF3FFF">
            <w:pPr>
              <w:spacing w:line="240" w:lineRule="atLeast"/>
              <w:jc w:val="left"/>
              <w:rPr>
                <w:highlight w:val="red"/>
              </w:rPr>
            </w:pPr>
            <w:r w:rsidRPr="00AF2BCC">
              <w:rPr>
                <w:highlight w:val="red"/>
              </w:rPr>
              <w:t>Varchar(50) null</w:t>
            </w:r>
          </w:p>
        </w:tc>
        <w:tc>
          <w:tcPr>
            <w:tcW w:w="1225" w:type="dxa"/>
          </w:tcPr>
          <w:p w14:paraId="576199B2" w14:textId="77777777" w:rsidR="002E005C" w:rsidRPr="00AF2BCC" w:rsidRDefault="002E005C" w:rsidP="00BF3FFF">
            <w:pPr>
              <w:spacing w:line="240" w:lineRule="atLeast"/>
              <w:jc w:val="left"/>
              <w:rPr>
                <w:highlight w:val="red"/>
              </w:rPr>
            </w:pPr>
          </w:p>
        </w:tc>
        <w:tc>
          <w:tcPr>
            <w:tcW w:w="5528" w:type="dxa"/>
          </w:tcPr>
          <w:p w14:paraId="56522E62" w14:textId="77777777" w:rsidR="002E005C" w:rsidRPr="00AF2BCC" w:rsidRDefault="002E005C" w:rsidP="00BF3FFF">
            <w:pPr>
              <w:spacing w:line="240" w:lineRule="atLeast"/>
              <w:jc w:val="left"/>
              <w:rPr>
                <w:highlight w:val="red"/>
              </w:rPr>
            </w:pPr>
          </w:p>
        </w:tc>
      </w:tr>
    </w:tbl>
    <w:p w14:paraId="52299E9B" w14:textId="77777777" w:rsidR="002E005C" w:rsidRDefault="002E005C" w:rsidP="002E005C">
      <w:pPr>
        <w:spacing w:line="240" w:lineRule="atLeast"/>
        <w:jc w:val="left"/>
      </w:pPr>
    </w:p>
    <w:p w14:paraId="583DA381" w14:textId="115A0976" w:rsidR="0028030E" w:rsidRDefault="0028030E">
      <w:pPr>
        <w:pStyle w:val="4"/>
      </w:pPr>
      <w:r>
        <w:rPr>
          <w:rFonts w:hint="eastAsia"/>
        </w:rPr>
        <w:t>会员来源表</w:t>
      </w:r>
      <w:r>
        <w:rPr>
          <w:rFonts w:hint="eastAsia"/>
        </w:rPr>
        <w:t>T_</w:t>
      </w:r>
      <w:r>
        <w:t>VipSource</w:t>
      </w:r>
    </w:p>
    <w:p w14:paraId="4629AA57" w14:textId="152209AA" w:rsidR="00E76540" w:rsidRDefault="00E76540" w:rsidP="00E76540">
      <w:r>
        <w:rPr>
          <w:rFonts w:hint="eastAsia"/>
        </w:rPr>
        <w:t>如果顾客既拿</w:t>
      </w:r>
      <w:r>
        <w:rPr>
          <w:rFonts w:hint="eastAsia"/>
        </w:rPr>
        <w:t>WX</w:t>
      </w:r>
      <w:r>
        <w:rPr>
          <w:rFonts w:hint="eastAsia"/>
        </w:rPr>
        <w:t>消费，又拿支付宝消费，则本表有</w:t>
      </w:r>
      <w:r>
        <w:rPr>
          <w:rFonts w:hint="eastAsia"/>
        </w:rPr>
        <w:t>2</w:t>
      </w:r>
      <w:r>
        <w:rPr>
          <w:rFonts w:hint="eastAsia"/>
        </w:rPr>
        <w:t>行数据的</w:t>
      </w:r>
      <w:r>
        <w:rPr>
          <w:rFonts w:hint="eastAsia"/>
        </w:rPr>
        <w:t>F</w:t>
      </w:r>
      <w:r>
        <w:t>_VipID</w:t>
      </w:r>
      <w:r>
        <w:rPr>
          <w:rFonts w:hint="eastAsia"/>
        </w:rPr>
        <w:t>是一样的。</w:t>
      </w:r>
    </w:p>
    <w:p w14:paraId="55D9723C" w14:textId="77777777" w:rsidR="00E76540" w:rsidRPr="00E76540" w:rsidRDefault="00E76540" w:rsidP="00E76540"/>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59"/>
      </w:tblGrid>
      <w:tr w:rsidR="0028030E" w:rsidRPr="001A7AE9" w14:paraId="12CB62ED" w14:textId="77777777" w:rsidTr="008937AB">
        <w:trPr>
          <w:trHeight w:val="255"/>
        </w:trPr>
        <w:tc>
          <w:tcPr>
            <w:tcW w:w="1836" w:type="dxa"/>
            <w:shd w:val="clear" w:color="auto" w:fill="FF0000"/>
          </w:tcPr>
          <w:p w14:paraId="50500B07"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29C3DF8A"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5A637C5C"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35A6BD59"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859" w:type="dxa"/>
            <w:shd w:val="clear" w:color="auto" w:fill="FF0000"/>
          </w:tcPr>
          <w:p w14:paraId="58BAD6B2" w14:textId="77777777" w:rsidR="0028030E" w:rsidRPr="001A7AE9" w:rsidRDefault="0028030E"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28030E" w:rsidRPr="001A7AE9" w14:paraId="3F43478E" w14:textId="77777777" w:rsidTr="00D924B5">
        <w:trPr>
          <w:trHeight w:val="267"/>
        </w:trPr>
        <w:tc>
          <w:tcPr>
            <w:tcW w:w="1836" w:type="dxa"/>
            <w:shd w:val="clear" w:color="auto" w:fill="70AD47" w:themeFill="accent6"/>
          </w:tcPr>
          <w:p w14:paraId="1F9EE608" w14:textId="77777777" w:rsidR="0028030E" w:rsidRPr="001A7AE9" w:rsidRDefault="0028030E" w:rsidP="008937AB">
            <w:pPr>
              <w:spacing w:line="240" w:lineRule="atLeast"/>
              <w:jc w:val="left"/>
              <w:rPr>
                <w:rFonts w:ascii="等线" w:hAnsi="等线" w:cs="Times New Roman"/>
              </w:rPr>
            </w:pPr>
          </w:p>
        </w:tc>
        <w:tc>
          <w:tcPr>
            <w:tcW w:w="2695" w:type="dxa"/>
            <w:shd w:val="clear" w:color="auto" w:fill="70AD47" w:themeFill="accent6"/>
          </w:tcPr>
          <w:p w14:paraId="2DEB82C5" w14:textId="77777777" w:rsidR="0028030E" w:rsidRPr="001A7AE9" w:rsidRDefault="0028030E" w:rsidP="008937AB">
            <w:pPr>
              <w:spacing w:line="240" w:lineRule="atLeast"/>
              <w:jc w:val="left"/>
              <w:rPr>
                <w:rFonts w:ascii="等线" w:hAnsi="等线" w:cs="Times New Roman"/>
              </w:rPr>
            </w:pPr>
            <w:r>
              <w:t>F_ID</w:t>
            </w:r>
          </w:p>
        </w:tc>
        <w:tc>
          <w:tcPr>
            <w:tcW w:w="2977" w:type="dxa"/>
            <w:shd w:val="clear" w:color="auto" w:fill="70AD47" w:themeFill="accent6"/>
          </w:tcPr>
          <w:p w14:paraId="3F048C71" w14:textId="77777777" w:rsidR="0028030E" w:rsidRPr="001A7AE9" w:rsidRDefault="0028030E" w:rsidP="008937AB">
            <w:pPr>
              <w:spacing w:line="240" w:lineRule="atLeast"/>
              <w:jc w:val="left"/>
              <w:rPr>
                <w:rFonts w:ascii="等线" w:hAnsi="等线" w:cs="Times New Roman"/>
              </w:rPr>
            </w:pPr>
          </w:p>
        </w:tc>
        <w:tc>
          <w:tcPr>
            <w:tcW w:w="1134" w:type="dxa"/>
            <w:shd w:val="clear" w:color="auto" w:fill="70AD47" w:themeFill="accent6"/>
          </w:tcPr>
          <w:p w14:paraId="2C8CB2D4" w14:textId="77777777" w:rsidR="0028030E" w:rsidRPr="001A7AE9" w:rsidRDefault="0028030E" w:rsidP="008937AB">
            <w:pPr>
              <w:spacing w:line="240" w:lineRule="atLeast"/>
              <w:jc w:val="left"/>
              <w:rPr>
                <w:rFonts w:ascii="等线" w:hAnsi="等线" w:cs="Times New Roman"/>
              </w:rPr>
            </w:pPr>
          </w:p>
        </w:tc>
        <w:tc>
          <w:tcPr>
            <w:tcW w:w="6859" w:type="dxa"/>
            <w:shd w:val="clear" w:color="auto" w:fill="70AD47" w:themeFill="accent6"/>
          </w:tcPr>
          <w:p w14:paraId="2CB53872" w14:textId="77777777" w:rsidR="0028030E" w:rsidRPr="001A7AE9" w:rsidRDefault="0028030E" w:rsidP="008937AB">
            <w:pPr>
              <w:spacing w:line="240" w:lineRule="atLeast"/>
              <w:jc w:val="left"/>
              <w:rPr>
                <w:rFonts w:ascii="等线" w:hAnsi="等线" w:cs="Times New Roman"/>
              </w:rPr>
            </w:pPr>
          </w:p>
        </w:tc>
      </w:tr>
      <w:tr w:rsidR="001F5ADF" w:rsidRPr="001A7AE9" w14:paraId="70ED4F73" w14:textId="77777777" w:rsidTr="00D924B5">
        <w:trPr>
          <w:trHeight w:val="267"/>
        </w:trPr>
        <w:tc>
          <w:tcPr>
            <w:tcW w:w="1836" w:type="dxa"/>
            <w:shd w:val="clear" w:color="auto" w:fill="70AD47" w:themeFill="accent6"/>
          </w:tcPr>
          <w:p w14:paraId="723CB35F" w14:textId="77777777" w:rsidR="001F5ADF" w:rsidRPr="001A7AE9" w:rsidRDefault="001F5ADF" w:rsidP="008937AB">
            <w:pPr>
              <w:spacing w:line="240" w:lineRule="atLeast"/>
              <w:jc w:val="left"/>
              <w:rPr>
                <w:rFonts w:ascii="等线" w:hAnsi="等线" w:cs="Times New Roman"/>
              </w:rPr>
            </w:pPr>
          </w:p>
        </w:tc>
        <w:tc>
          <w:tcPr>
            <w:tcW w:w="2695" w:type="dxa"/>
            <w:shd w:val="clear" w:color="auto" w:fill="70AD47" w:themeFill="accent6"/>
          </w:tcPr>
          <w:p w14:paraId="1DBA27CE" w14:textId="126697D9" w:rsidR="001F5ADF" w:rsidRDefault="001F5ADF" w:rsidP="008937AB">
            <w:pPr>
              <w:spacing w:line="240" w:lineRule="atLeast"/>
              <w:jc w:val="left"/>
            </w:pPr>
            <w:r>
              <w:rPr>
                <w:rFonts w:hint="eastAsia"/>
              </w:rPr>
              <w:t>F</w:t>
            </w:r>
            <w:r>
              <w:t>_VipID</w:t>
            </w:r>
          </w:p>
        </w:tc>
        <w:tc>
          <w:tcPr>
            <w:tcW w:w="2977" w:type="dxa"/>
            <w:shd w:val="clear" w:color="auto" w:fill="70AD47" w:themeFill="accent6"/>
          </w:tcPr>
          <w:p w14:paraId="0995D571" w14:textId="54EB9D5F" w:rsidR="001F5ADF" w:rsidRPr="001A7AE9" w:rsidRDefault="001F5ADF" w:rsidP="008937AB">
            <w:pPr>
              <w:spacing w:line="240" w:lineRule="atLeast"/>
              <w:jc w:val="left"/>
              <w:rPr>
                <w:rFonts w:ascii="等线" w:hAnsi="等线" w:cs="Times New Roman"/>
              </w:rPr>
            </w:pPr>
            <w:r>
              <w:rPr>
                <w:rFonts w:ascii="等线" w:hAnsi="等线" w:cs="Times New Roman"/>
              </w:rPr>
              <w:t>Int not null</w:t>
            </w:r>
          </w:p>
        </w:tc>
        <w:tc>
          <w:tcPr>
            <w:tcW w:w="1134" w:type="dxa"/>
            <w:shd w:val="clear" w:color="auto" w:fill="70AD47" w:themeFill="accent6"/>
          </w:tcPr>
          <w:p w14:paraId="542A0E17" w14:textId="77777777" w:rsidR="001F5ADF" w:rsidRPr="001A7AE9" w:rsidRDefault="001F5ADF" w:rsidP="008937AB">
            <w:pPr>
              <w:spacing w:line="240" w:lineRule="atLeast"/>
              <w:jc w:val="left"/>
              <w:rPr>
                <w:rFonts w:ascii="等线" w:hAnsi="等线" w:cs="Times New Roman"/>
              </w:rPr>
            </w:pPr>
          </w:p>
        </w:tc>
        <w:tc>
          <w:tcPr>
            <w:tcW w:w="6859" w:type="dxa"/>
            <w:shd w:val="clear" w:color="auto" w:fill="70AD47" w:themeFill="accent6"/>
          </w:tcPr>
          <w:p w14:paraId="57D2C668" w14:textId="7A1A98C2" w:rsidR="001F5ADF" w:rsidRDefault="001F5ADF" w:rsidP="008937AB">
            <w:pPr>
              <w:spacing w:line="240" w:lineRule="atLeast"/>
              <w:jc w:val="left"/>
              <w:rPr>
                <w:rFonts w:ascii="等线" w:hAnsi="等线" w:cs="Times New Roman"/>
              </w:rPr>
            </w:pPr>
            <w:r>
              <w:rPr>
                <w:rFonts w:ascii="等线" w:hAnsi="等线" w:cs="Times New Roman" w:hint="eastAsia"/>
              </w:rPr>
              <w:t>外键，指向</w:t>
            </w:r>
            <w:r>
              <w:rPr>
                <w:rFonts w:ascii="等线" w:hAnsi="等线" w:cs="Times New Roman" w:hint="eastAsia"/>
              </w:rPr>
              <w:t>T</w:t>
            </w:r>
            <w:r w:rsidR="00CF2F14">
              <w:rPr>
                <w:rFonts w:ascii="等线" w:hAnsi="等线" w:cs="Times New Roman"/>
              </w:rPr>
              <w:t>_</w:t>
            </w:r>
            <w:r>
              <w:rPr>
                <w:rFonts w:ascii="等线" w:hAnsi="等线" w:cs="Times New Roman" w:hint="eastAsia"/>
              </w:rPr>
              <w:t>Vip</w:t>
            </w:r>
            <w:r>
              <w:rPr>
                <w:rFonts w:ascii="等线" w:hAnsi="等线" w:cs="Times New Roman"/>
              </w:rPr>
              <w:t>.F_ID</w:t>
            </w:r>
          </w:p>
          <w:p w14:paraId="6C6B717A" w14:textId="4C126DCE" w:rsidR="004811B2" w:rsidRPr="001A7AE9" w:rsidRDefault="004811B2" w:rsidP="008937AB">
            <w:pPr>
              <w:spacing w:line="240" w:lineRule="atLeast"/>
              <w:jc w:val="left"/>
              <w:rPr>
                <w:rFonts w:ascii="等线" w:hAnsi="等线" w:cs="Times New Roman"/>
              </w:rPr>
            </w:pPr>
            <w:r>
              <w:rPr>
                <w:rFonts w:ascii="等线" w:hAnsi="等线" w:cs="Times New Roman" w:hint="eastAsia"/>
              </w:rPr>
              <w:t>与</w:t>
            </w:r>
            <w:r>
              <w:rPr>
                <w:rFonts w:hint="eastAsia"/>
              </w:rPr>
              <w:t>F</w:t>
            </w:r>
            <w:r>
              <w:t>_SourceCode</w:t>
            </w:r>
            <w:r>
              <w:rPr>
                <w:rFonts w:hint="eastAsia"/>
              </w:rPr>
              <w:t>组合成惟一键</w:t>
            </w:r>
          </w:p>
        </w:tc>
      </w:tr>
      <w:tr w:rsidR="0028030E" w14:paraId="1D51031E" w14:textId="77777777" w:rsidTr="00D924B5">
        <w:trPr>
          <w:trHeight w:val="267"/>
        </w:trPr>
        <w:tc>
          <w:tcPr>
            <w:tcW w:w="1836" w:type="dxa"/>
            <w:shd w:val="clear" w:color="auto" w:fill="70AD47" w:themeFill="accent6"/>
          </w:tcPr>
          <w:p w14:paraId="14E7BDAD" w14:textId="77777777" w:rsidR="0028030E" w:rsidRDefault="0028030E" w:rsidP="008937AB">
            <w:pPr>
              <w:spacing w:line="240" w:lineRule="atLeast"/>
              <w:jc w:val="left"/>
            </w:pPr>
          </w:p>
        </w:tc>
        <w:tc>
          <w:tcPr>
            <w:tcW w:w="2695" w:type="dxa"/>
            <w:shd w:val="clear" w:color="auto" w:fill="70AD47" w:themeFill="accent6"/>
          </w:tcPr>
          <w:p w14:paraId="19645A1C" w14:textId="7C15FF7D" w:rsidR="0028030E" w:rsidRDefault="0028030E" w:rsidP="008937AB">
            <w:pPr>
              <w:spacing w:line="240" w:lineRule="atLeast"/>
              <w:jc w:val="left"/>
            </w:pPr>
            <w:r>
              <w:rPr>
                <w:rFonts w:hint="eastAsia"/>
              </w:rPr>
              <w:t>F</w:t>
            </w:r>
            <w:r>
              <w:t>_SourceCode</w:t>
            </w:r>
          </w:p>
        </w:tc>
        <w:tc>
          <w:tcPr>
            <w:tcW w:w="2977" w:type="dxa"/>
            <w:shd w:val="clear" w:color="auto" w:fill="70AD47" w:themeFill="accent6"/>
          </w:tcPr>
          <w:p w14:paraId="39E1A9DB" w14:textId="628F1FC6" w:rsidR="0028030E" w:rsidRDefault="001F5ADF" w:rsidP="008937AB">
            <w:pPr>
              <w:spacing w:line="240" w:lineRule="atLeast"/>
              <w:jc w:val="left"/>
            </w:pPr>
            <w:r>
              <w:t>Int not null</w:t>
            </w:r>
          </w:p>
        </w:tc>
        <w:tc>
          <w:tcPr>
            <w:tcW w:w="1134" w:type="dxa"/>
            <w:shd w:val="clear" w:color="auto" w:fill="70AD47" w:themeFill="accent6"/>
          </w:tcPr>
          <w:p w14:paraId="213E0D8D" w14:textId="77777777" w:rsidR="0028030E" w:rsidRPr="00E36D3E" w:rsidRDefault="0028030E" w:rsidP="008937AB">
            <w:pPr>
              <w:spacing w:line="240" w:lineRule="atLeast"/>
              <w:jc w:val="left"/>
              <w:rPr>
                <w:rFonts w:ascii="等线" w:hAnsi="等线" w:cs="Times New Roman"/>
              </w:rPr>
            </w:pPr>
          </w:p>
        </w:tc>
        <w:tc>
          <w:tcPr>
            <w:tcW w:w="6859" w:type="dxa"/>
            <w:shd w:val="clear" w:color="auto" w:fill="70AD47" w:themeFill="accent6"/>
          </w:tcPr>
          <w:p w14:paraId="4D7EFE05" w14:textId="77777777" w:rsidR="0028030E" w:rsidRDefault="0028030E" w:rsidP="008937AB">
            <w:pPr>
              <w:spacing w:line="240" w:lineRule="atLeast"/>
              <w:jc w:val="left"/>
              <w:rPr>
                <w:rFonts w:ascii="等线" w:hAnsi="等线" w:cs="Times New Roman"/>
              </w:rPr>
            </w:pPr>
            <w:r>
              <w:rPr>
                <w:rFonts w:ascii="等线" w:hAnsi="等线" w:cs="Times New Roman"/>
              </w:rPr>
              <w:t>{</w:t>
            </w:r>
            <w:r w:rsidR="001F5ADF">
              <w:rPr>
                <w:rFonts w:ascii="等线" w:hAnsi="等线" w:cs="Times New Roman"/>
              </w:rPr>
              <w:t>0=</w:t>
            </w:r>
            <w:r>
              <w:rPr>
                <w:rFonts w:ascii="等线" w:hAnsi="等线" w:cs="Times New Roman" w:hint="eastAsia"/>
              </w:rPr>
              <w:t>W</w:t>
            </w:r>
            <w:r>
              <w:rPr>
                <w:rFonts w:ascii="等线" w:hAnsi="等线" w:cs="Times New Roman"/>
              </w:rPr>
              <w:t xml:space="preserve">X, </w:t>
            </w:r>
            <w:r w:rsidR="001F5ADF">
              <w:rPr>
                <w:rFonts w:ascii="等线" w:hAnsi="等线" w:cs="Times New Roman"/>
              </w:rPr>
              <w:t>1=</w:t>
            </w:r>
            <w:r>
              <w:rPr>
                <w:rFonts w:ascii="等线" w:hAnsi="等线" w:cs="Times New Roman"/>
              </w:rPr>
              <w:t xml:space="preserve">ALIPAY, </w:t>
            </w:r>
            <w:r w:rsidR="001F5ADF">
              <w:rPr>
                <w:rFonts w:ascii="等线" w:hAnsi="等线" w:cs="Times New Roman"/>
              </w:rPr>
              <w:t>2=</w:t>
            </w:r>
            <w:r>
              <w:rPr>
                <w:rFonts w:ascii="等线" w:hAnsi="等线" w:cs="Times New Roman"/>
              </w:rPr>
              <w:t>MEITUAN}</w:t>
            </w:r>
          </w:p>
          <w:p w14:paraId="649AAFA4" w14:textId="4CBE42E3" w:rsidR="004811B2" w:rsidRPr="00BF46DB" w:rsidRDefault="004811B2" w:rsidP="008937AB">
            <w:pPr>
              <w:spacing w:line="240" w:lineRule="atLeast"/>
              <w:jc w:val="left"/>
              <w:rPr>
                <w:rFonts w:ascii="等线" w:hAnsi="等线" w:cs="Times New Roman"/>
              </w:rPr>
            </w:pPr>
            <w:r>
              <w:rPr>
                <w:rFonts w:ascii="等线" w:hAnsi="等线" w:cs="Times New Roman" w:hint="eastAsia"/>
              </w:rPr>
              <w:t>与</w:t>
            </w:r>
            <w:r>
              <w:rPr>
                <w:rFonts w:hint="eastAsia"/>
              </w:rPr>
              <w:t>F</w:t>
            </w:r>
            <w:r>
              <w:t>_ VipID</w:t>
            </w:r>
            <w:r>
              <w:rPr>
                <w:rFonts w:hint="eastAsia"/>
              </w:rPr>
              <w:t>组合成惟一键</w:t>
            </w:r>
          </w:p>
        </w:tc>
      </w:tr>
      <w:tr w:rsidR="0028030E" w14:paraId="23950842" w14:textId="77777777" w:rsidTr="00D924B5">
        <w:trPr>
          <w:trHeight w:val="267"/>
        </w:trPr>
        <w:tc>
          <w:tcPr>
            <w:tcW w:w="1836" w:type="dxa"/>
            <w:shd w:val="clear" w:color="auto" w:fill="70AD47" w:themeFill="accent6"/>
          </w:tcPr>
          <w:p w14:paraId="47F155E3" w14:textId="77777777" w:rsidR="0028030E" w:rsidRDefault="0028030E" w:rsidP="008937AB">
            <w:pPr>
              <w:spacing w:line="240" w:lineRule="atLeast"/>
              <w:jc w:val="left"/>
            </w:pPr>
          </w:p>
        </w:tc>
        <w:tc>
          <w:tcPr>
            <w:tcW w:w="2695" w:type="dxa"/>
            <w:shd w:val="clear" w:color="auto" w:fill="70AD47" w:themeFill="accent6"/>
          </w:tcPr>
          <w:p w14:paraId="1078C3F4" w14:textId="2A30D3CA" w:rsidR="0028030E" w:rsidRDefault="0028030E" w:rsidP="008937AB">
            <w:pPr>
              <w:spacing w:line="240" w:lineRule="atLeast"/>
              <w:jc w:val="left"/>
            </w:pPr>
            <w:r>
              <w:rPr>
                <w:rFonts w:hint="eastAsia"/>
              </w:rPr>
              <w:t>F</w:t>
            </w:r>
            <w:r>
              <w:t>_ID1</w:t>
            </w:r>
          </w:p>
        </w:tc>
        <w:tc>
          <w:tcPr>
            <w:tcW w:w="2977" w:type="dxa"/>
            <w:shd w:val="clear" w:color="auto" w:fill="70AD47" w:themeFill="accent6"/>
          </w:tcPr>
          <w:p w14:paraId="04021CFE" w14:textId="6776F356" w:rsidR="0028030E" w:rsidRDefault="001F5ADF" w:rsidP="008937AB">
            <w:pPr>
              <w:spacing w:line="240" w:lineRule="atLeast"/>
              <w:jc w:val="left"/>
            </w:pPr>
            <w:r>
              <w:t>VARCHAR(</w:t>
            </w:r>
            <w:r w:rsidR="00E73808">
              <w:t>100</w:t>
            </w:r>
            <w:r>
              <w:t>) Not null</w:t>
            </w:r>
          </w:p>
        </w:tc>
        <w:tc>
          <w:tcPr>
            <w:tcW w:w="1134" w:type="dxa"/>
            <w:shd w:val="clear" w:color="auto" w:fill="70AD47" w:themeFill="accent6"/>
          </w:tcPr>
          <w:p w14:paraId="601EFC56" w14:textId="77777777" w:rsidR="0028030E" w:rsidRPr="00E36D3E" w:rsidRDefault="0028030E" w:rsidP="008937AB">
            <w:pPr>
              <w:spacing w:line="240" w:lineRule="atLeast"/>
              <w:jc w:val="left"/>
              <w:rPr>
                <w:rFonts w:ascii="等线" w:hAnsi="等线" w:cs="Times New Roman"/>
              </w:rPr>
            </w:pPr>
          </w:p>
        </w:tc>
        <w:tc>
          <w:tcPr>
            <w:tcW w:w="6859" w:type="dxa"/>
            <w:shd w:val="clear" w:color="auto" w:fill="70AD47" w:themeFill="accent6"/>
          </w:tcPr>
          <w:p w14:paraId="513ED499" w14:textId="3B31A1D7" w:rsidR="0028030E" w:rsidRDefault="0028030E" w:rsidP="008937AB">
            <w:pPr>
              <w:spacing w:line="240" w:lineRule="atLeast"/>
              <w:jc w:val="left"/>
              <w:rPr>
                <w:rFonts w:ascii="等线" w:hAnsi="等线" w:cs="Times New Roman"/>
              </w:rPr>
            </w:pPr>
            <w:r>
              <w:rPr>
                <w:rFonts w:ascii="等线" w:hAnsi="等线" w:cs="Times New Roman" w:hint="eastAsia"/>
              </w:rPr>
              <w:t>若</w:t>
            </w:r>
            <w:r>
              <w:rPr>
                <w:rFonts w:hint="eastAsia"/>
              </w:rPr>
              <w:t>F</w:t>
            </w:r>
            <w:r>
              <w:t>_SourceCode=</w:t>
            </w:r>
            <w:r>
              <w:rPr>
                <w:rFonts w:hint="eastAsia"/>
              </w:rPr>
              <w:t>WX</w:t>
            </w:r>
            <w:r>
              <w:rPr>
                <w:rFonts w:ascii="等线" w:hAnsi="等线" w:cs="Times New Roman" w:hint="eastAsia"/>
              </w:rPr>
              <w:t>，它代表微信</w:t>
            </w:r>
            <w:r w:rsidR="00CF2F14">
              <w:rPr>
                <w:rFonts w:ascii="等线" w:hAnsi="等线" w:cs="Times New Roman" w:hint="eastAsia"/>
              </w:rPr>
              <w:t>公众号</w:t>
            </w:r>
            <w:r>
              <w:rPr>
                <w:rFonts w:ascii="等线" w:hAnsi="等线" w:cs="Times New Roman" w:hint="eastAsia"/>
              </w:rPr>
              <w:t>的</w:t>
            </w:r>
            <w:r>
              <w:rPr>
                <w:rFonts w:ascii="等线" w:hAnsi="等线" w:cs="Times New Roman" w:hint="eastAsia"/>
              </w:rPr>
              <w:t>o</w:t>
            </w:r>
            <w:r>
              <w:rPr>
                <w:rFonts w:ascii="等线" w:hAnsi="等线" w:cs="Times New Roman"/>
              </w:rPr>
              <w:t>penID</w:t>
            </w:r>
          </w:p>
          <w:p w14:paraId="1FC354B3" w14:textId="1DC045EB" w:rsidR="0028030E" w:rsidRPr="0028030E" w:rsidRDefault="0028030E" w:rsidP="008937AB">
            <w:pPr>
              <w:spacing w:line="240" w:lineRule="atLeast"/>
              <w:jc w:val="left"/>
              <w:rPr>
                <w:rFonts w:ascii="等线" w:hAnsi="等线" w:cs="Times New Roman"/>
              </w:rPr>
            </w:pPr>
            <w:r>
              <w:rPr>
                <w:rFonts w:ascii="等线" w:hAnsi="等线" w:cs="Times New Roman" w:hint="eastAsia"/>
              </w:rPr>
              <w:t>若</w:t>
            </w:r>
            <w:r>
              <w:rPr>
                <w:rFonts w:hint="eastAsia"/>
              </w:rPr>
              <w:t>F</w:t>
            </w:r>
            <w:r>
              <w:t>_SourceCode=</w:t>
            </w:r>
            <w:r>
              <w:rPr>
                <w:rFonts w:ascii="等线" w:hAnsi="等线" w:cs="Times New Roman"/>
              </w:rPr>
              <w:t xml:space="preserve"> ALIPAY</w:t>
            </w:r>
            <w:r>
              <w:rPr>
                <w:rFonts w:ascii="等线" w:hAnsi="等线" w:cs="Times New Roman" w:hint="eastAsia"/>
              </w:rPr>
              <w:t>，它代表支付宝的</w:t>
            </w:r>
            <w:r>
              <w:rPr>
                <w:rFonts w:ascii="等线" w:hAnsi="等线" w:cs="Times New Roman" w:hint="eastAsia"/>
              </w:rPr>
              <w:t>o</w:t>
            </w:r>
            <w:r>
              <w:rPr>
                <w:rFonts w:ascii="等线" w:hAnsi="等线" w:cs="Times New Roman"/>
              </w:rPr>
              <w:t>penID</w:t>
            </w:r>
          </w:p>
        </w:tc>
      </w:tr>
      <w:tr w:rsidR="0028030E" w14:paraId="6111954B" w14:textId="77777777" w:rsidTr="00D924B5">
        <w:trPr>
          <w:trHeight w:val="267"/>
        </w:trPr>
        <w:tc>
          <w:tcPr>
            <w:tcW w:w="1836" w:type="dxa"/>
            <w:shd w:val="clear" w:color="auto" w:fill="70AD47" w:themeFill="accent6"/>
          </w:tcPr>
          <w:p w14:paraId="276A8C6B" w14:textId="77777777" w:rsidR="0028030E" w:rsidRDefault="0028030E" w:rsidP="008937AB">
            <w:pPr>
              <w:spacing w:line="240" w:lineRule="atLeast"/>
              <w:jc w:val="left"/>
            </w:pPr>
          </w:p>
        </w:tc>
        <w:tc>
          <w:tcPr>
            <w:tcW w:w="2695" w:type="dxa"/>
            <w:shd w:val="clear" w:color="auto" w:fill="70AD47" w:themeFill="accent6"/>
          </w:tcPr>
          <w:p w14:paraId="3D99A071" w14:textId="27E30E75" w:rsidR="0028030E" w:rsidRDefault="0028030E" w:rsidP="008937AB">
            <w:pPr>
              <w:spacing w:line="240" w:lineRule="atLeast"/>
              <w:jc w:val="left"/>
            </w:pPr>
            <w:r>
              <w:rPr>
                <w:rFonts w:hint="eastAsia"/>
              </w:rPr>
              <w:t>F</w:t>
            </w:r>
            <w:r>
              <w:t>_ID2</w:t>
            </w:r>
          </w:p>
        </w:tc>
        <w:tc>
          <w:tcPr>
            <w:tcW w:w="2977" w:type="dxa"/>
            <w:shd w:val="clear" w:color="auto" w:fill="70AD47" w:themeFill="accent6"/>
          </w:tcPr>
          <w:p w14:paraId="49ACD209" w14:textId="3E7E920F" w:rsidR="0028030E" w:rsidRDefault="001F5ADF" w:rsidP="008937AB">
            <w:pPr>
              <w:spacing w:line="240" w:lineRule="atLeast"/>
              <w:jc w:val="left"/>
            </w:pPr>
            <w:r>
              <w:t>VARCHAR(</w:t>
            </w:r>
            <w:r w:rsidR="00E73808">
              <w:t>100</w:t>
            </w:r>
            <w:r>
              <w:t>) Not null</w:t>
            </w:r>
          </w:p>
        </w:tc>
        <w:tc>
          <w:tcPr>
            <w:tcW w:w="1134" w:type="dxa"/>
            <w:shd w:val="clear" w:color="auto" w:fill="70AD47" w:themeFill="accent6"/>
          </w:tcPr>
          <w:p w14:paraId="06028BF3" w14:textId="77777777" w:rsidR="0028030E" w:rsidRPr="00E36D3E" w:rsidRDefault="0028030E" w:rsidP="008937AB">
            <w:pPr>
              <w:spacing w:line="240" w:lineRule="atLeast"/>
              <w:jc w:val="left"/>
              <w:rPr>
                <w:rFonts w:ascii="等线" w:hAnsi="等线" w:cs="Times New Roman"/>
              </w:rPr>
            </w:pPr>
          </w:p>
        </w:tc>
        <w:tc>
          <w:tcPr>
            <w:tcW w:w="6859" w:type="dxa"/>
            <w:shd w:val="clear" w:color="auto" w:fill="70AD47" w:themeFill="accent6"/>
          </w:tcPr>
          <w:p w14:paraId="5E0ACAE3" w14:textId="5D20AAA4" w:rsidR="0028030E" w:rsidRDefault="0028030E" w:rsidP="0028030E">
            <w:pPr>
              <w:spacing w:line="240" w:lineRule="atLeast"/>
              <w:jc w:val="left"/>
              <w:rPr>
                <w:rFonts w:ascii="等线" w:hAnsi="等线" w:cs="Times New Roman"/>
              </w:rPr>
            </w:pPr>
            <w:r>
              <w:rPr>
                <w:rFonts w:ascii="等线" w:hAnsi="等线" w:cs="Times New Roman" w:hint="eastAsia"/>
              </w:rPr>
              <w:t>若</w:t>
            </w:r>
            <w:r>
              <w:rPr>
                <w:rFonts w:hint="eastAsia"/>
              </w:rPr>
              <w:t>F</w:t>
            </w:r>
            <w:r>
              <w:t>_SourceCode=</w:t>
            </w:r>
            <w:r>
              <w:rPr>
                <w:rFonts w:hint="eastAsia"/>
              </w:rPr>
              <w:t>WX</w:t>
            </w:r>
            <w:r>
              <w:rPr>
                <w:rFonts w:ascii="等线" w:hAnsi="等线" w:cs="Times New Roman" w:hint="eastAsia"/>
              </w:rPr>
              <w:t>，它代表微信的</w:t>
            </w:r>
            <w:r>
              <w:rPr>
                <w:rFonts w:ascii="等线" w:hAnsi="等线" w:cs="Times New Roman" w:hint="eastAsia"/>
              </w:rPr>
              <w:t>u</w:t>
            </w:r>
            <w:r>
              <w:rPr>
                <w:rFonts w:ascii="等线" w:hAnsi="等线" w:cs="Times New Roman"/>
              </w:rPr>
              <w:t>nionID</w:t>
            </w:r>
          </w:p>
          <w:p w14:paraId="12805A36" w14:textId="273759F3" w:rsidR="0028030E" w:rsidRPr="0028030E" w:rsidRDefault="0028030E" w:rsidP="008937AB">
            <w:pPr>
              <w:spacing w:line="240" w:lineRule="atLeast"/>
              <w:jc w:val="left"/>
              <w:rPr>
                <w:rFonts w:ascii="等线" w:hAnsi="等线" w:cs="Times New Roman"/>
              </w:rPr>
            </w:pPr>
            <w:r>
              <w:rPr>
                <w:rFonts w:ascii="等线" w:hAnsi="等线" w:cs="Times New Roman" w:hint="eastAsia"/>
              </w:rPr>
              <w:t>若</w:t>
            </w:r>
            <w:r>
              <w:rPr>
                <w:rFonts w:hint="eastAsia"/>
              </w:rPr>
              <w:t>F</w:t>
            </w:r>
            <w:r>
              <w:t>_SourceCode=</w:t>
            </w:r>
            <w:r>
              <w:rPr>
                <w:rFonts w:ascii="等线" w:hAnsi="等线" w:cs="Times New Roman"/>
              </w:rPr>
              <w:t xml:space="preserve"> ALIPAY</w:t>
            </w:r>
            <w:r>
              <w:rPr>
                <w:rFonts w:ascii="等线" w:hAnsi="等线" w:cs="Times New Roman" w:hint="eastAsia"/>
              </w:rPr>
              <w:t>，它代表支付宝的的</w:t>
            </w:r>
            <w:r>
              <w:rPr>
                <w:rFonts w:ascii="等线" w:hAnsi="等线" w:cs="Times New Roman"/>
              </w:rPr>
              <w:t>unionID</w:t>
            </w:r>
          </w:p>
        </w:tc>
      </w:tr>
      <w:tr w:rsidR="007B0C36" w14:paraId="44D2317B" w14:textId="77777777" w:rsidTr="007B0C36">
        <w:trPr>
          <w:trHeight w:val="267"/>
        </w:trPr>
        <w:tc>
          <w:tcPr>
            <w:tcW w:w="1836" w:type="dxa"/>
            <w:shd w:val="clear" w:color="auto" w:fill="70AD47" w:themeFill="accent6"/>
          </w:tcPr>
          <w:p w14:paraId="7A99499D" w14:textId="77777777" w:rsidR="007B0C36" w:rsidRDefault="007B0C36" w:rsidP="007B0C36">
            <w:pPr>
              <w:spacing w:line="240" w:lineRule="atLeast"/>
              <w:jc w:val="left"/>
            </w:pPr>
          </w:p>
        </w:tc>
        <w:tc>
          <w:tcPr>
            <w:tcW w:w="2695" w:type="dxa"/>
            <w:shd w:val="clear" w:color="auto" w:fill="70AD47" w:themeFill="accent6"/>
          </w:tcPr>
          <w:p w14:paraId="65AA1766" w14:textId="01A87323" w:rsidR="007B0C36" w:rsidRDefault="007B0C36" w:rsidP="007B0C36">
            <w:pPr>
              <w:spacing w:line="240" w:lineRule="atLeast"/>
              <w:jc w:val="left"/>
            </w:pPr>
            <w:r>
              <w:rPr>
                <w:rFonts w:hint="eastAsia"/>
              </w:rPr>
              <w:t>F</w:t>
            </w:r>
            <w:r>
              <w:t>_ID3</w:t>
            </w:r>
          </w:p>
        </w:tc>
        <w:tc>
          <w:tcPr>
            <w:tcW w:w="2977" w:type="dxa"/>
            <w:shd w:val="clear" w:color="auto" w:fill="70AD47" w:themeFill="accent6"/>
          </w:tcPr>
          <w:p w14:paraId="49509E90" w14:textId="2EC344EA" w:rsidR="007B0C36" w:rsidRDefault="007B0C36" w:rsidP="007B0C36">
            <w:pPr>
              <w:spacing w:line="240" w:lineRule="atLeast"/>
              <w:jc w:val="left"/>
            </w:pPr>
            <w:r>
              <w:t>VARCHAR(</w:t>
            </w:r>
            <w:r w:rsidR="00E73808">
              <w:t>100</w:t>
            </w:r>
            <w:r>
              <w:t>) Not null</w:t>
            </w:r>
          </w:p>
        </w:tc>
        <w:tc>
          <w:tcPr>
            <w:tcW w:w="1134" w:type="dxa"/>
            <w:shd w:val="clear" w:color="auto" w:fill="70AD47" w:themeFill="accent6"/>
          </w:tcPr>
          <w:p w14:paraId="34DFD37A" w14:textId="77777777" w:rsidR="007B0C36" w:rsidRPr="00E36D3E" w:rsidRDefault="007B0C36" w:rsidP="007B0C36">
            <w:pPr>
              <w:spacing w:line="240" w:lineRule="atLeast"/>
              <w:jc w:val="left"/>
              <w:rPr>
                <w:rFonts w:ascii="等线" w:hAnsi="等线" w:cs="Times New Roman"/>
              </w:rPr>
            </w:pPr>
          </w:p>
        </w:tc>
        <w:tc>
          <w:tcPr>
            <w:tcW w:w="6859" w:type="dxa"/>
            <w:shd w:val="clear" w:color="auto" w:fill="70AD47" w:themeFill="accent6"/>
          </w:tcPr>
          <w:p w14:paraId="60E580FB" w14:textId="5BAF80FC" w:rsidR="007B0C36" w:rsidRDefault="007B0C36" w:rsidP="007B0C36">
            <w:pPr>
              <w:spacing w:line="240" w:lineRule="atLeast"/>
              <w:jc w:val="left"/>
              <w:rPr>
                <w:rFonts w:ascii="等线" w:hAnsi="等线" w:cs="Times New Roman"/>
              </w:rPr>
            </w:pPr>
            <w:r>
              <w:rPr>
                <w:rFonts w:ascii="等线" w:hAnsi="等线" w:cs="Times New Roman" w:hint="eastAsia"/>
              </w:rPr>
              <w:t>若</w:t>
            </w:r>
            <w:r>
              <w:rPr>
                <w:rFonts w:hint="eastAsia"/>
              </w:rPr>
              <w:t>F</w:t>
            </w:r>
            <w:r>
              <w:t>_SourceCode=</w:t>
            </w:r>
            <w:r>
              <w:rPr>
                <w:rFonts w:hint="eastAsia"/>
              </w:rPr>
              <w:t>WX</w:t>
            </w:r>
            <w:r>
              <w:rPr>
                <w:rFonts w:ascii="等线" w:hAnsi="等线" w:cs="Times New Roman" w:hint="eastAsia"/>
              </w:rPr>
              <w:t>，它代表微信的</w:t>
            </w:r>
            <w:r w:rsidRPr="00D75865">
              <w:rPr>
                <w:rFonts w:ascii="Microsoft YaHei UI" w:eastAsia="Microsoft YaHei UI" w:hAnsi="Microsoft YaHei UI"/>
                <w:color w:val="353535"/>
                <w:szCs w:val="21"/>
              </w:rPr>
              <w:t>MiniProgramOpenID</w:t>
            </w:r>
          </w:p>
          <w:p w14:paraId="09C0CF02" w14:textId="12651F1C" w:rsidR="007B0C36" w:rsidRPr="00BF46DB" w:rsidRDefault="007B0C36" w:rsidP="007B0C36">
            <w:pPr>
              <w:spacing w:line="240" w:lineRule="atLeast"/>
              <w:jc w:val="left"/>
              <w:rPr>
                <w:rFonts w:ascii="等线" w:hAnsi="等线" w:cs="Times New Roman"/>
              </w:rPr>
            </w:pPr>
            <w:r>
              <w:rPr>
                <w:rFonts w:ascii="等线" w:hAnsi="等线" w:cs="Times New Roman" w:hint="eastAsia"/>
              </w:rPr>
              <w:t>若</w:t>
            </w:r>
            <w:r>
              <w:rPr>
                <w:rFonts w:hint="eastAsia"/>
              </w:rPr>
              <w:t>F</w:t>
            </w:r>
            <w:r>
              <w:t>_SourceCode=</w:t>
            </w:r>
            <w:r>
              <w:rPr>
                <w:rFonts w:ascii="等线" w:hAnsi="等线" w:cs="Times New Roman"/>
              </w:rPr>
              <w:t xml:space="preserve"> ALIPAY</w:t>
            </w:r>
            <w:r>
              <w:rPr>
                <w:rFonts w:ascii="等线" w:hAnsi="等线" w:cs="Times New Roman" w:hint="eastAsia"/>
              </w:rPr>
              <w:t>，它代表支付宝的的</w:t>
            </w:r>
            <w:r w:rsidRPr="00D75865">
              <w:rPr>
                <w:rFonts w:ascii="Microsoft YaHei UI" w:eastAsia="Microsoft YaHei UI" w:hAnsi="Microsoft YaHei UI"/>
                <w:color w:val="353535"/>
                <w:szCs w:val="21"/>
              </w:rPr>
              <w:t>MiniProgramOpenID</w:t>
            </w:r>
          </w:p>
        </w:tc>
      </w:tr>
      <w:tr w:rsidR="007B0C36" w14:paraId="291B04C6" w14:textId="77777777" w:rsidTr="008937AB">
        <w:trPr>
          <w:trHeight w:val="267"/>
        </w:trPr>
        <w:tc>
          <w:tcPr>
            <w:tcW w:w="1836" w:type="dxa"/>
            <w:shd w:val="clear" w:color="auto" w:fill="auto"/>
          </w:tcPr>
          <w:p w14:paraId="4EC10689" w14:textId="77777777" w:rsidR="007B0C36" w:rsidRDefault="007B0C36" w:rsidP="007B0C36">
            <w:pPr>
              <w:spacing w:line="240" w:lineRule="atLeast"/>
              <w:jc w:val="left"/>
            </w:pPr>
          </w:p>
        </w:tc>
        <w:tc>
          <w:tcPr>
            <w:tcW w:w="2695" w:type="dxa"/>
            <w:shd w:val="clear" w:color="auto" w:fill="auto"/>
          </w:tcPr>
          <w:p w14:paraId="5E24A137" w14:textId="77777777" w:rsidR="007B0C36" w:rsidRDefault="007B0C36" w:rsidP="007B0C36">
            <w:pPr>
              <w:spacing w:line="240" w:lineRule="atLeast"/>
              <w:jc w:val="left"/>
            </w:pPr>
          </w:p>
        </w:tc>
        <w:tc>
          <w:tcPr>
            <w:tcW w:w="2977" w:type="dxa"/>
            <w:shd w:val="clear" w:color="auto" w:fill="auto"/>
          </w:tcPr>
          <w:p w14:paraId="3E49A6F4" w14:textId="77777777" w:rsidR="007B0C36" w:rsidRDefault="007B0C36" w:rsidP="007B0C36">
            <w:pPr>
              <w:spacing w:line="240" w:lineRule="atLeast"/>
              <w:jc w:val="left"/>
            </w:pPr>
          </w:p>
        </w:tc>
        <w:tc>
          <w:tcPr>
            <w:tcW w:w="1134" w:type="dxa"/>
            <w:shd w:val="clear" w:color="auto" w:fill="auto"/>
          </w:tcPr>
          <w:p w14:paraId="2A96AEAA" w14:textId="77777777" w:rsidR="007B0C36" w:rsidRPr="00E36D3E" w:rsidRDefault="007B0C36" w:rsidP="007B0C36">
            <w:pPr>
              <w:spacing w:line="240" w:lineRule="atLeast"/>
              <w:jc w:val="left"/>
              <w:rPr>
                <w:rFonts w:ascii="等线" w:hAnsi="等线" w:cs="Times New Roman"/>
              </w:rPr>
            </w:pPr>
          </w:p>
        </w:tc>
        <w:tc>
          <w:tcPr>
            <w:tcW w:w="6859" w:type="dxa"/>
            <w:shd w:val="clear" w:color="auto" w:fill="auto"/>
          </w:tcPr>
          <w:p w14:paraId="71B7894B" w14:textId="77777777" w:rsidR="007B0C36" w:rsidRPr="00BF46DB" w:rsidRDefault="007B0C36" w:rsidP="007B0C36">
            <w:pPr>
              <w:spacing w:line="240" w:lineRule="atLeast"/>
              <w:jc w:val="left"/>
              <w:rPr>
                <w:rFonts w:ascii="等线" w:hAnsi="等线" w:cs="Times New Roman"/>
              </w:rPr>
            </w:pPr>
          </w:p>
        </w:tc>
      </w:tr>
    </w:tbl>
    <w:p w14:paraId="121EC9C0" w14:textId="77777777" w:rsidR="0028030E" w:rsidRPr="0028030E" w:rsidRDefault="0028030E" w:rsidP="0028030E"/>
    <w:p w14:paraId="6E80D4D2" w14:textId="21731B85" w:rsidR="008824A5" w:rsidRDefault="008824A5" w:rsidP="008824A5">
      <w:pPr>
        <w:pStyle w:val="4"/>
      </w:pPr>
      <w:r>
        <w:rPr>
          <w:rFonts w:hint="eastAsia"/>
        </w:rPr>
        <w:t>会员卡表</w:t>
      </w:r>
    </w:p>
    <w:p w14:paraId="57F37B81" w14:textId="09F18668" w:rsidR="008824A5" w:rsidRDefault="008824A5" w:rsidP="008824A5">
      <w:pPr>
        <w:pStyle w:val="5"/>
      </w:pPr>
      <w:r>
        <w:rPr>
          <w:rFonts w:hint="eastAsia"/>
        </w:rPr>
        <w:t>一种会员卡</w:t>
      </w:r>
      <w:r>
        <w:rPr>
          <w:rFonts w:hint="eastAsia"/>
        </w:rPr>
        <w:t>T</w:t>
      </w:r>
      <w:r>
        <w:t>_Vip</w:t>
      </w:r>
      <w:r>
        <w:rPr>
          <w:rFonts w:hint="eastAsia"/>
        </w:rPr>
        <w:t>Card</w:t>
      </w:r>
    </w:p>
    <w:p w14:paraId="11BDEA73" w14:textId="4A6E8432" w:rsidR="000C6038" w:rsidRDefault="000C6038" w:rsidP="000C6038">
      <w:r>
        <w:rPr>
          <w:rFonts w:hint="eastAsia"/>
        </w:rPr>
        <w:t>创建公司时，令本表有且只有一行数据，给予默认值。在</w:t>
      </w:r>
      <w:r w:rsidRPr="000C6038">
        <w:t>PrivateDBConfig.sql</w:t>
      </w:r>
      <w:r>
        <w:rPr>
          <w:rFonts w:hint="eastAsia"/>
        </w:rPr>
        <w:t>中插入数据。</w:t>
      </w:r>
      <w:r w:rsidR="00F12737">
        <w:rPr>
          <w:rFonts w:hint="eastAsia"/>
        </w:rPr>
        <w:t>老板可以修改会员卡的</w:t>
      </w:r>
      <w:r w:rsidR="00C02443">
        <w:rPr>
          <w:rFonts w:hint="eastAsia"/>
        </w:rPr>
        <w:t>以下</w:t>
      </w:r>
      <w:r w:rsidR="00F12737">
        <w:rPr>
          <w:rFonts w:hint="eastAsia"/>
        </w:rPr>
        <w:t>字段</w:t>
      </w:r>
      <w:r w:rsidR="00C02443">
        <w:rPr>
          <w:rFonts w:hint="eastAsia"/>
        </w:rPr>
        <w:t>：</w:t>
      </w:r>
      <w:r w:rsidR="00F12737">
        <w:rPr>
          <w:rFonts w:hint="eastAsia"/>
        </w:rPr>
        <w:t>名称、</w:t>
      </w:r>
      <w:r w:rsidR="00C02443">
        <w:rPr>
          <w:rFonts w:hint="eastAsia"/>
        </w:rPr>
        <w:t>背景图、积分清零规则</w:t>
      </w:r>
      <w:r w:rsidR="00F12737">
        <w:rPr>
          <w:rFonts w:hint="eastAsia"/>
        </w:rPr>
        <w:t>。</w:t>
      </w:r>
    </w:p>
    <w:p w14:paraId="7D5A51F7" w14:textId="77777777" w:rsidR="000C6038" w:rsidRPr="000C6038" w:rsidRDefault="000C6038" w:rsidP="000C6038"/>
    <w:tbl>
      <w:tblPr>
        <w:tblW w:w="15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1995"/>
        <w:gridCol w:w="3394"/>
        <w:gridCol w:w="2268"/>
        <w:gridCol w:w="6047"/>
      </w:tblGrid>
      <w:tr w:rsidR="00243683" w:rsidRPr="001A7AE9" w14:paraId="4988EA6F" w14:textId="77777777" w:rsidTr="000E69AE">
        <w:trPr>
          <w:trHeight w:val="255"/>
        </w:trPr>
        <w:tc>
          <w:tcPr>
            <w:tcW w:w="1836" w:type="dxa"/>
            <w:shd w:val="clear" w:color="auto" w:fill="FF0000"/>
          </w:tcPr>
          <w:p w14:paraId="5F0AB6E3"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1995" w:type="dxa"/>
            <w:shd w:val="clear" w:color="auto" w:fill="FF0000"/>
          </w:tcPr>
          <w:p w14:paraId="3917116F"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3394" w:type="dxa"/>
            <w:shd w:val="clear" w:color="auto" w:fill="FF0000"/>
          </w:tcPr>
          <w:p w14:paraId="4504A98A"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2268" w:type="dxa"/>
            <w:shd w:val="clear" w:color="auto" w:fill="FF0000"/>
          </w:tcPr>
          <w:p w14:paraId="5EE8E148"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047" w:type="dxa"/>
            <w:shd w:val="clear" w:color="auto" w:fill="FF0000"/>
          </w:tcPr>
          <w:p w14:paraId="2717724E" w14:textId="77777777" w:rsidR="00243683" w:rsidRPr="001A7AE9" w:rsidRDefault="00243683"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243683" w:rsidRPr="001A7AE9" w14:paraId="4156B1FC" w14:textId="77777777" w:rsidTr="000E69AE">
        <w:trPr>
          <w:trHeight w:val="267"/>
        </w:trPr>
        <w:tc>
          <w:tcPr>
            <w:tcW w:w="1836" w:type="dxa"/>
            <w:shd w:val="clear" w:color="auto" w:fill="auto"/>
          </w:tcPr>
          <w:p w14:paraId="249684D5" w14:textId="77777777" w:rsidR="00243683" w:rsidRPr="001A7AE9" w:rsidRDefault="00243683" w:rsidP="008937AB">
            <w:pPr>
              <w:spacing w:line="240" w:lineRule="atLeast"/>
              <w:jc w:val="left"/>
              <w:rPr>
                <w:rFonts w:ascii="等线" w:hAnsi="等线" w:cs="Times New Roman"/>
              </w:rPr>
            </w:pPr>
            <w:r>
              <w:rPr>
                <w:rFonts w:ascii="等线" w:hAnsi="等线" w:cs="Times New Roman" w:hint="eastAsia"/>
              </w:rPr>
              <w:t>W</w:t>
            </w:r>
            <w:r>
              <w:rPr>
                <w:rFonts w:ascii="等线" w:hAnsi="等线" w:cs="Times New Roman"/>
              </w:rPr>
              <w:t>x</w:t>
            </w:r>
            <w:r>
              <w:rPr>
                <w:rFonts w:ascii="等线" w:hAnsi="等线" w:cs="Times New Roman" w:hint="eastAsia"/>
              </w:rPr>
              <w:t>会员卡</w:t>
            </w:r>
            <w:r w:rsidRPr="001A7AE9">
              <w:rPr>
                <w:rFonts w:ascii="等线" w:hAnsi="等线" w:cs="Times New Roman" w:hint="eastAsia"/>
              </w:rPr>
              <w:t>I</w:t>
            </w:r>
            <w:r w:rsidRPr="001A7AE9">
              <w:rPr>
                <w:rFonts w:ascii="等线" w:hAnsi="等线" w:cs="Times New Roman"/>
              </w:rPr>
              <w:t>D</w:t>
            </w:r>
          </w:p>
        </w:tc>
        <w:tc>
          <w:tcPr>
            <w:tcW w:w="1995" w:type="dxa"/>
            <w:shd w:val="clear" w:color="auto" w:fill="auto"/>
          </w:tcPr>
          <w:p w14:paraId="3D72B76C" w14:textId="77777777" w:rsidR="00243683" w:rsidRPr="001A7AE9" w:rsidRDefault="00243683"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3394" w:type="dxa"/>
            <w:shd w:val="clear" w:color="auto" w:fill="auto"/>
          </w:tcPr>
          <w:p w14:paraId="74F36E1E" w14:textId="77777777" w:rsidR="00243683" w:rsidRPr="001A7AE9" w:rsidRDefault="00243683" w:rsidP="008937AB">
            <w:pPr>
              <w:spacing w:line="240" w:lineRule="atLeast"/>
              <w:jc w:val="left"/>
              <w:rPr>
                <w:rFonts w:ascii="等线" w:hAnsi="等线" w:cs="Times New Roman"/>
              </w:rPr>
            </w:pPr>
            <w:r w:rsidRPr="001A7AE9">
              <w:rPr>
                <w:rFonts w:ascii="等线" w:hAnsi="等线" w:cs="Times New Roman"/>
              </w:rPr>
              <w:t>INT NOT NULL</w:t>
            </w:r>
          </w:p>
        </w:tc>
        <w:tc>
          <w:tcPr>
            <w:tcW w:w="2268" w:type="dxa"/>
            <w:shd w:val="clear" w:color="auto" w:fill="auto"/>
          </w:tcPr>
          <w:p w14:paraId="39D46478" w14:textId="3D3B0D93" w:rsidR="00243683" w:rsidRPr="001A7AE9" w:rsidRDefault="00FA308A" w:rsidP="008937AB">
            <w:pPr>
              <w:spacing w:line="240" w:lineRule="atLeast"/>
              <w:jc w:val="left"/>
              <w:rPr>
                <w:rFonts w:ascii="等线" w:hAnsi="等线" w:cs="Times New Roman"/>
              </w:rPr>
            </w:pPr>
            <w:r>
              <w:rPr>
                <w:rFonts w:ascii="等线" w:hAnsi="等线" w:cs="Times New Roman" w:hint="eastAsia"/>
              </w:rPr>
              <w:t>1</w:t>
            </w:r>
          </w:p>
        </w:tc>
        <w:tc>
          <w:tcPr>
            <w:tcW w:w="6047" w:type="dxa"/>
            <w:shd w:val="clear" w:color="auto" w:fill="auto"/>
          </w:tcPr>
          <w:p w14:paraId="241F14E8" w14:textId="77777777" w:rsidR="00243683" w:rsidRPr="001A7AE9" w:rsidRDefault="00243683" w:rsidP="008937AB">
            <w:pPr>
              <w:spacing w:line="240" w:lineRule="atLeast"/>
              <w:jc w:val="left"/>
              <w:rPr>
                <w:rFonts w:ascii="等线" w:hAnsi="等线" w:cs="Times New Roman"/>
              </w:rPr>
            </w:pPr>
            <w:r w:rsidRPr="001A7AE9">
              <w:rPr>
                <w:rFonts w:ascii="等线" w:hAnsi="等线" w:cs="Times New Roman"/>
              </w:rPr>
              <w:t>PRIMARY KEY</w:t>
            </w:r>
            <w:r w:rsidRPr="001A7AE9">
              <w:rPr>
                <w:rFonts w:ascii="等线" w:hAnsi="等线" w:cs="Times New Roman" w:hint="eastAsia"/>
              </w:rPr>
              <w:t>，自增</w:t>
            </w:r>
            <w:r w:rsidRPr="001A7AE9">
              <w:rPr>
                <w:rFonts w:ascii="等线" w:hAnsi="等线" w:cs="Times New Roman" w:hint="eastAsia"/>
              </w:rPr>
              <w:t>1</w:t>
            </w:r>
            <w:r w:rsidRPr="001A7AE9">
              <w:rPr>
                <w:rFonts w:ascii="等线" w:hAnsi="等线" w:cs="Times New Roman" w:hint="eastAsia"/>
              </w:rPr>
              <w:t>。</w:t>
            </w:r>
          </w:p>
          <w:p w14:paraId="5771BC6E" w14:textId="52EDA575" w:rsidR="00243683" w:rsidRPr="001A7AE9" w:rsidRDefault="00243683" w:rsidP="008937AB">
            <w:pPr>
              <w:spacing w:line="240" w:lineRule="atLeast"/>
              <w:jc w:val="left"/>
              <w:rPr>
                <w:rFonts w:ascii="等线" w:hAnsi="等线" w:cs="Times New Roman"/>
              </w:rPr>
            </w:pPr>
            <w:r>
              <w:rPr>
                <w:rFonts w:ascii="等线" w:hAnsi="等线" w:cs="Times New Roman" w:hint="eastAsia"/>
              </w:rPr>
              <w:t>某张会员卡的唯一标识</w:t>
            </w:r>
          </w:p>
        </w:tc>
      </w:tr>
      <w:tr w:rsidR="00413557" w:rsidRPr="001A7AE9" w14:paraId="6F063E77" w14:textId="77777777" w:rsidTr="000E69AE">
        <w:trPr>
          <w:trHeight w:val="267"/>
        </w:trPr>
        <w:tc>
          <w:tcPr>
            <w:tcW w:w="1836" w:type="dxa"/>
            <w:shd w:val="clear" w:color="auto" w:fill="auto"/>
          </w:tcPr>
          <w:p w14:paraId="2A37C256" w14:textId="38F37BDB" w:rsidR="00413557" w:rsidRPr="00E51D18" w:rsidRDefault="00413557" w:rsidP="00413557">
            <w:pPr>
              <w:spacing w:line="240" w:lineRule="atLeast"/>
              <w:jc w:val="left"/>
              <w:rPr>
                <w:rFonts w:ascii="等线" w:hAnsi="等线" w:cs="Times New Roman"/>
              </w:rPr>
            </w:pPr>
            <w:r>
              <w:rPr>
                <w:rFonts w:ascii="Microsoft YaHei UI" w:eastAsia="Microsoft YaHei UI" w:hAnsi="Microsoft YaHei UI" w:hint="eastAsia"/>
                <w:color w:val="353535"/>
                <w:szCs w:val="21"/>
              </w:rPr>
              <w:t>名称</w:t>
            </w:r>
          </w:p>
        </w:tc>
        <w:tc>
          <w:tcPr>
            <w:tcW w:w="1995" w:type="dxa"/>
            <w:shd w:val="clear" w:color="auto" w:fill="auto"/>
          </w:tcPr>
          <w:p w14:paraId="38271AFC" w14:textId="6FE35E84" w:rsidR="00413557" w:rsidRPr="00E51D18" w:rsidRDefault="00413557" w:rsidP="00413557">
            <w:pPr>
              <w:spacing w:line="240" w:lineRule="atLeast"/>
              <w:jc w:val="left"/>
              <w:rPr>
                <w:rFonts w:ascii="等线" w:hAnsi="等线" w:cs="Times New Roman"/>
              </w:rPr>
            </w:pPr>
            <w:r w:rsidRPr="004362FB">
              <w:rPr>
                <w:rFonts w:ascii="等线" w:hAnsi="等线" w:cs="Times New Roman" w:hint="eastAsia"/>
              </w:rPr>
              <w:t>F_</w:t>
            </w:r>
            <w:r w:rsidRPr="002A0139">
              <w:rPr>
                <w:rFonts w:ascii="等线" w:hAnsi="等线" w:cs="Times New Roman" w:hint="eastAsia"/>
              </w:rPr>
              <w:t>Title</w:t>
            </w:r>
          </w:p>
        </w:tc>
        <w:tc>
          <w:tcPr>
            <w:tcW w:w="3394" w:type="dxa"/>
            <w:shd w:val="clear" w:color="auto" w:fill="auto"/>
          </w:tcPr>
          <w:p w14:paraId="4F4302CC" w14:textId="42DFDD97" w:rsidR="00413557" w:rsidRDefault="00413557" w:rsidP="00413557">
            <w:pPr>
              <w:spacing w:line="240" w:lineRule="atLeast"/>
              <w:jc w:val="left"/>
              <w:rPr>
                <w:rFonts w:ascii="Microsoft YaHei UI" w:eastAsia="Microsoft YaHei UI" w:hAnsi="Microsoft YaHei UI"/>
                <w:color w:val="353535"/>
                <w:szCs w:val="21"/>
                <w:highlight w:val="yellow"/>
              </w:rPr>
            </w:pPr>
            <w:r>
              <w:rPr>
                <w:rFonts w:ascii="Microsoft YaHei UI" w:eastAsia="Microsoft YaHei UI" w:hAnsi="Microsoft YaHei UI"/>
                <w:color w:val="353535"/>
                <w:szCs w:val="21"/>
              </w:rPr>
              <w:t>varchar</w:t>
            </w:r>
            <w:r>
              <w:rPr>
                <w:rFonts w:ascii="Microsoft YaHei UI" w:eastAsia="Microsoft YaHei UI" w:hAnsi="Microsoft YaHei UI" w:hint="eastAsia"/>
                <w:color w:val="353535"/>
                <w:szCs w:val="21"/>
              </w:rPr>
              <w:t>（</w:t>
            </w:r>
            <w:r w:rsidR="001A7DE2">
              <w:rPr>
                <w:rFonts w:ascii="Microsoft YaHei UI" w:eastAsia="Microsoft YaHei UI" w:hAnsi="Microsoft YaHei UI"/>
                <w:color w:val="353535"/>
                <w:szCs w:val="21"/>
              </w:rPr>
              <w:t>9</w:t>
            </w:r>
            <w:r>
              <w:rPr>
                <w:rFonts w:ascii="Microsoft YaHei UI" w:eastAsia="Microsoft YaHei UI" w:hAnsi="Microsoft YaHei UI" w:hint="eastAsia"/>
                <w:color w:val="353535"/>
                <w:szCs w:val="21"/>
              </w:rPr>
              <w:t>）</w:t>
            </w:r>
            <w:r w:rsidRPr="009956D5">
              <w:rPr>
                <w:rFonts w:ascii="等线" w:hAnsi="等线" w:cs="Times New Roman"/>
              </w:rPr>
              <w:t>NOT NULL</w:t>
            </w:r>
            <w:r w:rsidR="008479E7">
              <w:rPr>
                <w:rFonts w:ascii="等线" w:hAnsi="等线" w:cs="Times New Roman" w:hint="eastAsia"/>
              </w:rPr>
              <w:t>，不能为空</w:t>
            </w:r>
            <w:r w:rsidR="00943FF0">
              <w:rPr>
                <w:rFonts w:ascii="等线" w:hAnsi="等线" w:cs="Times New Roman" w:hint="eastAsia"/>
              </w:rPr>
              <w:t>，</w:t>
            </w:r>
            <w:r w:rsidR="00943FF0">
              <w:rPr>
                <w:rFonts w:ascii="等线" w:hAnsi="等线" w:cs="Times New Roman"/>
              </w:rPr>
              <w:t>[2,</w:t>
            </w:r>
            <w:r w:rsidR="001A7DE2">
              <w:rPr>
                <w:rFonts w:ascii="等线" w:hAnsi="等线" w:cs="Times New Roman"/>
              </w:rPr>
              <w:t>9</w:t>
            </w:r>
            <w:r w:rsidR="00943FF0">
              <w:rPr>
                <w:rFonts w:ascii="等线" w:hAnsi="等线" w:cs="Times New Roman"/>
              </w:rPr>
              <w:t>]</w:t>
            </w:r>
            <w:r w:rsidR="001A7DE2">
              <w:rPr>
                <w:rFonts w:ascii="等线" w:hAnsi="等线" w:cs="Times New Roman" w:hint="eastAsia"/>
              </w:rPr>
              <w:t>中英数</w:t>
            </w:r>
          </w:p>
        </w:tc>
        <w:tc>
          <w:tcPr>
            <w:tcW w:w="2268" w:type="dxa"/>
            <w:shd w:val="clear" w:color="auto" w:fill="auto"/>
          </w:tcPr>
          <w:p w14:paraId="58CF305D" w14:textId="352462AF" w:rsidR="00413557" w:rsidRPr="008B206E" w:rsidRDefault="003C0A3E" w:rsidP="00413557">
            <w:pPr>
              <w:spacing w:line="240" w:lineRule="atLeast"/>
              <w:jc w:val="left"/>
              <w:rPr>
                <w:rFonts w:ascii="等线" w:hAnsi="等线" w:cs="Times New Roman"/>
                <w:highlight w:val="yellow"/>
              </w:rPr>
            </w:pPr>
            <w:r>
              <w:rPr>
                <w:rFonts w:ascii="等线" w:hAnsi="等线" w:cs="Times New Roman" w:hint="eastAsia"/>
                <w:highlight w:val="yellow"/>
              </w:rPr>
              <w:t>会员卡</w:t>
            </w:r>
          </w:p>
        </w:tc>
        <w:tc>
          <w:tcPr>
            <w:tcW w:w="6047" w:type="dxa"/>
            <w:shd w:val="clear" w:color="auto" w:fill="auto"/>
          </w:tcPr>
          <w:p w14:paraId="1F7F3AFA" w14:textId="744801D4" w:rsidR="00413557" w:rsidRDefault="00413557" w:rsidP="00413557">
            <w:pPr>
              <w:spacing w:line="240" w:lineRule="atLeast"/>
              <w:jc w:val="left"/>
              <w:rPr>
                <w:rFonts w:ascii="等线" w:hAnsi="等线" w:cs="Times New Roman"/>
                <w:highlight w:val="yellow"/>
              </w:rPr>
            </w:pPr>
            <w:r>
              <w:rPr>
                <w:rFonts w:ascii="Microsoft YaHei UI" w:eastAsia="Microsoft YaHei UI" w:hAnsi="Microsoft YaHei UI" w:hint="eastAsia"/>
                <w:color w:val="353535"/>
                <w:szCs w:val="21"/>
              </w:rPr>
              <w:t>字数上限为9个汉字。(建议涵盖卡券属性、服务及金额)。</w:t>
            </w:r>
          </w:p>
        </w:tc>
      </w:tr>
      <w:tr w:rsidR="00413557" w:rsidRPr="00C60E90" w14:paraId="2726B819"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0F78B40E" w14:textId="605122D4" w:rsidR="00413557" w:rsidRPr="00E370EE" w:rsidRDefault="00413557" w:rsidP="00413557">
            <w:pPr>
              <w:spacing w:line="240" w:lineRule="atLeast"/>
              <w:jc w:val="left"/>
            </w:pPr>
            <w:r w:rsidRPr="00E370EE">
              <w:rPr>
                <w:rFonts w:hint="eastAsia"/>
              </w:rPr>
              <w:t>会员卡背景</w:t>
            </w:r>
            <w:r w:rsidR="00EE2C29">
              <w:rPr>
                <w:rFonts w:hint="eastAsia"/>
              </w:rPr>
              <w:t>颜色</w:t>
            </w:r>
            <w:r w:rsidRPr="00E370EE">
              <w:rPr>
                <w:rFonts w:hint="eastAsia"/>
              </w:rPr>
              <w:t>图</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31C146FC" w14:textId="606A1269" w:rsidR="00413557" w:rsidRPr="00E370EE" w:rsidRDefault="00413557" w:rsidP="00413557">
            <w:pPr>
              <w:spacing w:line="240" w:lineRule="atLeast"/>
              <w:jc w:val="left"/>
            </w:pPr>
            <w:r w:rsidRPr="00E370EE">
              <w:rPr>
                <w:rFonts w:hint="eastAsia"/>
              </w:rPr>
              <w:t>F_B</w:t>
            </w:r>
            <w:r w:rsidRPr="00E370EE">
              <w:t>ackground</w:t>
            </w:r>
            <w:r w:rsidR="00EE2C29">
              <w:rPr>
                <w:rFonts w:hint="eastAsia"/>
              </w:rPr>
              <w:t>Color</w:t>
            </w:r>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2E81FD12" w14:textId="092851DD" w:rsidR="00413557" w:rsidRDefault="00413557" w:rsidP="00413557">
            <w:pPr>
              <w:spacing w:line="240" w:lineRule="atLeast"/>
              <w:jc w:val="left"/>
              <w:rPr>
                <w:rFonts w:ascii="微软雅黑" w:hAnsi="微软雅黑"/>
                <w:szCs w:val="21"/>
              </w:rPr>
            </w:pPr>
            <w:r>
              <w:rPr>
                <w:rFonts w:ascii="微软雅黑" w:hAnsi="微软雅黑"/>
                <w:szCs w:val="21"/>
              </w:rPr>
              <w:t>Varchar(</w:t>
            </w:r>
            <w:r w:rsidR="00EC06D3">
              <w:rPr>
                <w:rFonts w:ascii="微软雅黑" w:hAnsi="微软雅黑"/>
                <w:szCs w:val="21"/>
              </w:rPr>
              <w:t>23</w:t>
            </w:r>
            <w:r>
              <w:rPr>
                <w:rFonts w:ascii="微软雅黑" w:hAnsi="微软雅黑"/>
                <w:szCs w:val="21"/>
              </w:rPr>
              <w:t>)</w:t>
            </w:r>
            <w:r w:rsidR="000E69AE">
              <w:rPr>
                <w:rFonts w:ascii="微软雅黑" w:hAnsi="微软雅黑" w:hint="eastAsia"/>
                <w:szCs w:val="21"/>
              </w:rPr>
              <w:t xml:space="preserve"> n</w:t>
            </w:r>
            <w:r w:rsidR="000E69AE">
              <w:rPr>
                <w:rFonts w:ascii="微软雅黑" w:hAnsi="微软雅黑"/>
                <w:szCs w:val="21"/>
              </w:rPr>
              <w:t>ot null</w:t>
            </w:r>
          </w:p>
          <w:p w14:paraId="5ECCF940" w14:textId="3F0CF9EE" w:rsidR="000E69AE" w:rsidRPr="00E370EE" w:rsidRDefault="000E69AE" w:rsidP="00413557">
            <w:pPr>
              <w:spacing w:line="240" w:lineRule="atLeast"/>
              <w:jc w:val="left"/>
            </w:pPr>
            <w:r>
              <w:rPr>
                <w:rFonts w:ascii="微软雅黑" w:hAnsi="微软雅黑" w:hint="eastAsia"/>
                <w:szCs w:val="21"/>
              </w:rPr>
              <w:t>格式：2个RGB串以,连接，中间以;隔开</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8305EE" w14:textId="036A5FFE" w:rsidR="00413557" w:rsidRPr="00E370EE" w:rsidRDefault="000E69AE" w:rsidP="00413557">
            <w:pPr>
              <w:spacing w:line="240" w:lineRule="atLeast"/>
              <w:jc w:val="left"/>
            </w:pPr>
            <w:r w:rsidRPr="000E69AE">
              <w:t>255,255,255;</w:t>
            </w:r>
            <w:r w:rsidR="00EC06D3" w:rsidRPr="000E69AE">
              <w:t xml:space="preserve"> </w:t>
            </w:r>
            <w:r w:rsidRPr="000E69AE">
              <w:t>255,255,255</w:t>
            </w: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55877B10" w14:textId="1C43639E" w:rsidR="00413557" w:rsidRPr="00E370EE" w:rsidRDefault="00413557" w:rsidP="00413557">
            <w:pPr>
              <w:spacing w:line="240" w:lineRule="atLeast"/>
              <w:jc w:val="left"/>
            </w:pPr>
            <w:r w:rsidRPr="00E370EE">
              <w:rPr>
                <w:rFonts w:hint="eastAsia"/>
              </w:rPr>
              <w:t>商家自定义会员卡</w:t>
            </w:r>
            <w:r w:rsidR="000E69AE">
              <w:rPr>
                <w:rFonts w:hint="eastAsia"/>
              </w:rPr>
              <w:t>背景</w:t>
            </w:r>
            <w:r w:rsidR="00EE2C29">
              <w:rPr>
                <w:rFonts w:hint="eastAsia"/>
              </w:rPr>
              <w:t>颜色</w:t>
            </w:r>
            <w:r w:rsidR="000E69AE">
              <w:rPr>
                <w:rFonts w:hint="eastAsia"/>
              </w:rPr>
              <w:t>（渐变）。</w:t>
            </w:r>
          </w:p>
          <w:p w14:paraId="4988FB8A" w14:textId="1A410442" w:rsidR="00413557" w:rsidRPr="00E370EE" w:rsidRDefault="00413557" w:rsidP="00413557">
            <w:pPr>
              <w:spacing w:line="240" w:lineRule="atLeast"/>
              <w:jc w:val="left"/>
            </w:pPr>
          </w:p>
        </w:tc>
      </w:tr>
      <w:tr w:rsidR="00413557" w:rsidRPr="00C60E90" w14:paraId="74F7A2C4"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1CBEDD13" w14:textId="77777777" w:rsidR="00413557" w:rsidRPr="0007461F" w:rsidRDefault="00413557" w:rsidP="00413557">
            <w:pPr>
              <w:spacing w:line="240" w:lineRule="atLeast"/>
              <w:jc w:val="left"/>
              <w:rPr>
                <w:strike/>
              </w:rPr>
            </w:pPr>
            <w:r w:rsidRPr="0007461F">
              <w:rPr>
                <w:rFonts w:hint="eastAsia"/>
                <w:strike/>
              </w:rPr>
              <w:t>积分清零规则</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20567054" w14:textId="684DFAAA" w:rsidR="00413557" w:rsidRPr="0007461F" w:rsidRDefault="00413557" w:rsidP="00413557">
            <w:pPr>
              <w:spacing w:line="240" w:lineRule="atLeast"/>
              <w:jc w:val="left"/>
              <w:rPr>
                <w:strike/>
              </w:rPr>
            </w:pPr>
            <w:r w:rsidRPr="0007461F">
              <w:rPr>
                <w:rFonts w:hint="eastAsia"/>
                <w:strike/>
              </w:rPr>
              <w:t>F_Bonus</w:t>
            </w:r>
            <w:r w:rsidRPr="0007461F">
              <w:rPr>
                <w:strike/>
              </w:rPr>
              <w:t>C</w:t>
            </w:r>
            <w:r w:rsidRPr="0007461F">
              <w:rPr>
                <w:rFonts w:hint="eastAsia"/>
                <w:strike/>
              </w:rPr>
              <w:t>leared</w:t>
            </w:r>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2F201830" w14:textId="478C72B3" w:rsidR="00413557" w:rsidRPr="0007461F" w:rsidRDefault="00413557" w:rsidP="00413557">
            <w:pPr>
              <w:spacing w:line="240" w:lineRule="atLeast"/>
              <w:jc w:val="left"/>
              <w:rPr>
                <w:strike/>
              </w:rPr>
            </w:pPr>
            <w:r w:rsidRPr="0007461F">
              <w:rPr>
                <w:strike/>
              </w:rPr>
              <w:t xml:space="preserve">Not </w:t>
            </w:r>
            <w:r w:rsidRPr="0007461F">
              <w:rPr>
                <w:rFonts w:hint="eastAsia"/>
                <w:strike/>
              </w:rPr>
              <w:t>NULL</w:t>
            </w:r>
            <w:r w:rsidRPr="0007461F">
              <w:rPr>
                <w:rFonts w:hint="eastAsia"/>
                <w:strike/>
              </w:rPr>
              <w:t>，</w:t>
            </w:r>
            <w:r w:rsidRPr="0007461F">
              <w:rPr>
                <w:rFonts w:hint="eastAsia"/>
                <w:strike/>
              </w:rPr>
              <w:t>varchar(128)</w:t>
            </w:r>
            <w:r w:rsidR="008479E7" w:rsidRPr="0007461F">
              <w:rPr>
                <w:rFonts w:hint="eastAsia"/>
                <w:strike/>
              </w:rPr>
              <w:t>，可空</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CC2D3" w14:textId="56D28F06" w:rsidR="00413557" w:rsidRPr="0007461F" w:rsidRDefault="00FA308A" w:rsidP="00413557">
            <w:pPr>
              <w:spacing w:line="240" w:lineRule="atLeast"/>
              <w:jc w:val="left"/>
              <w:rPr>
                <w:strike/>
              </w:rPr>
            </w:pPr>
            <w:r w:rsidRPr="0007461F">
              <w:rPr>
                <w:rFonts w:hint="eastAsia"/>
                <w:strike/>
              </w:rPr>
              <w:t>每年元旦积分清零</w:t>
            </w: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6297CF46" w14:textId="5B452886" w:rsidR="00413557" w:rsidRPr="0007461F" w:rsidRDefault="00413557" w:rsidP="00413557">
            <w:pPr>
              <w:spacing w:line="240" w:lineRule="atLeast"/>
              <w:jc w:val="left"/>
              <w:rPr>
                <w:strike/>
              </w:rPr>
            </w:pPr>
            <w:r w:rsidRPr="0007461F">
              <w:rPr>
                <w:rFonts w:hint="eastAsia"/>
                <w:strike/>
              </w:rPr>
              <w:t>积分清零规则文字描述：每年元旦积分清零</w:t>
            </w:r>
          </w:p>
        </w:tc>
      </w:tr>
      <w:tr w:rsidR="0007461F" w:rsidRPr="00C60E90" w14:paraId="04C1ABC1"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51F04287" w14:textId="4183CAB6" w:rsidR="0007461F" w:rsidRPr="00E370EE" w:rsidRDefault="0007461F" w:rsidP="00413557">
            <w:pPr>
              <w:spacing w:line="240" w:lineRule="atLeast"/>
              <w:jc w:val="left"/>
            </w:pPr>
            <w:r>
              <w:rPr>
                <w:rFonts w:hint="eastAsia"/>
              </w:rPr>
              <w:t>积分清零天数</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0935036C" w14:textId="5740105F" w:rsidR="0007461F" w:rsidRPr="00E370EE" w:rsidRDefault="0007461F" w:rsidP="00413557">
            <w:pPr>
              <w:spacing w:line="240" w:lineRule="atLeast"/>
              <w:jc w:val="left"/>
            </w:pPr>
            <w:r>
              <w:rPr>
                <w:rFonts w:hint="eastAsia"/>
              </w:rPr>
              <w:t>F</w:t>
            </w:r>
            <w:r>
              <w:t>_Clear</w:t>
            </w:r>
            <w:r w:rsidR="00E77092">
              <w:rPr>
                <w:rFonts w:hint="eastAsia"/>
              </w:rPr>
              <w:t>Bonus</w:t>
            </w:r>
            <w:r>
              <w:t>Day</w:t>
            </w:r>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51D0F98F" w14:textId="79611A89" w:rsidR="0007461F" w:rsidRDefault="0007461F" w:rsidP="00413557">
            <w:pPr>
              <w:spacing w:line="240" w:lineRule="atLeast"/>
              <w:jc w:val="left"/>
            </w:pPr>
            <w:r>
              <w:t>Int null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02CD0C" w14:textId="77777777" w:rsidR="0007461F" w:rsidRDefault="0007461F" w:rsidP="00413557">
            <w:pPr>
              <w:spacing w:line="240" w:lineRule="atLeast"/>
              <w:jc w:val="left"/>
            </w:pP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5B8126FD" w14:textId="2C84DE27" w:rsidR="0007461F" w:rsidRPr="00E370EE" w:rsidRDefault="0007461F" w:rsidP="00413557">
            <w:pPr>
              <w:spacing w:line="240" w:lineRule="atLeast"/>
              <w:jc w:val="left"/>
            </w:pPr>
            <w:r>
              <w:rPr>
                <w:rFonts w:hint="eastAsia"/>
              </w:rPr>
              <w:t>领卡时间起计算，</w:t>
            </w:r>
            <w:r>
              <w:rPr>
                <w:rFonts w:hint="eastAsia"/>
              </w:rPr>
              <w:t>N</w:t>
            </w:r>
            <w:r>
              <w:rPr>
                <w:rFonts w:hint="eastAsia"/>
              </w:rPr>
              <w:t>天后系统通过夜间任务自动清零</w:t>
            </w:r>
            <w:r w:rsidR="003451F4">
              <w:rPr>
                <w:rFonts w:hint="eastAsia"/>
              </w:rPr>
              <w:t>。</w:t>
            </w:r>
            <w:r w:rsidR="003451F4" w:rsidRPr="0007461F">
              <w:rPr>
                <w:rFonts w:hint="eastAsia"/>
                <w:color w:val="FF0000"/>
              </w:rPr>
              <w:t>F</w:t>
            </w:r>
            <w:r w:rsidR="003451F4" w:rsidRPr="0007461F">
              <w:rPr>
                <w:color w:val="FF0000"/>
              </w:rPr>
              <w:t>_ClearDay</w:t>
            </w:r>
            <w:r w:rsidR="003451F4" w:rsidRPr="0007461F">
              <w:rPr>
                <w:rFonts w:hint="eastAsia"/>
                <w:color w:val="FF0000"/>
              </w:rPr>
              <w:t>和</w:t>
            </w:r>
            <w:r w:rsidR="003451F4" w:rsidRPr="0007461F">
              <w:rPr>
                <w:rFonts w:hint="eastAsia"/>
                <w:color w:val="FF0000"/>
              </w:rPr>
              <w:t>F</w:t>
            </w:r>
            <w:r w:rsidR="003451F4" w:rsidRPr="0007461F">
              <w:rPr>
                <w:color w:val="FF0000"/>
              </w:rPr>
              <w:t>_ClearDatetime</w:t>
            </w:r>
            <w:r w:rsidR="003451F4" w:rsidRPr="0007461F">
              <w:rPr>
                <w:rFonts w:hint="eastAsia"/>
                <w:color w:val="FF0000"/>
              </w:rPr>
              <w:t>必须填写一项</w:t>
            </w:r>
          </w:p>
        </w:tc>
      </w:tr>
      <w:tr w:rsidR="0007461F" w:rsidRPr="00C60E90" w14:paraId="53E69B15"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60249C7F" w14:textId="654D23A1" w:rsidR="0007461F" w:rsidRPr="00E370EE" w:rsidRDefault="0007461F" w:rsidP="00413557">
            <w:pPr>
              <w:spacing w:line="240" w:lineRule="atLeast"/>
              <w:jc w:val="left"/>
            </w:pPr>
            <w:r>
              <w:rPr>
                <w:rFonts w:hint="eastAsia"/>
              </w:rPr>
              <w:t>积分清零日期</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7794AD25" w14:textId="4FC0F1F7" w:rsidR="0007461F" w:rsidRPr="00E370EE" w:rsidRDefault="0007461F" w:rsidP="00413557">
            <w:pPr>
              <w:spacing w:line="240" w:lineRule="atLeast"/>
              <w:jc w:val="left"/>
            </w:pPr>
            <w:r>
              <w:rPr>
                <w:rFonts w:hint="eastAsia"/>
              </w:rPr>
              <w:t>F</w:t>
            </w:r>
            <w:r>
              <w:t>_Clear</w:t>
            </w:r>
            <w:r w:rsidR="00E77092">
              <w:rPr>
                <w:rFonts w:hint="eastAsia"/>
              </w:rPr>
              <w:t>Bonus</w:t>
            </w:r>
            <w:r>
              <w:t>Datetime</w:t>
            </w:r>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1DC34BB2" w14:textId="2C7A302C" w:rsidR="0007461F" w:rsidRDefault="0007461F" w:rsidP="00413557">
            <w:pPr>
              <w:spacing w:line="240" w:lineRule="atLeast"/>
              <w:jc w:val="left"/>
            </w:pPr>
            <w:r>
              <w:t>D</w:t>
            </w:r>
            <w:r>
              <w:rPr>
                <w:rFonts w:hint="eastAsia"/>
              </w:rPr>
              <w:t>ate</w:t>
            </w:r>
            <w:r>
              <w:t>time null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3BAAD4" w14:textId="77777777" w:rsidR="0007461F" w:rsidRDefault="0007461F" w:rsidP="00413557">
            <w:pPr>
              <w:spacing w:line="240" w:lineRule="atLeast"/>
              <w:jc w:val="left"/>
            </w:pP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54156593" w14:textId="62BBD615" w:rsidR="0007461F" w:rsidRPr="00E370EE" w:rsidRDefault="0007461F" w:rsidP="00413557">
            <w:pPr>
              <w:spacing w:line="240" w:lineRule="atLeast"/>
              <w:jc w:val="left"/>
            </w:pPr>
            <w:r>
              <w:rPr>
                <w:rFonts w:hint="eastAsia"/>
              </w:rPr>
              <w:t>到了这个日期后，系统通过夜间任务自动清零</w:t>
            </w:r>
            <w:r w:rsidR="003451F4">
              <w:rPr>
                <w:rFonts w:hint="eastAsia"/>
              </w:rPr>
              <w:t>。</w:t>
            </w:r>
            <w:r w:rsidR="003451F4" w:rsidRPr="0007461F">
              <w:rPr>
                <w:rFonts w:hint="eastAsia"/>
                <w:color w:val="FF0000"/>
              </w:rPr>
              <w:t>F</w:t>
            </w:r>
            <w:r w:rsidR="003451F4" w:rsidRPr="0007461F">
              <w:rPr>
                <w:color w:val="FF0000"/>
              </w:rPr>
              <w:t>_ClearDay</w:t>
            </w:r>
            <w:r w:rsidR="003451F4" w:rsidRPr="0007461F">
              <w:rPr>
                <w:rFonts w:hint="eastAsia"/>
                <w:color w:val="FF0000"/>
              </w:rPr>
              <w:t>和</w:t>
            </w:r>
            <w:r w:rsidR="003451F4" w:rsidRPr="0007461F">
              <w:rPr>
                <w:rFonts w:hint="eastAsia"/>
                <w:color w:val="FF0000"/>
              </w:rPr>
              <w:t>F</w:t>
            </w:r>
            <w:r w:rsidR="003451F4" w:rsidRPr="0007461F">
              <w:rPr>
                <w:color w:val="FF0000"/>
              </w:rPr>
              <w:t>_ClearDatetime</w:t>
            </w:r>
            <w:r w:rsidR="003451F4" w:rsidRPr="0007461F">
              <w:rPr>
                <w:rFonts w:hint="eastAsia"/>
                <w:color w:val="FF0000"/>
              </w:rPr>
              <w:t>必须填写一项</w:t>
            </w:r>
          </w:p>
        </w:tc>
      </w:tr>
      <w:tr w:rsidR="00413557" w:rsidRPr="00C60E90" w14:paraId="74B2631D" w14:textId="77777777" w:rsidTr="000E69AE">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auto"/>
          </w:tcPr>
          <w:p w14:paraId="457C9BB2" w14:textId="0BD2576C" w:rsidR="00413557" w:rsidRPr="00E370EE" w:rsidRDefault="00413557" w:rsidP="00413557">
            <w:pPr>
              <w:spacing w:line="240" w:lineRule="atLeast"/>
              <w:jc w:val="left"/>
            </w:pPr>
            <w:r w:rsidRPr="00E370EE">
              <w:rPr>
                <w:rFonts w:hint="eastAsia"/>
              </w:rPr>
              <w:t>WX</w:t>
            </w:r>
            <w:r w:rsidRPr="00E370EE">
              <w:rPr>
                <w:rFonts w:hint="eastAsia"/>
              </w:rPr>
              <w:t>开卡时间</w:t>
            </w:r>
          </w:p>
        </w:tc>
        <w:tc>
          <w:tcPr>
            <w:tcW w:w="1995" w:type="dxa"/>
            <w:tcBorders>
              <w:top w:val="single" w:sz="4" w:space="0" w:color="auto"/>
              <w:left w:val="single" w:sz="4" w:space="0" w:color="auto"/>
              <w:bottom w:val="single" w:sz="4" w:space="0" w:color="auto"/>
              <w:right w:val="single" w:sz="4" w:space="0" w:color="auto"/>
            </w:tcBorders>
            <w:shd w:val="clear" w:color="auto" w:fill="auto"/>
          </w:tcPr>
          <w:p w14:paraId="586DCE02" w14:textId="1F708A13" w:rsidR="00413557" w:rsidRPr="00E370EE" w:rsidRDefault="00413557" w:rsidP="00413557">
            <w:pPr>
              <w:spacing w:line="240" w:lineRule="atLeast"/>
              <w:jc w:val="left"/>
            </w:pPr>
            <w:r w:rsidRPr="00E370EE">
              <w:rPr>
                <w:rFonts w:hint="eastAsia"/>
              </w:rPr>
              <w:t>F</w:t>
            </w:r>
            <w:r w:rsidRPr="00E370EE">
              <w:t>_CreateDatetime</w:t>
            </w:r>
          </w:p>
        </w:tc>
        <w:tc>
          <w:tcPr>
            <w:tcW w:w="3394" w:type="dxa"/>
            <w:tcBorders>
              <w:top w:val="single" w:sz="4" w:space="0" w:color="auto"/>
              <w:left w:val="single" w:sz="4" w:space="0" w:color="auto"/>
              <w:bottom w:val="single" w:sz="4" w:space="0" w:color="auto"/>
              <w:right w:val="single" w:sz="4" w:space="0" w:color="auto"/>
            </w:tcBorders>
            <w:shd w:val="clear" w:color="auto" w:fill="auto"/>
          </w:tcPr>
          <w:p w14:paraId="07851479" w14:textId="3B6DCB73" w:rsidR="00413557" w:rsidRPr="00E370EE" w:rsidRDefault="00413557" w:rsidP="00413557">
            <w:pPr>
              <w:spacing w:line="240" w:lineRule="atLeast"/>
              <w:jc w:val="left"/>
            </w:pPr>
            <w:r w:rsidRPr="00E370EE">
              <w:t>DATETIME NOT NULL DEFAULT now()</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6F0F18" w14:textId="77777777" w:rsidR="00413557" w:rsidRPr="00E370EE" w:rsidRDefault="00413557" w:rsidP="00413557">
            <w:pPr>
              <w:spacing w:line="240" w:lineRule="atLeast"/>
              <w:jc w:val="left"/>
            </w:pPr>
          </w:p>
        </w:tc>
        <w:tc>
          <w:tcPr>
            <w:tcW w:w="6047" w:type="dxa"/>
            <w:tcBorders>
              <w:top w:val="single" w:sz="4" w:space="0" w:color="auto"/>
              <w:left w:val="single" w:sz="4" w:space="0" w:color="auto"/>
              <w:bottom w:val="single" w:sz="4" w:space="0" w:color="auto"/>
              <w:right w:val="single" w:sz="4" w:space="0" w:color="auto"/>
            </w:tcBorders>
            <w:shd w:val="clear" w:color="auto" w:fill="auto"/>
          </w:tcPr>
          <w:p w14:paraId="1AA2DAD8" w14:textId="77777777" w:rsidR="00413557" w:rsidRPr="00E370EE" w:rsidRDefault="00413557" w:rsidP="00413557">
            <w:pPr>
              <w:spacing w:line="240" w:lineRule="atLeast"/>
              <w:jc w:val="left"/>
            </w:pPr>
          </w:p>
        </w:tc>
      </w:tr>
    </w:tbl>
    <w:p w14:paraId="7FA76547" w14:textId="106F6907" w:rsidR="008824A5" w:rsidRDefault="008824A5" w:rsidP="008824A5"/>
    <w:p w14:paraId="76F77730" w14:textId="60FC0E43" w:rsidR="008824A5" w:rsidRDefault="008824A5" w:rsidP="008824A5">
      <w:pPr>
        <w:pStyle w:val="5"/>
      </w:pPr>
      <w:r>
        <w:rPr>
          <w:rFonts w:hint="eastAsia"/>
        </w:rPr>
        <w:t>一张会员卡</w:t>
      </w:r>
      <w:r>
        <w:rPr>
          <w:rFonts w:hint="eastAsia"/>
        </w:rPr>
        <w:t>T</w:t>
      </w:r>
      <w:r>
        <w:t>_Vip</w:t>
      </w:r>
      <w:r>
        <w:rPr>
          <w:rFonts w:hint="eastAsia"/>
        </w:rPr>
        <w:t>Card</w:t>
      </w:r>
      <w:r>
        <w:t>Code</w:t>
      </w:r>
    </w:p>
    <w:p w14:paraId="40BC0DF6" w14:textId="012B397C" w:rsidR="00F14135" w:rsidRDefault="00F14135" w:rsidP="00F14135">
      <w:r>
        <w:rPr>
          <w:rFonts w:hint="eastAsia"/>
        </w:rPr>
        <w:t>哪个会员有哪张卡。</w:t>
      </w:r>
    </w:p>
    <w:p w14:paraId="78945CCD" w14:textId="77777777" w:rsidR="000C6038" w:rsidRDefault="000C6038" w:rsidP="00F14135"/>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901B77" w:rsidRPr="001A7AE9" w14:paraId="565EFA09" w14:textId="77777777" w:rsidTr="008937AB">
        <w:trPr>
          <w:trHeight w:val="255"/>
        </w:trPr>
        <w:tc>
          <w:tcPr>
            <w:tcW w:w="1836" w:type="dxa"/>
            <w:shd w:val="clear" w:color="auto" w:fill="FF0000"/>
          </w:tcPr>
          <w:p w14:paraId="4AF98A0D"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6231ECB0"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3051FF38"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54B8D4AB"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349" w:type="dxa"/>
            <w:shd w:val="clear" w:color="auto" w:fill="FF0000"/>
          </w:tcPr>
          <w:p w14:paraId="51C38F58" w14:textId="77777777" w:rsidR="00901B77" w:rsidRPr="001A7AE9" w:rsidRDefault="00901B77"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901B77" w:rsidRPr="001A7AE9" w14:paraId="29CA383E" w14:textId="77777777" w:rsidTr="008937AB">
        <w:trPr>
          <w:trHeight w:val="267"/>
        </w:trPr>
        <w:tc>
          <w:tcPr>
            <w:tcW w:w="1836" w:type="dxa"/>
            <w:shd w:val="clear" w:color="auto" w:fill="auto"/>
          </w:tcPr>
          <w:p w14:paraId="14AB07A9" w14:textId="77777777" w:rsidR="00901B77" w:rsidRPr="001A7AE9" w:rsidRDefault="00901B77" w:rsidP="008937AB">
            <w:pPr>
              <w:spacing w:line="240" w:lineRule="atLeast"/>
              <w:jc w:val="left"/>
              <w:rPr>
                <w:rFonts w:ascii="等线" w:hAnsi="等线" w:cs="Times New Roman"/>
              </w:rPr>
            </w:pPr>
            <w:r>
              <w:rPr>
                <w:rFonts w:ascii="等线" w:hAnsi="等线" w:cs="Times New Roman" w:hint="eastAsia"/>
              </w:rPr>
              <w:t>F_</w:t>
            </w:r>
            <w:r w:rsidRPr="001A7AE9">
              <w:rPr>
                <w:rFonts w:ascii="等线" w:hAnsi="等线" w:cs="Times New Roman" w:hint="eastAsia"/>
              </w:rPr>
              <w:t>I</w:t>
            </w:r>
            <w:r w:rsidRPr="001A7AE9">
              <w:rPr>
                <w:rFonts w:ascii="等线" w:hAnsi="等线" w:cs="Times New Roman"/>
              </w:rPr>
              <w:t>D</w:t>
            </w:r>
          </w:p>
        </w:tc>
        <w:tc>
          <w:tcPr>
            <w:tcW w:w="2695" w:type="dxa"/>
            <w:shd w:val="clear" w:color="auto" w:fill="auto"/>
          </w:tcPr>
          <w:p w14:paraId="00519073" w14:textId="77777777" w:rsidR="00901B77" w:rsidRPr="001A7AE9" w:rsidRDefault="00901B77"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2977" w:type="dxa"/>
            <w:shd w:val="clear" w:color="auto" w:fill="auto"/>
          </w:tcPr>
          <w:p w14:paraId="541F4C24" w14:textId="77777777" w:rsidR="00901B77" w:rsidRPr="001A7AE9" w:rsidRDefault="00901B77" w:rsidP="008937AB">
            <w:pPr>
              <w:spacing w:line="240" w:lineRule="atLeast"/>
              <w:jc w:val="left"/>
              <w:rPr>
                <w:rFonts w:ascii="等线" w:hAnsi="等线" w:cs="Times New Roman"/>
              </w:rPr>
            </w:pPr>
            <w:r w:rsidRPr="001A7AE9">
              <w:rPr>
                <w:rFonts w:ascii="等线" w:hAnsi="等线" w:cs="Times New Roman"/>
              </w:rPr>
              <w:t>INT NOT NULL</w:t>
            </w:r>
          </w:p>
        </w:tc>
        <w:tc>
          <w:tcPr>
            <w:tcW w:w="1134" w:type="dxa"/>
            <w:shd w:val="clear" w:color="auto" w:fill="auto"/>
          </w:tcPr>
          <w:p w14:paraId="4FB8DC0B" w14:textId="77777777" w:rsidR="00901B77" w:rsidRPr="001A7AE9" w:rsidRDefault="00901B77" w:rsidP="008937AB">
            <w:pPr>
              <w:spacing w:line="240" w:lineRule="atLeast"/>
              <w:jc w:val="left"/>
              <w:rPr>
                <w:rFonts w:ascii="等线" w:hAnsi="等线" w:cs="Times New Roman"/>
              </w:rPr>
            </w:pPr>
          </w:p>
        </w:tc>
        <w:tc>
          <w:tcPr>
            <w:tcW w:w="6349" w:type="dxa"/>
            <w:shd w:val="clear" w:color="auto" w:fill="auto"/>
          </w:tcPr>
          <w:p w14:paraId="4C3509EA" w14:textId="4C9AB7EF" w:rsidR="00901B77" w:rsidRPr="001A7AE9" w:rsidRDefault="00901B77" w:rsidP="008937AB">
            <w:pPr>
              <w:spacing w:line="240" w:lineRule="atLeast"/>
              <w:jc w:val="left"/>
              <w:rPr>
                <w:rFonts w:ascii="等线" w:hAnsi="等线" w:cs="Times New Roman"/>
              </w:rPr>
            </w:pPr>
          </w:p>
        </w:tc>
      </w:tr>
      <w:tr w:rsidR="00901B77" w:rsidRPr="008B206E" w14:paraId="7AE55203" w14:textId="77777777" w:rsidTr="008937AB">
        <w:trPr>
          <w:trHeight w:val="267"/>
        </w:trPr>
        <w:tc>
          <w:tcPr>
            <w:tcW w:w="1836" w:type="dxa"/>
            <w:shd w:val="clear" w:color="auto" w:fill="auto"/>
          </w:tcPr>
          <w:p w14:paraId="4DDC7206" w14:textId="77777777"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会员</w:t>
            </w:r>
            <w:r w:rsidRPr="00901B77">
              <w:rPr>
                <w:rFonts w:ascii="等线" w:hAnsi="等线" w:cs="Times New Roman" w:hint="eastAsia"/>
              </w:rPr>
              <w:t>ID</w:t>
            </w:r>
          </w:p>
        </w:tc>
        <w:tc>
          <w:tcPr>
            <w:tcW w:w="2695" w:type="dxa"/>
            <w:shd w:val="clear" w:color="auto" w:fill="auto"/>
          </w:tcPr>
          <w:p w14:paraId="1D0F1F4E" w14:textId="1D70D340"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F_</w:t>
            </w:r>
            <w:r w:rsidRPr="00901B77">
              <w:rPr>
                <w:rFonts w:hint="eastAsia"/>
              </w:rPr>
              <w:t>Vip</w:t>
            </w:r>
            <w:r w:rsidRPr="00901B77">
              <w:rPr>
                <w:rFonts w:ascii="等线" w:hAnsi="等线" w:cs="Times New Roman" w:hint="eastAsia"/>
              </w:rPr>
              <w:t>ID</w:t>
            </w:r>
          </w:p>
        </w:tc>
        <w:tc>
          <w:tcPr>
            <w:tcW w:w="2977" w:type="dxa"/>
            <w:shd w:val="clear" w:color="auto" w:fill="auto"/>
          </w:tcPr>
          <w:p w14:paraId="6830C5FB" w14:textId="77777777" w:rsidR="00901B77" w:rsidRPr="00901B77" w:rsidRDefault="00901B77" w:rsidP="008937AB">
            <w:pPr>
              <w:spacing w:line="240" w:lineRule="atLeast"/>
              <w:jc w:val="left"/>
              <w:rPr>
                <w:rFonts w:ascii="等线" w:hAnsi="等线" w:cs="Times New Roman"/>
              </w:rPr>
            </w:pPr>
            <w:r w:rsidRPr="00901B77">
              <w:rPr>
                <w:rFonts w:ascii="等线" w:hAnsi="等线" w:cs="Times New Roman"/>
              </w:rPr>
              <w:t>INT NOT NULL</w:t>
            </w:r>
          </w:p>
        </w:tc>
        <w:tc>
          <w:tcPr>
            <w:tcW w:w="1134" w:type="dxa"/>
            <w:shd w:val="clear" w:color="auto" w:fill="auto"/>
          </w:tcPr>
          <w:p w14:paraId="32281570" w14:textId="77777777" w:rsidR="00901B77" w:rsidRPr="00901B77" w:rsidRDefault="00901B77" w:rsidP="008937AB">
            <w:pPr>
              <w:spacing w:line="240" w:lineRule="atLeast"/>
              <w:jc w:val="left"/>
              <w:rPr>
                <w:rFonts w:ascii="等线" w:hAnsi="等线" w:cs="Times New Roman"/>
              </w:rPr>
            </w:pPr>
          </w:p>
        </w:tc>
        <w:tc>
          <w:tcPr>
            <w:tcW w:w="6349" w:type="dxa"/>
            <w:shd w:val="clear" w:color="auto" w:fill="auto"/>
          </w:tcPr>
          <w:p w14:paraId="46CB28B4" w14:textId="4C33287C"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外键，指向</w:t>
            </w:r>
            <w:r w:rsidRPr="00901B77">
              <w:rPr>
                <w:rFonts w:ascii="等线" w:hAnsi="等线" w:cs="Times New Roman" w:hint="eastAsia"/>
              </w:rPr>
              <w:t>T</w:t>
            </w:r>
            <w:r w:rsidRPr="00901B77">
              <w:rPr>
                <w:rFonts w:ascii="等线" w:hAnsi="等线" w:cs="Times New Roman"/>
              </w:rPr>
              <w:t>_Vip.F_ID</w:t>
            </w:r>
          </w:p>
        </w:tc>
      </w:tr>
      <w:tr w:rsidR="00901B77" w:rsidRPr="008B206E" w14:paraId="53A86561" w14:textId="77777777" w:rsidTr="008937AB">
        <w:trPr>
          <w:trHeight w:val="267"/>
        </w:trPr>
        <w:tc>
          <w:tcPr>
            <w:tcW w:w="1836" w:type="dxa"/>
            <w:shd w:val="clear" w:color="auto" w:fill="auto"/>
          </w:tcPr>
          <w:p w14:paraId="4A882803" w14:textId="77777777" w:rsidR="00901B77" w:rsidRPr="00901B77" w:rsidRDefault="00901B77" w:rsidP="008937AB">
            <w:pPr>
              <w:spacing w:line="240" w:lineRule="atLeast"/>
              <w:jc w:val="left"/>
              <w:rPr>
                <w:rFonts w:ascii="等线" w:hAnsi="等线" w:cs="Times New Roman"/>
              </w:rPr>
            </w:pPr>
            <w:r w:rsidRPr="00901B77">
              <w:rPr>
                <w:rFonts w:ascii="Microsoft YaHei UI" w:eastAsia="Microsoft YaHei UI" w:hAnsi="Microsoft YaHei UI" w:hint="eastAsia"/>
                <w:szCs w:val="21"/>
              </w:rPr>
              <w:t>会员卡ID</w:t>
            </w:r>
          </w:p>
        </w:tc>
        <w:tc>
          <w:tcPr>
            <w:tcW w:w="2695" w:type="dxa"/>
            <w:shd w:val="clear" w:color="auto" w:fill="auto"/>
          </w:tcPr>
          <w:p w14:paraId="6473DCB8" w14:textId="19AE0652"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F_VipCardID</w:t>
            </w:r>
          </w:p>
        </w:tc>
        <w:tc>
          <w:tcPr>
            <w:tcW w:w="2977" w:type="dxa"/>
            <w:shd w:val="clear" w:color="auto" w:fill="auto"/>
          </w:tcPr>
          <w:p w14:paraId="4BE772AF" w14:textId="77777777" w:rsidR="00901B77" w:rsidRPr="00901B77" w:rsidRDefault="00901B77" w:rsidP="008937AB">
            <w:pPr>
              <w:spacing w:line="240" w:lineRule="atLeast"/>
              <w:jc w:val="left"/>
              <w:rPr>
                <w:rFonts w:ascii="等线" w:hAnsi="等线" w:cs="Times New Roman"/>
              </w:rPr>
            </w:pPr>
            <w:r w:rsidRPr="00901B77">
              <w:rPr>
                <w:rFonts w:ascii="等线" w:hAnsi="等线" w:cs="Times New Roman"/>
              </w:rPr>
              <w:t>INT NOT NULL</w:t>
            </w:r>
          </w:p>
        </w:tc>
        <w:tc>
          <w:tcPr>
            <w:tcW w:w="1134" w:type="dxa"/>
            <w:shd w:val="clear" w:color="auto" w:fill="auto"/>
          </w:tcPr>
          <w:p w14:paraId="09277660" w14:textId="77777777" w:rsidR="00901B77" w:rsidRPr="00901B77" w:rsidRDefault="00901B77" w:rsidP="008937AB">
            <w:pPr>
              <w:spacing w:line="240" w:lineRule="atLeast"/>
              <w:jc w:val="left"/>
              <w:rPr>
                <w:rFonts w:ascii="等线" w:hAnsi="等线" w:cs="Times New Roman"/>
              </w:rPr>
            </w:pPr>
          </w:p>
        </w:tc>
        <w:tc>
          <w:tcPr>
            <w:tcW w:w="6349" w:type="dxa"/>
            <w:shd w:val="clear" w:color="auto" w:fill="auto"/>
          </w:tcPr>
          <w:p w14:paraId="49F4E956" w14:textId="01A91A8C"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外键，指向</w:t>
            </w:r>
            <w:r w:rsidRPr="00901B77">
              <w:rPr>
                <w:rFonts w:ascii="等线" w:hAnsi="等线" w:cs="Times New Roman" w:hint="eastAsia"/>
              </w:rPr>
              <w:t>T</w:t>
            </w:r>
            <w:r w:rsidRPr="00901B77">
              <w:rPr>
                <w:rFonts w:ascii="等线" w:hAnsi="等线" w:cs="Times New Roman"/>
              </w:rPr>
              <w:t>_VipCard.F_ID</w:t>
            </w:r>
          </w:p>
        </w:tc>
      </w:tr>
      <w:tr w:rsidR="00901B77" w:rsidRPr="008B206E" w14:paraId="31EFA978" w14:textId="77777777" w:rsidTr="008937AB">
        <w:trPr>
          <w:trHeight w:val="267"/>
        </w:trPr>
        <w:tc>
          <w:tcPr>
            <w:tcW w:w="1836" w:type="dxa"/>
            <w:shd w:val="clear" w:color="auto" w:fill="auto"/>
          </w:tcPr>
          <w:p w14:paraId="2853F6E9" w14:textId="77777777" w:rsidR="00901B77" w:rsidRPr="00901B77" w:rsidRDefault="00901B77" w:rsidP="008937AB">
            <w:pPr>
              <w:spacing w:line="240" w:lineRule="atLeast"/>
              <w:jc w:val="left"/>
              <w:rPr>
                <w:rFonts w:ascii="Microsoft YaHei UI" w:eastAsia="Microsoft YaHei UI" w:hAnsi="Microsoft YaHei UI"/>
                <w:szCs w:val="21"/>
              </w:rPr>
            </w:pPr>
          </w:p>
        </w:tc>
        <w:tc>
          <w:tcPr>
            <w:tcW w:w="2695" w:type="dxa"/>
            <w:shd w:val="clear" w:color="auto" w:fill="auto"/>
          </w:tcPr>
          <w:p w14:paraId="3834014B" w14:textId="700A86CE" w:rsidR="00901B77" w:rsidRPr="00901B77" w:rsidRDefault="00901B77" w:rsidP="008937AB">
            <w:pPr>
              <w:spacing w:line="240" w:lineRule="atLeast"/>
              <w:jc w:val="left"/>
              <w:rPr>
                <w:rFonts w:ascii="等线" w:hAnsi="等线" w:cs="Times New Roman"/>
              </w:rPr>
            </w:pPr>
            <w:r w:rsidRPr="00901B77">
              <w:rPr>
                <w:rFonts w:ascii="等线" w:hAnsi="等线" w:cs="Times New Roman" w:hint="eastAsia"/>
              </w:rPr>
              <w:t>F</w:t>
            </w:r>
            <w:r w:rsidRPr="00901B77">
              <w:rPr>
                <w:rFonts w:ascii="等线" w:hAnsi="等线" w:cs="Times New Roman"/>
              </w:rPr>
              <w:t>_</w:t>
            </w:r>
            <w:r w:rsidR="00565E69">
              <w:rPr>
                <w:rFonts w:ascii="等线" w:hAnsi="等线" w:cs="Times New Roman"/>
              </w:rPr>
              <w:t>SN</w:t>
            </w:r>
          </w:p>
        </w:tc>
        <w:tc>
          <w:tcPr>
            <w:tcW w:w="2977" w:type="dxa"/>
            <w:shd w:val="clear" w:color="auto" w:fill="auto"/>
          </w:tcPr>
          <w:p w14:paraId="3E225A03" w14:textId="45072CF1" w:rsidR="00901B77" w:rsidRPr="00901B77" w:rsidRDefault="00901B77" w:rsidP="008937AB">
            <w:pPr>
              <w:spacing w:line="240" w:lineRule="atLeast"/>
              <w:jc w:val="left"/>
              <w:rPr>
                <w:rFonts w:ascii="等线" w:hAnsi="等线" w:cs="Times New Roman"/>
              </w:rPr>
            </w:pPr>
            <w:r>
              <w:rPr>
                <w:rFonts w:ascii="等线" w:hAnsi="等线" w:cs="Times New Roman"/>
              </w:rPr>
              <w:t>Varchar</w:t>
            </w:r>
            <w:r>
              <w:rPr>
                <w:rFonts w:ascii="等线" w:hAnsi="等线" w:cs="Times New Roman" w:hint="eastAsia"/>
              </w:rPr>
              <w:t>(</w:t>
            </w:r>
            <w:r>
              <w:rPr>
                <w:rFonts w:ascii="等线" w:hAnsi="等线" w:cs="Times New Roman"/>
              </w:rPr>
              <w:t>16) not null</w:t>
            </w:r>
            <w:r w:rsidR="008479E7">
              <w:rPr>
                <w:rFonts w:ascii="等线" w:hAnsi="等线" w:cs="Times New Roman" w:hint="eastAsia"/>
              </w:rPr>
              <w:t>，</w:t>
            </w:r>
            <w:r w:rsidR="008479E7">
              <w:rPr>
                <w:rFonts w:ascii="等线" w:hAnsi="等线" w:cs="Times New Roman" w:hint="eastAsia"/>
              </w:rPr>
              <w:t>1</w:t>
            </w:r>
            <w:r w:rsidR="008479E7">
              <w:rPr>
                <w:rFonts w:ascii="等线" w:hAnsi="等线" w:cs="Times New Roman"/>
              </w:rPr>
              <w:t>6</w:t>
            </w:r>
            <w:r w:rsidR="008479E7">
              <w:rPr>
                <w:rFonts w:ascii="等线" w:hAnsi="等线" w:cs="Times New Roman" w:hint="eastAsia"/>
              </w:rPr>
              <w:t>个数字合成</w:t>
            </w:r>
          </w:p>
        </w:tc>
        <w:tc>
          <w:tcPr>
            <w:tcW w:w="1134" w:type="dxa"/>
            <w:shd w:val="clear" w:color="auto" w:fill="auto"/>
          </w:tcPr>
          <w:p w14:paraId="46E3EEAB" w14:textId="77777777" w:rsidR="00901B77" w:rsidRPr="00901B77" w:rsidRDefault="00901B77" w:rsidP="008937AB">
            <w:pPr>
              <w:spacing w:line="240" w:lineRule="atLeast"/>
              <w:jc w:val="left"/>
              <w:rPr>
                <w:rFonts w:ascii="等线" w:hAnsi="等线" w:cs="Times New Roman"/>
              </w:rPr>
            </w:pPr>
          </w:p>
        </w:tc>
        <w:tc>
          <w:tcPr>
            <w:tcW w:w="6349" w:type="dxa"/>
            <w:shd w:val="clear" w:color="auto" w:fill="auto"/>
          </w:tcPr>
          <w:p w14:paraId="248A6331" w14:textId="77777777" w:rsidR="00901B77" w:rsidRDefault="00633F8C" w:rsidP="008937AB">
            <w:pPr>
              <w:spacing w:line="240" w:lineRule="atLeast"/>
              <w:jc w:val="left"/>
              <w:rPr>
                <w:rFonts w:ascii="等线" w:hAnsi="等线" w:cs="Times New Roman"/>
              </w:rPr>
            </w:pPr>
            <w:r>
              <w:rPr>
                <w:rFonts w:ascii="等线" w:hAnsi="等线" w:cs="Times New Roman" w:hint="eastAsia"/>
              </w:rPr>
              <w:t>左边</w:t>
            </w:r>
            <w:r>
              <w:rPr>
                <w:rFonts w:ascii="等线" w:hAnsi="等线" w:cs="Times New Roman" w:hint="eastAsia"/>
              </w:rPr>
              <w:t>6</w:t>
            </w:r>
            <w:r>
              <w:rPr>
                <w:rFonts w:ascii="等线" w:hAnsi="等线" w:cs="Times New Roman" w:hint="eastAsia"/>
              </w:rPr>
              <w:t>位用公司编号填充，右面</w:t>
            </w:r>
            <w:r>
              <w:rPr>
                <w:rFonts w:ascii="等线" w:hAnsi="等线" w:cs="Times New Roman" w:hint="eastAsia"/>
              </w:rPr>
              <w:t>1</w:t>
            </w:r>
            <w:r>
              <w:rPr>
                <w:rFonts w:ascii="等线" w:hAnsi="等线" w:cs="Times New Roman"/>
              </w:rPr>
              <w:t>0</w:t>
            </w:r>
            <w:r>
              <w:rPr>
                <w:rFonts w:ascii="等线" w:hAnsi="等线" w:cs="Times New Roman" w:hint="eastAsia"/>
              </w:rPr>
              <w:t>位，随机生成。</w:t>
            </w:r>
          </w:p>
          <w:p w14:paraId="3147FE33" w14:textId="1680564E" w:rsidR="00633F8C" w:rsidRPr="00901B77" w:rsidRDefault="00633F8C" w:rsidP="008937AB">
            <w:pPr>
              <w:spacing w:line="240" w:lineRule="atLeast"/>
              <w:jc w:val="left"/>
              <w:rPr>
                <w:rFonts w:ascii="等线" w:hAnsi="等线" w:cs="Times New Roman"/>
              </w:rPr>
            </w:pPr>
            <w:r>
              <w:rPr>
                <w:rFonts w:ascii="等线" w:hAnsi="等线" w:cs="Times New Roman" w:hint="eastAsia"/>
              </w:rPr>
              <w:t>公司范围内，不能重复</w:t>
            </w:r>
          </w:p>
        </w:tc>
      </w:tr>
      <w:tr w:rsidR="00901B77" w14:paraId="02BC034D" w14:textId="77777777" w:rsidTr="008937AB">
        <w:trPr>
          <w:trHeight w:val="267"/>
        </w:trPr>
        <w:tc>
          <w:tcPr>
            <w:tcW w:w="1836" w:type="dxa"/>
            <w:shd w:val="clear" w:color="auto" w:fill="auto"/>
          </w:tcPr>
          <w:p w14:paraId="7E460B9B" w14:textId="77777777" w:rsidR="00901B77" w:rsidRDefault="00901B77"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创建时间</w:t>
            </w:r>
          </w:p>
        </w:tc>
        <w:tc>
          <w:tcPr>
            <w:tcW w:w="2695" w:type="dxa"/>
            <w:shd w:val="clear" w:color="auto" w:fill="auto"/>
          </w:tcPr>
          <w:p w14:paraId="6038438D" w14:textId="77777777" w:rsidR="00901B77" w:rsidRDefault="00901B77"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F_Create</w:t>
            </w:r>
            <w:r>
              <w:rPr>
                <w:rFonts w:ascii="Microsoft YaHei UI" w:eastAsia="Microsoft YaHei UI" w:hAnsi="Microsoft YaHei UI"/>
                <w:color w:val="353535"/>
                <w:szCs w:val="21"/>
              </w:rPr>
              <w:t>Datet</w:t>
            </w:r>
            <w:r>
              <w:rPr>
                <w:rFonts w:ascii="Microsoft YaHei UI" w:eastAsia="Microsoft YaHei UI" w:hAnsi="Microsoft YaHei UI" w:hint="eastAsia"/>
                <w:color w:val="353535"/>
                <w:szCs w:val="21"/>
              </w:rPr>
              <w:t>ime</w:t>
            </w:r>
          </w:p>
        </w:tc>
        <w:tc>
          <w:tcPr>
            <w:tcW w:w="2977" w:type="dxa"/>
            <w:shd w:val="clear" w:color="auto" w:fill="auto"/>
          </w:tcPr>
          <w:p w14:paraId="69845701" w14:textId="77777777" w:rsidR="00901B77" w:rsidRDefault="00901B77" w:rsidP="008937AB">
            <w:pPr>
              <w:spacing w:line="240" w:lineRule="atLeast"/>
              <w:jc w:val="left"/>
              <w:rPr>
                <w:rFonts w:ascii="等线" w:hAnsi="等线" w:cs="Times New Roman"/>
              </w:rPr>
            </w:pPr>
          </w:p>
        </w:tc>
        <w:tc>
          <w:tcPr>
            <w:tcW w:w="1134" w:type="dxa"/>
            <w:shd w:val="clear" w:color="auto" w:fill="auto"/>
          </w:tcPr>
          <w:p w14:paraId="150AB8F4" w14:textId="77777777" w:rsidR="00901B77" w:rsidRPr="001A7AE9" w:rsidRDefault="00901B77" w:rsidP="008937AB">
            <w:pPr>
              <w:spacing w:line="240" w:lineRule="atLeast"/>
              <w:jc w:val="left"/>
              <w:rPr>
                <w:rFonts w:ascii="等线" w:hAnsi="等线" w:cs="Times New Roman"/>
              </w:rPr>
            </w:pPr>
          </w:p>
        </w:tc>
        <w:tc>
          <w:tcPr>
            <w:tcW w:w="6349" w:type="dxa"/>
            <w:shd w:val="clear" w:color="auto" w:fill="auto"/>
          </w:tcPr>
          <w:p w14:paraId="57661838" w14:textId="2838D879" w:rsidR="00901B77" w:rsidRDefault="0007461F"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创建时间即领卡时间</w:t>
            </w:r>
          </w:p>
        </w:tc>
      </w:tr>
    </w:tbl>
    <w:p w14:paraId="6E560A18" w14:textId="77777777" w:rsidR="00F14135" w:rsidRPr="00F14135" w:rsidRDefault="00F14135" w:rsidP="00F14135"/>
    <w:p w14:paraId="5866B340" w14:textId="77777777" w:rsidR="008824A5" w:rsidRPr="008824A5" w:rsidRDefault="008824A5" w:rsidP="008824A5"/>
    <w:p w14:paraId="05DD2222" w14:textId="77777777" w:rsidR="004F3A72" w:rsidRDefault="000F7430">
      <w:pPr>
        <w:pStyle w:val="4"/>
      </w:pPr>
      <w:r>
        <w:rPr>
          <w:rFonts w:hint="eastAsia"/>
        </w:rPr>
        <w:t>积分表</w:t>
      </w:r>
    </w:p>
    <w:p w14:paraId="6B5CD13D" w14:textId="19DF03BE" w:rsidR="000F7430" w:rsidRDefault="004F3A72" w:rsidP="004F3A72">
      <w:pPr>
        <w:pStyle w:val="5"/>
      </w:pPr>
      <w:r>
        <w:rPr>
          <w:rFonts w:hint="eastAsia"/>
        </w:rPr>
        <w:t>积分规则表</w:t>
      </w:r>
      <w:r w:rsidR="000F7430">
        <w:rPr>
          <w:rFonts w:hint="eastAsia"/>
        </w:rPr>
        <w:t>T</w:t>
      </w:r>
      <w:r w:rsidR="000F7430">
        <w:t>_BonusRule</w:t>
      </w:r>
    </w:p>
    <w:p w14:paraId="1B9F5C01" w14:textId="0A225CD8" w:rsidR="003D15E1" w:rsidRDefault="003D15E1" w:rsidP="003D15E1">
      <w:r>
        <w:rPr>
          <w:rFonts w:hint="eastAsia"/>
        </w:rPr>
        <w:t>描述一种会员卡，是如何积分的。</w:t>
      </w:r>
    </w:p>
    <w:p w14:paraId="63508DD4" w14:textId="77777777" w:rsidR="003D15E1" w:rsidRPr="003D15E1" w:rsidRDefault="003D15E1" w:rsidP="003D15E1"/>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0F7430" w:rsidRPr="001A7AE9" w14:paraId="507C3501" w14:textId="77777777" w:rsidTr="008937AB">
        <w:trPr>
          <w:trHeight w:val="255"/>
        </w:trPr>
        <w:tc>
          <w:tcPr>
            <w:tcW w:w="1836" w:type="dxa"/>
            <w:shd w:val="clear" w:color="auto" w:fill="FF0000"/>
          </w:tcPr>
          <w:p w14:paraId="35F23323"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27A0930B"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5635D1DB"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69C0959F"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349" w:type="dxa"/>
            <w:shd w:val="clear" w:color="auto" w:fill="FF0000"/>
          </w:tcPr>
          <w:p w14:paraId="1C38F784" w14:textId="77777777" w:rsidR="000F7430" w:rsidRPr="001A7AE9" w:rsidRDefault="000F7430"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0F7430" w:rsidRPr="001A7AE9" w14:paraId="0BC2C0E5" w14:textId="77777777" w:rsidTr="007C1AA5">
        <w:trPr>
          <w:trHeight w:val="267"/>
        </w:trPr>
        <w:tc>
          <w:tcPr>
            <w:tcW w:w="1836" w:type="dxa"/>
            <w:shd w:val="clear" w:color="auto" w:fill="70AD47" w:themeFill="accent6"/>
          </w:tcPr>
          <w:p w14:paraId="480A4E17" w14:textId="650E4F21" w:rsidR="000F7430" w:rsidRPr="001A7AE9" w:rsidRDefault="000F7430" w:rsidP="008937AB">
            <w:pPr>
              <w:spacing w:line="240" w:lineRule="atLeast"/>
              <w:jc w:val="left"/>
              <w:rPr>
                <w:rFonts w:ascii="等线" w:hAnsi="等线" w:cs="Times New Roman"/>
              </w:rPr>
            </w:pPr>
          </w:p>
        </w:tc>
        <w:tc>
          <w:tcPr>
            <w:tcW w:w="2695" w:type="dxa"/>
            <w:shd w:val="clear" w:color="auto" w:fill="70AD47" w:themeFill="accent6"/>
          </w:tcPr>
          <w:p w14:paraId="4E62A351" w14:textId="77777777" w:rsidR="000F7430" w:rsidRPr="001A7AE9" w:rsidRDefault="000F7430"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2977" w:type="dxa"/>
            <w:shd w:val="clear" w:color="auto" w:fill="70AD47" w:themeFill="accent6"/>
          </w:tcPr>
          <w:p w14:paraId="392047E6" w14:textId="77777777" w:rsidR="000F7430" w:rsidRPr="001A7AE9" w:rsidRDefault="000F7430" w:rsidP="008937AB">
            <w:pPr>
              <w:spacing w:line="240" w:lineRule="atLeast"/>
              <w:jc w:val="left"/>
              <w:rPr>
                <w:rFonts w:ascii="等线" w:hAnsi="等线" w:cs="Times New Roman"/>
              </w:rPr>
            </w:pPr>
            <w:r w:rsidRPr="001A7AE9">
              <w:rPr>
                <w:rFonts w:ascii="等线" w:hAnsi="等线" w:cs="Times New Roman"/>
              </w:rPr>
              <w:t>INT NOT NULL</w:t>
            </w:r>
          </w:p>
        </w:tc>
        <w:tc>
          <w:tcPr>
            <w:tcW w:w="1134" w:type="dxa"/>
            <w:shd w:val="clear" w:color="auto" w:fill="70AD47" w:themeFill="accent6"/>
          </w:tcPr>
          <w:p w14:paraId="2673047E" w14:textId="77777777" w:rsidR="000F7430" w:rsidRPr="001A7AE9" w:rsidRDefault="000F7430" w:rsidP="008937AB">
            <w:pPr>
              <w:spacing w:line="240" w:lineRule="atLeast"/>
              <w:jc w:val="left"/>
              <w:rPr>
                <w:rFonts w:ascii="等线" w:hAnsi="等线" w:cs="Times New Roman"/>
              </w:rPr>
            </w:pPr>
          </w:p>
        </w:tc>
        <w:tc>
          <w:tcPr>
            <w:tcW w:w="6349" w:type="dxa"/>
            <w:shd w:val="clear" w:color="auto" w:fill="70AD47" w:themeFill="accent6"/>
          </w:tcPr>
          <w:p w14:paraId="40C9760E" w14:textId="70FEA3EA" w:rsidR="000F7430" w:rsidRPr="001A7AE9" w:rsidRDefault="000F7430" w:rsidP="008937AB">
            <w:pPr>
              <w:spacing w:line="240" w:lineRule="atLeast"/>
              <w:jc w:val="left"/>
              <w:rPr>
                <w:rFonts w:ascii="等线" w:hAnsi="等线" w:cs="Times New Roman"/>
              </w:rPr>
            </w:pPr>
          </w:p>
        </w:tc>
      </w:tr>
      <w:tr w:rsidR="000F7430" w:rsidRPr="001A7AE9" w14:paraId="511E23F9" w14:textId="77777777" w:rsidTr="007C1AA5">
        <w:trPr>
          <w:trHeight w:val="267"/>
        </w:trPr>
        <w:tc>
          <w:tcPr>
            <w:tcW w:w="1836" w:type="dxa"/>
            <w:shd w:val="clear" w:color="auto" w:fill="70AD47" w:themeFill="accent6"/>
          </w:tcPr>
          <w:p w14:paraId="7D22691F" w14:textId="77777777" w:rsidR="000F7430" w:rsidRPr="001A7AE9" w:rsidRDefault="000F7430" w:rsidP="008937AB">
            <w:pPr>
              <w:spacing w:line="240" w:lineRule="atLeast"/>
              <w:jc w:val="left"/>
              <w:rPr>
                <w:rFonts w:ascii="等线" w:hAnsi="等线" w:cs="Times New Roman"/>
              </w:rPr>
            </w:pPr>
          </w:p>
        </w:tc>
        <w:tc>
          <w:tcPr>
            <w:tcW w:w="2695" w:type="dxa"/>
            <w:shd w:val="clear" w:color="auto" w:fill="70AD47" w:themeFill="accent6"/>
          </w:tcPr>
          <w:p w14:paraId="2C27D5C8" w14:textId="586B191C" w:rsidR="000F7430" w:rsidRPr="001A7AE9" w:rsidRDefault="000F7430" w:rsidP="008937AB">
            <w:pPr>
              <w:spacing w:line="240" w:lineRule="atLeast"/>
              <w:jc w:val="left"/>
              <w:rPr>
                <w:rFonts w:ascii="等线" w:hAnsi="等线" w:cs="Times New Roman"/>
              </w:rPr>
            </w:pPr>
            <w:r>
              <w:rPr>
                <w:rFonts w:ascii="等线" w:hAnsi="等线" w:cs="Times New Roman" w:hint="eastAsia"/>
              </w:rPr>
              <w:t>F</w:t>
            </w:r>
            <w:r>
              <w:rPr>
                <w:rFonts w:ascii="等线" w:hAnsi="等线" w:cs="Times New Roman"/>
              </w:rPr>
              <w:t>_VipCardID</w:t>
            </w:r>
          </w:p>
        </w:tc>
        <w:tc>
          <w:tcPr>
            <w:tcW w:w="2977" w:type="dxa"/>
            <w:shd w:val="clear" w:color="auto" w:fill="70AD47" w:themeFill="accent6"/>
          </w:tcPr>
          <w:p w14:paraId="0F411587" w14:textId="141995E5" w:rsidR="000F7430" w:rsidRPr="001A7AE9" w:rsidRDefault="000F7430" w:rsidP="008937AB">
            <w:pPr>
              <w:spacing w:line="240" w:lineRule="atLeast"/>
              <w:jc w:val="left"/>
              <w:rPr>
                <w:rFonts w:ascii="等线" w:hAnsi="等线" w:cs="Times New Roman"/>
              </w:rPr>
            </w:pPr>
            <w:r>
              <w:rPr>
                <w:rFonts w:ascii="等线" w:hAnsi="等线" w:cs="Times New Roman"/>
              </w:rPr>
              <w:t>Int not null</w:t>
            </w:r>
          </w:p>
        </w:tc>
        <w:tc>
          <w:tcPr>
            <w:tcW w:w="1134" w:type="dxa"/>
            <w:shd w:val="clear" w:color="auto" w:fill="70AD47" w:themeFill="accent6"/>
          </w:tcPr>
          <w:p w14:paraId="4EE3948A" w14:textId="77777777" w:rsidR="000F7430" w:rsidRPr="001A7AE9" w:rsidRDefault="000F7430" w:rsidP="008937AB">
            <w:pPr>
              <w:spacing w:line="240" w:lineRule="atLeast"/>
              <w:jc w:val="left"/>
              <w:rPr>
                <w:rFonts w:ascii="等线" w:hAnsi="等线" w:cs="Times New Roman"/>
              </w:rPr>
            </w:pPr>
          </w:p>
        </w:tc>
        <w:tc>
          <w:tcPr>
            <w:tcW w:w="6349" w:type="dxa"/>
            <w:shd w:val="clear" w:color="auto" w:fill="70AD47" w:themeFill="accent6"/>
          </w:tcPr>
          <w:p w14:paraId="0BC64A54" w14:textId="773C2A78" w:rsidR="000F7430" w:rsidRPr="001A7AE9" w:rsidRDefault="000F7430" w:rsidP="008937AB">
            <w:pPr>
              <w:spacing w:line="240" w:lineRule="atLeast"/>
              <w:jc w:val="left"/>
              <w:rPr>
                <w:rFonts w:ascii="等线" w:hAnsi="等线" w:cs="Times New Roman"/>
              </w:rPr>
            </w:pPr>
            <w:r>
              <w:rPr>
                <w:rFonts w:ascii="等线" w:hAnsi="等线" w:cs="Times New Roman" w:hint="eastAsia"/>
              </w:rPr>
              <w:t>外键，指向</w:t>
            </w:r>
            <w:r>
              <w:rPr>
                <w:rFonts w:ascii="等线" w:hAnsi="等线" w:cs="Times New Roman" w:hint="eastAsia"/>
              </w:rPr>
              <w:t>T</w:t>
            </w:r>
            <w:r>
              <w:rPr>
                <w:rFonts w:ascii="等线" w:hAnsi="等线" w:cs="Times New Roman"/>
              </w:rPr>
              <w:t>_VipCardID</w:t>
            </w:r>
            <w:r>
              <w:rPr>
                <w:rFonts w:ascii="等线" w:hAnsi="等线" w:cs="Times New Roman" w:hint="eastAsia"/>
              </w:rPr>
              <w:t>.</w:t>
            </w:r>
            <w:r>
              <w:rPr>
                <w:rFonts w:ascii="等线" w:hAnsi="等线" w:cs="Times New Roman"/>
              </w:rPr>
              <w:t>F_ID</w:t>
            </w:r>
          </w:p>
        </w:tc>
      </w:tr>
      <w:tr w:rsidR="007C1AA5" w:rsidRPr="00001D88" w14:paraId="65E30022"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6634E8B3" w14:textId="77777777" w:rsidR="000F7430" w:rsidRDefault="000F7430" w:rsidP="008937AB">
            <w:pPr>
              <w:spacing w:line="240" w:lineRule="atLeast"/>
              <w:jc w:val="left"/>
              <w:rPr>
                <w:rFonts w:ascii="等线" w:hAnsi="等线" w:cs="Times New Roman"/>
              </w:rPr>
            </w:pPr>
            <w:r w:rsidRPr="000F7430">
              <w:rPr>
                <w:rFonts w:ascii="等线" w:hAnsi="等线" w:cs="Times New Roman" w:hint="eastAsia"/>
              </w:rPr>
              <w:t>消费金额</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433F56D4" w14:textId="6F591A2B" w:rsidR="000F7430" w:rsidRDefault="000F7430" w:rsidP="008937AB">
            <w:pPr>
              <w:spacing w:line="240" w:lineRule="atLeast"/>
              <w:jc w:val="left"/>
              <w:rPr>
                <w:rFonts w:ascii="等线" w:hAnsi="等线" w:cs="Times New Roman"/>
              </w:rPr>
            </w:pPr>
            <w:r>
              <w:rPr>
                <w:rFonts w:ascii="等线" w:hAnsi="等线" w:cs="Times New Roman" w:hint="eastAsia"/>
              </w:rPr>
              <w:t>F_</w:t>
            </w:r>
            <w:r w:rsidR="00885C30">
              <w:rPr>
                <w:rFonts w:ascii="等线" w:hAnsi="等线" w:cs="Times New Roman"/>
              </w:rPr>
              <w:t>Amount</w:t>
            </w:r>
            <w:r>
              <w:rPr>
                <w:rFonts w:ascii="等线" w:hAnsi="等线" w:cs="Times New Roman" w:hint="eastAsia"/>
              </w:rPr>
              <w:t>U</w:t>
            </w:r>
            <w:r w:rsidRPr="009460D1">
              <w:rPr>
                <w:rFonts w:ascii="等线" w:hAnsi="等线" w:cs="Times New Roman"/>
              </w:rPr>
              <w:t>nit</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6FF2E039" w14:textId="426FD7E3" w:rsidR="000F7430" w:rsidRPr="001A7AE9" w:rsidRDefault="00E945B7" w:rsidP="008937AB">
            <w:pPr>
              <w:spacing w:line="240" w:lineRule="atLeast"/>
              <w:jc w:val="left"/>
              <w:rPr>
                <w:rFonts w:ascii="等线" w:hAnsi="等线" w:cs="Times New Roman"/>
              </w:rPr>
            </w:pPr>
            <w:r>
              <w:rPr>
                <w:rFonts w:ascii="等线" w:hAnsi="等线" w:cs="Times New Roman"/>
              </w:rPr>
              <w:t>N</w:t>
            </w:r>
            <w:r>
              <w:rPr>
                <w:rFonts w:ascii="等线" w:hAnsi="等线" w:cs="Times New Roman" w:hint="eastAsia"/>
              </w:rPr>
              <w:t>ot</w:t>
            </w:r>
            <w:r>
              <w:rPr>
                <w:rFonts w:ascii="等线" w:hAnsi="等线" w:cs="Times New Roman"/>
              </w:rPr>
              <w:t xml:space="preserve"> </w:t>
            </w:r>
            <w:r w:rsidR="000F7430">
              <w:rPr>
                <w:rFonts w:ascii="等线" w:hAnsi="等线" w:cs="Times New Roman" w:hint="eastAsia"/>
              </w:rPr>
              <w:t>NULL</w:t>
            </w:r>
            <w:r w:rsidR="000F7430">
              <w:rPr>
                <w:rFonts w:ascii="等线" w:hAnsi="等线" w:cs="Times New Roman" w:hint="eastAsia"/>
              </w:rPr>
              <w:t>，</w:t>
            </w:r>
            <w:r w:rsidR="000F7430">
              <w:rPr>
                <w:rFonts w:ascii="等线" w:hAnsi="等线" w:cs="Times New Roman" w:hint="eastAsia"/>
              </w:rPr>
              <w:t>int</w:t>
            </w:r>
            <w:r w:rsidR="005349AF">
              <w:rPr>
                <w:rFonts w:ascii="等线" w:hAnsi="等线" w:cs="Times New Roman" w:hint="eastAsia"/>
              </w:rPr>
              <w:t>，</w:t>
            </w:r>
            <w:r w:rsidR="005349AF">
              <w:rPr>
                <w:rFonts w:ascii="等线" w:hAnsi="等线" w:cs="Times New Roman" w:hint="eastAsia"/>
              </w:rPr>
              <w:t>&gt;</w:t>
            </w:r>
            <w:r w:rsidR="005349AF">
              <w:rPr>
                <w:rFonts w:ascii="等线" w:hAnsi="等线" w:cs="Times New Roman"/>
              </w:rPr>
              <w: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5390E969"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23649CE0" w14:textId="31B066CA" w:rsidR="000F7430" w:rsidRPr="00001D88" w:rsidRDefault="000F7430" w:rsidP="008937AB">
            <w:pPr>
              <w:spacing w:line="240" w:lineRule="atLeast"/>
              <w:jc w:val="left"/>
              <w:rPr>
                <w:rFonts w:ascii="等线" w:hAnsi="等线" w:cs="Times New Roman"/>
              </w:rPr>
            </w:pPr>
            <w:r w:rsidRPr="000F7430">
              <w:rPr>
                <w:rFonts w:ascii="等线" w:hAnsi="等线" w:cs="Times New Roman" w:hint="eastAsia"/>
              </w:rPr>
              <w:t>消费金额。以分为单位</w:t>
            </w:r>
          </w:p>
        </w:tc>
      </w:tr>
      <w:tr w:rsidR="007C1AA5" w14:paraId="0C199C90"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5089127C" w14:textId="77777777"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增加的积分</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7C442938" w14:textId="2843025D" w:rsidR="000F7430" w:rsidRDefault="000F7430" w:rsidP="008937AB">
            <w:pPr>
              <w:spacing w:line="240" w:lineRule="atLeast"/>
              <w:jc w:val="left"/>
              <w:rPr>
                <w:rFonts w:ascii="等线" w:hAnsi="等线" w:cs="Times New Roman"/>
              </w:rPr>
            </w:pPr>
            <w:r>
              <w:rPr>
                <w:rFonts w:ascii="等线" w:hAnsi="等线" w:cs="Times New Roman" w:hint="eastAsia"/>
              </w:rPr>
              <w:t>F_I</w:t>
            </w:r>
            <w:r w:rsidRPr="009460D1">
              <w:rPr>
                <w:rFonts w:ascii="等线" w:hAnsi="等线" w:cs="Times New Roman"/>
              </w:rPr>
              <w:t>ncrease</w:t>
            </w:r>
            <w:r>
              <w:rPr>
                <w:rFonts w:ascii="等线" w:hAnsi="等线" w:cs="Times New Roman" w:hint="eastAsia"/>
              </w:rPr>
              <w:t>B</w:t>
            </w:r>
            <w:r w:rsidRPr="009460D1">
              <w:rPr>
                <w:rFonts w:ascii="等线" w:hAnsi="等线" w:cs="Times New Roman"/>
              </w:rPr>
              <w:t>onus</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5DEE45F3" w14:textId="2DE8C437" w:rsidR="000F7430" w:rsidRDefault="0087118C" w:rsidP="008937AB">
            <w:pPr>
              <w:spacing w:line="240" w:lineRule="atLeast"/>
              <w:jc w:val="left"/>
              <w:rPr>
                <w:rFonts w:ascii="等线" w:hAnsi="等线" w:cs="Times New Roman"/>
              </w:rPr>
            </w:pPr>
            <w:r>
              <w:rPr>
                <w:rFonts w:ascii="等线" w:hAnsi="等线" w:cs="Times New Roman"/>
              </w:rPr>
              <w:t xml:space="preserve">Not </w:t>
            </w:r>
            <w:r w:rsidR="000F7430">
              <w:rPr>
                <w:rFonts w:ascii="等线" w:hAnsi="等线" w:cs="Times New Roman" w:hint="eastAsia"/>
              </w:rPr>
              <w:t>NULL</w:t>
            </w:r>
            <w:r w:rsidR="000F7430">
              <w:rPr>
                <w:rFonts w:ascii="等线" w:hAnsi="等线" w:cs="Times New Roman" w:hint="eastAsia"/>
              </w:rPr>
              <w:t>，</w:t>
            </w:r>
            <w:r w:rsidR="000F7430">
              <w:rPr>
                <w:rFonts w:ascii="等线" w:hAnsi="等线" w:cs="Times New Roman" w:hint="eastAsia"/>
              </w:rPr>
              <w:t>int</w:t>
            </w:r>
            <w:r w:rsidR="005349AF">
              <w:rPr>
                <w:rFonts w:ascii="等线" w:hAnsi="等线" w:cs="Times New Roman" w:hint="eastAsia"/>
              </w:rPr>
              <w:t>，</w:t>
            </w:r>
            <w:r w:rsidR="005349AF">
              <w:rPr>
                <w:rFonts w:ascii="等线" w:hAnsi="等线" w:cs="Times New Roman" w:hint="eastAsia"/>
              </w:rPr>
              <w:t>&gt;</w:t>
            </w:r>
            <w:r w:rsidR="005349AF">
              <w:rPr>
                <w:rFonts w:ascii="等线" w:hAnsi="等线" w:cs="Times New Roman"/>
              </w:rPr>
              <w: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18FE57D1"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53A56B7E" w14:textId="398A1FE5"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对应增加的积分</w:t>
            </w:r>
          </w:p>
        </w:tc>
      </w:tr>
      <w:tr w:rsidR="007C1AA5" w14:paraId="619DCFE8"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4D980758" w14:textId="77777777"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单次可获取的积分上限</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349F0DF1" w14:textId="01E8AAAA" w:rsidR="000F7430" w:rsidRDefault="000F7430" w:rsidP="008937AB">
            <w:pPr>
              <w:spacing w:line="240" w:lineRule="atLeast"/>
              <w:jc w:val="left"/>
              <w:rPr>
                <w:rFonts w:ascii="等线" w:hAnsi="等线" w:cs="Times New Roman"/>
              </w:rPr>
            </w:pPr>
            <w:r>
              <w:rPr>
                <w:rFonts w:ascii="等线" w:hAnsi="等线" w:cs="Times New Roman" w:hint="eastAsia"/>
              </w:rPr>
              <w:t>F_M</w:t>
            </w:r>
            <w:r w:rsidRPr="009460D1">
              <w:rPr>
                <w:rFonts w:ascii="等线" w:hAnsi="等线" w:cs="Times New Roman"/>
              </w:rPr>
              <w:t>ax</w:t>
            </w:r>
            <w:r>
              <w:rPr>
                <w:rFonts w:ascii="等线" w:hAnsi="等线" w:cs="Times New Roman" w:hint="eastAsia"/>
              </w:rPr>
              <w:t>I</w:t>
            </w:r>
            <w:r w:rsidRPr="009460D1">
              <w:rPr>
                <w:rFonts w:ascii="等线" w:hAnsi="等线" w:cs="Times New Roman"/>
              </w:rPr>
              <w:t>ncrease</w:t>
            </w:r>
            <w:r>
              <w:rPr>
                <w:rFonts w:ascii="等线" w:hAnsi="等线" w:cs="Times New Roman" w:hint="eastAsia"/>
              </w:rPr>
              <w:t>B</w:t>
            </w:r>
            <w:r w:rsidRPr="009460D1">
              <w:rPr>
                <w:rFonts w:ascii="等线" w:hAnsi="等线" w:cs="Times New Roman"/>
              </w:rPr>
              <w:t>onus</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54E69377" w14:textId="3A568E02" w:rsidR="000F7430" w:rsidRDefault="00875D39" w:rsidP="008937AB">
            <w:pPr>
              <w:spacing w:line="240" w:lineRule="atLeast"/>
              <w:jc w:val="left"/>
              <w:rPr>
                <w:rFonts w:ascii="等线" w:hAnsi="等线" w:cs="Times New Roman"/>
              </w:rPr>
            </w:pPr>
            <w:r>
              <w:rPr>
                <w:rFonts w:ascii="等线" w:hAnsi="等线" w:cs="Times New Roman"/>
              </w:rPr>
              <w:t xml:space="preserve">Not </w:t>
            </w:r>
            <w:r w:rsidR="000F7430">
              <w:rPr>
                <w:rFonts w:ascii="等线" w:hAnsi="等线" w:cs="Times New Roman" w:hint="eastAsia"/>
              </w:rPr>
              <w:t>NULL</w:t>
            </w:r>
            <w:r w:rsidR="000F7430">
              <w:rPr>
                <w:rFonts w:ascii="等线" w:hAnsi="等线" w:cs="Times New Roman" w:hint="eastAsia"/>
              </w:rPr>
              <w:t>，</w:t>
            </w:r>
            <w:r w:rsidR="000F7430">
              <w:rPr>
                <w:rFonts w:ascii="等线" w:hAnsi="等线" w:cs="Times New Roman" w:hint="eastAsia"/>
              </w:rPr>
              <w:t>int</w:t>
            </w:r>
            <w:r w:rsidR="00637194">
              <w:rPr>
                <w:rFonts w:ascii="等线" w:hAnsi="等线" w:cs="Times New Roman"/>
              </w:rPr>
              <w:t>,default 2^32-1</w:t>
            </w:r>
            <w:r w:rsidR="005349AF">
              <w:rPr>
                <w:rFonts w:ascii="等线" w:hAnsi="等线" w:cs="Times New Roman" w:hint="eastAsia"/>
              </w:rPr>
              <w:t>，</w:t>
            </w:r>
            <w:r w:rsidR="005349AF">
              <w:rPr>
                <w:rFonts w:ascii="等线" w:hAnsi="等线" w:cs="Times New Roman"/>
              </w:rPr>
              <w:t>&gt;0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2CB42FEC"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51D7DF49" w14:textId="547AE7E8"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用户单次可获取的积分上限</w:t>
            </w:r>
          </w:p>
        </w:tc>
      </w:tr>
      <w:tr w:rsidR="007C1AA5" w14:paraId="05475352"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7E3DCFB1" w14:textId="77777777"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初始设置积分</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09A8C55F" w14:textId="30EA6364" w:rsidR="000F7430" w:rsidRDefault="000F7430" w:rsidP="008937AB">
            <w:pPr>
              <w:spacing w:line="240" w:lineRule="atLeast"/>
              <w:jc w:val="left"/>
              <w:rPr>
                <w:rFonts w:ascii="等线" w:hAnsi="等线" w:cs="Times New Roman"/>
              </w:rPr>
            </w:pPr>
            <w:r>
              <w:rPr>
                <w:rFonts w:ascii="等线" w:hAnsi="等线" w:cs="Times New Roman" w:hint="eastAsia"/>
              </w:rPr>
              <w:t>F_I</w:t>
            </w:r>
            <w:r w:rsidRPr="009460D1">
              <w:rPr>
                <w:rFonts w:ascii="等线" w:hAnsi="等线" w:cs="Times New Roman"/>
              </w:rPr>
              <w:t>nit</w:t>
            </w:r>
            <w:r>
              <w:rPr>
                <w:rFonts w:ascii="等线" w:hAnsi="等线" w:cs="Times New Roman" w:hint="eastAsia"/>
              </w:rPr>
              <w:t>I</w:t>
            </w:r>
            <w:r w:rsidRPr="009460D1">
              <w:rPr>
                <w:rFonts w:ascii="等线" w:hAnsi="等线" w:cs="Times New Roman"/>
              </w:rPr>
              <w:t>ncrease</w:t>
            </w:r>
            <w:r>
              <w:rPr>
                <w:rFonts w:ascii="等线" w:hAnsi="等线" w:cs="Times New Roman" w:hint="eastAsia"/>
              </w:rPr>
              <w:t>B</w:t>
            </w:r>
            <w:r w:rsidRPr="009460D1">
              <w:rPr>
                <w:rFonts w:ascii="等线" w:hAnsi="等线" w:cs="Times New Roman"/>
              </w:rPr>
              <w:t>onus</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2AA8753A" w14:textId="58A4A915" w:rsidR="000F7430" w:rsidRDefault="00875D39" w:rsidP="008937AB">
            <w:pPr>
              <w:spacing w:line="240" w:lineRule="atLeast"/>
              <w:jc w:val="left"/>
              <w:rPr>
                <w:rFonts w:ascii="等线" w:hAnsi="等线" w:cs="Times New Roman"/>
              </w:rPr>
            </w:pPr>
            <w:r>
              <w:rPr>
                <w:rFonts w:ascii="等线" w:hAnsi="等线" w:cs="Times New Roman"/>
              </w:rPr>
              <w:t xml:space="preserve">Not </w:t>
            </w:r>
            <w:r w:rsidR="000F7430">
              <w:rPr>
                <w:rFonts w:ascii="等线" w:hAnsi="等线" w:cs="Times New Roman" w:hint="eastAsia"/>
              </w:rPr>
              <w:t>NULL</w:t>
            </w:r>
            <w:r w:rsidR="000F7430">
              <w:rPr>
                <w:rFonts w:ascii="等线" w:hAnsi="等线" w:cs="Times New Roman" w:hint="eastAsia"/>
              </w:rPr>
              <w:t>，</w:t>
            </w:r>
            <w:r w:rsidR="000F7430">
              <w:rPr>
                <w:rFonts w:ascii="等线" w:hAnsi="等线" w:cs="Times New Roman" w:hint="eastAsia"/>
              </w:rPr>
              <w:t>int</w:t>
            </w:r>
            <w:r w:rsidR="00637194">
              <w:rPr>
                <w:rFonts w:ascii="等线" w:hAnsi="等线" w:cs="Times New Roman"/>
              </w:rPr>
              <w:t>, default 0</w:t>
            </w:r>
            <w:r w:rsidR="005349AF">
              <w:rPr>
                <w:rFonts w:ascii="等线" w:hAnsi="等线" w:cs="Times New Roman" w:hint="eastAsia"/>
              </w:rPr>
              <w:t>，</w:t>
            </w:r>
            <w:r w:rsidR="005349AF">
              <w:rPr>
                <w:rFonts w:ascii="等线" w:hAnsi="等线" w:cs="Times New Roman" w:hint="eastAsia"/>
              </w:rPr>
              <w:t>&gt;</w:t>
            </w:r>
            <w:r w:rsidR="005349AF">
              <w:rPr>
                <w:rFonts w:ascii="等线" w:hAnsi="等线" w:cs="Times New Roman"/>
              </w:rPr>
              <w:t>=0</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1BA5EFE4" w14:textId="77777777" w:rsidR="000F7430" w:rsidRPr="001A7AE9" w:rsidRDefault="000F7430" w:rsidP="008937AB">
            <w:pPr>
              <w:spacing w:line="240" w:lineRule="atLeast"/>
              <w:jc w:val="left"/>
              <w:rPr>
                <w:rFonts w:ascii="等线" w:hAnsi="等线" w:cs="Times New Roman"/>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76F738B4" w14:textId="6D8D39BD" w:rsidR="000F7430" w:rsidRPr="000F7430" w:rsidRDefault="000F7430" w:rsidP="008937AB">
            <w:pPr>
              <w:spacing w:line="240" w:lineRule="atLeast"/>
              <w:jc w:val="left"/>
              <w:rPr>
                <w:rFonts w:ascii="等线" w:hAnsi="等线" w:cs="Times New Roman"/>
              </w:rPr>
            </w:pPr>
            <w:r w:rsidRPr="000F7430">
              <w:rPr>
                <w:rFonts w:ascii="等线" w:hAnsi="等线" w:cs="Times New Roman" w:hint="eastAsia"/>
              </w:rPr>
              <w:t>初始设置积分</w:t>
            </w:r>
          </w:p>
        </w:tc>
      </w:tr>
      <w:tr w:rsidR="007C1AA5" w14:paraId="12B0E6A1"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1C542312"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每使用多少积分</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62D21871"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F_C</w:t>
            </w:r>
            <w:r w:rsidRPr="00637194">
              <w:rPr>
                <w:rFonts w:ascii="等线" w:hAnsi="等线" w:cs="Times New Roman"/>
                <w:strike/>
              </w:rPr>
              <w:t>ost</w:t>
            </w:r>
            <w:r w:rsidRPr="00637194">
              <w:rPr>
                <w:rFonts w:ascii="等线" w:hAnsi="等线" w:cs="Times New Roman" w:hint="eastAsia"/>
                <w:strike/>
              </w:rPr>
              <w:t>B</w:t>
            </w:r>
            <w:r w:rsidRPr="00637194">
              <w:rPr>
                <w:rFonts w:ascii="等线" w:hAnsi="等线" w:cs="Times New Roman"/>
                <w:strike/>
              </w:rPr>
              <w:t>onus</w:t>
            </w:r>
            <w:r w:rsidRPr="00637194">
              <w:rPr>
                <w:rFonts w:ascii="等线" w:hAnsi="等线" w:cs="Times New Roman" w:hint="eastAsia"/>
                <w:strike/>
              </w:rPr>
              <w:t>U</w:t>
            </w:r>
            <w:r w:rsidRPr="00637194">
              <w:rPr>
                <w:rFonts w:ascii="等线" w:hAnsi="等线" w:cs="Times New Roman"/>
                <w:strike/>
              </w:rPr>
              <w:t>nit</w:t>
            </w:r>
          </w:p>
          <w:p w14:paraId="31009C04"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:c</w:t>
            </w:r>
            <w:r w:rsidRPr="00637194">
              <w:rPr>
                <w:rFonts w:ascii="等线" w:hAnsi="等线" w:cs="Times New Roman"/>
                <w:strike/>
              </w:rPr>
              <w:t>ost_bonus_unit</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7F6E0DAE"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3C0FD04F"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6753BE1A" w14:textId="761CDD08"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每使用</w:t>
            </w:r>
            <w:r w:rsidRPr="00637194">
              <w:rPr>
                <w:rFonts w:ascii="等线" w:hAnsi="等线" w:cs="Times New Roman" w:hint="eastAsia"/>
                <w:strike/>
              </w:rPr>
              <w:t>5</w:t>
            </w:r>
            <w:r w:rsidRPr="00637194">
              <w:rPr>
                <w:rFonts w:ascii="等线" w:hAnsi="等线" w:cs="Times New Roman" w:hint="eastAsia"/>
                <w:strike/>
              </w:rPr>
              <w:t>积分</w:t>
            </w:r>
          </w:p>
        </w:tc>
      </w:tr>
      <w:tr w:rsidR="007C1AA5" w14:paraId="4F9AD8EA"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278C79A5"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w:t>
            </w:r>
            <w:r w:rsidRPr="00637194">
              <w:rPr>
                <w:rFonts w:ascii="等线" w:hAnsi="等线" w:cs="Times New Roman" w:hint="eastAsia"/>
                <w:strike/>
              </w:rPr>
              <w:t>xx</w:t>
            </w:r>
            <w:r w:rsidRPr="00637194">
              <w:rPr>
                <w:rFonts w:ascii="等线" w:hAnsi="等线" w:cs="Times New Roman" w:hint="eastAsia"/>
                <w:strike/>
              </w:rPr>
              <w:t>元</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53236989"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F_R</w:t>
            </w:r>
            <w:r w:rsidRPr="00637194">
              <w:rPr>
                <w:rFonts w:ascii="等线" w:hAnsi="等线" w:cs="Times New Roman"/>
                <w:strike/>
              </w:rPr>
              <w:t>educe</w:t>
            </w:r>
            <w:r w:rsidRPr="00637194">
              <w:rPr>
                <w:rFonts w:ascii="等线" w:hAnsi="等线" w:cs="Times New Roman" w:hint="eastAsia"/>
                <w:strike/>
              </w:rPr>
              <w:t>M</w:t>
            </w:r>
            <w:r w:rsidRPr="00637194">
              <w:rPr>
                <w:rFonts w:ascii="等线" w:hAnsi="等线" w:cs="Times New Roman"/>
                <w:strike/>
              </w:rPr>
              <w:t>oney</w:t>
            </w:r>
          </w:p>
          <w:p w14:paraId="10948843"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:r</w:t>
            </w:r>
            <w:r w:rsidRPr="00637194">
              <w:rPr>
                <w:rFonts w:ascii="等线" w:hAnsi="等线" w:cs="Times New Roman"/>
                <w:strike/>
              </w:rPr>
              <w:t>educe_money</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2D3C1D80"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764482F3"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3D60A11C"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w:t>
            </w:r>
            <w:r w:rsidRPr="00637194">
              <w:rPr>
                <w:rFonts w:ascii="等线" w:hAnsi="等线" w:cs="Times New Roman" w:hint="eastAsia"/>
                <w:strike/>
              </w:rPr>
              <w:t>xx</w:t>
            </w:r>
            <w:r w:rsidRPr="00637194">
              <w:rPr>
                <w:rFonts w:ascii="等线" w:hAnsi="等线" w:cs="Times New Roman" w:hint="eastAsia"/>
                <w:strike/>
              </w:rPr>
              <w:t>元，（这里以分为单位）</w:t>
            </w:r>
          </w:p>
          <w:p w14:paraId="271444A9" w14:textId="79E5EC9B" w:rsidR="000F7430" w:rsidRPr="00637194" w:rsidRDefault="000F7430" w:rsidP="008937AB">
            <w:pPr>
              <w:spacing w:line="240" w:lineRule="atLeast"/>
              <w:jc w:val="left"/>
              <w:rPr>
                <w:rFonts w:ascii="等线" w:hAnsi="等线" w:cs="Times New Roman"/>
                <w:strike/>
              </w:rPr>
            </w:pPr>
            <w:r w:rsidRPr="00637194">
              <w:rPr>
                <w:rFonts w:ascii="等线" w:hAnsi="等线" w:cs="Times New Roman"/>
                <w:strike/>
              </w:rPr>
              <w:t>N</w:t>
            </w:r>
            <w:r w:rsidRPr="00637194">
              <w:rPr>
                <w:rFonts w:ascii="等线" w:hAnsi="等线" w:cs="Times New Roman" w:hint="eastAsia"/>
                <w:strike/>
              </w:rPr>
              <w:t>br</w:t>
            </w:r>
            <w:r w:rsidRPr="00637194">
              <w:rPr>
                <w:rFonts w:ascii="等线" w:hAnsi="等线" w:cs="Times New Roman" w:hint="eastAsia"/>
                <w:strike/>
              </w:rPr>
              <w:t>需要判断业务逻辑，</w:t>
            </w:r>
            <w:r w:rsidRPr="00637194">
              <w:rPr>
                <w:rFonts w:ascii="等线" w:hAnsi="等线" w:cs="Times New Roman" w:hint="eastAsia"/>
                <w:strike/>
              </w:rPr>
              <w:t>WX</w:t>
            </w:r>
            <w:r w:rsidRPr="00637194">
              <w:rPr>
                <w:rFonts w:ascii="等线" w:hAnsi="等线" w:cs="Times New Roman" w:hint="eastAsia"/>
                <w:strike/>
              </w:rPr>
              <w:t>不管的</w:t>
            </w:r>
          </w:p>
        </w:tc>
      </w:tr>
      <w:tr w:rsidR="007C1AA5" w:rsidRPr="00226FD2" w14:paraId="2B02FADA"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02807AD4"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15F4C71F"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F_L</w:t>
            </w:r>
            <w:r w:rsidRPr="00637194">
              <w:rPr>
                <w:rFonts w:ascii="等线" w:hAnsi="等线" w:cs="Times New Roman"/>
                <w:strike/>
              </w:rPr>
              <w:t>east</w:t>
            </w:r>
            <w:r w:rsidRPr="00637194">
              <w:rPr>
                <w:rFonts w:ascii="等线" w:hAnsi="等线" w:cs="Times New Roman" w:hint="eastAsia"/>
                <w:strike/>
              </w:rPr>
              <w:t>M</w:t>
            </w:r>
            <w:r w:rsidRPr="00637194">
              <w:rPr>
                <w:rFonts w:ascii="等线" w:hAnsi="等线" w:cs="Times New Roman"/>
                <w:strike/>
              </w:rPr>
              <w:t>oney</w:t>
            </w:r>
            <w:r w:rsidRPr="00637194">
              <w:rPr>
                <w:rFonts w:ascii="等线" w:hAnsi="等线" w:cs="Times New Roman" w:hint="eastAsia"/>
                <w:strike/>
              </w:rPr>
              <w:t>T</w:t>
            </w:r>
            <w:r w:rsidRPr="00637194">
              <w:rPr>
                <w:rFonts w:ascii="等线" w:hAnsi="等线" w:cs="Times New Roman"/>
                <w:strike/>
              </w:rPr>
              <w:t>o</w:t>
            </w:r>
            <w:r w:rsidRPr="00637194">
              <w:rPr>
                <w:rFonts w:ascii="等线" w:hAnsi="等线" w:cs="Times New Roman" w:hint="eastAsia"/>
                <w:strike/>
              </w:rPr>
              <w:t>U</w:t>
            </w:r>
            <w:r w:rsidRPr="00637194">
              <w:rPr>
                <w:rFonts w:ascii="等线" w:hAnsi="等线" w:cs="Times New Roman"/>
                <w:strike/>
              </w:rPr>
              <w:t>se</w:t>
            </w:r>
            <w:r w:rsidRPr="00637194">
              <w:rPr>
                <w:rFonts w:ascii="等线" w:hAnsi="等线" w:cs="Times New Roman" w:hint="eastAsia"/>
                <w:strike/>
              </w:rPr>
              <w:t>B</w:t>
            </w:r>
            <w:r w:rsidRPr="00637194">
              <w:rPr>
                <w:rFonts w:ascii="等线" w:hAnsi="等线" w:cs="Times New Roman"/>
                <w:strike/>
              </w:rPr>
              <w:t>onus</w:t>
            </w:r>
          </w:p>
          <w:p w14:paraId="6A87BB44"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w:t>
            </w:r>
            <w:r w:rsidRPr="00637194">
              <w:rPr>
                <w:rFonts w:ascii="等线" w:hAnsi="等线" w:cs="Times New Roman"/>
                <w:strike/>
              </w:rPr>
              <w:t xml:space="preserve"> </w:t>
            </w:r>
            <w:r w:rsidRPr="00637194">
              <w:rPr>
                <w:rFonts w:ascii="等线" w:hAnsi="等线" w:cs="Times New Roman" w:hint="eastAsia"/>
                <w:strike/>
              </w:rPr>
              <w:t>l</w:t>
            </w:r>
            <w:r w:rsidRPr="00637194">
              <w:rPr>
                <w:rFonts w:ascii="等线" w:hAnsi="等线" w:cs="Times New Roman"/>
                <w:strike/>
              </w:rPr>
              <w:t>east_money_to_use_bonus</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742809B9"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3F09FF3C"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4600E2A0" w14:textId="6BFCC75E"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抵扣条件，满</w:t>
            </w:r>
            <w:r w:rsidRPr="00637194">
              <w:rPr>
                <w:rFonts w:ascii="等线" w:hAnsi="等线" w:cs="Times New Roman" w:hint="eastAsia"/>
                <w:strike/>
              </w:rPr>
              <w:t>xx</w:t>
            </w:r>
            <w:r w:rsidRPr="00637194">
              <w:rPr>
                <w:rFonts w:ascii="等线" w:hAnsi="等线" w:cs="Times New Roman" w:hint="eastAsia"/>
                <w:strike/>
              </w:rPr>
              <w:t>元（这里以分为单位）可用</w:t>
            </w:r>
          </w:p>
        </w:tc>
      </w:tr>
      <w:tr w:rsidR="007C1AA5" w14:paraId="7E2C777A" w14:textId="77777777" w:rsidTr="007C1AA5">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70AD47" w:themeFill="accent6"/>
          </w:tcPr>
          <w:p w14:paraId="2C5E5829"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w:t>
            </w:r>
          </w:p>
        </w:tc>
        <w:tc>
          <w:tcPr>
            <w:tcW w:w="2695" w:type="dxa"/>
            <w:tcBorders>
              <w:top w:val="single" w:sz="4" w:space="0" w:color="auto"/>
              <w:left w:val="single" w:sz="4" w:space="0" w:color="auto"/>
              <w:bottom w:val="single" w:sz="4" w:space="0" w:color="auto"/>
              <w:right w:val="single" w:sz="4" w:space="0" w:color="auto"/>
            </w:tcBorders>
            <w:shd w:val="clear" w:color="auto" w:fill="70AD47" w:themeFill="accent6"/>
          </w:tcPr>
          <w:p w14:paraId="3A68E401"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F_M</w:t>
            </w:r>
            <w:r w:rsidRPr="00637194">
              <w:rPr>
                <w:rFonts w:ascii="等线" w:hAnsi="等线" w:cs="Times New Roman"/>
                <w:strike/>
              </w:rPr>
              <w:t>ax</w:t>
            </w:r>
            <w:r w:rsidRPr="00637194">
              <w:rPr>
                <w:rFonts w:ascii="等线" w:hAnsi="等线" w:cs="Times New Roman" w:hint="eastAsia"/>
                <w:strike/>
              </w:rPr>
              <w:t>R</w:t>
            </w:r>
            <w:r w:rsidRPr="00637194">
              <w:rPr>
                <w:rFonts w:ascii="等线" w:hAnsi="等线" w:cs="Times New Roman"/>
                <w:strike/>
              </w:rPr>
              <w:t>educe</w:t>
            </w:r>
            <w:r w:rsidRPr="00637194">
              <w:rPr>
                <w:rFonts w:ascii="等线" w:hAnsi="等线" w:cs="Times New Roman" w:hint="eastAsia"/>
                <w:strike/>
              </w:rPr>
              <w:t>B</w:t>
            </w:r>
            <w:r w:rsidRPr="00637194">
              <w:rPr>
                <w:rFonts w:ascii="等线" w:hAnsi="等线" w:cs="Times New Roman"/>
                <w:strike/>
              </w:rPr>
              <w:t>onus</w:t>
            </w:r>
          </w:p>
          <w:p w14:paraId="64FFBC4C"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M</w:t>
            </w:r>
            <w:r w:rsidRPr="00637194">
              <w:rPr>
                <w:rFonts w:ascii="等线" w:hAnsi="等线" w:cs="Times New Roman"/>
                <w:strike/>
              </w:rPr>
              <w:t>odel</w:t>
            </w:r>
            <w:r w:rsidRPr="00637194">
              <w:rPr>
                <w:rFonts w:ascii="等线" w:hAnsi="等线" w:cs="Times New Roman" w:hint="eastAsia"/>
                <w:strike/>
              </w:rPr>
              <w:t>名</w:t>
            </w:r>
            <w:r w:rsidRPr="00637194">
              <w:rPr>
                <w:rFonts w:ascii="等线" w:hAnsi="等线" w:cs="Times New Roman" w:hint="eastAsia"/>
                <w:strike/>
              </w:rPr>
              <w:t>:</w:t>
            </w:r>
            <w:r w:rsidRPr="00637194">
              <w:rPr>
                <w:rFonts w:ascii="等线" w:hAnsi="等线" w:cs="Times New Roman"/>
                <w:strike/>
              </w:rPr>
              <w:t xml:space="preserve"> </w:t>
            </w:r>
            <w:r w:rsidRPr="00637194">
              <w:rPr>
                <w:rFonts w:ascii="等线" w:hAnsi="等线" w:cs="Times New Roman" w:hint="eastAsia"/>
                <w:strike/>
              </w:rPr>
              <w:t>m</w:t>
            </w:r>
            <w:r w:rsidRPr="00637194">
              <w:rPr>
                <w:rFonts w:ascii="等线" w:hAnsi="等线" w:cs="Times New Roman"/>
                <w:strike/>
              </w:rPr>
              <w:t>ax_reduce_bonus</w:t>
            </w:r>
          </w:p>
        </w:tc>
        <w:tc>
          <w:tcPr>
            <w:tcW w:w="2977" w:type="dxa"/>
            <w:tcBorders>
              <w:top w:val="single" w:sz="4" w:space="0" w:color="auto"/>
              <w:left w:val="single" w:sz="4" w:space="0" w:color="auto"/>
              <w:bottom w:val="single" w:sz="4" w:space="0" w:color="auto"/>
              <w:right w:val="single" w:sz="4" w:space="0" w:color="auto"/>
            </w:tcBorders>
            <w:shd w:val="clear" w:color="auto" w:fill="70AD47" w:themeFill="accent6"/>
          </w:tcPr>
          <w:p w14:paraId="41E7A9D1"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NULL</w:t>
            </w:r>
            <w:r w:rsidRPr="00637194">
              <w:rPr>
                <w:rFonts w:ascii="等线" w:hAnsi="等线" w:cs="Times New Roman" w:hint="eastAsia"/>
                <w:strike/>
              </w:rPr>
              <w:t>，</w:t>
            </w:r>
            <w:r w:rsidRPr="00637194">
              <w:rPr>
                <w:rFonts w:ascii="等线" w:hAnsi="等线" w:cs="Times New Roman" w:hint="eastAsia"/>
                <w:strike/>
              </w:rPr>
              <w:t>int</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tcPr>
          <w:p w14:paraId="6F6A9A94" w14:textId="77777777" w:rsidR="000F7430" w:rsidRPr="00637194" w:rsidRDefault="000F7430" w:rsidP="008937AB">
            <w:pPr>
              <w:spacing w:line="240" w:lineRule="atLeast"/>
              <w:jc w:val="left"/>
              <w:rPr>
                <w:rFonts w:ascii="等线" w:hAnsi="等线" w:cs="Times New Roman"/>
                <w:strike/>
              </w:rPr>
            </w:pPr>
          </w:p>
        </w:tc>
        <w:tc>
          <w:tcPr>
            <w:tcW w:w="6349" w:type="dxa"/>
            <w:tcBorders>
              <w:top w:val="single" w:sz="4" w:space="0" w:color="auto"/>
              <w:left w:val="single" w:sz="4" w:space="0" w:color="auto"/>
              <w:bottom w:val="single" w:sz="4" w:space="0" w:color="auto"/>
              <w:right w:val="single" w:sz="4" w:space="0" w:color="auto"/>
            </w:tcBorders>
            <w:shd w:val="clear" w:color="auto" w:fill="70AD47" w:themeFill="accent6"/>
          </w:tcPr>
          <w:p w14:paraId="67B90FEE" w14:textId="77777777" w:rsidR="000F7430" w:rsidRPr="00637194" w:rsidRDefault="000F7430" w:rsidP="008937AB">
            <w:pPr>
              <w:spacing w:line="240" w:lineRule="atLeast"/>
              <w:jc w:val="left"/>
              <w:rPr>
                <w:rFonts w:ascii="等线" w:hAnsi="等线" w:cs="Times New Roman"/>
                <w:strike/>
              </w:rPr>
            </w:pPr>
            <w:r w:rsidRPr="00637194">
              <w:rPr>
                <w:rFonts w:ascii="等线" w:hAnsi="等线" w:cs="Times New Roman" w:hint="eastAsia"/>
                <w:strike/>
              </w:rPr>
              <w:t>抵扣条件，单笔最多使用</w:t>
            </w:r>
            <w:r w:rsidRPr="00637194">
              <w:rPr>
                <w:rFonts w:ascii="等线" w:hAnsi="等线" w:cs="Times New Roman" w:hint="eastAsia"/>
                <w:strike/>
              </w:rPr>
              <w:t>xx</w:t>
            </w:r>
            <w:r w:rsidRPr="00637194">
              <w:rPr>
                <w:rFonts w:ascii="等线" w:hAnsi="等线" w:cs="Times New Roman" w:hint="eastAsia"/>
                <w:strike/>
              </w:rPr>
              <w:t>积分。</w:t>
            </w:r>
          </w:p>
          <w:p w14:paraId="23A7F9F2" w14:textId="57489184" w:rsidR="000F7430" w:rsidRPr="00637194" w:rsidRDefault="000F7430" w:rsidP="008937AB">
            <w:pPr>
              <w:spacing w:line="240" w:lineRule="atLeast"/>
              <w:jc w:val="left"/>
              <w:rPr>
                <w:rFonts w:ascii="等线" w:hAnsi="等线" w:cs="Times New Roman"/>
                <w:strike/>
              </w:rPr>
            </w:pPr>
            <w:r w:rsidRPr="00637194">
              <w:rPr>
                <w:rFonts w:ascii="等线" w:hAnsi="等线" w:cs="Times New Roman"/>
                <w:strike/>
              </w:rPr>
              <w:t>N</w:t>
            </w:r>
            <w:r w:rsidRPr="00637194">
              <w:rPr>
                <w:rFonts w:ascii="等线" w:hAnsi="等线" w:cs="Times New Roman" w:hint="eastAsia"/>
                <w:strike/>
              </w:rPr>
              <w:t>br</w:t>
            </w:r>
            <w:r w:rsidRPr="00637194">
              <w:rPr>
                <w:rFonts w:ascii="等线" w:hAnsi="等线" w:cs="Times New Roman" w:hint="eastAsia"/>
                <w:strike/>
              </w:rPr>
              <w:t>需要判断业务逻辑，</w:t>
            </w:r>
            <w:r w:rsidRPr="00637194">
              <w:rPr>
                <w:rFonts w:ascii="等线" w:hAnsi="等线" w:cs="Times New Roman" w:hint="eastAsia"/>
                <w:strike/>
              </w:rPr>
              <w:t>WX</w:t>
            </w:r>
            <w:r w:rsidRPr="00637194">
              <w:rPr>
                <w:rFonts w:ascii="等线" w:hAnsi="等线" w:cs="Times New Roman" w:hint="eastAsia"/>
                <w:strike/>
              </w:rPr>
              <w:t>不管的</w:t>
            </w:r>
          </w:p>
        </w:tc>
      </w:tr>
    </w:tbl>
    <w:p w14:paraId="2989CEBB" w14:textId="7342C730" w:rsidR="000F7430" w:rsidRPr="000F7430" w:rsidRDefault="000F7430" w:rsidP="000F7430"/>
    <w:p w14:paraId="63E07B97" w14:textId="77777777" w:rsidR="000F7430" w:rsidRPr="000F7430" w:rsidRDefault="000F7430" w:rsidP="000F7430"/>
    <w:p w14:paraId="0EADD711" w14:textId="69F599A9" w:rsidR="004F3A72" w:rsidRDefault="004F3A72">
      <w:pPr>
        <w:pStyle w:val="5"/>
      </w:pPr>
      <w:r>
        <w:rPr>
          <w:rFonts w:hint="eastAsia"/>
        </w:rPr>
        <w:t>积分历史表</w:t>
      </w:r>
      <w:r w:rsidR="006036D9">
        <w:rPr>
          <w:rFonts w:hint="eastAsia"/>
        </w:rPr>
        <w:t>T</w:t>
      </w:r>
      <w:r w:rsidR="006036D9">
        <w:t>_Bonus</w:t>
      </w:r>
      <w:r w:rsidR="00EC5E79">
        <w:t>Consume</w:t>
      </w:r>
      <w:r w:rsidR="00EE6B57">
        <w:t>History</w:t>
      </w:r>
    </w:p>
    <w:p w14:paraId="1DBC6A3A" w14:textId="1A8D5068" w:rsidR="00144A67" w:rsidRPr="00144A67" w:rsidRDefault="00144A67" w:rsidP="00144A67">
      <w:r>
        <w:t>积分支持手动修改</w:t>
      </w:r>
      <w:r>
        <w:rPr>
          <w:rFonts w:hint="eastAsia"/>
        </w:rPr>
        <w:t>。</w:t>
      </w:r>
    </w:p>
    <w:p w14:paraId="4F2C8249" w14:textId="1008DF53" w:rsidR="004F3A72" w:rsidRDefault="004F3A72" w:rsidP="004F3A72"/>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04"/>
      </w:tblGrid>
      <w:tr w:rsidR="006036D9" w:rsidRPr="001A7AE9" w14:paraId="0AC7615B" w14:textId="77777777" w:rsidTr="008937AB">
        <w:trPr>
          <w:trHeight w:val="255"/>
        </w:trPr>
        <w:tc>
          <w:tcPr>
            <w:tcW w:w="1836" w:type="dxa"/>
            <w:shd w:val="clear" w:color="auto" w:fill="FF0000"/>
          </w:tcPr>
          <w:p w14:paraId="33971137"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数据项</w:t>
            </w:r>
          </w:p>
        </w:tc>
        <w:tc>
          <w:tcPr>
            <w:tcW w:w="2695" w:type="dxa"/>
            <w:shd w:val="clear" w:color="auto" w:fill="FF0000"/>
          </w:tcPr>
          <w:p w14:paraId="457C3D8D"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SQL</w:t>
            </w:r>
            <w:r w:rsidRPr="001A7AE9">
              <w:rPr>
                <w:rFonts w:ascii="等线" w:hAnsi="等线" w:cs="Times New Roman"/>
                <w:color w:val="FFFFFF"/>
              </w:rPr>
              <w:t xml:space="preserve"> field</w:t>
            </w:r>
          </w:p>
        </w:tc>
        <w:tc>
          <w:tcPr>
            <w:tcW w:w="2977" w:type="dxa"/>
            <w:shd w:val="clear" w:color="auto" w:fill="FF0000"/>
          </w:tcPr>
          <w:p w14:paraId="4A522A81"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Type</w:t>
            </w:r>
          </w:p>
        </w:tc>
        <w:tc>
          <w:tcPr>
            <w:tcW w:w="1134" w:type="dxa"/>
            <w:shd w:val="clear" w:color="auto" w:fill="FF0000"/>
          </w:tcPr>
          <w:p w14:paraId="4D35805D"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默认值</w:t>
            </w:r>
          </w:p>
        </w:tc>
        <w:tc>
          <w:tcPr>
            <w:tcW w:w="6804" w:type="dxa"/>
            <w:shd w:val="clear" w:color="auto" w:fill="FF0000"/>
          </w:tcPr>
          <w:p w14:paraId="188A4009" w14:textId="77777777" w:rsidR="006036D9" w:rsidRPr="001A7AE9" w:rsidRDefault="006036D9" w:rsidP="008937AB">
            <w:pPr>
              <w:spacing w:line="240" w:lineRule="atLeast"/>
              <w:jc w:val="left"/>
              <w:rPr>
                <w:rFonts w:ascii="等线" w:hAnsi="等线" w:cs="Times New Roman"/>
                <w:color w:val="FFFFFF"/>
              </w:rPr>
            </w:pPr>
            <w:r w:rsidRPr="001A7AE9">
              <w:rPr>
                <w:rFonts w:ascii="等线" w:hAnsi="等线" w:cs="Times New Roman" w:hint="eastAsia"/>
                <w:color w:val="FFFFFF"/>
              </w:rPr>
              <w:t>说明</w:t>
            </w:r>
            <w:r w:rsidRPr="001A7AE9">
              <w:rPr>
                <w:rFonts w:ascii="等线" w:hAnsi="等线" w:cs="Times New Roman" w:hint="eastAsia"/>
                <w:color w:val="FFFFFF"/>
              </w:rPr>
              <w:t>/</w:t>
            </w:r>
            <w:r w:rsidRPr="001A7AE9">
              <w:rPr>
                <w:rFonts w:ascii="等线" w:hAnsi="等线" w:cs="Times New Roman" w:hint="eastAsia"/>
                <w:color w:val="FFFFFF"/>
              </w:rPr>
              <w:t>限制</w:t>
            </w:r>
            <w:r w:rsidRPr="001A7AE9">
              <w:rPr>
                <w:rFonts w:ascii="等线" w:hAnsi="等线" w:cs="Times New Roman" w:hint="eastAsia"/>
                <w:color w:val="FFFFFF"/>
              </w:rPr>
              <w:t>/</w:t>
            </w:r>
            <w:r w:rsidRPr="001A7AE9">
              <w:rPr>
                <w:rFonts w:ascii="等线" w:hAnsi="等线" w:cs="Times New Roman" w:hint="eastAsia"/>
                <w:color w:val="FFFFFF"/>
              </w:rPr>
              <w:t>规则</w:t>
            </w:r>
          </w:p>
        </w:tc>
      </w:tr>
      <w:tr w:rsidR="006036D9" w:rsidRPr="000111CB" w14:paraId="57086813" w14:textId="77777777" w:rsidTr="008937AB">
        <w:trPr>
          <w:trHeight w:val="267"/>
        </w:trPr>
        <w:tc>
          <w:tcPr>
            <w:tcW w:w="1836" w:type="dxa"/>
            <w:shd w:val="clear" w:color="auto" w:fill="auto"/>
          </w:tcPr>
          <w:p w14:paraId="1DEE897F" w14:textId="77777777" w:rsidR="006036D9" w:rsidRPr="001A7AE9" w:rsidRDefault="006036D9" w:rsidP="008937AB">
            <w:pPr>
              <w:spacing w:line="240" w:lineRule="atLeast"/>
              <w:jc w:val="left"/>
              <w:rPr>
                <w:rFonts w:ascii="等线" w:hAnsi="等线" w:cs="Times New Roman"/>
              </w:rPr>
            </w:pPr>
            <w:r>
              <w:rPr>
                <w:rFonts w:ascii="等线" w:hAnsi="等线" w:cs="Times New Roman" w:hint="eastAsia"/>
              </w:rPr>
              <w:t>F_</w:t>
            </w:r>
            <w:r w:rsidRPr="001A7AE9">
              <w:rPr>
                <w:rFonts w:ascii="等线" w:hAnsi="等线" w:cs="Times New Roman" w:hint="eastAsia"/>
              </w:rPr>
              <w:t>I</w:t>
            </w:r>
            <w:r w:rsidRPr="001A7AE9">
              <w:rPr>
                <w:rFonts w:ascii="等线" w:hAnsi="等线" w:cs="Times New Roman"/>
              </w:rPr>
              <w:t>D</w:t>
            </w:r>
          </w:p>
        </w:tc>
        <w:tc>
          <w:tcPr>
            <w:tcW w:w="2695" w:type="dxa"/>
            <w:shd w:val="clear" w:color="auto" w:fill="auto"/>
          </w:tcPr>
          <w:p w14:paraId="631D91C5" w14:textId="77777777" w:rsidR="006036D9" w:rsidRPr="001A7AE9" w:rsidRDefault="006036D9" w:rsidP="008937AB">
            <w:pPr>
              <w:spacing w:line="240" w:lineRule="atLeast"/>
              <w:jc w:val="left"/>
              <w:rPr>
                <w:rFonts w:ascii="等线" w:hAnsi="等线" w:cs="Times New Roman"/>
              </w:rPr>
            </w:pPr>
            <w:r w:rsidRPr="001A7AE9">
              <w:rPr>
                <w:rFonts w:ascii="等线" w:hAnsi="等线" w:cs="Times New Roman" w:hint="eastAsia"/>
              </w:rPr>
              <w:t>F_</w:t>
            </w:r>
            <w:r w:rsidRPr="001A7AE9">
              <w:rPr>
                <w:rFonts w:ascii="等线" w:hAnsi="等线" w:cs="Times New Roman"/>
              </w:rPr>
              <w:t>ID</w:t>
            </w:r>
          </w:p>
        </w:tc>
        <w:tc>
          <w:tcPr>
            <w:tcW w:w="2977" w:type="dxa"/>
            <w:shd w:val="clear" w:color="auto" w:fill="auto"/>
          </w:tcPr>
          <w:p w14:paraId="006E1B18" w14:textId="77777777" w:rsidR="006036D9" w:rsidRPr="001A7AE9" w:rsidRDefault="006036D9" w:rsidP="008937AB">
            <w:pPr>
              <w:spacing w:line="240" w:lineRule="atLeast"/>
              <w:jc w:val="left"/>
              <w:rPr>
                <w:rFonts w:ascii="等线" w:hAnsi="等线" w:cs="Times New Roman"/>
              </w:rPr>
            </w:pPr>
            <w:r w:rsidRPr="001A7AE9">
              <w:rPr>
                <w:rFonts w:ascii="等线" w:hAnsi="等线" w:cs="Times New Roman"/>
              </w:rPr>
              <w:t>INT NOT NULL</w:t>
            </w:r>
          </w:p>
        </w:tc>
        <w:tc>
          <w:tcPr>
            <w:tcW w:w="1134" w:type="dxa"/>
            <w:shd w:val="clear" w:color="auto" w:fill="auto"/>
          </w:tcPr>
          <w:p w14:paraId="1B122A1C"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22E6251A" w14:textId="77777777" w:rsidR="006036D9" w:rsidRPr="001A7AE9" w:rsidRDefault="006036D9" w:rsidP="008937AB">
            <w:pPr>
              <w:spacing w:line="240" w:lineRule="atLeast"/>
              <w:jc w:val="left"/>
              <w:rPr>
                <w:rFonts w:ascii="等线" w:hAnsi="等线" w:cs="Times New Roman"/>
              </w:rPr>
            </w:pPr>
            <w:r w:rsidRPr="001A7AE9">
              <w:rPr>
                <w:rFonts w:ascii="等线" w:hAnsi="等线" w:cs="Times New Roman"/>
              </w:rPr>
              <w:t>PRIMARY KEY</w:t>
            </w:r>
            <w:r w:rsidRPr="001A7AE9">
              <w:rPr>
                <w:rFonts w:ascii="等线" w:hAnsi="等线" w:cs="Times New Roman" w:hint="eastAsia"/>
              </w:rPr>
              <w:t>，自增</w:t>
            </w:r>
            <w:r w:rsidRPr="001A7AE9">
              <w:rPr>
                <w:rFonts w:ascii="等线" w:hAnsi="等线" w:cs="Times New Roman" w:hint="eastAsia"/>
              </w:rPr>
              <w:t>1</w:t>
            </w:r>
            <w:r w:rsidRPr="001A7AE9">
              <w:rPr>
                <w:rFonts w:ascii="等线" w:hAnsi="等线" w:cs="Times New Roman" w:hint="eastAsia"/>
              </w:rPr>
              <w:t>。</w:t>
            </w:r>
          </w:p>
          <w:p w14:paraId="722A2CDF" w14:textId="77777777" w:rsidR="006036D9" w:rsidRPr="001A7AE9" w:rsidRDefault="006036D9" w:rsidP="008937AB">
            <w:pPr>
              <w:spacing w:line="240" w:lineRule="atLeast"/>
              <w:jc w:val="left"/>
              <w:rPr>
                <w:rFonts w:ascii="等线" w:hAnsi="等线" w:cs="Times New Roman"/>
              </w:rPr>
            </w:pPr>
            <w:r>
              <w:rPr>
                <w:rFonts w:ascii="等线" w:hAnsi="等线" w:cs="Times New Roman" w:hint="eastAsia"/>
              </w:rPr>
              <w:t>某个</w:t>
            </w:r>
            <w:r>
              <w:rPr>
                <w:rFonts w:hint="eastAsia"/>
              </w:rPr>
              <w:t>积分使用详情</w:t>
            </w:r>
            <w:r>
              <w:rPr>
                <w:rFonts w:ascii="等线" w:hAnsi="等线" w:cs="Times New Roman" w:hint="eastAsia"/>
              </w:rPr>
              <w:t>的唯一标识</w:t>
            </w:r>
            <w:r w:rsidRPr="001A7AE9">
              <w:rPr>
                <w:rFonts w:ascii="等线" w:hAnsi="等线" w:cs="Times New Roman" w:hint="eastAsia"/>
              </w:rPr>
              <w:t>。</w:t>
            </w:r>
          </w:p>
        </w:tc>
      </w:tr>
      <w:tr w:rsidR="006036D9" w:rsidRPr="000111CB" w14:paraId="671CD2C0" w14:textId="77777777" w:rsidTr="008937AB">
        <w:trPr>
          <w:trHeight w:val="267"/>
        </w:trPr>
        <w:tc>
          <w:tcPr>
            <w:tcW w:w="1836" w:type="dxa"/>
            <w:shd w:val="clear" w:color="auto" w:fill="auto"/>
          </w:tcPr>
          <w:p w14:paraId="788D8946" w14:textId="77777777" w:rsidR="006036D9" w:rsidRDefault="006036D9" w:rsidP="008937AB">
            <w:pPr>
              <w:spacing w:line="240" w:lineRule="atLeast"/>
              <w:jc w:val="left"/>
              <w:rPr>
                <w:rFonts w:ascii="等线" w:hAnsi="等线" w:cs="Times New Roman"/>
              </w:rPr>
            </w:pPr>
          </w:p>
        </w:tc>
        <w:tc>
          <w:tcPr>
            <w:tcW w:w="2695" w:type="dxa"/>
            <w:shd w:val="clear" w:color="auto" w:fill="auto"/>
          </w:tcPr>
          <w:p w14:paraId="68D8439B" w14:textId="66491700" w:rsidR="006036D9" w:rsidRPr="001A7AE9" w:rsidRDefault="006036D9" w:rsidP="008937AB">
            <w:pPr>
              <w:spacing w:line="240" w:lineRule="atLeast"/>
              <w:jc w:val="left"/>
              <w:rPr>
                <w:rFonts w:ascii="等线" w:hAnsi="等线" w:cs="Times New Roman"/>
              </w:rPr>
            </w:pPr>
            <w:r>
              <w:rPr>
                <w:rFonts w:hint="eastAsia"/>
              </w:rPr>
              <w:t>F</w:t>
            </w:r>
            <w:r>
              <w:t>_Vip</w:t>
            </w:r>
            <w:r>
              <w:rPr>
                <w:rFonts w:hint="eastAsia"/>
              </w:rPr>
              <w:t>ID</w:t>
            </w:r>
          </w:p>
        </w:tc>
        <w:tc>
          <w:tcPr>
            <w:tcW w:w="2977" w:type="dxa"/>
            <w:shd w:val="clear" w:color="auto" w:fill="auto"/>
          </w:tcPr>
          <w:p w14:paraId="4BA670D7" w14:textId="77777777" w:rsidR="006036D9" w:rsidRPr="001A7AE9" w:rsidRDefault="006036D9" w:rsidP="008937AB">
            <w:pPr>
              <w:spacing w:line="240" w:lineRule="atLeast"/>
              <w:jc w:val="left"/>
              <w:rPr>
                <w:rFonts w:ascii="等线" w:hAnsi="等线" w:cs="Times New Roman"/>
              </w:rPr>
            </w:pPr>
          </w:p>
        </w:tc>
        <w:tc>
          <w:tcPr>
            <w:tcW w:w="1134" w:type="dxa"/>
            <w:shd w:val="clear" w:color="auto" w:fill="auto"/>
          </w:tcPr>
          <w:p w14:paraId="4B43D8A6"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04DB2B67" w14:textId="205BAC43" w:rsidR="006036D9" w:rsidRPr="001A7AE9" w:rsidRDefault="00CD62B4" w:rsidP="008937AB">
            <w:pPr>
              <w:spacing w:line="240" w:lineRule="atLeast"/>
              <w:jc w:val="left"/>
              <w:rPr>
                <w:rFonts w:ascii="等线" w:hAnsi="等线" w:cs="Times New Roman"/>
              </w:rPr>
            </w:pPr>
            <w:r>
              <w:rPr>
                <w:rFonts w:ascii="等线" w:hAnsi="等线" w:cs="Times New Roman" w:hint="eastAsia"/>
              </w:rPr>
              <w:t>外键，指向</w:t>
            </w:r>
            <w:r>
              <w:rPr>
                <w:rFonts w:ascii="等线" w:hAnsi="等线" w:cs="Times New Roman" w:hint="eastAsia"/>
              </w:rPr>
              <w:t>T</w:t>
            </w:r>
            <w:r>
              <w:rPr>
                <w:rFonts w:ascii="等线" w:hAnsi="等线" w:cs="Times New Roman"/>
              </w:rPr>
              <w:t>_Vip.F_ID</w:t>
            </w:r>
          </w:p>
        </w:tc>
      </w:tr>
      <w:tr w:rsidR="005E376F" w:rsidRPr="000111CB" w14:paraId="0673201D" w14:textId="77777777" w:rsidTr="008937AB">
        <w:trPr>
          <w:trHeight w:val="267"/>
        </w:trPr>
        <w:tc>
          <w:tcPr>
            <w:tcW w:w="1836" w:type="dxa"/>
            <w:shd w:val="clear" w:color="auto" w:fill="auto"/>
          </w:tcPr>
          <w:p w14:paraId="384AE623" w14:textId="77777777" w:rsidR="005E376F" w:rsidRDefault="005E376F" w:rsidP="008937AB">
            <w:pPr>
              <w:spacing w:line="240" w:lineRule="atLeast"/>
              <w:jc w:val="left"/>
              <w:rPr>
                <w:rFonts w:ascii="等线" w:hAnsi="等线" w:cs="Times New Roman"/>
              </w:rPr>
            </w:pPr>
          </w:p>
        </w:tc>
        <w:tc>
          <w:tcPr>
            <w:tcW w:w="2695" w:type="dxa"/>
            <w:shd w:val="clear" w:color="auto" w:fill="auto"/>
          </w:tcPr>
          <w:p w14:paraId="2C6B8C41" w14:textId="3FA5C133" w:rsidR="005E376F" w:rsidRDefault="005E376F" w:rsidP="008937AB">
            <w:pPr>
              <w:spacing w:line="240" w:lineRule="atLeast"/>
              <w:jc w:val="left"/>
            </w:pPr>
            <w:r>
              <w:rPr>
                <w:rFonts w:hint="eastAsia"/>
              </w:rPr>
              <w:t>F</w:t>
            </w:r>
            <w:r>
              <w:t>_StaffID</w:t>
            </w:r>
          </w:p>
        </w:tc>
        <w:tc>
          <w:tcPr>
            <w:tcW w:w="2977" w:type="dxa"/>
            <w:shd w:val="clear" w:color="auto" w:fill="auto"/>
          </w:tcPr>
          <w:p w14:paraId="34F074A7" w14:textId="5CBF6573" w:rsidR="005E376F" w:rsidRPr="001A7AE9" w:rsidRDefault="005E376F" w:rsidP="008937AB">
            <w:pPr>
              <w:spacing w:line="240" w:lineRule="atLeast"/>
              <w:jc w:val="left"/>
              <w:rPr>
                <w:rFonts w:ascii="等线" w:hAnsi="等线" w:cs="Times New Roman"/>
              </w:rPr>
            </w:pPr>
            <w:r>
              <w:rPr>
                <w:rFonts w:ascii="等线" w:hAnsi="等线" w:cs="Times New Roman"/>
              </w:rPr>
              <w:t>Int null</w:t>
            </w:r>
          </w:p>
        </w:tc>
        <w:tc>
          <w:tcPr>
            <w:tcW w:w="1134" w:type="dxa"/>
            <w:shd w:val="clear" w:color="auto" w:fill="auto"/>
          </w:tcPr>
          <w:p w14:paraId="07B7F8BF" w14:textId="71914F02" w:rsidR="005E376F" w:rsidRPr="001A7AE9" w:rsidRDefault="005E376F" w:rsidP="008937AB">
            <w:pPr>
              <w:spacing w:line="240" w:lineRule="atLeast"/>
              <w:jc w:val="left"/>
              <w:rPr>
                <w:rFonts w:ascii="等线" w:hAnsi="等线" w:cs="Times New Roman"/>
              </w:rPr>
            </w:pPr>
            <w:r>
              <w:rPr>
                <w:rFonts w:ascii="等线" w:hAnsi="等线" w:cs="Times New Roman"/>
              </w:rPr>
              <w:t>N</w:t>
            </w:r>
            <w:r>
              <w:rPr>
                <w:rFonts w:ascii="等线" w:hAnsi="等线" w:cs="Times New Roman" w:hint="eastAsia"/>
              </w:rPr>
              <w:t>ull</w:t>
            </w:r>
          </w:p>
        </w:tc>
        <w:tc>
          <w:tcPr>
            <w:tcW w:w="6804" w:type="dxa"/>
            <w:shd w:val="clear" w:color="auto" w:fill="auto"/>
          </w:tcPr>
          <w:p w14:paraId="37CE7534" w14:textId="64DE1274" w:rsidR="005E376F" w:rsidRDefault="005E376F" w:rsidP="008937AB">
            <w:pPr>
              <w:spacing w:line="240" w:lineRule="atLeast"/>
              <w:jc w:val="left"/>
              <w:rPr>
                <w:rFonts w:ascii="等线" w:hAnsi="等线" w:cs="Times New Roman"/>
              </w:rPr>
            </w:pPr>
            <w:r>
              <w:rPr>
                <w:rFonts w:ascii="等线" w:hAnsi="等线" w:cs="Times New Roman" w:hint="eastAsia"/>
              </w:rPr>
              <w:t>谁动了积分</w:t>
            </w:r>
          </w:p>
        </w:tc>
      </w:tr>
      <w:tr w:rsidR="006036D9" w:rsidRPr="000111CB" w14:paraId="0061EA5E" w14:textId="77777777" w:rsidTr="008937AB">
        <w:trPr>
          <w:trHeight w:val="267"/>
        </w:trPr>
        <w:tc>
          <w:tcPr>
            <w:tcW w:w="1836" w:type="dxa"/>
            <w:shd w:val="clear" w:color="auto" w:fill="auto"/>
          </w:tcPr>
          <w:p w14:paraId="57CE02C4"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积分全量值</w:t>
            </w:r>
          </w:p>
        </w:tc>
        <w:tc>
          <w:tcPr>
            <w:tcW w:w="2695" w:type="dxa"/>
            <w:shd w:val="clear" w:color="auto" w:fill="auto"/>
          </w:tcPr>
          <w:p w14:paraId="154CEC14"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F_Bonus</w:t>
            </w:r>
          </w:p>
        </w:tc>
        <w:tc>
          <w:tcPr>
            <w:tcW w:w="2977" w:type="dxa"/>
            <w:shd w:val="clear" w:color="auto" w:fill="auto"/>
          </w:tcPr>
          <w:p w14:paraId="43096AB2" w14:textId="77777777" w:rsidR="006036D9" w:rsidRDefault="006036D9" w:rsidP="008937AB">
            <w:pPr>
              <w:spacing w:line="240" w:lineRule="atLeast"/>
              <w:jc w:val="left"/>
              <w:rPr>
                <w:rFonts w:ascii="等线" w:hAnsi="等线" w:cs="Times New Roman"/>
              </w:rPr>
            </w:pPr>
            <w:r>
              <w:rPr>
                <w:rFonts w:ascii="等线" w:hAnsi="等线" w:cs="Times New Roman" w:hint="eastAsia"/>
              </w:rPr>
              <w:t>NULL</w:t>
            </w:r>
            <w:r>
              <w:rPr>
                <w:rFonts w:ascii="等线" w:hAnsi="等线" w:cs="Times New Roman" w:hint="eastAsia"/>
              </w:rPr>
              <w:t>，</w:t>
            </w:r>
            <w:r>
              <w:rPr>
                <w:rFonts w:ascii="Microsoft YaHei UI" w:eastAsia="Microsoft YaHei UI" w:hAnsi="Microsoft YaHei UI" w:hint="eastAsia"/>
                <w:color w:val="353535"/>
                <w:szCs w:val="21"/>
              </w:rPr>
              <w:t>int</w:t>
            </w:r>
          </w:p>
        </w:tc>
        <w:tc>
          <w:tcPr>
            <w:tcW w:w="1134" w:type="dxa"/>
            <w:shd w:val="clear" w:color="auto" w:fill="auto"/>
          </w:tcPr>
          <w:p w14:paraId="5B4F07AD"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01E66FF6"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需要设置的积分全量值，传入的数值会直接显示。传入的数值应是积分变动后的值。</w:t>
            </w:r>
          </w:p>
        </w:tc>
      </w:tr>
      <w:tr w:rsidR="006036D9" w:rsidRPr="000111CB" w14:paraId="7A2ED180" w14:textId="77777777" w:rsidTr="008937AB">
        <w:trPr>
          <w:trHeight w:val="267"/>
        </w:trPr>
        <w:tc>
          <w:tcPr>
            <w:tcW w:w="1836" w:type="dxa"/>
            <w:shd w:val="clear" w:color="auto" w:fill="auto"/>
          </w:tcPr>
          <w:p w14:paraId="4768BBE4"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积分变动值</w:t>
            </w:r>
          </w:p>
        </w:tc>
        <w:tc>
          <w:tcPr>
            <w:tcW w:w="2695" w:type="dxa"/>
            <w:shd w:val="clear" w:color="auto" w:fill="auto"/>
          </w:tcPr>
          <w:p w14:paraId="70D5E5DB" w14:textId="3E6C39F8"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F_Add</w:t>
            </w:r>
            <w:r w:rsidR="00CD62B4">
              <w:rPr>
                <w:rFonts w:ascii="Microsoft YaHei UI" w:eastAsia="Microsoft YaHei UI" w:hAnsi="Microsoft YaHei UI" w:hint="eastAsia"/>
                <w:color w:val="353535"/>
                <w:szCs w:val="21"/>
              </w:rPr>
              <w:t>ed</w:t>
            </w:r>
            <w:r>
              <w:rPr>
                <w:rFonts w:ascii="Microsoft YaHei UI" w:eastAsia="Microsoft YaHei UI" w:hAnsi="Microsoft YaHei UI" w:hint="eastAsia"/>
                <w:color w:val="353535"/>
                <w:szCs w:val="21"/>
              </w:rPr>
              <w:t>Bonus</w:t>
            </w:r>
          </w:p>
        </w:tc>
        <w:tc>
          <w:tcPr>
            <w:tcW w:w="2977" w:type="dxa"/>
            <w:shd w:val="clear" w:color="auto" w:fill="auto"/>
          </w:tcPr>
          <w:p w14:paraId="58DFE4CA" w14:textId="77777777" w:rsidR="006036D9" w:rsidRDefault="006036D9" w:rsidP="008937AB">
            <w:pPr>
              <w:spacing w:line="240" w:lineRule="atLeast"/>
              <w:jc w:val="left"/>
              <w:rPr>
                <w:rFonts w:ascii="等线" w:hAnsi="等线" w:cs="Times New Roman"/>
              </w:rPr>
            </w:pPr>
            <w:r>
              <w:rPr>
                <w:rFonts w:ascii="等线" w:hAnsi="等线" w:cs="Times New Roman" w:hint="eastAsia"/>
              </w:rPr>
              <w:t>NULL</w:t>
            </w:r>
            <w:r>
              <w:rPr>
                <w:rFonts w:ascii="等线" w:hAnsi="等线" w:cs="Times New Roman" w:hint="eastAsia"/>
              </w:rPr>
              <w:t>，</w:t>
            </w:r>
            <w:r>
              <w:rPr>
                <w:rFonts w:ascii="等线" w:hAnsi="等线" w:cs="Times New Roman" w:hint="eastAsia"/>
              </w:rPr>
              <w:t>int</w:t>
            </w:r>
          </w:p>
        </w:tc>
        <w:tc>
          <w:tcPr>
            <w:tcW w:w="1134" w:type="dxa"/>
            <w:shd w:val="clear" w:color="auto" w:fill="auto"/>
          </w:tcPr>
          <w:p w14:paraId="2058F852"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103B1A97" w14:textId="77777777" w:rsidR="006036D9" w:rsidRDefault="006036D9"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本次积分变动值，传负数代表减少。用于记录每次积分变动的情况。</w:t>
            </w:r>
          </w:p>
          <w:p w14:paraId="4677BA31" w14:textId="77777777" w:rsidR="006036D9" w:rsidRDefault="006036D9" w:rsidP="008937AB">
            <w:pPr>
              <w:spacing w:line="240" w:lineRule="atLeast"/>
              <w:jc w:val="left"/>
              <w:rPr>
                <w:rFonts w:ascii="Microsoft YaHei UI" w:eastAsia="Microsoft YaHei UI" w:hAnsi="Microsoft YaHei UI"/>
                <w:color w:val="353535"/>
                <w:szCs w:val="21"/>
              </w:rPr>
            </w:pPr>
            <w:r w:rsidRPr="002D3260">
              <w:rPr>
                <w:rFonts w:ascii="Microsoft YaHei UI" w:eastAsia="Microsoft YaHei UI" w:hAnsi="Microsoft YaHei UI" w:hint="eastAsia"/>
                <w:color w:val="353535"/>
                <w:szCs w:val="21"/>
              </w:rPr>
              <w:t>退货时，已使用的积分不退回，但是产生的积分需要扣除</w:t>
            </w:r>
          </w:p>
        </w:tc>
      </w:tr>
      <w:tr w:rsidR="006036D9" w:rsidRPr="000111CB" w14:paraId="79274239" w14:textId="77777777" w:rsidTr="008937AB">
        <w:trPr>
          <w:trHeight w:val="267"/>
        </w:trPr>
        <w:tc>
          <w:tcPr>
            <w:tcW w:w="1836" w:type="dxa"/>
            <w:shd w:val="clear" w:color="auto" w:fill="auto"/>
          </w:tcPr>
          <w:p w14:paraId="71280452" w14:textId="05CDA287" w:rsidR="006036D9" w:rsidRDefault="00991C94"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备注</w:t>
            </w:r>
          </w:p>
        </w:tc>
        <w:tc>
          <w:tcPr>
            <w:tcW w:w="2695" w:type="dxa"/>
            <w:shd w:val="clear" w:color="auto" w:fill="auto"/>
          </w:tcPr>
          <w:p w14:paraId="14440343" w14:textId="59F19D66" w:rsidR="00CD62B4" w:rsidRDefault="006036D9" w:rsidP="00CD62B4">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F_Re</w:t>
            </w:r>
            <w:r w:rsidR="00991C94">
              <w:rPr>
                <w:rFonts w:ascii="Microsoft YaHei UI" w:eastAsia="Microsoft YaHei UI" w:hAnsi="Microsoft YaHei UI" w:hint="eastAsia"/>
                <w:color w:val="353535"/>
                <w:szCs w:val="21"/>
              </w:rPr>
              <w:t>m</w:t>
            </w:r>
            <w:r w:rsidR="00991C94">
              <w:rPr>
                <w:rFonts w:ascii="Microsoft YaHei UI" w:eastAsia="Microsoft YaHei UI" w:hAnsi="Microsoft YaHei UI"/>
                <w:color w:val="353535"/>
                <w:szCs w:val="21"/>
              </w:rPr>
              <w:t>ark</w:t>
            </w:r>
          </w:p>
          <w:p w14:paraId="103DF09E" w14:textId="3E29DB35" w:rsidR="006036D9" w:rsidRDefault="006036D9" w:rsidP="008937AB">
            <w:pPr>
              <w:spacing w:line="240" w:lineRule="atLeast"/>
              <w:jc w:val="left"/>
              <w:rPr>
                <w:rFonts w:ascii="Microsoft YaHei UI" w:eastAsia="Microsoft YaHei UI" w:hAnsi="Microsoft YaHei UI"/>
                <w:color w:val="353535"/>
                <w:szCs w:val="21"/>
              </w:rPr>
            </w:pPr>
          </w:p>
        </w:tc>
        <w:tc>
          <w:tcPr>
            <w:tcW w:w="2977" w:type="dxa"/>
            <w:shd w:val="clear" w:color="auto" w:fill="auto"/>
          </w:tcPr>
          <w:p w14:paraId="3344979E" w14:textId="054CB29F" w:rsidR="006036D9" w:rsidRDefault="006036D9" w:rsidP="008937AB">
            <w:pPr>
              <w:spacing w:line="240" w:lineRule="atLeast"/>
              <w:jc w:val="left"/>
              <w:rPr>
                <w:rFonts w:ascii="等线" w:hAnsi="等线" w:cs="Times New Roman"/>
              </w:rPr>
            </w:pPr>
            <w:r>
              <w:rPr>
                <w:rFonts w:ascii="等线" w:hAnsi="等线" w:cs="Times New Roman" w:hint="eastAsia"/>
              </w:rPr>
              <w:t>NULL</w:t>
            </w:r>
            <w:r>
              <w:rPr>
                <w:rFonts w:ascii="等线" w:hAnsi="等线" w:cs="Times New Roman" w:hint="eastAsia"/>
              </w:rPr>
              <w:t>，</w:t>
            </w:r>
            <w:r>
              <w:rPr>
                <w:rFonts w:ascii="Microsoft YaHei UI" w:eastAsia="Microsoft YaHei UI" w:hAnsi="Microsoft YaHei UI" w:hint="eastAsia"/>
                <w:color w:val="353535"/>
                <w:szCs w:val="21"/>
              </w:rPr>
              <w:t>varchar(</w:t>
            </w:r>
            <w:r w:rsidR="00CD62B4">
              <w:rPr>
                <w:rFonts w:ascii="Microsoft YaHei UI" w:eastAsia="Microsoft YaHei UI" w:hAnsi="Microsoft YaHei UI"/>
                <w:color w:val="353535"/>
                <w:szCs w:val="21"/>
              </w:rPr>
              <w:t>48</w:t>
            </w:r>
            <w:r>
              <w:rPr>
                <w:rFonts w:ascii="Microsoft YaHei UI" w:eastAsia="Microsoft YaHei UI" w:hAnsi="Microsoft YaHei UI" w:hint="eastAsia"/>
                <w:color w:val="353535"/>
                <w:szCs w:val="21"/>
              </w:rPr>
              <w:t>)</w:t>
            </w:r>
          </w:p>
        </w:tc>
        <w:tc>
          <w:tcPr>
            <w:tcW w:w="1134" w:type="dxa"/>
            <w:shd w:val="clear" w:color="auto" w:fill="auto"/>
          </w:tcPr>
          <w:p w14:paraId="69796768" w14:textId="77777777" w:rsidR="006036D9" w:rsidRPr="001A7AE9" w:rsidRDefault="006036D9" w:rsidP="008937AB">
            <w:pPr>
              <w:spacing w:line="240" w:lineRule="atLeast"/>
              <w:jc w:val="left"/>
              <w:rPr>
                <w:rFonts w:ascii="等线" w:hAnsi="等线" w:cs="Times New Roman"/>
              </w:rPr>
            </w:pPr>
          </w:p>
        </w:tc>
        <w:tc>
          <w:tcPr>
            <w:tcW w:w="6804" w:type="dxa"/>
            <w:shd w:val="clear" w:color="auto" w:fill="auto"/>
          </w:tcPr>
          <w:p w14:paraId="7180E6E8" w14:textId="05AE6E12" w:rsidR="006036D9" w:rsidRDefault="00991C94" w:rsidP="008937AB">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商家说明积分变动的情况。如果是系统自动增减，则本字段为空</w:t>
            </w:r>
            <w:r w:rsidR="00CD62B4">
              <w:rPr>
                <w:rFonts w:ascii="Microsoft YaHei UI" w:eastAsia="Microsoft YaHei UI" w:hAnsi="Microsoft YaHei UI" w:hint="eastAsia"/>
                <w:color w:val="353535"/>
                <w:szCs w:val="21"/>
              </w:rPr>
              <w:t>。举例：</w:t>
            </w:r>
            <w:r>
              <w:rPr>
                <w:rFonts w:ascii="Microsoft YaHei UI" w:eastAsia="Microsoft YaHei UI" w:hAnsi="Microsoft YaHei UI" w:hint="eastAsia"/>
                <w:color w:val="353535"/>
                <w:szCs w:val="21"/>
              </w:rPr>
              <w:t>因促销活动自相矛盾，手动帮会员增加1</w:t>
            </w:r>
            <w:r>
              <w:rPr>
                <w:rFonts w:ascii="Microsoft YaHei UI" w:eastAsia="Microsoft YaHei UI" w:hAnsi="Microsoft YaHei UI"/>
                <w:color w:val="353535"/>
                <w:szCs w:val="21"/>
              </w:rPr>
              <w:t>0</w:t>
            </w:r>
            <w:r>
              <w:rPr>
                <w:rFonts w:ascii="Microsoft YaHei UI" w:eastAsia="Microsoft YaHei UI" w:hAnsi="Microsoft YaHei UI" w:hint="eastAsia"/>
                <w:color w:val="353535"/>
                <w:szCs w:val="21"/>
              </w:rPr>
              <w:t>积分</w:t>
            </w:r>
          </w:p>
        </w:tc>
      </w:tr>
      <w:tr w:rsidR="0046656D" w:rsidRPr="000111CB" w14:paraId="0F6E6B54" w14:textId="77777777" w:rsidTr="008937AB">
        <w:trPr>
          <w:trHeight w:val="267"/>
        </w:trPr>
        <w:tc>
          <w:tcPr>
            <w:tcW w:w="1836" w:type="dxa"/>
            <w:shd w:val="clear" w:color="auto" w:fill="auto"/>
          </w:tcPr>
          <w:p w14:paraId="7B8E5D10" w14:textId="77777777" w:rsidR="0046656D" w:rsidRDefault="0046656D" w:rsidP="008937AB">
            <w:pPr>
              <w:spacing w:line="240" w:lineRule="atLeast"/>
              <w:jc w:val="left"/>
              <w:rPr>
                <w:rFonts w:ascii="Microsoft YaHei UI" w:eastAsia="Microsoft YaHei UI" w:hAnsi="Microsoft YaHei UI"/>
                <w:color w:val="353535"/>
                <w:szCs w:val="21"/>
              </w:rPr>
            </w:pPr>
          </w:p>
        </w:tc>
        <w:tc>
          <w:tcPr>
            <w:tcW w:w="2695" w:type="dxa"/>
            <w:shd w:val="clear" w:color="auto" w:fill="auto"/>
          </w:tcPr>
          <w:p w14:paraId="1F951A56" w14:textId="38E2FF38" w:rsidR="0046656D" w:rsidRDefault="0046656D" w:rsidP="00CD62B4">
            <w:pPr>
              <w:spacing w:line="240" w:lineRule="atLeast"/>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F</w:t>
            </w:r>
            <w:r>
              <w:rPr>
                <w:rFonts w:ascii="Microsoft YaHei UI" w:eastAsia="Microsoft YaHei UI" w:hAnsi="Microsoft YaHei UI"/>
                <w:color w:val="353535"/>
                <w:szCs w:val="21"/>
              </w:rPr>
              <w:t>_CreateDatetime</w:t>
            </w:r>
          </w:p>
        </w:tc>
        <w:tc>
          <w:tcPr>
            <w:tcW w:w="2977" w:type="dxa"/>
            <w:shd w:val="clear" w:color="auto" w:fill="auto"/>
          </w:tcPr>
          <w:p w14:paraId="362021E5" w14:textId="4AB95378" w:rsidR="0046656D" w:rsidRDefault="0046656D" w:rsidP="008937AB">
            <w:pPr>
              <w:spacing w:line="240" w:lineRule="atLeast"/>
              <w:jc w:val="left"/>
              <w:rPr>
                <w:rFonts w:ascii="等线" w:hAnsi="等线" w:cs="Times New Roman"/>
              </w:rPr>
            </w:pPr>
            <w:r>
              <w:rPr>
                <w:rFonts w:ascii="等线" w:hAnsi="等线" w:cs="Times New Roman"/>
              </w:rPr>
              <w:t>Datetime not null</w:t>
            </w:r>
          </w:p>
        </w:tc>
        <w:tc>
          <w:tcPr>
            <w:tcW w:w="1134" w:type="dxa"/>
            <w:shd w:val="clear" w:color="auto" w:fill="auto"/>
          </w:tcPr>
          <w:p w14:paraId="09C12111" w14:textId="77777777" w:rsidR="0046656D" w:rsidRPr="001A7AE9" w:rsidRDefault="0046656D" w:rsidP="008937AB">
            <w:pPr>
              <w:spacing w:line="240" w:lineRule="atLeast"/>
              <w:jc w:val="left"/>
              <w:rPr>
                <w:rFonts w:ascii="等线" w:hAnsi="等线" w:cs="Times New Roman"/>
              </w:rPr>
            </w:pPr>
          </w:p>
        </w:tc>
        <w:tc>
          <w:tcPr>
            <w:tcW w:w="6804" w:type="dxa"/>
            <w:shd w:val="clear" w:color="auto" w:fill="auto"/>
          </w:tcPr>
          <w:p w14:paraId="511E389B" w14:textId="77777777" w:rsidR="0046656D" w:rsidRDefault="0046656D" w:rsidP="008937AB">
            <w:pPr>
              <w:spacing w:line="240" w:lineRule="atLeast"/>
              <w:jc w:val="left"/>
              <w:rPr>
                <w:rFonts w:ascii="Microsoft YaHei UI" w:eastAsia="Microsoft YaHei UI" w:hAnsi="Microsoft YaHei UI"/>
                <w:color w:val="353535"/>
                <w:szCs w:val="21"/>
              </w:rPr>
            </w:pPr>
          </w:p>
        </w:tc>
      </w:tr>
    </w:tbl>
    <w:p w14:paraId="3F6C2A14" w14:textId="77777777" w:rsidR="006036D9" w:rsidRPr="006036D9" w:rsidRDefault="006036D9" w:rsidP="004F3A72"/>
    <w:p w14:paraId="7178C432" w14:textId="77777777" w:rsidR="00E63283" w:rsidRPr="00504AF7" w:rsidRDefault="00E63283" w:rsidP="00E63283">
      <w:pPr>
        <w:pStyle w:val="4"/>
        <w:spacing w:line="240" w:lineRule="atLeast"/>
        <w:jc w:val="left"/>
      </w:pPr>
      <w:r>
        <w:rPr>
          <w:rFonts w:hint="eastAsia"/>
        </w:rPr>
        <w:t>会员类别表</w:t>
      </w:r>
      <w:r w:rsidRPr="007B17D9">
        <w:rPr>
          <w:rFonts w:hint="eastAsia"/>
          <w:strike/>
        </w:rPr>
        <w:t>T</w:t>
      </w:r>
      <w:r w:rsidRPr="007B17D9">
        <w:rPr>
          <w:strike/>
        </w:rPr>
        <w:t>_VIP_Category</w:t>
      </w:r>
      <w:r w:rsidRPr="007B17D9">
        <w:rPr>
          <w:rFonts w:hint="eastAsia"/>
          <w:highlight w:val="red"/>
        </w:rPr>
        <w:t>T</w:t>
      </w:r>
      <w:r w:rsidRPr="007B17D9">
        <w:rPr>
          <w:highlight w:val="red"/>
        </w:rPr>
        <w:t>_VipCategory</w:t>
      </w:r>
      <w:r w:rsidRPr="00504AF7">
        <w:rPr>
          <w:rFonts w:hint="eastAsia"/>
        </w:rPr>
        <w:t>暂时不做</w:t>
      </w:r>
    </w:p>
    <w:tbl>
      <w:tblPr>
        <w:tblW w:w="15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1420"/>
        <w:gridCol w:w="4677"/>
        <w:gridCol w:w="993"/>
        <w:gridCol w:w="6614"/>
      </w:tblGrid>
      <w:tr w:rsidR="00E63283" w14:paraId="5E3BD7B5" w14:textId="77777777" w:rsidTr="005F5EBA">
        <w:trPr>
          <w:trHeight w:val="255"/>
        </w:trPr>
        <w:tc>
          <w:tcPr>
            <w:tcW w:w="1836" w:type="dxa"/>
            <w:shd w:val="clear" w:color="auto" w:fill="FF0000"/>
          </w:tcPr>
          <w:p w14:paraId="410BB00B" w14:textId="77777777" w:rsidR="00E63283" w:rsidRDefault="00E63283" w:rsidP="005F5EBA">
            <w:pPr>
              <w:spacing w:line="240" w:lineRule="atLeast"/>
              <w:jc w:val="left"/>
              <w:rPr>
                <w:color w:val="FFFFFF" w:themeColor="background1"/>
              </w:rPr>
            </w:pPr>
            <w:r>
              <w:rPr>
                <w:rFonts w:hint="eastAsia"/>
                <w:color w:val="FFFFFF" w:themeColor="background1"/>
              </w:rPr>
              <w:t>数据项</w:t>
            </w:r>
          </w:p>
        </w:tc>
        <w:tc>
          <w:tcPr>
            <w:tcW w:w="1420" w:type="dxa"/>
            <w:shd w:val="clear" w:color="auto" w:fill="FF0000"/>
          </w:tcPr>
          <w:p w14:paraId="786D75D4" w14:textId="77777777" w:rsidR="00E63283" w:rsidRDefault="00E63283" w:rsidP="005F5EBA">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4677" w:type="dxa"/>
            <w:shd w:val="clear" w:color="auto" w:fill="FF0000"/>
          </w:tcPr>
          <w:p w14:paraId="1A4E2C12" w14:textId="77777777" w:rsidR="00E63283" w:rsidRDefault="00E63283" w:rsidP="005F5EBA">
            <w:pPr>
              <w:spacing w:line="240" w:lineRule="atLeast"/>
              <w:jc w:val="left"/>
              <w:rPr>
                <w:color w:val="FFFFFF" w:themeColor="background1"/>
              </w:rPr>
            </w:pPr>
            <w:r>
              <w:rPr>
                <w:rFonts w:hint="eastAsia"/>
                <w:color w:val="FFFFFF" w:themeColor="background1"/>
              </w:rPr>
              <w:t>Type</w:t>
            </w:r>
          </w:p>
        </w:tc>
        <w:tc>
          <w:tcPr>
            <w:tcW w:w="993" w:type="dxa"/>
            <w:shd w:val="clear" w:color="auto" w:fill="FF0000"/>
          </w:tcPr>
          <w:p w14:paraId="43FD714D" w14:textId="77777777" w:rsidR="00E63283" w:rsidRDefault="00E63283" w:rsidP="005F5EBA">
            <w:pPr>
              <w:spacing w:line="240" w:lineRule="atLeast"/>
              <w:jc w:val="left"/>
              <w:rPr>
                <w:color w:val="FFFFFF" w:themeColor="background1"/>
              </w:rPr>
            </w:pPr>
            <w:r>
              <w:rPr>
                <w:rFonts w:hint="eastAsia"/>
                <w:color w:val="FFFFFF" w:themeColor="background1"/>
              </w:rPr>
              <w:t>默认值</w:t>
            </w:r>
          </w:p>
        </w:tc>
        <w:tc>
          <w:tcPr>
            <w:tcW w:w="6614" w:type="dxa"/>
            <w:shd w:val="clear" w:color="auto" w:fill="FF0000"/>
          </w:tcPr>
          <w:p w14:paraId="6CF06ABD" w14:textId="77777777" w:rsidR="00E63283" w:rsidRDefault="00E63283" w:rsidP="005F5EBA">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E63283" w14:paraId="2B30947F" w14:textId="77777777" w:rsidTr="005F5EBA">
        <w:trPr>
          <w:trHeight w:val="267"/>
        </w:trPr>
        <w:tc>
          <w:tcPr>
            <w:tcW w:w="1836" w:type="dxa"/>
          </w:tcPr>
          <w:p w14:paraId="38CF2F1E" w14:textId="77777777" w:rsidR="00E63283" w:rsidRDefault="00E63283" w:rsidP="005F5EBA">
            <w:pPr>
              <w:spacing w:line="240" w:lineRule="atLeast"/>
              <w:jc w:val="left"/>
            </w:pPr>
            <w:r>
              <w:rPr>
                <w:rFonts w:hint="eastAsia"/>
              </w:rPr>
              <w:t>ID</w:t>
            </w:r>
          </w:p>
        </w:tc>
        <w:tc>
          <w:tcPr>
            <w:tcW w:w="1420" w:type="dxa"/>
          </w:tcPr>
          <w:p w14:paraId="7F4F6F1B" w14:textId="77777777" w:rsidR="00E63283" w:rsidRDefault="00E63283" w:rsidP="005F5EBA">
            <w:pPr>
              <w:spacing w:line="240" w:lineRule="atLeast"/>
              <w:jc w:val="left"/>
            </w:pPr>
            <w:r>
              <w:rPr>
                <w:rFonts w:hint="eastAsia"/>
              </w:rPr>
              <w:t>F_</w:t>
            </w:r>
            <w:r>
              <w:t>ID</w:t>
            </w:r>
          </w:p>
        </w:tc>
        <w:tc>
          <w:tcPr>
            <w:tcW w:w="4677" w:type="dxa"/>
          </w:tcPr>
          <w:p w14:paraId="25665D84" w14:textId="77777777" w:rsidR="00E63283" w:rsidRDefault="00E63283" w:rsidP="005F5EBA">
            <w:pPr>
              <w:spacing w:line="240" w:lineRule="atLeast"/>
              <w:jc w:val="left"/>
            </w:pPr>
          </w:p>
        </w:tc>
        <w:tc>
          <w:tcPr>
            <w:tcW w:w="993" w:type="dxa"/>
          </w:tcPr>
          <w:p w14:paraId="631E4A6C" w14:textId="77777777" w:rsidR="00E63283" w:rsidRDefault="00E63283" w:rsidP="005F5EBA">
            <w:pPr>
              <w:spacing w:line="240" w:lineRule="atLeast"/>
              <w:jc w:val="left"/>
            </w:pPr>
          </w:p>
        </w:tc>
        <w:tc>
          <w:tcPr>
            <w:tcW w:w="6614" w:type="dxa"/>
          </w:tcPr>
          <w:p w14:paraId="1C19F74A" w14:textId="77777777" w:rsidR="00E63283" w:rsidRDefault="00E63283" w:rsidP="005F5EBA">
            <w:pPr>
              <w:spacing w:line="240" w:lineRule="atLeast"/>
              <w:jc w:val="left"/>
            </w:pPr>
          </w:p>
        </w:tc>
      </w:tr>
      <w:tr w:rsidR="00E63283" w14:paraId="458769DD" w14:textId="77777777" w:rsidTr="005F5EBA">
        <w:trPr>
          <w:trHeight w:val="267"/>
        </w:trPr>
        <w:tc>
          <w:tcPr>
            <w:tcW w:w="1836" w:type="dxa"/>
          </w:tcPr>
          <w:p w14:paraId="01BD91F9" w14:textId="77777777" w:rsidR="00E63283" w:rsidRDefault="00E63283" w:rsidP="005F5EBA">
            <w:pPr>
              <w:spacing w:line="240" w:lineRule="atLeast"/>
              <w:jc w:val="left"/>
            </w:pPr>
            <w:r>
              <w:rPr>
                <w:rFonts w:hint="eastAsia"/>
              </w:rPr>
              <w:t>类别名称</w:t>
            </w:r>
          </w:p>
        </w:tc>
        <w:tc>
          <w:tcPr>
            <w:tcW w:w="1420" w:type="dxa"/>
          </w:tcPr>
          <w:p w14:paraId="6095BC05" w14:textId="77777777" w:rsidR="00E63283" w:rsidRDefault="00E63283" w:rsidP="005F5EBA">
            <w:pPr>
              <w:spacing w:line="240" w:lineRule="atLeast"/>
              <w:jc w:val="left"/>
            </w:pPr>
            <w:r>
              <w:rPr>
                <w:rFonts w:hint="eastAsia"/>
              </w:rPr>
              <w:t>F</w:t>
            </w:r>
            <w:r>
              <w:t>_Name</w:t>
            </w:r>
          </w:p>
        </w:tc>
        <w:tc>
          <w:tcPr>
            <w:tcW w:w="4677" w:type="dxa"/>
            <w:shd w:val="clear" w:color="auto" w:fill="FFFF00"/>
          </w:tcPr>
          <w:p w14:paraId="6B5AFF5B" w14:textId="77777777" w:rsidR="00E63283" w:rsidRDefault="00E63283" w:rsidP="005F5EBA">
            <w:pPr>
              <w:spacing w:line="240" w:lineRule="atLeast"/>
              <w:jc w:val="left"/>
            </w:pPr>
            <w:r w:rsidRPr="00FF774B">
              <w:t>VARCHAR(30) NOT NULL</w:t>
            </w:r>
            <w:r>
              <w:rPr>
                <w:rFonts w:hint="eastAsia"/>
              </w:rPr>
              <w:t>，中英文和数字的组合</w:t>
            </w:r>
          </w:p>
        </w:tc>
        <w:tc>
          <w:tcPr>
            <w:tcW w:w="993" w:type="dxa"/>
          </w:tcPr>
          <w:p w14:paraId="1D033A5A" w14:textId="77777777" w:rsidR="00E63283" w:rsidRDefault="00E63283" w:rsidP="005F5EBA">
            <w:pPr>
              <w:spacing w:line="240" w:lineRule="atLeast"/>
              <w:jc w:val="left"/>
            </w:pPr>
          </w:p>
        </w:tc>
        <w:tc>
          <w:tcPr>
            <w:tcW w:w="6614" w:type="dxa"/>
          </w:tcPr>
          <w:p w14:paraId="1FE23E94" w14:textId="77777777" w:rsidR="00E63283" w:rsidRDefault="00E63283" w:rsidP="005F5EBA">
            <w:pPr>
              <w:spacing w:line="240" w:lineRule="atLeast"/>
              <w:jc w:val="left"/>
            </w:pPr>
          </w:p>
        </w:tc>
      </w:tr>
    </w:tbl>
    <w:p w14:paraId="76F522AA" w14:textId="77777777" w:rsidR="00E63283" w:rsidRDefault="00E63283" w:rsidP="00E63283">
      <w:pPr>
        <w:spacing w:line="240" w:lineRule="atLeast"/>
        <w:jc w:val="left"/>
      </w:pPr>
    </w:p>
    <w:p w14:paraId="2EF3B9E2" w14:textId="77777777" w:rsidR="006E28C0" w:rsidRDefault="006E28C0" w:rsidP="006E28C0">
      <w:pPr>
        <w:pStyle w:val="4"/>
      </w:pPr>
      <w:r>
        <w:rPr>
          <w:rFonts w:hint="eastAsia"/>
        </w:rPr>
        <w:t>优惠券</w:t>
      </w:r>
    </w:p>
    <w:p w14:paraId="7131CB6A" w14:textId="43C046CD" w:rsidR="00BB291F" w:rsidRDefault="008937AB" w:rsidP="00BB291F">
      <w:pPr>
        <w:pStyle w:val="5"/>
        <w:rPr>
          <w:rStyle w:val="af4"/>
          <w:b/>
        </w:rPr>
      </w:pPr>
      <w:r>
        <w:rPr>
          <w:rStyle w:val="af4"/>
          <w:rFonts w:hint="eastAsia"/>
          <w:b/>
        </w:rPr>
        <w:t>一种</w:t>
      </w:r>
      <w:r w:rsidR="006E28C0" w:rsidRPr="0065141F">
        <w:rPr>
          <w:rStyle w:val="af4"/>
          <w:rFonts w:hint="eastAsia"/>
          <w:b/>
        </w:rPr>
        <w:t>优惠</w:t>
      </w:r>
      <w:r w:rsidR="006E28C0">
        <w:rPr>
          <w:rStyle w:val="af4"/>
          <w:rFonts w:hint="eastAsia"/>
          <w:b/>
        </w:rPr>
        <w:t>券</w:t>
      </w:r>
      <w:r w:rsidR="006E28C0" w:rsidRPr="0065141F">
        <w:rPr>
          <w:rStyle w:val="af4"/>
          <w:rFonts w:hint="eastAsia"/>
          <w:b/>
        </w:rPr>
        <w:t>表</w:t>
      </w:r>
      <w:r w:rsidR="006E28C0" w:rsidRPr="0065141F">
        <w:rPr>
          <w:rStyle w:val="af4"/>
          <w:rFonts w:hint="eastAsia"/>
          <w:b/>
        </w:rPr>
        <w:t>T</w:t>
      </w:r>
      <w:r w:rsidR="006E28C0" w:rsidRPr="0065141F">
        <w:rPr>
          <w:rStyle w:val="af4"/>
          <w:b/>
        </w:rPr>
        <w:t>_</w:t>
      </w:r>
      <w:r w:rsidR="006E28C0" w:rsidRPr="0065141F">
        <w:rPr>
          <w:rStyle w:val="af4"/>
          <w:rFonts w:hint="eastAsia"/>
          <w:b/>
        </w:rPr>
        <w:t>Coupon</w:t>
      </w:r>
    </w:p>
    <w:p w14:paraId="4268FBF7" w14:textId="5389F7AD" w:rsidR="00D012C9" w:rsidRPr="00D012C9" w:rsidRDefault="00D012C9" w:rsidP="00D012C9">
      <w:r>
        <w:rPr>
          <w:rFonts w:hint="eastAsia"/>
        </w:rPr>
        <w:t>一张零售单最多可以使用多少种券的多少张？</w:t>
      </w:r>
      <w:r>
        <w:rPr>
          <w:rFonts w:hint="eastAsia"/>
        </w:rPr>
        <w:t>2</w:t>
      </w:r>
      <w:r>
        <w:rPr>
          <w:rFonts w:hint="eastAsia"/>
        </w:rPr>
        <w:t>个做法：</w:t>
      </w:r>
    </w:p>
    <w:p w14:paraId="4B527900" w14:textId="4147DC6B" w:rsidR="002B62D7" w:rsidRDefault="002B62D7" w:rsidP="00D012C9">
      <w:pPr>
        <w:pStyle w:val="af1"/>
        <w:numPr>
          <w:ilvl w:val="0"/>
          <w:numId w:val="44"/>
        </w:numPr>
        <w:ind w:firstLineChars="0"/>
      </w:pPr>
      <w:r>
        <w:rPr>
          <w:rFonts w:hint="eastAsia"/>
        </w:rPr>
        <w:t>一张零售单最多允许使用一张券。</w:t>
      </w:r>
      <w:r w:rsidR="002C1C8C">
        <w:rPr>
          <w:rFonts w:hint="eastAsia"/>
        </w:rPr>
        <w:t>但是这可能导致出现顾客买</w:t>
      </w:r>
      <w:r w:rsidR="002C1C8C">
        <w:rPr>
          <w:rFonts w:hint="eastAsia"/>
        </w:rPr>
        <w:t>A</w:t>
      </w:r>
      <w:r w:rsidR="002C1C8C">
        <w:rPr>
          <w:rFonts w:hint="eastAsia"/>
        </w:rPr>
        <w:t>和</w:t>
      </w:r>
      <w:r w:rsidR="002C1C8C">
        <w:rPr>
          <w:rFonts w:hint="eastAsia"/>
        </w:rPr>
        <w:t>B</w:t>
      </w:r>
      <w:r w:rsidR="002C1C8C">
        <w:rPr>
          <w:rFonts w:hint="eastAsia"/>
        </w:rPr>
        <w:t>，它们分别对应</w:t>
      </w:r>
      <w:r w:rsidR="002C1C8C">
        <w:rPr>
          <w:rFonts w:hint="eastAsia"/>
        </w:rPr>
        <w:t>2</w:t>
      </w:r>
      <w:r w:rsidR="002C1C8C">
        <w:rPr>
          <w:rFonts w:hint="eastAsia"/>
        </w:rPr>
        <w:t>张不同种类的优惠券，顾客必须分</w:t>
      </w:r>
      <w:r w:rsidR="002C1C8C">
        <w:rPr>
          <w:rFonts w:hint="eastAsia"/>
        </w:rPr>
        <w:t>2</w:t>
      </w:r>
      <w:r w:rsidR="002C1C8C">
        <w:rPr>
          <w:rFonts w:hint="eastAsia"/>
        </w:rPr>
        <w:t>次买单才可以</w:t>
      </w:r>
      <w:r w:rsidR="00C163A7">
        <w:rPr>
          <w:rFonts w:hint="eastAsia"/>
        </w:rPr>
        <w:t>同时</w:t>
      </w:r>
      <w:r w:rsidR="002C1C8C">
        <w:rPr>
          <w:rFonts w:hint="eastAsia"/>
        </w:rPr>
        <w:t>得到</w:t>
      </w:r>
      <w:r w:rsidR="002C1C8C">
        <w:rPr>
          <w:rFonts w:hint="eastAsia"/>
        </w:rPr>
        <w:t>A</w:t>
      </w:r>
      <w:r w:rsidR="002C1C8C">
        <w:rPr>
          <w:rFonts w:hint="eastAsia"/>
        </w:rPr>
        <w:t>和</w:t>
      </w:r>
      <w:r w:rsidR="002C1C8C">
        <w:rPr>
          <w:rFonts w:hint="eastAsia"/>
        </w:rPr>
        <w:t>B</w:t>
      </w:r>
      <w:r w:rsidR="002C1C8C">
        <w:rPr>
          <w:rFonts w:hint="eastAsia"/>
        </w:rPr>
        <w:t>的优惠。</w:t>
      </w:r>
    </w:p>
    <w:p w14:paraId="2BC1B4F5" w14:textId="16CF79E0" w:rsidR="00D012C9" w:rsidRDefault="00D012C9" w:rsidP="00D012C9">
      <w:pPr>
        <w:pStyle w:val="af1"/>
        <w:numPr>
          <w:ilvl w:val="0"/>
          <w:numId w:val="44"/>
        </w:numPr>
        <w:ind w:firstLineChars="0"/>
      </w:pPr>
      <w:r>
        <w:rPr>
          <w:rFonts w:hint="eastAsia"/>
        </w:rPr>
        <w:t>一张零售单不限制使用券，规定有代金券则先用代金券，然后才到折扣券。而折扣券只能用一张。虽然这样规定，仍然有点混乱。</w:t>
      </w:r>
    </w:p>
    <w:p w14:paraId="308345D7" w14:textId="1B0A36AB" w:rsidR="00D012C9" w:rsidRDefault="00D012C9" w:rsidP="00D012C9">
      <w:pPr>
        <w:pStyle w:val="af1"/>
        <w:numPr>
          <w:ilvl w:val="0"/>
          <w:numId w:val="44"/>
        </w:numPr>
        <w:ind w:firstLineChars="0"/>
      </w:pPr>
      <w:r>
        <w:rPr>
          <w:rFonts w:hint="eastAsia"/>
        </w:rPr>
        <w:t>一张零售单不限制使用券，但是只要有代金券，就不准再用折扣券。折扣券最多只能用一张。</w:t>
      </w:r>
    </w:p>
    <w:p w14:paraId="71DFF39E" w14:textId="12DFD540" w:rsidR="002D6356" w:rsidRDefault="002D6356" w:rsidP="002D6356">
      <w:r>
        <w:rPr>
          <w:rFonts w:hint="eastAsia"/>
        </w:rPr>
        <w:t>目前采用</w:t>
      </w:r>
      <w:r>
        <w:rPr>
          <w:rFonts w:hint="eastAsia"/>
        </w:rPr>
        <w:t>1</w:t>
      </w:r>
      <w:r>
        <w:rPr>
          <w:rFonts w:hint="eastAsia"/>
        </w:rPr>
        <w:t>。</w:t>
      </w:r>
    </w:p>
    <w:p w14:paraId="722077FA" w14:textId="77777777" w:rsidR="002B62D7" w:rsidRPr="002B62D7" w:rsidRDefault="002B62D7" w:rsidP="002B62D7"/>
    <w:tbl>
      <w:tblPr>
        <w:tblW w:w="15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722"/>
        <w:gridCol w:w="3173"/>
        <w:gridCol w:w="1079"/>
        <w:gridCol w:w="5601"/>
      </w:tblGrid>
      <w:tr w:rsidR="006E28C0" w:rsidRPr="004362FB" w14:paraId="2F14D1C5" w14:textId="77777777" w:rsidTr="00F5056A">
        <w:trPr>
          <w:trHeight w:val="255"/>
        </w:trPr>
        <w:tc>
          <w:tcPr>
            <w:tcW w:w="2802" w:type="dxa"/>
            <w:shd w:val="clear" w:color="auto" w:fill="FF0000"/>
          </w:tcPr>
          <w:p w14:paraId="3B36CE66"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数据项</w:t>
            </w:r>
          </w:p>
        </w:tc>
        <w:tc>
          <w:tcPr>
            <w:tcW w:w="2722" w:type="dxa"/>
            <w:shd w:val="clear" w:color="auto" w:fill="FF0000"/>
          </w:tcPr>
          <w:p w14:paraId="409900D6"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SQL</w:t>
            </w:r>
            <w:r w:rsidRPr="004362FB">
              <w:rPr>
                <w:rFonts w:ascii="等线" w:hAnsi="等线" w:cs="Times New Roman"/>
                <w:color w:val="FFFFFF"/>
              </w:rPr>
              <w:t xml:space="preserve"> field</w:t>
            </w:r>
          </w:p>
        </w:tc>
        <w:tc>
          <w:tcPr>
            <w:tcW w:w="3173" w:type="dxa"/>
            <w:shd w:val="clear" w:color="auto" w:fill="FF0000"/>
          </w:tcPr>
          <w:p w14:paraId="48C1ED28"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Type</w:t>
            </w:r>
          </w:p>
        </w:tc>
        <w:tc>
          <w:tcPr>
            <w:tcW w:w="1079" w:type="dxa"/>
            <w:shd w:val="clear" w:color="auto" w:fill="FF0000"/>
          </w:tcPr>
          <w:p w14:paraId="52B3E216"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默认值</w:t>
            </w:r>
          </w:p>
        </w:tc>
        <w:tc>
          <w:tcPr>
            <w:tcW w:w="5601" w:type="dxa"/>
            <w:shd w:val="clear" w:color="auto" w:fill="FF0000"/>
          </w:tcPr>
          <w:p w14:paraId="59F53591" w14:textId="77777777" w:rsidR="006E28C0" w:rsidRPr="004362FB" w:rsidRDefault="006E28C0" w:rsidP="008937AB">
            <w:pPr>
              <w:jc w:val="left"/>
              <w:rPr>
                <w:rFonts w:ascii="等线" w:hAnsi="等线" w:cs="Times New Roman"/>
                <w:color w:val="FFFFFF"/>
              </w:rPr>
            </w:pPr>
            <w:r w:rsidRPr="004362FB">
              <w:rPr>
                <w:rFonts w:ascii="等线" w:hAnsi="等线" w:cs="Times New Roman" w:hint="eastAsia"/>
                <w:color w:val="FFFFFF"/>
              </w:rPr>
              <w:t>说明</w:t>
            </w:r>
            <w:r w:rsidRPr="004362FB">
              <w:rPr>
                <w:rFonts w:ascii="等线" w:hAnsi="等线" w:cs="Times New Roman" w:hint="eastAsia"/>
                <w:color w:val="FFFFFF"/>
              </w:rPr>
              <w:t>/</w:t>
            </w:r>
            <w:r w:rsidRPr="004362FB">
              <w:rPr>
                <w:rFonts w:ascii="等线" w:hAnsi="等线" w:cs="Times New Roman" w:hint="eastAsia"/>
                <w:color w:val="FFFFFF"/>
              </w:rPr>
              <w:t>限制</w:t>
            </w:r>
            <w:r w:rsidRPr="004362FB">
              <w:rPr>
                <w:rFonts w:ascii="等线" w:hAnsi="等线" w:cs="Times New Roman" w:hint="eastAsia"/>
                <w:color w:val="FFFFFF"/>
              </w:rPr>
              <w:t>/</w:t>
            </w:r>
            <w:r w:rsidRPr="004362FB">
              <w:rPr>
                <w:rFonts w:ascii="等线" w:hAnsi="等线" w:cs="Times New Roman" w:hint="eastAsia"/>
                <w:color w:val="FFFFFF"/>
              </w:rPr>
              <w:t>规则</w:t>
            </w:r>
          </w:p>
        </w:tc>
      </w:tr>
      <w:tr w:rsidR="006E28C0" w:rsidRPr="004362FB" w14:paraId="45DD9A6A" w14:textId="77777777" w:rsidTr="00F5056A">
        <w:trPr>
          <w:trHeight w:val="267"/>
        </w:trPr>
        <w:tc>
          <w:tcPr>
            <w:tcW w:w="2802" w:type="dxa"/>
          </w:tcPr>
          <w:p w14:paraId="4CC04117" w14:textId="77777777" w:rsidR="006E28C0" w:rsidRPr="004362FB" w:rsidRDefault="006E28C0" w:rsidP="008937AB">
            <w:pPr>
              <w:jc w:val="left"/>
              <w:rPr>
                <w:rFonts w:ascii="等线" w:hAnsi="等线" w:cs="Times New Roman"/>
              </w:rPr>
            </w:pPr>
            <w:r w:rsidRPr="004362FB">
              <w:rPr>
                <w:rFonts w:ascii="等线" w:hAnsi="等线" w:cs="Times New Roman" w:hint="eastAsia"/>
              </w:rPr>
              <w:t>序号</w:t>
            </w:r>
          </w:p>
        </w:tc>
        <w:tc>
          <w:tcPr>
            <w:tcW w:w="2722" w:type="dxa"/>
          </w:tcPr>
          <w:p w14:paraId="068DF6FC" w14:textId="77777777" w:rsidR="006E28C0" w:rsidRPr="004362FB" w:rsidRDefault="006E28C0" w:rsidP="008937AB">
            <w:pPr>
              <w:jc w:val="left"/>
              <w:rPr>
                <w:rFonts w:ascii="等线" w:hAnsi="等线" w:cs="Times New Roman"/>
              </w:rPr>
            </w:pPr>
            <w:r w:rsidRPr="004362FB">
              <w:rPr>
                <w:rFonts w:ascii="等线" w:hAnsi="等线" w:cs="Times New Roman" w:hint="eastAsia"/>
              </w:rPr>
              <w:t>F_</w:t>
            </w:r>
            <w:r w:rsidRPr="004362FB">
              <w:rPr>
                <w:rFonts w:ascii="等线" w:hAnsi="等线" w:cs="Times New Roman"/>
              </w:rPr>
              <w:t>ID</w:t>
            </w:r>
          </w:p>
        </w:tc>
        <w:tc>
          <w:tcPr>
            <w:tcW w:w="3173" w:type="dxa"/>
          </w:tcPr>
          <w:p w14:paraId="0F48DD0B" w14:textId="77777777" w:rsidR="006E28C0" w:rsidRPr="004362FB" w:rsidRDefault="006E28C0" w:rsidP="008937AB">
            <w:pPr>
              <w:jc w:val="left"/>
              <w:rPr>
                <w:rFonts w:ascii="等线" w:hAnsi="等线" w:cs="Times New Roman"/>
              </w:rPr>
            </w:pPr>
          </w:p>
        </w:tc>
        <w:tc>
          <w:tcPr>
            <w:tcW w:w="1079" w:type="dxa"/>
          </w:tcPr>
          <w:p w14:paraId="7954AB03" w14:textId="77777777" w:rsidR="006E28C0" w:rsidRPr="004362FB" w:rsidRDefault="006E28C0" w:rsidP="008937AB">
            <w:pPr>
              <w:jc w:val="left"/>
              <w:rPr>
                <w:rFonts w:ascii="等线" w:hAnsi="等线" w:cs="Times New Roman"/>
              </w:rPr>
            </w:pPr>
          </w:p>
        </w:tc>
        <w:tc>
          <w:tcPr>
            <w:tcW w:w="5601" w:type="dxa"/>
          </w:tcPr>
          <w:p w14:paraId="40317EE3" w14:textId="77777777" w:rsidR="006E28C0" w:rsidRPr="004362FB" w:rsidRDefault="006E28C0" w:rsidP="008937AB">
            <w:pPr>
              <w:jc w:val="left"/>
              <w:rPr>
                <w:rFonts w:ascii="等线" w:hAnsi="等线" w:cs="Times New Roman"/>
              </w:rPr>
            </w:pPr>
          </w:p>
        </w:tc>
      </w:tr>
      <w:tr w:rsidR="006E28C0" w:rsidRPr="004362FB" w14:paraId="0822BC48" w14:textId="77777777" w:rsidTr="00F5056A">
        <w:trPr>
          <w:trHeight w:val="267"/>
        </w:trPr>
        <w:tc>
          <w:tcPr>
            <w:tcW w:w="2802" w:type="dxa"/>
          </w:tcPr>
          <w:p w14:paraId="6E3835DC" w14:textId="77777777" w:rsidR="006E28C0" w:rsidRPr="0031583D" w:rsidRDefault="006E28C0"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状态</w:t>
            </w:r>
          </w:p>
        </w:tc>
        <w:tc>
          <w:tcPr>
            <w:tcW w:w="2722" w:type="dxa"/>
          </w:tcPr>
          <w:p w14:paraId="7D77317A" w14:textId="78DD8AC1" w:rsidR="006E28C0" w:rsidRPr="0031583D" w:rsidRDefault="006E28C0" w:rsidP="008937AB">
            <w:pPr>
              <w:jc w:val="left"/>
              <w:rPr>
                <w:rFonts w:ascii="等线" w:hAnsi="等线" w:cs="Times New Roman"/>
              </w:rPr>
            </w:pPr>
            <w:r>
              <w:rPr>
                <w:rFonts w:ascii="等线" w:hAnsi="等线" w:cs="Times New Roman" w:hint="eastAsia"/>
              </w:rPr>
              <w:t>F_Status</w:t>
            </w:r>
          </w:p>
        </w:tc>
        <w:tc>
          <w:tcPr>
            <w:tcW w:w="3173" w:type="dxa"/>
          </w:tcPr>
          <w:p w14:paraId="60B21F90" w14:textId="6620F7AF" w:rsidR="006E28C0" w:rsidRPr="0031583D" w:rsidRDefault="0052550B" w:rsidP="008937AB">
            <w:pPr>
              <w:jc w:val="left"/>
              <w:rPr>
                <w:rFonts w:ascii="Microsoft YaHei UI" w:eastAsia="Microsoft YaHei UI" w:hAnsi="Microsoft YaHei UI"/>
                <w:color w:val="353535"/>
                <w:szCs w:val="21"/>
              </w:rPr>
            </w:pPr>
            <w:r>
              <w:rPr>
                <w:rFonts w:ascii="等线" w:hAnsi="等线" w:cs="Times New Roman" w:hint="eastAsia"/>
              </w:rPr>
              <w:t>not</w:t>
            </w:r>
            <w:r>
              <w:rPr>
                <w:rFonts w:ascii="等线" w:hAnsi="等线" w:cs="Times New Roman"/>
              </w:rPr>
              <w:t xml:space="preserve"> </w:t>
            </w:r>
            <w:r>
              <w:rPr>
                <w:rFonts w:ascii="等线" w:hAnsi="等线" w:cs="Times New Roman" w:hint="eastAsia"/>
              </w:rPr>
              <w:t>NULL</w:t>
            </w:r>
            <w:r>
              <w:rPr>
                <w:rFonts w:ascii="等线" w:hAnsi="等线" w:cs="Times New Roman"/>
              </w:rPr>
              <w:t xml:space="preserve"> int</w:t>
            </w:r>
          </w:p>
        </w:tc>
        <w:tc>
          <w:tcPr>
            <w:tcW w:w="1079" w:type="dxa"/>
          </w:tcPr>
          <w:p w14:paraId="2C71B619" w14:textId="77777777" w:rsidR="006E28C0" w:rsidRPr="0031583D" w:rsidRDefault="006E28C0" w:rsidP="008937AB">
            <w:pPr>
              <w:jc w:val="left"/>
              <w:rPr>
                <w:rFonts w:ascii="等线" w:hAnsi="等线" w:cs="Times New Roman"/>
              </w:rPr>
            </w:pPr>
          </w:p>
        </w:tc>
        <w:tc>
          <w:tcPr>
            <w:tcW w:w="5601" w:type="dxa"/>
          </w:tcPr>
          <w:p w14:paraId="014825E6" w14:textId="77777777" w:rsidR="006E28C0" w:rsidRDefault="00C73372"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0</w:t>
            </w: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正常，1</w:t>
            </w: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已</w:t>
            </w:r>
            <w:r w:rsidR="005F5EBA">
              <w:rPr>
                <w:rFonts w:ascii="Microsoft YaHei UI" w:eastAsia="Microsoft YaHei UI" w:hAnsi="Microsoft YaHei UI" w:hint="eastAsia"/>
                <w:color w:val="353535"/>
                <w:szCs w:val="21"/>
              </w:rPr>
              <w:t>终止</w:t>
            </w:r>
            <w:r>
              <w:rPr>
                <w:rFonts w:ascii="Microsoft YaHei UI" w:eastAsia="Microsoft YaHei UI" w:hAnsi="Microsoft YaHei UI"/>
                <w:color w:val="353535"/>
                <w:szCs w:val="21"/>
              </w:rPr>
              <w:t>}</w:t>
            </w:r>
          </w:p>
          <w:p w14:paraId="2163AE4E" w14:textId="74A907FA" w:rsidR="005F5EBA" w:rsidRPr="0031583D" w:rsidRDefault="005F5EBA"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已终止代表不能再领取。</w:t>
            </w:r>
            <w:r w:rsidR="006F4A60">
              <w:rPr>
                <w:rFonts w:hint="eastAsia"/>
              </w:rPr>
              <w:t>已终止是老板在</w:t>
            </w:r>
            <w:r w:rsidR="006F4A60">
              <w:rPr>
                <w:rFonts w:hint="eastAsia"/>
              </w:rPr>
              <w:t>web</w:t>
            </w:r>
            <w:r w:rsidR="006F4A60">
              <w:rPr>
                <w:rFonts w:hint="eastAsia"/>
              </w:rPr>
              <w:t>界面上终止了优惠券导致的。这时，即使未过有效期，该</w:t>
            </w:r>
            <w:r w:rsidR="00312159">
              <w:rPr>
                <w:rFonts w:hint="eastAsia"/>
              </w:rPr>
              <w:t>优惠券</w:t>
            </w:r>
            <w:r w:rsidR="006F4A60">
              <w:rPr>
                <w:rFonts w:hint="eastAsia"/>
              </w:rPr>
              <w:t>仍然无效。但是，</w:t>
            </w:r>
            <w:r w:rsidR="006F4A60">
              <w:rPr>
                <w:rFonts w:ascii="Microsoft YaHei UI" w:eastAsia="Microsoft YaHei UI" w:hAnsi="Microsoft YaHei UI" w:hint="eastAsia"/>
                <w:color w:val="353535"/>
                <w:szCs w:val="21"/>
              </w:rPr>
              <w:t>顾客已经领取的券可以继续使用。</w:t>
            </w:r>
          </w:p>
        </w:tc>
      </w:tr>
      <w:tr w:rsidR="006E28C0" w:rsidRPr="00CD5DFB" w14:paraId="2BDC9D00"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72A51D4A" w14:textId="77777777" w:rsidR="006E28C0" w:rsidRPr="00CD5DFB"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优惠</w:t>
            </w:r>
            <w:r>
              <w:rPr>
                <w:rFonts w:ascii="Microsoft YaHei UI" w:eastAsia="Microsoft YaHei UI" w:hAnsi="Microsoft YaHei UI" w:hint="eastAsia"/>
                <w:color w:val="353535"/>
                <w:szCs w:val="21"/>
              </w:rPr>
              <w:t>券</w:t>
            </w:r>
            <w:r w:rsidRPr="00CD5DFB">
              <w:rPr>
                <w:rFonts w:ascii="Microsoft YaHei UI" w:eastAsia="Microsoft YaHei UI" w:hAnsi="Microsoft YaHei UI" w:hint="eastAsia"/>
                <w:color w:val="353535"/>
                <w:szCs w:val="21"/>
              </w:rPr>
              <w:t>类型</w:t>
            </w:r>
          </w:p>
        </w:tc>
        <w:tc>
          <w:tcPr>
            <w:tcW w:w="2722" w:type="dxa"/>
            <w:tcBorders>
              <w:top w:val="single" w:sz="4" w:space="0" w:color="auto"/>
              <w:left w:val="single" w:sz="4" w:space="0" w:color="auto"/>
              <w:bottom w:val="single" w:sz="4" w:space="0" w:color="auto"/>
              <w:right w:val="single" w:sz="4" w:space="0" w:color="auto"/>
            </w:tcBorders>
          </w:tcPr>
          <w:p w14:paraId="13BA3892" w14:textId="52AB4304" w:rsidR="006E28C0" w:rsidRPr="00CD5DFB" w:rsidRDefault="006E28C0" w:rsidP="008937AB">
            <w:pPr>
              <w:jc w:val="left"/>
              <w:rPr>
                <w:rFonts w:ascii="等线" w:hAnsi="等线" w:cs="Times New Roman"/>
              </w:rPr>
            </w:pPr>
            <w:r w:rsidRPr="00CD5DFB">
              <w:rPr>
                <w:rFonts w:ascii="等线" w:hAnsi="等线" w:cs="Times New Roman" w:hint="eastAsia"/>
              </w:rPr>
              <w:t>F_Type</w:t>
            </w:r>
          </w:p>
        </w:tc>
        <w:tc>
          <w:tcPr>
            <w:tcW w:w="3173" w:type="dxa"/>
            <w:tcBorders>
              <w:top w:val="single" w:sz="4" w:space="0" w:color="auto"/>
              <w:left w:val="single" w:sz="4" w:space="0" w:color="auto"/>
              <w:bottom w:val="single" w:sz="4" w:space="0" w:color="auto"/>
              <w:right w:val="single" w:sz="4" w:space="0" w:color="auto"/>
            </w:tcBorders>
          </w:tcPr>
          <w:p w14:paraId="6A18E7A4" w14:textId="1A39B5B5" w:rsidR="006E28C0" w:rsidRPr="00CD5DFB" w:rsidRDefault="00731706"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null</w:t>
            </w:r>
          </w:p>
        </w:tc>
        <w:tc>
          <w:tcPr>
            <w:tcW w:w="1079" w:type="dxa"/>
            <w:tcBorders>
              <w:top w:val="single" w:sz="4" w:space="0" w:color="auto"/>
              <w:left w:val="single" w:sz="4" w:space="0" w:color="auto"/>
              <w:bottom w:val="single" w:sz="4" w:space="0" w:color="auto"/>
              <w:right w:val="single" w:sz="4" w:space="0" w:color="auto"/>
            </w:tcBorders>
          </w:tcPr>
          <w:p w14:paraId="587B7E08" w14:textId="77777777" w:rsidR="006E28C0" w:rsidRPr="00CD5DFB" w:rsidRDefault="006E28C0" w:rsidP="008937AB">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1EDF91FC" w14:textId="77777777" w:rsidR="00731706"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优惠券类型。</w:t>
            </w:r>
          </w:p>
          <w:p w14:paraId="149ED1A0" w14:textId="0457CA62" w:rsidR="006E28C0" w:rsidRPr="006E28C0" w:rsidRDefault="00731706"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0=</w:t>
            </w:r>
            <w:r w:rsidR="006E28C0" w:rsidRPr="00CD5DFB">
              <w:rPr>
                <w:rFonts w:ascii="Microsoft YaHei UI" w:eastAsia="Microsoft YaHei UI" w:hAnsi="Microsoft YaHei UI" w:hint="eastAsia"/>
                <w:color w:val="353535"/>
                <w:szCs w:val="21"/>
              </w:rPr>
              <w:t>CASH，</w:t>
            </w:r>
            <w:r>
              <w:rPr>
                <w:rFonts w:ascii="Microsoft YaHei UI" w:eastAsia="Microsoft YaHei UI" w:hAnsi="Microsoft YaHei UI" w:hint="eastAsia"/>
                <w:color w:val="353535"/>
                <w:szCs w:val="21"/>
              </w:rPr>
              <w:t>1</w:t>
            </w:r>
            <w:r>
              <w:rPr>
                <w:rFonts w:ascii="Microsoft YaHei UI" w:eastAsia="Microsoft YaHei UI" w:hAnsi="Microsoft YaHei UI"/>
                <w:color w:val="353535"/>
                <w:szCs w:val="21"/>
              </w:rPr>
              <w:t>=</w:t>
            </w:r>
            <w:r w:rsidR="006E28C0" w:rsidRPr="00CD5DFB">
              <w:rPr>
                <w:rFonts w:ascii="Microsoft YaHei UI" w:eastAsia="Microsoft YaHei UI" w:hAnsi="Microsoft YaHei UI" w:hint="eastAsia"/>
                <w:color w:val="353535"/>
                <w:szCs w:val="21"/>
              </w:rPr>
              <w:t>DISCOUNT</w:t>
            </w:r>
          </w:p>
        </w:tc>
      </w:tr>
      <w:tr w:rsidR="00BB291F" w:rsidRPr="00CD5DFB" w14:paraId="1352159F"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79F4A5B9" w14:textId="3E681DC3" w:rsidR="00BB291F" w:rsidRPr="00CD5DFB" w:rsidRDefault="00BB291F"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需要多少积分兑换</w:t>
            </w:r>
          </w:p>
        </w:tc>
        <w:tc>
          <w:tcPr>
            <w:tcW w:w="2722" w:type="dxa"/>
            <w:tcBorders>
              <w:top w:val="single" w:sz="4" w:space="0" w:color="auto"/>
              <w:left w:val="single" w:sz="4" w:space="0" w:color="auto"/>
              <w:bottom w:val="single" w:sz="4" w:space="0" w:color="auto"/>
              <w:right w:val="single" w:sz="4" w:space="0" w:color="auto"/>
            </w:tcBorders>
          </w:tcPr>
          <w:p w14:paraId="39869488" w14:textId="3B4A86A0" w:rsidR="00BB291F" w:rsidRPr="00CD5DFB" w:rsidRDefault="00BB291F" w:rsidP="008937AB">
            <w:pPr>
              <w:jc w:val="left"/>
              <w:rPr>
                <w:rFonts w:ascii="等线" w:hAnsi="等线" w:cs="Times New Roman"/>
              </w:rPr>
            </w:pPr>
            <w:r>
              <w:rPr>
                <w:rFonts w:ascii="等线" w:hAnsi="等线" w:cs="Times New Roman" w:hint="eastAsia"/>
              </w:rPr>
              <w:t>F</w:t>
            </w:r>
            <w:r>
              <w:rPr>
                <w:rFonts w:ascii="等线" w:hAnsi="等线" w:cs="Times New Roman"/>
              </w:rPr>
              <w:t>_</w:t>
            </w:r>
            <w:r>
              <w:rPr>
                <w:rFonts w:ascii="等线" w:hAnsi="等线" w:cs="Times New Roman" w:hint="eastAsia"/>
              </w:rPr>
              <w:t>Bonus</w:t>
            </w:r>
          </w:p>
        </w:tc>
        <w:tc>
          <w:tcPr>
            <w:tcW w:w="3173" w:type="dxa"/>
            <w:tcBorders>
              <w:top w:val="single" w:sz="4" w:space="0" w:color="auto"/>
              <w:left w:val="single" w:sz="4" w:space="0" w:color="auto"/>
              <w:bottom w:val="single" w:sz="4" w:space="0" w:color="auto"/>
              <w:right w:val="single" w:sz="4" w:space="0" w:color="auto"/>
            </w:tcBorders>
          </w:tcPr>
          <w:p w14:paraId="7AFCF5A7" w14:textId="7A31B580" w:rsidR="00BB291F" w:rsidRDefault="00F5056A"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null, &gt;=0</w:t>
            </w:r>
          </w:p>
        </w:tc>
        <w:tc>
          <w:tcPr>
            <w:tcW w:w="1079" w:type="dxa"/>
            <w:tcBorders>
              <w:top w:val="single" w:sz="4" w:space="0" w:color="auto"/>
              <w:left w:val="single" w:sz="4" w:space="0" w:color="auto"/>
              <w:bottom w:val="single" w:sz="4" w:space="0" w:color="auto"/>
              <w:right w:val="single" w:sz="4" w:space="0" w:color="auto"/>
            </w:tcBorders>
          </w:tcPr>
          <w:p w14:paraId="5568F61C" w14:textId="77777777" w:rsidR="00BB291F" w:rsidRPr="00CD5DFB" w:rsidRDefault="00BB291F" w:rsidP="008937AB">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36B6867C" w14:textId="2F672778" w:rsidR="00BB291F" w:rsidRPr="00CD5DFB" w:rsidRDefault="00F5056A"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&gt;</w:t>
            </w:r>
            <w:r>
              <w:rPr>
                <w:rFonts w:ascii="Microsoft YaHei UI" w:eastAsia="Microsoft YaHei UI" w:hAnsi="Microsoft YaHei UI"/>
                <w:color w:val="353535"/>
                <w:szCs w:val="21"/>
              </w:rPr>
              <w:t>0</w:t>
            </w:r>
            <w:r>
              <w:rPr>
                <w:rFonts w:ascii="Microsoft YaHei UI" w:eastAsia="Microsoft YaHei UI" w:hAnsi="Microsoft YaHei UI" w:hint="eastAsia"/>
                <w:color w:val="353535"/>
                <w:szCs w:val="21"/>
              </w:rPr>
              <w:t>，需要积分兑换顾客才可以领取。=</w:t>
            </w:r>
            <w:r>
              <w:rPr>
                <w:rFonts w:ascii="Microsoft YaHei UI" w:eastAsia="Microsoft YaHei UI" w:hAnsi="Microsoft YaHei UI"/>
                <w:color w:val="353535"/>
                <w:szCs w:val="21"/>
              </w:rPr>
              <w:t>0</w:t>
            </w:r>
            <w:r>
              <w:rPr>
                <w:rFonts w:ascii="Microsoft YaHei UI" w:eastAsia="Microsoft YaHei UI" w:hAnsi="Microsoft YaHei UI" w:hint="eastAsia"/>
                <w:color w:val="353535"/>
                <w:szCs w:val="21"/>
              </w:rPr>
              <w:t>，不需要积分领取</w:t>
            </w:r>
          </w:p>
        </w:tc>
      </w:tr>
      <w:tr w:rsidR="006E28C0" w14:paraId="469E499D"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448D12E3" w14:textId="631A94BE" w:rsidR="006E28C0" w:rsidRDefault="006E28C0" w:rsidP="006E28C0">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起用金额</w:t>
            </w:r>
          </w:p>
        </w:tc>
        <w:tc>
          <w:tcPr>
            <w:tcW w:w="2722" w:type="dxa"/>
            <w:tcBorders>
              <w:top w:val="single" w:sz="4" w:space="0" w:color="auto"/>
              <w:left w:val="single" w:sz="4" w:space="0" w:color="auto"/>
              <w:bottom w:val="single" w:sz="4" w:space="0" w:color="auto"/>
              <w:right w:val="single" w:sz="4" w:space="0" w:color="auto"/>
            </w:tcBorders>
          </w:tcPr>
          <w:p w14:paraId="551241AC" w14:textId="16B073B4" w:rsidR="006E28C0" w:rsidRPr="004362FB" w:rsidRDefault="006E28C0" w:rsidP="008937AB">
            <w:pPr>
              <w:jc w:val="left"/>
              <w:rPr>
                <w:rFonts w:ascii="等线" w:hAnsi="等线" w:cs="Times New Roman"/>
              </w:rPr>
            </w:pPr>
            <w:r>
              <w:rPr>
                <w:rFonts w:ascii="等线" w:hAnsi="等线" w:cs="Times New Roman" w:hint="eastAsia"/>
              </w:rPr>
              <w:t>F_</w:t>
            </w:r>
            <w:r w:rsidRPr="006E28C0">
              <w:rPr>
                <w:rFonts w:ascii="等线" w:hAnsi="等线" w:cs="Times New Roman" w:hint="eastAsia"/>
              </w:rPr>
              <w:t>Least</w:t>
            </w:r>
            <w:r w:rsidR="00731706">
              <w:rPr>
                <w:rFonts w:ascii="等线" w:hAnsi="等线" w:cs="Times New Roman"/>
              </w:rPr>
              <w:t>Amount</w:t>
            </w:r>
          </w:p>
        </w:tc>
        <w:tc>
          <w:tcPr>
            <w:tcW w:w="3173" w:type="dxa"/>
            <w:tcBorders>
              <w:top w:val="single" w:sz="4" w:space="0" w:color="auto"/>
              <w:left w:val="single" w:sz="4" w:space="0" w:color="auto"/>
              <w:bottom w:val="single" w:sz="4" w:space="0" w:color="auto"/>
              <w:right w:val="single" w:sz="4" w:space="0" w:color="auto"/>
            </w:tcBorders>
          </w:tcPr>
          <w:p w14:paraId="386E5633" w14:textId="15FEBDBB" w:rsidR="006E28C0" w:rsidRDefault="00885C30" w:rsidP="008937AB">
            <w:pPr>
              <w:jc w:val="left"/>
              <w:rPr>
                <w:rFonts w:ascii="Microsoft YaHei UI" w:eastAsia="Microsoft YaHei UI" w:hAnsi="Microsoft YaHei UI"/>
                <w:color w:val="353535"/>
                <w:szCs w:val="21"/>
              </w:rPr>
            </w:pPr>
            <w:r>
              <w:rPr>
                <w:rFonts w:hint="eastAsia"/>
              </w:rPr>
              <w:t>De</w:t>
            </w:r>
            <w:r>
              <w:t xml:space="preserve">cimal(20, 6) </w:t>
            </w:r>
            <w:r w:rsidR="00731706">
              <w:rPr>
                <w:rFonts w:ascii="Microsoft YaHei UI" w:eastAsia="Microsoft YaHei UI" w:hAnsi="Microsoft YaHei UI"/>
                <w:color w:val="353535"/>
                <w:szCs w:val="21"/>
              </w:rPr>
              <w:t>not null default 0</w:t>
            </w:r>
          </w:p>
        </w:tc>
        <w:tc>
          <w:tcPr>
            <w:tcW w:w="1079" w:type="dxa"/>
            <w:tcBorders>
              <w:top w:val="single" w:sz="4" w:space="0" w:color="auto"/>
              <w:left w:val="single" w:sz="4" w:space="0" w:color="auto"/>
              <w:bottom w:val="single" w:sz="4" w:space="0" w:color="auto"/>
              <w:right w:val="single" w:sz="4" w:space="0" w:color="auto"/>
            </w:tcBorders>
          </w:tcPr>
          <w:p w14:paraId="7BEDBFE2" w14:textId="77777777" w:rsidR="006E28C0" w:rsidRPr="004362FB" w:rsidRDefault="006E28C0" w:rsidP="008937AB">
            <w:pPr>
              <w:jc w:val="left"/>
              <w:rPr>
                <w:rFonts w:ascii="等线" w:hAnsi="等线" w:cs="Times New Roman"/>
              </w:rPr>
            </w:pPr>
            <w:r>
              <w:rPr>
                <w:rFonts w:ascii="等线" w:hAnsi="等线" w:cs="Times New Roman" w:hint="eastAsia"/>
              </w:rPr>
              <w:t>0</w:t>
            </w:r>
          </w:p>
        </w:tc>
        <w:tc>
          <w:tcPr>
            <w:tcW w:w="5601" w:type="dxa"/>
            <w:tcBorders>
              <w:top w:val="single" w:sz="4" w:space="0" w:color="auto"/>
              <w:left w:val="single" w:sz="4" w:space="0" w:color="auto"/>
              <w:bottom w:val="single" w:sz="4" w:space="0" w:color="auto"/>
              <w:right w:val="single" w:sz="4" w:space="0" w:color="auto"/>
            </w:tcBorders>
          </w:tcPr>
          <w:p w14:paraId="6AE74DBD" w14:textId="7A0A66BB" w:rsidR="006E28C0" w:rsidRPr="005E4C57" w:rsidRDefault="006E28C0" w:rsidP="008937AB">
            <w:pPr>
              <w:jc w:val="left"/>
              <w:rPr>
                <w:rFonts w:ascii="Microsoft YaHei UI" w:eastAsia="Microsoft YaHei UI" w:hAnsi="Microsoft YaHei UI"/>
                <w:color w:val="FF0000"/>
                <w:szCs w:val="21"/>
              </w:rPr>
            </w:pPr>
            <w:r w:rsidRPr="005E4C57">
              <w:rPr>
                <w:rFonts w:ascii="Microsoft YaHei UI" w:eastAsia="Microsoft YaHei UI" w:hAnsi="Microsoft YaHei UI" w:hint="eastAsia"/>
                <w:color w:val="FF0000"/>
                <w:szCs w:val="21"/>
              </w:rPr>
              <w:t>代金券专用，表示起用金额（单位为</w:t>
            </w:r>
            <w:r w:rsidR="004A6335" w:rsidRPr="005E4C57">
              <w:rPr>
                <w:rFonts w:ascii="Microsoft YaHei UI" w:eastAsia="Microsoft YaHei UI" w:hAnsi="Microsoft YaHei UI" w:hint="eastAsia"/>
                <w:color w:val="FF0000"/>
                <w:szCs w:val="21"/>
              </w:rPr>
              <w:t>元</w:t>
            </w:r>
            <w:r w:rsidRPr="005E4C57">
              <w:rPr>
                <w:rFonts w:ascii="Microsoft YaHei UI" w:eastAsia="Microsoft YaHei UI" w:hAnsi="Microsoft YaHei UI" w:hint="eastAsia"/>
                <w:color w:val="FF0000"/>
                <w:szCs w:val="21"/>
              </w:rPr>
              <w:t>）,如果无起用门槛则填0。</w:t>
            </w:r>
          </w:p>
        </w:tc>
      </w:tr>
      <w:tr w:rsidR="006E28C0" w14:paraId="01141600"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417AF2E9" w14:textId="77777777" w:rsidR="006E28C0" w:rsidRDefault="006E28C0"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减免金额</w:t>
            </w:r>
          </w:p>
        </w:tc>
        <w:tc>
          <w:tcPr>
            <w:tcW w:w="2722" w:type="dxa"/>
            <w:tcBorders>
              <w:top w:val="single" w:sz="4" w:space="0" w:color="auto"/>
              <w:left w:val="single" w:sz="4" w:space="0" w:color="auto"/>
              <w:bottom w:val="single" w:sz="4" w:space="0" w:color="auto"/>
              <w:right w:val="single" w:sz="4" w:space="0" w:color="auto"/>
            </w:tcBorders>
          </w:tcPr>
          <w:p w14:paraId="510562B9" w14:textId="45DB0CFC" w:rsidR="006E28C0" w:rsidRDefault="006E28C0" w:rsidP="00731706">
            <w:pPr>
              <w:jc w:val="left"/>
              <w:rPr>
                <w:rFonts w:ascii="等线" w:hAnsi="等线" w:cs="Times New Roman"/>
              </w:rPr>
            </w:pPr>
            <w:r>
              <w:rPr>
                <w:rFonts w:ascii="等线" w:hAnsi="等线" w:cs="Times New Roman" w:hint="eastAsia"/>
              </w:rPr>
              <w:t>F_</w:t>
            </w:r>
            <w:r w:rsidRPr="006E28C0">
              <w:rPr>
                <w:rFonts w:ascii="等线" w:hAnsi="等线" w:cs="Times New Roman" w:hint="eastAsia"/>
              </w:rPr>
              <w:t>Reduce</w:t>
            </w:r>
            <w:r w:rsidR="00731706">
              <w:rPr>
                <w:rFonts w:ascii="等线" w:hAnsi="等线" w:cs="Times New Roman"/>
              </w:rPr>
              <w:t>Amount</w:t>
            </w:r>
          </w:p>
        </w:tc>
        <w:tc>
          <w:tcPr>
            <w:tcW w:w="3173" w:type="dxa"/>
            <w:tcBorders>
              <w:top w:val="single" w:sz="4" w:space="0" w:color="auto"/>
              <w:left w:val="single" w:sz="4" w:space="0" w:color="auto"/>
              <w:bottom w:val="single" w:sz="4" w:space="0" w:color="auto"/>
              <w:right w:val="single" w:sz="4" w:space="0" w:color="auto"/>
            </w:tcBorders>
          </w:tcPr>
          <w:p w14:paraId="56A93C41" w14:textId="129019DC" w:rsidR="00731706" w:rsidRDefault="00885C30" w:rsidP="008937AB">
            <w:pPr>
              <w:jc w:val="left"/>
              <w:rPr>
                <w:rFonts w:ascii="Microsoft YaHei UI" w:eastAsia="Microsoft YaHei UI" w:hAnsi="Microsoft YaHei UI"/>
                <w:color w:val="353535"/>
                <w:szCs w:val="21"/>
              </w:rPr>
            </w:pPr>
            <w:r>
              <w:rPr>
                <w:rFonts w:hint="eastAsia"/>
              </w:rPr>
              <w:t>De</w:t>
            </w:r>
            <w:r>
              <w:t xml:space="preserve">cimal(20, 6) </w:t>
            </w:r>
            <w:r w:rsidR="00731706">
              <w:rPr>
                <w:rFonts w:ascii="Microsoft YaHei UI" w:eastAsia="Microsoft YaHei UI" w:hAnsi="Microsoft YaHei UI"/>
                <w:color w:val="353535"/>
                <w:szCs w:val="21"/>
              </w:rPr>
              <w:t>not null</w:t>
            </w:r>
          </w:p>
        </w:tc>
        <w:tc>
          <w:tcPr>
            <w:tcW w:w="1079" w:type="dxa"/>
            <w:tcBorders>
              <w:top w:val="single" w:sz="4" w:space="0" w:color="auto"/>
              <w:left w:val="single" w:sz="4" w:space="0" w:color="auto"/>
              <w:bottom w:val="single" w:sz="4" w:space="0" w:color="auto"/>
              <w:right w:val="single" w:sz="4" w:space="0" w:color="auto"/>
            </w:tcBorders>
          </w:tcPr>
          <w:p w14:paraId="35797CC7" w14:textId="322CC812" w:rsidR="006E28C0" w:rsidRDefault="006A2BEE" w:rsidP="008937AB">
            <w:pPr>
              <w:jc w:val="left"/>
              <w:rPr>
                <w:rFonts w:ascii="等线" w:hAnsi="等线" w:cs="Times New Roman"/>
              </w:rPr>
            </w:pPr>
            <w:r>
              <w:rPr>
                <w:rFonts w:ascii="等线" w:hAnsi="等线" w:cs="Times New Roman" w:hint="eastAsia"/>
              </w:rPr>
              <w:t>0</w:t>
            </w:r>
          </w:p>
        </w:tc>
        <w:tc>
          <w:tcPr>
            <w:tcW w:w="5601" w:type="dxa"/>
            <w:tcBorders>
              <w:top w:val="single" w:sz="4" w:space="0" w:color="auto"/>
              <w:left w:val="single" w:sz="4" w:space="0" w:color="auto"/>
              <w:bottom w:val="single" w:sz="4" w:space="0" w:color="auto"/>
              <w:right w:val="single" w:sz="4" w:space="0" w:color="auto"/>
            </w:tcBorders>
          </w:tcPr>
          <w:p w14:paraId="10B4BF1B" w14:textId="49060299" w:rsidR="006E28C0" w:rsidRPr="005E4C57" w:rsidRDefault="006E28C0" w:rsidP="008937AB">
            <w:pPr>
              <w:jc w:val="left"/>
              <w:rPr>
                <w:rFonts w:ascii="Microsoft YaHei UI" w:eastAsia="Microsoft YaHei UI" w:hAnsi="Microsoft YaHei UI"/>
                <w:color w:val="FF0000"/>
                <w:szCs w:val="21"/>
              </w:rPr>
            </w:pPr>
            <w:r w:rsidRPr="005E4C57">
              <w:rPr>
                <w:rFonts w:ascii="Microsoft YaHei UI" w:eastAsia="Microsoft YaHei UI" w:hAnsi="Microsoft YaHei UI" w:hint="eastAsia"/>
                <w:color w:val="FF0000"/>
                <w:szCs w:val="21"/>
              </w:rPr>
              <w:t>代金券专用，表示减免金额。（单位为</w:t>
            </w:r>
            <w:r w:rsidR="004A6335" w:rsidRPr="005E4C57">
              <w:rPr>
                <w:rFonts w:ascii="Microsoft YaHei UI" w:eastAsia="Microsoft YaHei UI" w:hAnsi="Microsoft YaHei UI" w:hint="eastAsia"/>
                <w:color w:val="FF0000"/>
                <w:szCs w:val="21"/>
              </w:rPr>
              <w:t>元</w:t>
            </w:r>
            <w:r w:rsidRPr="005E4C57">
              <w:rPr>
                <w:rFonts w:ascii="Microsoft YaHei UI" w:eastAsia="Microsoft YaHei UI" w:hAnsi="Microsoft YaHei UI" w:hint="eastAsia"/>
                <w:color w:val="FF0000"/>
                <w:szCs w:val="21"/>
              </w:rPr>
              <w:t>）</w:t>
            </w:r>
            <w:r w:rsidR="00731706" w:rsidRPr="005E4C57">
              <w:rPr>
                <w:rFonts w:ascii="Microsoft YaHei UI" w:eastAsia="Microsoft YaHei UI" w:hAnsi="Microsoft YaHei UI" w:hint="eastAsia"/>
                <w:color w:val="FF0000"/>
                <w:szCs w:val="21"/>
              </w:rPr>
              <w:t>，必须&gt;</w:t>
            </w:r>
            <w:r w:rsidR="00731706" w:rsidRPr="005E4C57">
              <w:rPr>
                <w:rFonts w:ascii="Microsoft YaHei UI" w:eastAsia="Microsoft YaHei UI" w:hAnsi="Microsoft YaHei UI"/>
                <w:color w:val="FF0000"/>
                <w:szCs w:val="21"/>
              </w:rPr>
              <w:t>0.00</w:t>
            </w:r>
            <w:r w:rsidR="00960A89" w:rsidRPr="005E4C57">
              <w:rPr>
                <w:rFonts w:ascii="Microsoft YaHei UI" w:eastAsia="Microsoft YaHei UI" w:hAnsi="Microsoft YaHei UI" w:hint="eastAsia"/>
                <w:color w:val="FF0000"/>
                <w:szCs w:val="21"/>
              </w:rPr>
              <w:t>。减免金额必须小于起用金额</w:t>
            </w:r>
          </w:p>
        </w:tc>
      </w:tr>
      <w:tr w:rsidR="006E28C0" w:rsidRPr="00CD5DFB" w14:paraId="447C2779"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7A9CB166" w14:textId="77777777" w:rsidR="006E28C0" w:rsidRPr="00CD5DFB"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打折额度</w:t>
            </w:r>
          </w:p>
        </w:tc>
        <w:tc>
          <w:tcPr>
            <w:tcW w:w="2722" w:type="dxa"/>
            <w:tcBorders>
              <w:top w:val="single" w:sz="4" w:space="0" w:color="auto"/>
              <w:left w:val="single" w:sz="4" w:space="0" w:color="auto"/>
              <w:bottom w:val="single" w:sz="4" w:space="0" w:color="auto"/>
              <w:right w:val="single" w:sz="4" w:space="0" w:color="auto"/>
            </w:tcBorders>
          </w:tcPr>
          <w:p w14:paraId="684E871F" w14:textId="028B3995" w:rsidR="006E28C0" w:rsidRPr="00CD5DFB" w:rsidRDefault="006E28C0" w:rsidP="008937AB">
            <w:pPr>
              <w:jc w:val="left"/>
              <w:rPr>
                <w:rFonts w:ascii="等线" w:hAnsi="等线" w:cs="Times New Roman"/>
              </w:rPr>
            </w:pPr>
            <w:r w:rsidRPr="00CD5DFB">
              <w:rPr>
                <w:rFonts w:ascii="等线" w:hAnsi="等线" w:cs="Times New Roman" w:hint="eastAsia"/>
              </w:rPr>
              <w:t>F_</w:t>
            </w:r>
            <w:r w:rsidRPr="006E28C0">
              <w:rPr>
                <w:rFonts w:ascii="等线" w:hAnsi="等线" w:cs="Times New Roman" w:hint="eastAsia"/>
              </w:rPr>
              <w:t>Discount</w:t>
            </w:r>
          </w:p>
        </w:tc>
        <w:tc>
          <w:tcPr>
            <w:tcW w:w="3173" w:type="dxa"/>
            <w:tcBorders>
              <w:top w:val="single" w:sz="4" w:space="0" w:color="auto"/>
              <w:left w:val="single" w:sz="4" w:space="0" w:color="auto"/>
              <w:bottom w:val="single" w:sz="4" w:space="0" w:color="auto"/>
              <w:right w:val="single" w:sz="4" w:space="0" w:color="auto"/>
            </w:tcBorders>
          </w:tcPr>
          <w:p w14:paraId="48992C3F" w14:textId="494E0B28" w:rsidR="006A2BEE" w:rsidRDefault="006A2BEE" w:rsidP="006A2BEE">
            <w:pPr>
              <w:spacing w:line="240" w:lineRule="atLeast"/>
              <w:jc w:val="left"/>
            </w:pPr>
            <w:r>
              <w:rPr>
                <w:rFonts w:hint="eastAsia"/>
              </w:rPr>
              <w:t>De</w:t>
            </w:r>
            <w:r>
              <w:t xml:space="preserve">cimal(20, 6) </w:t>
            </w:r>
            <w:r w:rsidR="00885C30">
              <w:t xml:space="preserve">not </w:t>
            </w:r>
            <w:r>
              <w:t>null</w:t>
            </w:r>
          </w:p>
          <w:p w14:paraId="27A29963" w14:textId="3CF4BBD5" w:rsidR="006E28C0" w:rsidRPr="00CD5DFB" w:rsidRDefault="006A2BEE" w:rsidP="006A2BEE">
            <w:pPr>
              <w:jc w:val="left"/>
              <w:rPr>
                <w:rFonts w:ascii="Microsoft YaHei UI" w:eastAsia="Microsoft YaHei UI" w:hAnsi="Microsoft YaHei UI"/>
                <w:color w:val="353535"/>
                <w:szCs w:val="21"/>
              </w:rPr>
            </w:pPr>
            <w:r w:rsidRPr="005E4C57">
              <w:rPr>
                <w:rFonts w:hint="eastAsia"/>
                <w:color w:val="FF0000"/>
              </w:rPr>
              <w:t>范围</w:t>
            </w:r>
            <w:r w:rsidRPr="005E4C57">
              <w:rPr>
                <w:rFonts w:hint="eastAsia"/>
                <w:color w:val="FF0000"/>
              </w:rPr>
              <w:t>(</w:t>
            </w:r>
            <w:r w:rsidRPr="005E4C57">
              <w:rPr>
                <w:color w:val="FF0000"/>
              </w:rPr>
              <w:t>0.00, 1.00</w:t>
            </w:r>
            <w:r w:rsidR="00960A89" w:rsidRPr="005E4C57">
              <w:rPr>
                <w:rFonts w:hint="eastAsia"/>
                <w:color w:val="FF0000"/>
              </w:rPr>
              <w:t>)</w:t>
            </w:r>
          </w:p>
        </w:tc>
        <w:tc>
          <w:tcPr>
            <w:tcW w:w="1079" w:type="dxa"/>
            <w:tcBorders>
              <w:top w:val="single" w:sz="4" w:space="0" w:color="auto"/>
              <w:left w:val="single" w:sz="4" w:space="0" w:color="auto"/>
              <w:bottom w:val="single" w:sz="4" w:space="0" w:color="auto"/>
              <w:right w:val="single" w:sz="4" w:space="0" w:color="auto"/>
            </w:tcBorders>
          </w:tcPr>
          <w:p w14:paraId="23E33EBD" w14:textId="5E3F502D" w:rsidR="006E28C0" w:rsidRPr="00CD5DFB" w:rsidRDefault="00885C30" w:rsidP="008937AB">
            <w:pPr>
              <w:jc w:val="left"/>
              <w:rPr>
                <w:rFonts w:ascii="等线" w:hAnsi="等线" w:cs="Times New Roman"/>
              </w:rPr>
            </w:pPr>
            <w:r>
              <w:rPr>
                <w:rFonts w:ascii="等线" w:hAnsi="等线" w:cs="Times New Roman"/>
              </w:rPr>
              <w:t>1.00</w:t>
            </w:r>
          </w:p>
        </w:tc>
        <w:tc>
          <w:tcPr>
            <w:tcW w:w="5601" w:type="dxa"/>
            <w:tcBorders>
              <w:top w:val="single" w:sz="4" w:space="0" w:color="auto"/>
              <w:left w:val="single" w:sz="4" w:space="0" w:color="auto"/>
              <w:bottom w:val="single" w:sz="4" w:space="0" w:color="auto"/>
              <w:right w:val="single" w:sz="4" w:space="0" w:color="auto"/>
            </w:tcBorders>
          </w:tcPr>
          <w:p w14:paraId="5FEA8EFB" w14:textId="54C8A4CF" w:rsidR="006E28C0" w:rsidRPr="00CD5DFB" w:rsidRDefault="006E28C0" w:rsidP="008937AB">
            <w:pPr>
              <w:jc w:val="left"/>
              <w:rPr>
                <w:rFonts w:ascii="Microsoft YaHei UI" w:eastAsia="Microsoft YaHei UI" w:hAnsi="Microsoft YaHei UI"/>
                <w:color w:val="353535"/>
                <w:szCs w:val="21"/>
              </w:rPr>
            </w:pPr>
            <w:r w:rsidRPr="00CD5DFB">
              <w:rPr>
                <w:rFonts w:ascii="Microsoft YaHei UI" w:eastAsia="Microsoft YaHei UI" w:hAnsi="Microsoft YaHei UI" w:hint="eastAsia"/>
                <w:color w:val="353535"/>
                <w:szCs w:val="21"/>
              </w:rPr>
              <w:t>折扣券专用，表示打折额度</w:t>
            </w:r>
            <w:r w:rsidR="008A4293">
              <w:rPr>
                <w:rFonts w:ascii="Microsoft YaHei UI" w:eastAsia="Microsoft YaHei UI" w:hAnsi="Microsoft YaHei UI" w:hint="eastAsia"/>
                <w:color w:val="353535"/>
                <w:szCs w:val="21"/>
              </w:rPr>
              <w:t>。0</w:t>
            </w:r>
            <w:r w:rsidR="008A4293">
              <w:rPr>
                <w:rFonts w:ascii="Microsoft YaHei UI" w:eastAsia="Microsoft YaHei UI" w:hAnsi="Microsoft YaHei UI"/>
                <w:color w:val="353535"/>
                <w:szCs w:val="21"/>
              </w:rPr>
              <w:t>.88</w:t>
            </w:r>
            <w:r w:rsidR="008A4293">
              <w:rPr>
                <w:rFonts w:ascii="Microsoft YaHei UI" w:eastAsia="Microsoft YaHei UI" w:hAnsi="Microsoft YaHei UI" w:hint="eastAsia"/>
                <w:color w:val="353535"/>
                <w:szCs w:val="21"/>
              </w:rPr>
              <w:t>就是指8</w:t>
            </w:r>
            <w:r w:rsidR="008A4293">
              <w:rPr>
                <w:rFonts w:ascii="Microsoft YaHei UI" w:eastAsia="Microsoft YaHei UI" w:hAnsi="Microsoft YaHei UI"/>
                <w:color w:val="353535"/>
                <w:szCs w:val="21"/>
              </w:rPr>
              <w:t>8</w:t>
            </w:r>
            <w:r w:rsidR="008A4293">
              <w:rPr>
                <w:rFonts w:ascii="Microsoft YaHei UI" w:eastAsia="Microsoft YaHei UI" w:hAnsi="Microsoft YaHei UI" w:hint="eastAsia"/>
                <w:color w:val="353535"/>
                <w:szCs w:val="21"/>
              </w:rPr>
              <w:t>折</w:t>
            </w:r>
          </w:p>
        </w:tc>
      </w:tr>
      <w:tr w:rsidR="006A2BEE" w:rsidRPr="004362FB" w14:paraId="41BB9E85"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5091C722" w14:textId="59D43FA2"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名</w:t>
            </w:r>
            <w:r w:rsidR="00413557">
              <w:rPr>
                <w:rFonts w:ascii="Microsoft YaHei UI" w:eastAsia="Microsoft YaHei UI" w:hAnsi="Microsoft YaHei UI" w:hint="eastAsia"/>
                <w:color w:val="353535"/>
                <w:szCs w:val="21"/>
              </w:rPr>
              <w:t>称</w:t>
            </w:r>
          </w:p>
        </w:tc>
        <w:tc>
          <w:tcPr>
            <w:tcW w:w="2722" w:type="dxa"/>
            <w:tcBorders>
              <w:top w:val="single" w:sz="4" w:space="0" w:color="auto"/>
              <w:left w:val="single" w:sz="4" w:space="0" w:color="auto"/>
              <w:bottom w:val="single" w:sz="4" w:space="0" w:color="auto"/>
              <w:right w:val="single" w:sz="4" w:space="0" w:color="auto"/>
            </w:tcBorders>
          </w:tcPr>
          <w:p w14:paraId="03914729" w14:textId="25FA58ED" w:rsidR="002A0139" w:rsidRPr="004362FB" w:rsidRDefault="002A0139" w:rsidP="005F5EBA">
            <w:pPr>
              <w:jc w:val="left"/>
              <w:rPr>
                <w:rFonts w:ascii="等线" w:hAnsi="等线" w:cs="Times New Roman"/>
              </w:rPr>
            </w:pPr>
            <w:r w:rsidRPr="004362FB">
              <w:rPr>
                <w:rFonts w:ascii="等线" w:hAnsi="等线" w:cs="Times New Roman" w:hint="eastAsia"/>
              </w:rPr>
              <w:t>F_</w:t>
            </w:r>
            <w:r w:rsidRPr="002A0139">
              <w:rPr>
                <w:rFonts w:ascii="等线" w:hAnsi="等线" w:cs="Times New Roman" w:hint="eastAsia"/>
              </w:rPr>
              <w:t>Title</w:t>
            </w:r>
          </w:p>
        </w:tc>
        <w:tc>
          <w:tcPr>
            <w:tcW w:w="3173" w:type="dxa"/>
            <w:tcBorders>
              <w:top w:val="single" w:sz="4" w:space="0" w:color="auto"/>
              <w:left w:val="single" w:sz="4" w:space="0" w:color="auto"/>
              <w:bottom w:val="single" w:sz="4" w:space="0" w:color="auto"/>
              <w:right w:val="single" w:sz="4" w:space="0" w:color="auto"/>
            </w:tcBorders>
          </w:tcPr>
          <w:p w14:paraId="7763A145" w14:textId="5FE3F1BD" w:rsidR="002A0139" w:rsidRPr="00162972" w:rsidRDefault="002A0139" w:rsidP="005F5EBA">
            <w:pPr>
              <w:jc w:val="left"/>
              <w:rPr>
                <w:rFonts w:ascii="Microsoft YaHei UI" w:eastAsia="Microsoft YaHei UI" w:hAnsi="Microsoft YaHei UI"/>
                <w:color w:val="353535"/>
                <w:szCs w:val="21"/>
              </w:rPr>
            </w:pPr>
            <w:r w:rsidRPr="005E4C57">
              <w:rPr>
                <w:rFonts w:ascii="Microsoft YaHei UI" w:eastAsia="Microsoft YaHei UI" w:hAnsi="Microsoft YaHei UI"/>
                <w:color w:val="FF0000"/>
                <w:szCs w:val="21"/>
              </w:rPr>
              <w:t>varchar</w:t>
            </w:r>
            <w:r w:rsidRPr="005E4C57">
              <w:rPr>
                <w:rFonts w:ascii="Microsoft YaHei UI" w:eastAsia="Microsoft YaHei UI" w:hAnsi="Microsoft YaHei UI" w:hint="eastAsia"/>
                <w:color w:val="FF0000"/>
                <w:szCs w:val="21"/>
              </w:rPr>
              <w:t>（9）</w:t>
            </w:r>
            <w:r w:rsidR="00413557" w:rsidRPr="005E4C57">
              <w:rPr>
                <w:rFonts w:ascii="等线" w:hAnsi="等线" w:cs="Times New Roman"/>
                <w:color w:val="FF0000"/>
              </w:rPr>
              <w:t>NOT NULL</w:t>
            </w:r>
            <w:r w:rsidR="00960A89" w:rsidRPr="005E4C57">
              <w:rPr>
                <w:rFonts w:ascii="等线" w:hAnsi="等线" w:cs="Times New Roman" w:hint="eastAsia"/>
                <w:color w:val="FF0000"/>
              </w:rPr>
              <w:t>，中英数，不能有空格或其它符号</w:t>
            </w:r>
          </w:p>
        </w:tc>
        <w:tc>
          <w:tcPr>
            <w:tcW w:w="1079" w:type="dxa"/>
            <w:tcBorders>
              <w:top w:val="single" w:sz="4" w:space="0" w:color="auto"/>
              <w:left w:val="single" w:sz="4" w:space="0" w:color="auto"/>
              <w:bottom w:val="single" w:sz="4" w:space="0" w:color="auto"/>
              <w:right w:val="single" w:sz="4" w:space="0" w:color="auto"/>
            </w:tcBorders>
          </w:tcPr>
          <w:p w14:paraId="442EC8CE" w14:textId="77777777" w:rsidR="002A0139" w:rsidRPr="004362FB" w:rsidRDefault="002A0139" w:rsidP="005F5EBA">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51DA60AD" w14:textId="4D7678A8" w:rsidR="002A0139" w:rsidRPr="00960A89" w:rsidRDefault="00960A8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UI提示：</w:t>
            </w:r>
            <w:r w:rsidR="002A0139">
              <w:rPr>
                <w:rFonts w:ascii="Microsoft YaHei UI" w:eastAsia="Microsoft YaHei UI" w:hAnsi="Microsoft YaHei UI" w:hint="eastAsia"/>
                <w:color w:val="353535"/>
                <w:szCs w:val="21"/>
              </w:rPr>
              <w:t>建议涵盖卡券属性、服务及金额</w:t>
            </w:r>
          </w:p>
        </w:tc>
      </w:tr>
      <w:tr w:rsidR="006A2BEE" w:rsidRPr="004362FB" w14:paraId="00353E58"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55BD2DB4" w14:textId="64B602FF"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颜色</w:t>
            </w:r>
          </w:p>
        </w:tc>
        <w:tc>
          <w:tcPr>
            <w:tcW w:w="2722" w:type="dxa"/>
            <w:tcBorders>
              <w:top w:val="single" w:sz="4" w:space="0" w:color="auto"/>
              <w:left w:val="single" w:sz="4" w:space="0" w:color="auto"/>
              <w:bottom w:val="single" w:sz="4" w:space="0" w:color="auto"/>
              <w:right w:val="single" w:sz="4" w:space="0" w:color="auto"/>
            </w:tcBorders>
          </w:tcPr>
          <w:p w14:paraId="558F46FA" w14:textId="20762438" w:rsidR="002A0139" w:rsidRPr="004362FB" w:rsidRDefault="002A0139" w:rsidP="005F5EBA">
            <w:pPr>
              <w:jc w:val="left"/>
              <w:rPr>
                <w:rFonts w:ascii="等线" w:hAnsi="等线" w:cs="Times New Roman"/>
              </w:rPr>
            </w:pPr>
            <w:r w:rsidRPr="004362FB">
              <w:rPr>
                <w:rFonts w:ascii="等线" w:hAnsi="等线" w:cs="Times New Roman" w:hint="eastAsia"/>
              </w:rPr>
              <w:t>F_</w:t>
            </w:r>
            <w:r>
              <w:rPr>
                <w:rFonts w:ascii="等线" w:hAnsi="等线" w:cs="Times New Roman" w:hint="eastAsia"/>
              </w:rPr>
              <w:t>C</w:t>
            </w:r>
            <w:r w:rsidRPr="002A0139">
              <w:rPr>
                <w:rFonts w:ascii="等线" w:hAnsi="等线" w:cs="Times New Roman" w:hint="eastAsia"/>
              </w:rPr>
              <w:t>olor</w:t>
            </w:r>
          </w:p>
        </w:tc>
        <w:tc>
          <w:tcPr>
            <w:tcW w:w="3173" w:type="dxa"/>
            <w:tcBorders>
              <w:top w:val="single" w:sz="4" w:space="0" w:color="auto"/>
              <w:left w:val="single" w:sz="4" w:space="0" w:color="auto"/>
              <w:bottom w:val="single" w:sz="4" w:space="0" w:color="auto"/>
              <w:right w:val="single" w:sz="4" w:space="0" w:color="auto"/>
            </w:tcBorders>
          </w:tcPr>
          <w:p w14:paraId="74A2D6EF" w14:textId="4E545F56" w:rsidR="002A0139" w:rsidRPr="00162972"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varchar</w:t>
            </w:r>
            <w:r>
              <w:rPr>
                <w:rFonts w:ascii="Microsoft YaHei UI" w:eastAsia="Microsoft YaHei UI" w:hAnsi="Microsoft YaHei UI" w:hint="eastAsia"/>
                <w:color w:val="353535"/>
                <w:szCs w:val="21"/>
              </w:rPr>
              <w:t>（16）</w:t>
            </w:r>
            <w:r w:rsidR="00413557" w:rsidRPr="009956D5">
              <w:rPr>
                <w:rFonts w:ascii="等线" w:hAnsi="等线" w:cs="Times New Roman"/>
              </w:rPr>
              <w:t>NOT NULL</w:t>
            </w:r>
          </w:p>
        </w:tc>
        <w:tc>
          <w:tcPr>
            <w:tcW w:w="1079" w:type="dxa"/>
            <w:tcBorders>
              <w:top w:val="single" w:sz="4" w:space="0" w:color="auto"/>
              <w:left w:val="single" w:sz="4" w:space="0" w:color="auto"/>
              <w:bottom w:val="single" w:sz="4" w:space="0" w:color="auto"/>
              <w:right w:val="single" w:sz="4" w:space="0" w:color="auto"/>
            </w:tcBorders>
          </w:tcPr>
          <w:p w14:paraId="261C812B" w14:textId="77777777" w:rsidR="002A0139" w:rsidRPr="004362FB" w:rsidRDefault="002A0139" w:rsidP="005F5EBA">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2E94094B" w14:textId="15DA51D8"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 xml:space="preserve">券颜色。按色彩规范标注填写Color010-Color100 </w:t>
            </w:r>
          </w:p>
        </w:tc>
      </w:tr>
      <w:tr w:rsidR="006A2BEE" w:rsidRPr="004362FB" w14:paraId="04DD7F8E"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51F74637" w14:textId="338434EF"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使用说明</w:t>
            </w:r>
          </w:p>
        </w:tc>
        <w:tc>
          <w:tcPr>
            <w:tcW w:w="2722" w:type="dxa"/>
            <w:tcBorders>
              <w:top w:val="single" w:sz="4" w:space="0" w:color="auto"/>
              <w:left w:val="single" w:sz="4" w:space="0" w:color="auto"/>
              <w:bottom w:val="single" w:sz="4" w:space="0" w:color="auto"/>
              <w:right w:val="single" w:sz="4" w:space="0" w:color="auto"/>
            </w:tcBorders>
          </w:tcPr>
          <w:p w14:paraId="164D91E3" w14:textId="75C8B77D" w:rsidR="002A0139" w:rsidRPr="004362FB" w:rsidRDefault="002A0139" w:rsidP="005F5EBA">
            <w:pPr>
              <w:jc w:val="left"/>
              <w:rPr>
                <w:rFonts w:ascii="等线" w:hAnsi="等线" w:cs="Times New Roman"/>
              </w:rPr>
            </w:pPr>
            <w:r w:rsidRPr="004362FB">
              <w:rPr>
                <w:rFonts w:ascii="等线" w:hAnsi="等线" w:cs="Times New Roman" w:hint="eastAsia"/>
              </w:rPr>
              <w:t>F_</w:t>
            </w:r>
            <w:r w:rsidRPr="002A0139">
              <w:rPr>
                <w:rFonts w:ascii="等线" w:hAnsi="等线" w:cs="Times New Roman"/>
              </w:rPr>
              <w:t>D</w:t>
            </w:r>
            <w:r w:rsidRPr="002A0139">
              <w:rPr>
                <w:rFonts w:ascii="等线" w:hAnsi="等线" w:cs="Times New Roman" w:hint="eastAsia"/>
              </w:rPr>
              <w:t xml:space="preserve">escription </w:t>
            </w:r>
          </w:p>
        </w:tc>
        <w:tc>
          <w:tcPr>
            <w:tcW w:w="3173" w:type="dxa"/>
            <w:tcBorders>
              <w:top w:val="single" w:sz="4" w:space="0" w:color="auto"/>
              <w:left w:val="single" w:sz="4" w:space="0" w:color="auto"/>
              <w:bottom w:val="single" w:sz="4" w:space="0" w:color="auto"/>
              <w:right w:val="single" w:sz="4" w:space="0" w:color="auto"/>
            </w:tcBorders>
          </w:tcPr>
          <w:p w14:paraId="38E26624" w14:textId="30343AF6" w:rsidR="002A0139" w:rsidRPr="00162972"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varchar</w:t>
            </w:r>
            <w:r>
              <w:rPr>
                <w:rFonts w:ascii="Microsoft YaHei UI" w:eastAsia="Microsoft YaHei UI" w:hAnsi="Microsoft YaHei UI" w:hint="eastAsia"/>
                <w:color w:val="353535"/>
                <w:szCs w:val="21"/>
              </w:rPr>
              <w:t>（1024）</w:t>
            </w:r>
            <w:r w:rsidR="00F45B7F" w:rsidRPr="009956D5">
              <w:rPr>
                <w:rFonts w:ascii="等线" w:hAnsi="等线" w:cs="Times New Roman"/>
              </w:rPr>
              <w:t>NOT NULL</w:t>
            </w:r>
          </w:p>
        </w:tc>
        <w:tc>
          <w:tcPr>
            <w:tcW w:w="1079" w:type="dxa"/>
            <w:tcBorders>
              <w:top w:val="single" w:sz="4" w:space="0" w:color="auto"/>
              <w:left w:val="single" w:sz="4" w:space="0" w:color="auto"/>
              <w:bottom w:val="single" w:sz="4" w:space="0" w:color="auto"/>
              <w:right w:val="single" w:sz="4" w:space="0" w:color="auto"/>
            </w:tcBorders>
          </w:tcPr>
          <w:p w14:paraId="60754127" w14:textId="77777777" w:rsidR="002A0139" w:rsidRPr="004362FB" w:rsidRDefault="002A0139" w:rsidP="005F5EBA">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tcPr>
          <w:p w14:paraId="0D51595A" w14:textId="0D8609D7" w:rsidR="002A0139" w:rsidRP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券使用说明，字数上限为1024个汉字。</w:t>
            </w:r>
          </w:p>
        </w:tc>
      </w:tr>
      <w:tr w:rsidR="006A2BEE" w14:paraId="4296D46A"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tcPr>
          <w:p w14:paraId="1FB9B890" w14:textId="77777777" w:rsidR="002A0139" w:rsidRDefault="002A0139" w:rsidP="005F5EBA">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每人可领券的数量限制</w:t>
            </w:r>
          </w:p>
        </w:tc>
        <w:tc>
          <w:tcPr>
            <w:tcW w:w="2722" w:type="dxa"/>
            <w:tcBorders>
              <w:top w:val="single" w:sz="4" w:space="0" w:color="auto"/>
              <w:left w:val="single" w:sz="4" w:space="0" w:color="auto"/>
              <w:bottom w:val="single" w:sz="4" w:space="0" w:color="auto"/>
              <w:right w:val="single" w:sz="4" w:space="0" w:color="auto"/>
            </w:tcBorders>
          </w:tcPr>
          <w:p w14:paraId="5E2253E7" w14:textId="64959CA2" w:rsidR="002A0139" w:rsidRPr="002A0139" w:rsidRDefault="002A0139" w:rsidP="005F5EBA">
            <w:pPr>
              <w:jc w:val="left"/>
              <w:rPr>
                <w:rFonts w:ascii="等线" w:hAnsi="等线" w:cs="Times New Roman"/>
              </w:rPr>
            </w:pPr>
            <w:r w:rsidRPr="002A0139">
              <w:rPr>
                <w:rFonts w:ascii="等线" w:hAnsi="等线" w:cs="Times New Roman" w:hint="eastAsia"/>
              </w:rPr>
              <w:t>F_</w:t>
            </w:r>
            <w:r w:rsidR="00F45B7F">
              <w:rPr>
                <w:rFonts w:ascii="等线" w:hAnsi="等线" w:cs="Times New Roman"/>
              </w:rPr>
              <w:t>Personal</w:t>
            </w:r>
            <w:r w:rsidRPr="002A0139">
              <w:rPr>
                <w:rFonts w:ascii="等线" w:hAnsi="等线" w:cs="Times New Roman" w:hint="eastAsia"/>
              </w:rPr>
              <w:t>Limit</w:t>
            </w:r>
          </w:p>
        </w:tc>
        <w:tc>
          <w:tcPr>
            <w:tcW w:w="3173" w:type="dxa"/>
            <w:tcBorders>
              <w:top w:val="single" w:sz="4" w:space="0" w:color="auto"/>
              <w:left w:val="single" w:sz="4" w:space="0" w:color="auto"/>
              <w:bottom w:val="single" w:sz="4" w:space="0" w:color="auto"/>
              <w:right w:val="single" w:sz="4" w:space="0" w:color="auto"/>
            </w:tcBorders>
          </w:tcPr>
          <w:p w14:paraId="65F9AA38" w14:textId="1B4A1ABD" w:rsidR="002A0139" w:rsidRDefault="00F45B7F" w:rsidP="005F5EBA">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sidR="002A0139">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w:t>
            </w:r>
            <w:r w:rsidRPr="002A0139">
              <w:rPr>
                <w:rFonts w:ascii="等线" w:hAnsi="等线" w:cs="Times New Roman" w:hint="eastAsia"/>
              </w:rPr>
              <w:t>NULL</w:t>
            </w:r>
          </w:p>
        </w:tc>
        <w:tc>
          <w:tcPr>
            <w:tcW w:w="1079" w:type="dxa"/>
            <w:tcBorders>
              <w:top w:val="single" w:sz="4" w:space="0" w:color="auto"/>
              <w:left w:val="single" w:sz="4" w:space="0" w:color="auto"/>
              <w:bottom w:val="single" w:sz="4" w:space="0" w:color="auto"/>
              <w:right w:val="single" w:sz="4" w:space="0" w:color="auto"/>
            </w:tcBorders>
          </w:tcPr>
          <w:p w14:paraId="3604165D" w14:textId="6AE8CACB" w:rsidR="002A0139" w:rsidRPr="004362FB" w:rsidRDefault="00CB1414" w:rsidP="005F5EBA">
            <w:pPr>
              <w:jc w:val="left"/>
              <w:rPr>
                <w:rFonts w:ascii="等线" w:hAnsi="等线" w:cs="Times New Roman"/>
              </w:rPr>
            </w:pPr>
            <w:r>
              <w:rPr>
                <w:rFonts w:ascii="等线" w:hAnsi="等线" w:cs="Times New Roman"/>
              </w:rPr>
              <w:t>1</w:t>
            </w:r>
          </w:p>
        </w:tc>
        <w:tc>
          <w:tcPr>
            <w:tcW w:w="5601" w:type="dxa"/>
            <w:tcBorders>
              <w:top w:val="single" w:sz="4" w:space="0" w:color="auto"/>
              <w:left w:val="single" w:sz="4" w:space="0" w:color="auto"/>
              <w:bottom w:val="single" w:sz="4" w:space="0" w:color="auto"/>
              <w:right w:val="single" w:sz="4" w:space="0" w:color="auto"/>
            </w:tcBorders>
          </w:tcPr>
          <w:p w14:paraId="55DAB677" w14:textId="231F1EDD" w:rsidR="002A0139" w:rsidRDefault="002A0139" w:rsidP="005F5EBA">
            <w:pPr>
              <w:jc w:val="left"/>
              <w:rPr>
                <w:rFonts w:ascii="Microsoft YaHei UI" w:eastAsia="Microsoft YaHei UI" w:hAnsi="Microsoft YaHei UI"/>
                <w:color w:val="353535"/>
                <w:szCs w:val="21"/>
              </w:rPr>
            </w:pPr>
            <w:r w:rsidRPr="005E4C57">
              <w:rPr>
                <w:rFonts w:ascii="Microsoft YaHei UI" w:eastAsia="Microsoft YaHei UI" w:hAnsi="Microsoft YaHei UI" w:hint="eastAsia"/>
                <w:color w:val="FF0000"/>
                <w:szCs w:val="21"/>
              </w:rPr>
              <w:t>每人可领券的数量限制</w:t>
            </w:r>
            <w:r w:rsidR="009F2BFD" w:rsidRPr="005E4C57">
              <w:rPr>
                <w:rFonts w:ascii="Microsoft YaHei UI" w:eastAsia="Microsoft YaHei UI" w:hAnsi="Microsoft YaHei UI" w:hint="eastAsia"/>
                <w:color w:val="FF0000"/>
                <w:szCs w:val="21"/>
              </w:rPr>
              <w:t>&gt;</w:t>
            </w:r>
            <w:r w:rsidR="009F2BFD" w:rsidRPr="005E4C57">
              <w:rPr>
                <w:rFonts w:ascii="Microsoft YaHei UI" w:eastAsia="Microsoft YaHei UI" w:hAnsi="Microsoft YaHei UI"/>
                <w:color w:val="FF0000"/>
                <w:szCs w:val="21"/>
              </w:rPr>
              <w:t>=1</w:t>
            </w:r>
            <w:r w:rsidR="009F2BFD" w:rsidRPr="005E4C57">
              <w:rPr>
                <w:rFonts w:ascii="Microsoft YaHei UI" w:eastAsia="Microsoft YaHei UI" w:hAnsi="Microsoft YaHei UI" w:hint="eastAsia"/>
                <w:color w:val="FF0000"/>
                <w:szCs w:val="21"/>
              </w:rPr>
              <w:t>。</w:t>
            </w:r>
            <w:r w:rsidRPr="005E4C57">
              <w:rPr>
                <w:rFonts w:ascii="Microsoft YaHei UI" w:eastAsia="Microsoft YaHei UI" w:hAnsi="Microsoft YaHei UI" w:hint="eastAsia"/>
                <w:color w:val="FF0000"/>
                <w:szCs w:val="21"/>
              </w:rPr>
              <w:t>不填写默认为</w:t>
            </w:r>
            <w:r w:rsidR="00CB1414" w:rsidRPr="005E4C57">
              <w:rPr>
                <w:rFonts w:ascii="Microsoft YaHei UI" w:eastAsia="Microsoft YaHei UI" w:hAnsi="Microsoft YaHei UI"/>
                <w:color w:val="FF0000"/>
                <w:szCs w:val="21"/>
              </w:rPr>
              <w:t>1</w:t>
            </w:r>
            <w:r w:rsidRPr="005E4C57">
              <w:rPr>
                <w:rFonts w:ascii="Microsoft YaHei UI" w:eastAsia="Microsoft YaHei UI" w:hAnsi="Microsoft YaHei UI" w:hint="eastAsia"/>
                <w:color w:val="FF0000"/>
                <w:szCs w:val="21"/>
              </w:rPr>
              <w:t>。</w:t>
            </w:r>
          </w:p>
        </w:tc>
      </w:tr>
      <w:tr w:rsidR="002A0139" w14:paraId="6014C2A5"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271B6AB9"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指定可用的商品类目</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7857FD4A" w14:textId="40DEB5F6" w:rsidR="002A0139" w:rsidRPr="007217EC" w:rsidRDefault="002A0139" w:rsidP="002A0139">
            <w:pPr>
              <w:jc w:val="left"/>
              <w:rPr>
                <w:rFonts w:ascii="等线" w:hAnsi="等线" w:cs="Times New Roman"/>
                <w:strike/>
              </w:rPr>
            </w:pPr>
            <w:r w:rsidRPr="007217EC">
              <w:rPr>
                <w:rFonts w:ascii="等线" w:hAnsi="等线" w:cs="Times New Roman" w:hint="eastAsia"/>
                <w:strike/>
              </w:rPr>
              <w:t>F_A</w:t>
            </w:r>
            <w:r w:rsidRPr="007217EC">
              <w:rPr>
                <w:rFonts w:ascii="等线" w:hAnsi="等线" w:cs="Times New Roman"/>
                <w:strike/>
              </w:rPr>
              <w:t>ccept</w:t>
            </w:r>
            <w:r w:rsidRPr="007217EC">
              <w:rPr>
                <w:rFonts w:ascii="等线" w:hAnsi="等线" w:cs="Times New Roman" w:hint="eastAsia"/>
                <w:strike/>
              </w:rPr>
              <w:t>C</w:t>
            </w:r>
            <w:r w:rsidRPr="007217EC">
              <w:rPr>
                <w:rFonts w:ascii="等线" w:hAnsi="等线" w:cs="Times New Roman"/>
                <w:strike/>
              </w:rPr>
              <w:t>ategory</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629CEAE1" w14:textId="5B664EC5" w:rsidR="002A0139" w:rsidRPr="007217EC" w:rsidRDefault="00B06168"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strike/>
                <w:color w:val="353535"/>
                <w:szCs w:val="21"/>
              </w:rPr>
              <w:t>I</w:t>
            </w:r>
            <w:r w:rsidRPr="007217EC">
              <w:rPr>
                <w:rFonts w:ascii="Microsoft YaHei UI" w:eastAsia="Microsoft YaHei UI" w:hAnsi="Microsoft YaHei UI" w:hint="eastAsia"/>
                <w:strike/>
                <w:color w:val="353535"/>
                <w:szCs w:val="21"/>
              </w:rPr>
              <w:t>nt</w:t>
            </w:r>
            <w:r w:rsidRPr="007217EC">
              <w:rPr>
                <w:rFonts w:ascii="Microsoft YaHei UI" w:eastAsia="Microsoft YaHei UI" w:hAnsi="Microsoft YaHei UI"/>
                <w:strike/>
                <w:color w:val="353535"/>
                <w:szCs w:val="21"/>
              </w:rPr>
              <w:t xml:space="preserve">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38EBA244" w14:textId="77777777" w:rsidR="002A0139" w:rsidRPr="007217EC" w:rsidRDefault="002A0139" w:rsidP="002A0139">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42BCCD17"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指定可用的商品类目，仅用于代金券类型 ，填入后将在券面拼写适用于xxx。</w:t>
            </w:r>
          </w:p>
        </w:tc>
      </w:tr>
      <w:tr w:rsidR="002A0139" w14:paraId="418873BE"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177C253C"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指定不可用的商品类目</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60B77EAE" w14:textId="72FACCF1" w:rsidR="00B06168" w:rsidRPr="007217EC" w:rsidRDefault="002A0139" w:rsidP="00B06168">
            <w:pPr>
              <w:jc w:val="left"/>
              <w:rPr>
                <w:rFonts w:ascii="等线" w:hAnsi="等线" w:cs="Times New Roman"/>
                <w:strike/>
              </w:rPr>
            </w:pPr>
            <w:r w:rsidRPr="007217EC">
              <w:rPr>
                <w:rFonts w:ascii="等线" w:hAnsi="等线" w:cs="Times New Roman" w:hint="eastAsia"/>
                <w:strike/>
              </w:rPr>
              <w:t>F_R</w:t>
            </w:r>
            <w:r w:rsidRPr="007217EC">
              <w:rPr>
                <w:rFonts w:ascii="等线" w:hAnsi="等线" w:cs="Times New Roman"/>
                <w:strike/>
              </w:rPr>
              <w:t>eject</w:t>
            </w:r>
            <w:r w:rsidRPr="007217EC">
              <w:rPr>
                <w:rFonts w:ascii="等线" w:hAnsi="等线" w:cs="Times New Roman" w:hint="eastAsia"/>
                <w:strike/>
              </w:rPr>
              <w:t>C</w:t>
            </w:r>
            <w:r w:rsidRPr="007217EC">
              <w:rPr>
                <w:rFonts w:ascii="等线" w:hAnsi="等线" w:cs="Times New Roman"/>
                <w:strike/>
              </w:rPr>
              <w:t>ategory</w:t>
            </w:r>
          </w:p>
          <w:p w14:paraId="7A83CFF8" w14:textId="3AF7755C" w:rsidR="002A0139" w:rsidRPr="007217EC" w:rsidRDefault="002A0139" w:rsidP="002A0139">
            <w:pPr>
              <w:jc w:val="left"/>
              <w:rPr>
                <w:rFonts w:ascii="等线" w:hAnsi="等线" w:cs="Times New Roman"/>
                <w:strike/>
              </w:rPr>
            </w:pP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2DCE597A" w14:textId="7504FC74" w:rsidR="002A0139" w:rsidRPr="007217EC" w:rsidRDefault="00B06168"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strike/>
                <w:color w:val="353535"/>
                <w:szCs w:val="21"/>
              </w:rPr>
              <w:t>I</w:t>
            </w:r>
            <w:r w:rsidRPr="007217EC">
              <w:rPr>
                <w:rFonts w:ascii="Microsoft YaHei UI" w:eastAsia="Microsoft YaHei UI" w:hAnsi="Microsoft YaHei UI" w:hint="eastAsia"/>
                <w:strike/>
                <w:color w:val="353535"/>
                <w:szCs w:val="21"/>
              </w:rPr>
              <w:t>nt</w:t>
            </w:r>
            <w:r w:rsidRPr="007217EC">
              <w:rPr>
                <w:rFonts w:ascii="Microsoft YaHei UI" w:eastAsia="Microsoft YaHei UI" w:hAnsi="Microsoft YaHei UI"/>
                <w:strike/>
                <w:color w:val="353535"/>
                <w:szCs w:val="21"/>
              </w:rPr>
              <w:t xml:space="preserve">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604B64E0" w14:textId="77777777" w:rsidR="002A0139" w:rsidRPr="007217EC" w:rsidRDefault="002A0139" w:rsidP="002A0139">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4769D11F" w14:textId="77777777" w:rsidR="002A0139" w:rsidRPr="007217EC" w:rsidRDefault="002A0139" w:rsidP="002A0139">
            <w:pPr>
              <w:jc w:val="left"/>
              <w:rPr>
                <w:rFonts w:ascii="Microsoft YaHei UI" w:eastAsia="Microsoft YaHei UI" w:hAnsi="Microsoft YaHei UI"/>
                <w:strike/>
                <w:color w:val="353535"/>
                <w:szCs w:val="21"/>
              </w:rPr>
            </w:pPr>
            <w:r w:rsidRPr="007217EC">
              <w:rPr>
                <w:rFonts w:ascii="Microsoft YaHei UI" w:eastAsia="Microsoft YaHei UI" w:hAnsi="Microsoft YaHei UI" w:hint="eastAsia"/>
                <w:strike/>
                <w:color w:val="353535"/>
                <w:szCs w:val="21"/>
              </w:rPr>
              <w:t>指定不可用的商品类目，仅用于代金券类型 ，填入后将在券面拼写不适用于xxxx。</w:t>
            </w:r>
          </w:p>
        </w:tc>
      </w:tr>
      <w:tr w:rsidR="0081475D" w:rsidRPr="00001D88" w14:paraId="31197B43"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0A140990" w14:textId="697689A5" w:rsidR="0081475D" w:rsidRPr="002A0139" w:rsidRDefault="00430EE2" w:rsidP="002A0139">
            <w:pPr>
              <w:jc w:val="left"/>
              <w:rPr>
                <w:rFonts w:ascii="Microsoft YaHei UI" w:eastAsia="Microsoft YaHei UI" w:hAnsi="Microsoft YaHei UI"/>
                <w:color w:val="353535"/>
                <w:szCs w:val="21"/>
              </w:rPr>
            </w:pPr>
            <w:r>
              <w:t>可用星期</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3DBFA00C" w14:textId="14F3C5F9" w:rsidR="0081475D" w:rsidRDefault="00430EE2" w:rsidP="002A0139">
            <w:pPr>
              <w:jc w:val="left"/>
              <w:rPr>
                <w:rFonts w:ascii="等线" w:hAnsi="等线" w:cs="Times New Roman"/>
              </w:rPr>
            </w:pPr>
            <w:r>
              <w:t>F_WeekDayAvailable</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7B6BB1D1" w14:textId="7B4DADAE" w:rsidR="0081475D" w:rsidRPr="002A0139" w:rsidRDefault="0081475D" w:rsidP="002A0139">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 xml:space="preserve">Int </w:t>
            </w:r>
            <w:r>
              <w:rPr>
                <w:rFonts w:ascii="Microsoft YaHei UI" w:eastAsia="Microsoft YaHei UI" w:hAnsi="Microsoft YaHei UI" w:hint="eastAsia"/>
                <w:color w:val="353535"/>
                <w:szCs w:val="21"/>
              </w:rPr>
              <w:t>n</w:t>
            </w:r>
            <w:r>
              <w:rPr>
                <w:rFonts w:ascii="Microsoft YaHei UI" w:eastAsia="Microsoft YaHei UI" w:hAnsi="Microsoft YaHei UI"/>
                <w:color w:val="353535"/>
                <w:szCs w:val="21"/>
              </w:rPr>
              <w:t>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6D918760" w14:textId="6E0CF2EE" w:rsidR="0081475D" w:rsidRPr="001A7AE9" w:rsidRDefault="0081475D" w:rsidP="002A0139">
            <w:pPr>
              <w:jc w:val="left"/>
              <w:rPr>
                <w:rFonts w:ascii="等线" w:hAnsi="等线" w:cs="Times New Roman"/>
              </w:rPr>
            </w:pPr>
            <w:r>
              <w:rPr>
                <w:rFonts w:ascii="等线" w:hAnsi="等线" w:cs="Times New Roman" w:hint="eastAsia"/>
              </w:rPr>
              <w:t>0</w:t>
            </w:r>
          </w:p>
        </w:tc>
        <w:tc>
          <w:tcPr>
            <w:tcW w:w="5601" w:type="dxa"/>
            <w:tcBorders>
              <w:top w:val="single" w:sz="4" w:space="0" w:color="auto"/>
              <w:left w:val="single" w:sz="4" w:space="0" w:color="auto"/>
              <w:right w:val="single" w:sz="4" w:space="0" w:color="auto"/>
            </w:tcBorders>
            <w:shd w:val="clear" w:color="auto" w:fill="auto"/>
          </w:tcPr>
          <w:p w14:paraId="53296A57" w14:textId="35864840" w:rsidR="0081475D" w:rsidRDefault="0081475D" w:rsidP="002A0139">
            <w:pPr>
              <w:jc w:val="left"/>
              <w:rPr>
                <w:rFonts w:ascii="Microsoft YaHei UI" w:eastAsia="Microsoft YaHei UI" w:hAnsi="Microsoft YaHei UI"/>
                <w:color w:val="353535"/>
                <w:szCs w:val="21"/>
              </w:rPr>
            </w:pPr>
            <w:r>
              <w:rPr>
                <w:rFonts w:ascii="等线" w:hAnsi="等线" w:cs="Times New Roman" w:hint="eastAsia"/>
              </w:rPr>
              <w:t>例</w:t>
            </w:r>
            <w:r>
              <w:rPr>
                <w:rFonts w:ascii="等线" w:hAnsi="等线" w:cs="Times New Roman" w:hint="eastAsia"/>
              </w:rPr>
              <w:t>1</w:t>
            </w:r>
            <w:r>
              <w:rPr>
                <w:rFonts w:ascii="等线" w:hAnsi="等线" w:cs="Times New Roman" w:hint="eastAsia"/>
              </w:rPr>
              <w:t>：</w:t>
            </w:r>
            <w:r w:rsidRPr="00FF6608">
              <w:rPr>
                <w:rFonts w:ascii="等线" w:hAnsi="等线" w:cs="Times New Roman" w:hint="eastAsia"/>
                <w:strike/>
              </w:rPr>
              <w:t>F_</w:t>
            </w:r>
            <w:r w:rsidR="00A67B09" w:rsidRPr="00FF6608">
              <w:rPr>
                <w:strike/>
              </w:rPr>
              <w:t xml:space="preserve"> WeekDayAvailable</w:t>
            </w:r>
            <w:r w:rsidR="00A67B09" w:rsidRPr="00FF6608">
              <w:rPr>
                <w:rFonts w:ascii="等线" w:hAnsi="等线" w:cs="Times New Roman"/>
                <w:strike/>
              </w:rPr>
              <w:t xml:space="preserve"> </w:t>
            </w:r>
            <w:r w:rsidRPr="00FF6608">
              <w:rPr>
                <w:rFonts w:ascii="等线" w:hAnsi="等线" w:cs="Times New Roman"/>
                <w:strike/>
              </w:rPr>
              <w:t>=6=</w:t>
            </w:r>
            <w:r w:rsidRPr="00FF6608">
              <w:rPr>
                <w:rFonts w:ascii="等线" w:hAnsi="等线" w:cs="Times New Roman" w:hint="eastAsia"/>
                <w:strike/>
              </w:rPr>
              <w:t>B</w:t>
            </w:r>
            <w:r w:rsidRPr="00FF6608">
              <w:rPr>
                <w:rFonts w:ascii="Microsoft YaHei UI" w:eastAsia="Microsoft YaHei UI" w:hAnsi="Microsoft YaHei UI"/>
                <w:strike/>
                <w:color w:val="353535"/>
                <w:szCs w:val="21"/>
              </w:rPr>
              <w:t>11</w:t>
            </w:r>
            <w:r w:rsidRPr="00FF6608">
              <w:rPr>
                <w:rFonts w:ascii="Microsoft YaHei UI" w:eastAsia="Microsoft YaHei UI" w:hAnsi="Microsoft YaHei UI" w:hint="eastAsia"/>
                <w:strike/>
                <w:color w:val="353535"/>
                <w:szCs w:val="21"/>
              </w:rPr>
              <w:t>0代表周二和周三可以使用。</w:t>
            </w:r>
          </w:p>
          <w:p w14:paraId="7B8E92B8" w14:textId="00E6D4EE" w:rsidR="00FF6608" w:rsidRPr="00FF6608" w:rsidRDefault="00FF6608" w:rsidP="002A0139">
            <w:pPr>
              <w:jc w:val="left"/>
              <w:rPr>
                <w:rFonts w:ascii="Microsoft YaHei UI" w:eastAsia="Microsoft YaHei UI" w:hAnsi="Microsoft YaHei UI"/>
                <w:color w:val="353535"/>
                <w:szCs w:val="21"/>
              </w:rPr>
            </w:pPr>
            <w:r>
              <w:rPr>
                <w:rFonts w:ascii="等线" w:hAnsi="等线" w:cs="Times New Roman" w:hint="eastAsia"/>
              </w:rPr>
              <w:t>F_</w:t>
            </w:r>
            <w:r>
              <w:t xml:space="preserve"> WeekDayAvailable</w:t>
            </w:r>
            <w:r>
              <w:rPr>
                <w:rFonts w:ascii="等线" w:hAnsi="等线" w:cs="Times New Roman"/>
              </w:rPr>
              <w:t xml:space="preserve"> =6=</w:t>
            </w:r>
            <w:r>
              <w:rPr>
                <w:rFonts w:ascii="等线" w:hAnsi="等线" w:cs="Times New Roman" w:hint="eastAsia"/>
              </w:rPr>
              <w:t>B</w:t>
            </w:r>
            <w:r>
              <w:rPr>
                <w:rFonts w:ascii="等线" w:hAnsi="等线" w:cs="Times New Roman"/>
              </w:rPr>
              <w:t>000</w:t>
            </w:r>
            <w:r>
              <w:rPr>
                <w:rFonts w:ascii="Microsoft YaHei UI" w:eastAsia="Microsoft YaHei UI" w:hAnsi="Microsoft YaHei UI"/>
                <w:color w:val="353535"/>
                <w:szCs w:val="21"/>
              </w:rPr>
              <w:t>11000</w:t>
            </w:r>
            <w:r>
              <w:rPr>
                <w:rFonts w:ascii="Microsoft YaHei UI" w:eastAsia="Microsoft YaHei UI" w:hAnsi="Microsoft YaHei UI" w:hint="eastAsia"/>
                <w:color w:val="353535"/>
                <w:szCs w:val="21"/>
              </w:rPr>
              <w:t>代表周二和周三可以使用。</w:t>
            </w:r>
          </w:p>
          <w:p w14:paraId="378E2A68" w14:textId="14986D7B" w:rsidR="0081475D" w:rsidRDefault="0081475D" w:rsidP="002A0139">
            <w:pPr>
              <w:jc w:val="left"/>
              <w:rPr>
                <w:rFonts w:ascii="等线" w:hAnsi="等线" w:cs="Times New Roman"/>
              </w:rPr>
            </w:pPr>
            <w:r>
              <w:rPr>
                <w:rFonts w:ascii="Microsoft YaHei UI" w:eastAsia="Microsoft YaHei UI" w:hAnsi="Microsoft YaHei UI" w:hint="eastAsia"/>
                <w:color w:val="353535"/>
                <w:szCs w:val="21"/>
              </w:rPr>
              <w:t>例2：</w:t>
            </w:r>
            <w:r w:rsidR="003B4499" w:rsidRPr="00FF6608">
              <w:rPr>
                <w:rFonts w:ascii="等线" w:hAnsi="等线" w:cs="Times New Roman" w:hint="eastAsia"/>
                <w:strike/>
              </w:rPr>
              <w:t>F_</w:t>
            </w:r>
            <w:r w:rsidR="00A67B09" w:rsidRPr="00FF6608">
              <w:rPr>
                <w:strike/>
              </w:rPr>
              <w:t xml:space="preserve"> WeekDayAvailable</w:t>
            </w:r>
            <w:r w:rsidR="00A67B09" w:rsidRPr="00FF6608">
              <w:rPr>
                <w:rFonts w:ascii="等线" w:hAnsi="等线" w:cs="Times New Roman"/>
                <w:strike/>
              </w:rPr>
              <w:t xml:space="preserve"> </w:t>
            </w:r>
            <w:r w:rsidR="003B4499" w:rsidRPr="00FF6608">
              <w:rPr>
                <w:rFonts w:ascii="等线" w:hAnsi="等线" w:cs="Times New Roman"/>
                <w:strike/>
              </w:rPr>
              <w:t>=0=</w:t>
            </w:r>
            <w:r w:rsidR="003B4499" w:rsidRPr="00FF6608">
              <w:rPr>
                <w:rFonts w:ascii="等线" w:hAnsi="等线" w:cs="Times New Roman" w:hint="eastAsia"/>
                <w:strike/>
              </w:rPr>
              <w:t>B</w:t>
            </w:r>
            <w:r w:rsidR="001B4061" w:rsidRPr="00FF6608">
              <w:rPr>
                <w:rFonts w:ascii="等线" w:hAnsi="等线" w:cs="Times New Roman"/>
                <w:strike/>
              </w:rPr>
              <w:t>111111</w:t>
            </w:r>
            <w:r w:rsidR="003B4499" w:rsidRPr="00FF6608">
              <w:rPr>
                <w:rFonts w:ascii="Microsoft YaHei UI" w:eastAsia="Microsoft YaHei UI" w:hAnsi="Microsoft YaHei UI" w:hint="eastAsia"/>
                <w:strike/>
                <w:color w:val="353535"/>
                <w:szCs w:val="21"/>
              </w:rPr>
              <w:t>0，</w:t>
            </w:r>
            <w:r w:rsidR="001B4061" w:rsidRPr="00FF6608">
              <w:rPr>
                <w:rFonts w:ascii="等线" w:hAnsi="等线" w:cs="Times New Roman" w:hint="eastAsia"/>
                <w:strike/>
              </w:rPr>
              <w:t>代表周二到周日可以使用。</w:t>
            </w:r>
          </w:p>
          <w:p w14:paraId="36ACBB03" w14:textId="6DCCC2C7" w:rsidR="00FF6608" w:rsidRPr="003B4499" w:rsidRDefault="00FF6608" w:rsidP="002A0139">
            <w:pPr>
              <w:jc w:val="left"/>
              <w:rPr>
                <w:rFonts w:ascii="等线" w:hAnsi="等线" w:cs="Times New Roman"/>
              </w:rPr>
            </w:pPr>
            <w:r>
              <w:rPr>
                <w:rFonts w:ascii="等线" w:hAnsi="等线" w:cs="Times New Roman" w:hint="eastAsia"/>
              </w:rPr>
              <w:t>F_</w:t>
            </w:r>
            <w:r>
              <w:t xml:space="preserve"> WeekDayAvailable</w:t>
            </w:r>
            <w:r>
              <w:rPr>
                <w:rFonts w:ascii="等线" w:hAnsi="等线" w:cs="Times New Roman"/>
              </w:rPr>
              <w:t xml:space="preserve"> =0=</w:t>
            </w:r>
            <w:r>
              <w:rPr>
                <w:rFonts w:ascii="等线" w:hAnsi="等线" w:cs="Times New Roman" w:hint="eastAsia"/>
              </w:rPr>
              <w:t>B</w:t>
            </w:r>
            <w:r>
              <w:rPr>
                <w:rFonts w:ascii="等线" w:hAnsi="等线" w:cs="Times New Roman"/>
              </w:rPr>
              <w:t>0111111</w:t>
            </w:r>
            <w:r>
              <w:rPr>
                <w:rFonts w:ascii="Microsoft YaHei UI" w:eastAsia="Microsoft YaHei UI" w:hAnsi="Microsoft YaHei UI" w:hint="eastAsia"/>
                <w:color w:val="353535"/>
                <w:szCs w:val="21"/>
              </w:rPr>
              <w:t>0，</w:t>
            </w:r>
            <w:r>
              <w:rPr>
                <w:rFonts w:ascii="等线" w:hAnsi="等线" w:cs="Times New Roman" w:hint="eastAsia"/>
              </w:rPr>
              <w:t>代表周二到周日可以使用。</w:t>
            </w:r>
          </w:p>
          <w:p w14:paraId="03034FCF" w14:textId="58071666" w:rsidR="0081475D" w:rsidRPr="002A0139" w:rsidRDefault="003B4499" w:rsidP="002A0139">
            <w:pPr>
              <w:jc w:val="left"/>
              <w:rPr>
                <w:rFonts w:ascii="Microsoft YaHei UI" w:eastAsia="Microsoft YaHei UI" w:hAnsi="Microsoft YaHei UI"/>
                <w:color w:val="353535"/>
                <w:szCs w:val="21"/>
              </w:rPr>
            </w:pPr>
            <w:r>
              <w:rPr>
                <w:rFonts w:ascii="等线" w:hAnsi="等线" w:cs="Times New Roman" w:hint="eastAsia"/>
              </w:rPr>
              <w:t>F_</w:t>
            </w:r>
            <w:r w:rsidR="00A67B09">
              <w:t xml:space="preserve"> WeekDayAvailable</w:t>
            </w:r>
            <w:r w:rsidR="00A67B09">
              <w:rPr>
                <w:rFonts w:ascii="Microsoft YaHei UI" w:eastAsia="Microsoft YaHei UI" w:hAnsi="Microsoft YaHei UI"/>
                <w:color w:val="353535"/>
                <w:szCs w:val="21"/>
              </w:rPr>
              <w:t xml:space="preserve"> </w:t>
            </w:r>
            <w:r>
              <w:rPr>
                <w:rFonts w:ascii="Microsoft YaHei UI" w:eastAsia="Microsoft YaHei UI" w:hAnsi="Microsoft YaHei UI"/>
                <w:color w:val="353535"/>
                <w:szCs w:val="21"/>
              </w:rPr>
              <w:t>=</w:t>
            </w:r>
            <w:r w:rsidR="0081475D">
              <w:rPr>
                <w:rFonts w:ascii="Microsoft YaHei UI" w:eastAsia="Microsoft YaHei UI" w:hAnsi="Microsoft YaHei UI" w:hint="eastAsia"/>
                <w:color w:val="353535"/>
                <w:szCs w:val="21"/>
              </w:rPr>
              <w:t>0代表没有</w:t>
            </w:r>
            <w:r>
              <w:rPr>
                <w:rFonts w:ascii="Microsoft YaHei UI" w:eastAsia="Microsoft YaHei UI" w:hAnsi="Microsoft YaHei UI" w:hint="eastAsia"/>
                <w:color w:val="353535"/>
                <w:szCs w:val="21"/>
              </w:rPr>
              <w:t>星期</w:t>
            </w:r>
            <w:r w:rsidR="0081475D">
              <w:rPr>
                <w:rFonts w:ascii="Microsoft YaHei UI" w:eastAsia="Microsoft YaHei UI" w:hAnsi="Microsoft YaHei UI" w:hint="eastAsia"/>
                <w:color w:val="353535"/>
                <w:szCs w:val="21"/>
              </w:rPr>
              <w:t>限制</w:t>
            </w:r>
            <w:r>
              <w:rPr>
                <w:rFonts w:ascii="Microsoft YaHei UI" w:eastAsia="Microsoft YaHei UI" w:hAnsi="Microsoft YaHei UI" w:hint="eastAsia"/>
                <w:color w:val="353535"/>
                <w:szCs w:val="21"/>
              </w:rPr>
              <w:t>。</w:t>
            </w:r>
          </w:p>
        </w:tc>
      </w:tr>
      <w:tr w:rsidR="000C608B" w:rsidRPr="00001D88" w14:paraId="1E7D4616"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7C87B5A5" w14:textId="1C8374C0" w:rsidR="000C608B" w:rsidRPr="002A0139" w:rsidRDefault="00F00A45" w:rsidP="000C608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当天</w:t>
            </w:r>
            <w:r w:rsidR="000C608B">
              <w:rPr>
                <w:rFonts w:ascii="Microsoft YaHei UI" w:eastAsia="Microsoft YaHei UI" w:hAnsi="Microsoft YaHei UI" w:hint="eastAsia"/>
                <w:color w:val="353535"/>
                <w:szCs w:val="21"/>
              </w:rPr>
              <w:t>起始时间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7D506530" w14:textId="2A907675" w:rsidR="000C608B" w:rsidRDefault="000C608B" w:rsidP="000C608B">
            <w:pPr>
              <w:jc w:val="left"/>
              <w:rPr>
                <w:rFonts w:ascii="等线" w:hAnsi="等线" w:cs="Times New Roman"/>
              </w:rPr>
            </w:pPr>
            <w:r>
              <w:rPr>
                <w:rFonts w:ascii="等线" w:hAnsi="等线" w:cs="Times New Roman" w:hint="eastAsia"/>
              </w:rPr>
              <w:t>F_</w:t>
            </w:r>
            <w:r w:rsidRPr="002A0139">
              <w:rPr>
                <w:rFonts w:ascii="等线" w:hAnsi="等线" w:cs="Times New Roman" w:hint="eastAsia"/>
              </w:rPr>
              <w:t>B</w:t>
            </w:r>
            <w:r w:rsidRPr="002A0139">
              <w:rPr>
                <w:rFonts w:ascii="等线" w:hAnsi="等线" w:cs="Times New Roman"/>
              </w:rPr>
              <w:t>egin</w:t>
            </w:r>
            <w:r w:rsidR="00BB6454">
              <w:rPr>
                <w:rFonts w:ascii="等线" w:hAnsi="等线" w:cs="Times New Roman" w:hint="eastAsia"/>
              </w:rPr>
              <w:t>Time</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1046D229" w14:textId="57AF39ED" w:rsidR="000C608B" w:rsidRDefault="001B4061" w:rsidP="000C608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Varchar(8)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07F91BC8" w14:textId="2FD6597E" w:rsidR="000C608B" w:rsidRDefault="001B4061" w:rsidP="000C608B">
            <w:pPr>
              <w:jc w:val="left"/>
              <w:rPr>
                <w:rFonts w:ascii="等线" w:hAnsi="等线" w:cs="Times New Roman"/>
              </w:rPr>
            </w:pPr>
            <w:r>
              <w:rPr>
                <w:rFonts w:ascii="等线" w:hAnsi="等线" w:cs="Times New Roman"/>
              </w:rPr>
              <w:t>00:00:00</w:t>
            </w:r>
          </w:p>
        </w:tc>
        <w:tc>
          <w:tcPr>
            <w:tcW w:w="5601" w:type="dxa"/>
            <w:tcBorders>
              <w:top w:val="single" w:sz="4" w:space="0" w:color="auto"/>
              <w:left w:val="single" w:sz="4" w:space="0" w:color="auto"/>
              <w:right w:val="single" w:sz="4" w:space="0" w:color="auto"/>
            </w:tcBorders>
            <w:shd w:val="clear" w:color="auto" w:fill="auto"/>
          </w:tcPr>
          <w:p w14:paraId="7AAB7390" w14:textId="1A116C79" w:rsidR="000C608B" w:rsidRDefault="001B4061" w:rsidP="000C608B">
            <w:pPr>
              <w:jc w:val="left"/>
              <w:rPr>
                <w:rFonts w:ascii="等线" w:hAnsi="等线" w:cs="Times New Roman"/>
              </w:rPr>
            </w:pPr>
            <w:r>
              <w:rPr>
                <w:rFonts w:ascii="等线" w:hAnsi="等线" w:cs="Times New Roman" w:hint="eastAsia"/>
              </w:rPr>
              <w:t>前端传递空串代表</w:t>
            </w:r>
            <w:r>
              <w:rPr>
                <w:rFonts w:ascii="等线" w:hAnsi="等线" w:cs="Times New Roman"/>
              </w:rPr>
              <w:t>00:00:00</w:t>
            </w:r>
          </w:p>
        </w:tc>
      </w:tr>
      <w:tr w:rsidR="000C608B" w:rsidRPr="00001D88" w14:paraId="7C6E6068"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54B8926B" w14:textId="1C4A1381" w:rsidR="000C608B" w:rsidRPr="002A0139" w:rsidRDefault="00F00A45" w:rsidP="000C608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当天</w:t>
            </w:r>
            <w:r w:rsidR="000C608B">
              <w:rPr>
                <w:rFonts w:ascii="Microsoft YaHei UI" w:eastAsia="Microsoft YaHei UI" w:hAnsi="Microsoft YaHei UI" w:hint="eastAsia"/>
                <w:color w:val="353535"/>
                <w:szCs w:val="21"/>
              </w:rPr>
              <w:t>结束时间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47D5FA1F" w14:textId="75BD266F" w:rsidR="000C608B" w:rsidRDefault="000C608B" w:rsidP="000C608B">
            <w:pPr>
              <w:jc w:val="left"/>
              <w:rPr>
                <w:rFonts w:ascii="等线" w:hAnsi="等线" w:cs="Times New Roman"/>
              </w:rPr>
            </w:pPr>
            <w:r>
              <w:rPr>
                <w:rFonts w:ascii="等线" w:hAnsi="等线" w:cs="Times New Roman" w:hint="eastAsia"/>
              </w:rPr>
              <w:t>F_E</w:t>
            </w:r>
            <w:r w:rsidRPr="001436C6">
              <w:rPr>
                <w:rFonts w:ascii="等线" w:hAnsi="等线" w:cs="Times New Roman"/>
              </w:rPr>
              <w:t>nd</w:t>
            </w:r>
            <w:r w:rsidR="00BB6454">
              <w:rPr>
                <w:rFonts w:ascii="等线" w:hAnsi="等线" w:cs="Times New Roman"/>
              </w:rPr>
              <w:t>Time</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76E95CA3" w14:textId="674E1096" w:rsidR="000C608B" w:rsidRDefault="001B4061" w:rsidP="000C608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Varchar(8)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7193D033" w14:textId="047CEE84" w:rsidR="000C608B" w:rsidRDefault="001B4061" w:rsidP="000C608B">
            <w:pPr>
              <w:jc w:val="left"/>
              <w:rPr>
                <w:rFonts w:ascii="等线" w:hAnsi="等线" w:cs="Times New Roman"/>
              </w:rPr>
            </w:pPr>
            <w:r>
              <w:rPr>
                <w:rFonts w:ascii="等线" w:hAnsi="等线" w:cs="Times New Roman" w:hint="eastAsia"/>
              </w:rPr>
              <w:t>2</w:t>
            </w:r>
            <w:r>
              <w:rPr>
                <w:rFonts w:ascii="等线" w:hAnsi="等线" w:cs="Times New Roman"/>
              </w:rPr>
              <w:t>3:59:59</w:t>
            </w:r>
          </w:p>
        </w:tc>
        <w:tc>
          <w:tcPr>
            <w:tcW w:w="5601" w:type="dxa"/>
            <w:tcBorders>
              <w:top w:val="single" w:sz="4" w:space="0" w:color="auto"/>
              <w:left w:val="single" w:sz="4" w:space="0" w:color="auto"/>
              <w:right w:val="single" w:sz="4" w:space="0" w:color="auto"/>
            </w:tcBorders>
            <w:shd w:val="clear" w:color="auto" w:fill="auto"/>
          </w:tcPr>
          <w:p w14:paraId="4EA71F73" w14:textId="22B89FBA" w:rsidR="000C608B" w:rsidRDefault="001B4061" w:rsidP="000C608B">
            <w:pPr>
              <w:jc w:val="left"/>
              <w:rPr>
                <w:rFonts w:ascii="等线" w:hAnsi="等线" w:cs="Times New Roman"/>
              </w:rPr>
            </w:pPr>
            <w:r>
              <w:rPr>
                <w:rFonts w:ascii="等线" w:hAnsi="等线" w:cs="Times New Roman" w:hint="eastAsia"/>
              </w:rPr>
              <w:t>前端传递空串代表</w:t>
            </w:r>
            <w:r>
              <w:rPr>
                <w:rFonts w:ascii="等线" w:hAnsi="等线" w:cs="Times New Roman" w:hint="eastAsia"/>
              </w:rPr>
              <w:t>2</w:t>
            </w:r>
            <w:r>
              <w:rPr>
                <w:rFonts w:ascii="等线" w:hAnsi="等线" w:cs="Times New Roman"/>
              </w:rPr>
              <w:t>3:59:59</w:t>
            </w:r>
          </w:p>
        </w:tc>
      </w:tr>
      <w:tr w:rsidR="000C608B" w:rsidRPr="00BF46DB" w14:paraId="7A769B4B"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0A3FC74A" w14:textId="6E7001EB" w:rsidR="000C608B" w:rsidRPr="002A0139" w:rsidRDefault="000C608B" w:rsidP="000C608B">
            <w:pPr>
              <w:jc w:val="left"/>
              <w:rPr>
                <w:rFonts w:ascii="Microsoft YaHei UI" w:eastAsia="Microsoft YaHei UI" w:hAnsi="Microsoft YaHei UI"/>
                <w:color w:val="353535"/>
                <w:szCs w:val="21"/>
              </w:rPr>
            </w:pPr>
            <w:r w:rsidRPr="002A0139">
              <w:rPr>
                <w:rFonts w:ascii="Microsoft YaHei UI" w:eastAsia="Microsoft YaHei UI" w:hAnsi="Microsoft YaHei UI" w:hint="eastAsia"/>
                <w:color w:val="353535"/>
                <w:szCs w:val="21"/>
              </w:rPr>
              <w:t>起用</w:t>
            </w:r>
            <w:r w:rsidR="001B4061">
              <w:rPr>
                <w:rFonts w:ascii="Microsoft YaHei UI" w:eastAsia="Microsoft YaHei UI" w:hAnsi="Microsoft YaHei UI" w:hint="eastAsia"/>
                <w:color w:val="353535"/>
                <w:szCs w:val="21"/>
              </w:rPr>
              <w:t>日期</w:t>
            </w:r>
            <w:r w:rsidRPr="002A0139">
              <w:rPr>
                <w:rFonts w:ascii="Microsoft YaHei UI" w:eastAsia="Microsoft YaHei UI" w:hAnsi="Microsoft YaHei UI" w:hint="eastAsia"/>
                <w:color w:val="353535"/>
                <w:szCs w:val="21"/>
              </w:rPr>
              <w:t>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15829E8E" w14:textId="0BD79C1E" w:rsidR="000C608B" w:rsidRDefault="000C608B" w:rsidP="000C608B">
            <w:pPr>
              <w:jc w:val="left"/>
              <w:rPr>
                <w:rFonts w:ascii="等线" w:hAnsi="等线" w:cs="Times New Roman"/>
              </w:rPr>
            </w:pPr>
            <w:r>
              <w:rPr>
                <w:rFonts w:ascii="等线" w:hAnsi="等线" w:cs="Times New Roman" w:hint="eastAsia"/>
              </w:rPr>
              <w:t>F_</w:t>
            </w:r>
            <w:r w:rsidRPr="002A0139">
              <w:rPr>
                <w:rFonts w:ascii="等线" w:hAnsi="等线" w:cs="Times New Roman" w:hint="eastAsia"/>
              </w:rPr>
              <w:t>Begin</w:t>
            </w:r>
            <w:r w:rsidR="001B4061">
              <w:rPr>
                <w:rFonts w:ascii="等线" w:hAnsi="等线" w:cs="Times New Roman" w:hint="eastAsia"/>
              </w:rPr>
              <w:t>Date</w:t>
            </w:r>
            <w:r w:rsidRPr="002A0139">
              <w:rPr>
                <w:rFonts w:ascii="等线" w:hAnsi="等线" w:cs="Times New Roman" w:hint="eastAsia"/>
              </w:rPr>
              <w:t>Time</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4F09622F" w14:textId="1E38DE14" w:rsidR="000C608B" w:rsidRPr="002A0139" w:rsidRDefault="001B4061" w:rsidP="000C608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D</w:t>
            </w:r>
            <w:r>
              <w:rPr>
                <w:rFonts w:ascii="Microsoft YaHei UI" w:eastAsia="Microsoft YaHei UI" w:hAnsi="Microsoft YaHei UI" w:hint="eastAsia"/>
                <w:color w:val="353535"/>
                <w:szCs w:val="21"/>
              </w:rPr>
              <w:t>ate</w:t>
            </w:r>
            <w:r>
              <w:rPr>
                <w:rFonts w:ascii="Microsoft YaHei UI" w:eastAsia="Microsoft YaHei UI" w:hAnsi="Microsoft YaHei UI"/>
                <w:color w:val="353535"/>
                <w:szCs w:val="21"/>
              </w:rPr>
              <w:t>time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3608928C" w14:textId="77777777" w:rsidR="000C608B" w:rsidRPr="00E36D3E" w:rsidRDefault="000C608B" w:rsidP="000C608B">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6D953F5" w14:textId="79ED7373" w:rsidR="000C608B" w:rsidRPr="002A0139" w:rsidRDefault="000C608B" w:rsidP="000C608B">
            <w:pPr>
              <w:jc w:val="left"/>
              <w:rPr>
                <w:rFonts w:ascii="Microsoft YaHei UI" w:eastAsia="Microsoft YaHei UI" w:hAnsi="Microsoft YaHei UI"/>
                <w:color w:val="353535"/>
                <w:szCs w:val="21"/>
              </w:rPr>
            </w:pPr>
          </w:p>
        </w:tc>
      </w:tr>
      <w:tr w:rsidR="001B4061" w:rsidRPr="00BF46DB" w14:paraId="74C151E3"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3330936B" w14:textId="56E57C42" w:rsidR="001B4061" w:rsidRPr="002A0139" w:rsidRDefault="001B4061" w:rsidP="001B4061">
            <w:pPr>
              <w:jc w:val="left"/>
              <w:rPr>
                <w:rFonts w:ascii="Microsoft YaHei UI" w:eastAsia="Microsoft YaHei UI" w:hAnsi="Microsoft YaHei UI"/>
                <w:color w:val="353535"/>
                <w:szCs w:val="21"/>
              </w:rPr>
            </w:pPr>
            <w:r w:rsidRPr="002A0139">
              <w:rPr>
                <w:rFonts w:ascii="Microsoft YaHei UI" w:eastAsia="Microsoft YaHei UI" w:hAnsi="Microsoft YaHei UI" w:hint="eastAsia"/>
                <w:color w:val="353535"/>
                <w:szCs w:val="21"/>
              </w:rPr>
              <w:t>结束</w:t>
            </w:r>
            <w:r>
              <w:rPr>
                <w:rFonts w:ascii="Microsoft YaHei UI" w:eastAsia="Microsoft YaHei UI" w:hAnsi="Microsoft YaHei UI" w:hint="eastAsia"/>
                <w:color w:val="353535"/>
                <w:szCs w:val="21"/>
              </w:rPr>
              <w:t>日期</w:t>
            </w:r>
            <w:r w:rsidRPr="002A0139">
              <w:rPr>
                <w:rFonts w:ascii="Microsoft YaHei UI" w:eastAsia="Microsoft YaHei UI" w:hAnsi="Microsoft YaHei UI" w:hint="eastAsia"/>
                <w:color w:val="353535"/>
                <w:szCs w:val="21"/>
              </w:rPr>
              <w:t>时间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770531FF" w14:textId="3604BA68" w:rsidR="001B4061" w:rsidRDefault="001B4061" w:rsidP="001B4061">
            <w:pPr>
              <w:jc w:val="left"/>
              <w:rPr>
                <w:rFonts w:ascii="等线" w:hAnsi="等线" w:cs="Times New Roman"/>
              </w:rPr>
            </w:pPr>
            <w:r>
              <w:rPr>
                <w:rFonts w:ascii="等线" w:hAnsi="等线" w:cs="Times New Roman" w:hint="eastAsia"/>
              </w:rPr>
              <w:t>F_</w:t>
            </w:r>
            <w:r w:rsidRPr="002A0139">
              <w:rPr>
                <w:rFonts w:ascii="等线" w:hAnsi="等线" w:cs="Times New Roman" w:hint="eastAsia"/>
              </w:rPr>
              <w:t>End</w:t>
            </w:r>
            <w:r>
              <w:rPr>
                <w:rFonts w:ascii="等线" w:hAnsi="等线" w:cs="Times New Roman"/>
              </w:rPr>
              <w:t>Date</w:t>
            </w:r>
            <w:r w:rsidRPr="002A0139">
              <w:rPr>
                <w:rFonts w:ascii="等线" w:hAnsi="等线" w:cs="Times New Roman" w:hint="eastAsia"/>
              </w:rPr>
              <w:t>Time</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1D5BF4B5" w14:textId="4227C26A" w:rsidR="001B4061" w:rsidRPr="002A0139" w:rsidRDefault="001B4061" w:rsidP="001B4061">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D</w:t>
            </w:r>
            <w:r>
              <w:rPr>
                <w:rFonts w:ascii="Microsoft YaHei UI" w:eastAsia="Microsoft YaHei UI" w:hAnsi="Microsoft YaHei UI" w:hint="eastAsia"/>
                <w:color w:val="353535"/>
                <w:szCs w:val="21"/>
              </w:rPr>
              <w:t>ate</w:t>
            </w:r>
            <w:r>
              <w:rPr>
                <w:rFonts w:ascii="Microsoft YaHei UI" w:eastAsia="Microsoft YaHei UI" w:hAnsi="Microsoft YaHei UI"/>
                <w:color w:val="353535"/>
                <w:szCs w:val="21"/>
              </w:rPr>
              <w:t>time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6BC77AF9" w14:textId="77777777" w:rsidR="001B4061" w:rsidRPr="00E36D3E" w:rsidRDefault="001B4061" w:rsidP="001B4061">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5E3D67BB" w14:textId="2572FB0A" w:rsidR="001B4061" w:rsidRPr="00BF46DB" w:rsidRDefault="001B4061" w:rsidP="001B4061">
            <w:pPr>
              <w:jc w:val="left"/>
              <w:rPr>
                <w:rFonts w:ascii="Microsoft YaHei UI" w:eastAsia="Microsoft YaHei UI" w:hAnsi="Microsoft YaHei UI"/>
                <w:color w:val="353535"/>
                <w:szCs w:val="21"/>
              </w:rPr>
            </w:pPr>
          </w:p>
        </w:tc>
      </w:tr>
      <w:tr w:rsidR="001B4061" w14:paraId="2EF7337E"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60AB3ADD" w14:textId="0B24D19B" w:rsidR="001B4061" w:rsidRPr="002A0139" w:rsidRDefault="001B4061" w:rsidP="001B4061">
            <w:pPr>
              <w:jc w:val="left"/>
              <w:rPr>
                <w:rFonts w:ascii="Microsoft YaHei UI" w:eastAsia="Microsoft YaHei UI" w:hAnsi="Microsoft YaHei UI"/>
                <w:color w:val="353535"/>
                <w:szCs w:val="21"/>
              </w:rPr>
            </w:pPr>
            <w:r w:rsidRPr="002A0139">
              <w:rPr>
                <w:rFonts w:ascii="Microsoft YaHei UI" w:eastAsia="Microsoft YaHei UI" w:hAnsi="Microsoft YaHei UI" w:hint="eastAsia"/>
                <w:color w:val="353535"/>
                <w:szCs w:val="21"/>
              </w:rPr>
              <w:t>库存数量</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23FE2A58" w14:textId="77777777" w:rsidR="001B4061" w:rsidRDefault="001B4061" w:rsidP="001B4061">
            <w:pPr>
              <w:jc w:val="left"/>
              <w:rPr>
                <w:rFonts w:ascii="等线" w:hAnsi="等线" w:cs="Times New Roman"/>
              </w:rPr>
            </w:pPr>
            <w:r>
              <w:rPr>
                <w:rFonts w:ascii="等线" w:hAnsi="等线" w:cs="Times New Roman" w:hint="eastAsia"/>
              </w:rPr>
              <w:t>F_Q</w:t>
            </w:r>
            <w:r w:rsidRPr="00FB7B2C">
              <w:rPr>
                <w:rFonts w:ascii="等线" w:hAnsi="等线" w:cs="Times New Roman"/>
              </w:rPr>
              <w:t>uantity</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68AB47AF" w14:textId="17B97EA3" w:rsidR="001B4061" w:rsidRPr="002A0139"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sidR="001B4061">
              <w:rPr>
                <w:rFonts w:ascii="Microsoft YaHei UI" w:eastAsia="Microsoft YaHei UI" w:hAnsi="Microsoft YaHei UI" w:hint="eastAsia"/>
                <w:color w:val="353535"/>
                <w:szCs w:val="21"/>
              </w:rPr>
              <w:t>nt</w:t>
            </w:r>
            <w:r>
              <w:rPr>
                <w:rFonts w:ascii="Microsoft YaHei UI" w:eastAsia="Microsoft YaHei UI" w:hAnsi="Microsoft YaHei UI" w:hint="eastAsia"/>
                <w:color w:val="353535"/>
                <w:szCs w:val="21"/>
              </w:rPr>
              <w:t xml:space="preserve"> not</w:t>
            </w:r>
            <w:r>
              <w:rPr>
                <w:rFonts w:ascii="Microsoft YaHei UI" w:eastAsia="Microsoft YaHei UI" w:hAnsi="Microsoft YaHei UI"/>
                <w:color w:val="353535"/>
                <w:szCs w:val="21"/>
              </w:rPr>
              <w:t xml:space="preserve"> null </w:t>
            </w:r>
            <w:r w:rsidR="00B156AD">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1</w:t>
            </w:r>
            <w:r w:rsidR="00B156AD">
              <w:rPr>
                <w:rFonts w:ascii="Microsoft YaHei UI" w:eastAsia="Microsoft YaHei UI" w:hAnsi="Microsoft YaHei UI"/>
                <w:color w:val="353535"/>
                <w:szCs w:val="21"/>
              </w:rPr>
              <w:t>,10</w:t>
            </w:r>
            <w:r w:rsidR="00B156AD">
              <w:rPr>
                <w:rFonts w:ascii="Microsoft YaHei UI" w:eastAsia="Microsoft YaHei UI" w:hAnsi="Microsoft YaHei UI" w:hint="eastAsia"/>
                <w:color w:val="353535"/>
                <w:szCs w:val="21"/>
              </w:rPr>
              <w:t>万]，所有券的库存总和必须&lt;</w:t>
            </w:r>
            <w:r w:rsidR="00B156AD">
              <w:rPr>
                <w:rFonts w:ascii="Microsoft YaHei UI" w:eastAsia="Microsoft YaHei UI" w:hAnsi="Microsoft YaHei UI"/>
                <w:color w:val="353535"/>
                <w:szCs w:val="21"/>
              </w:rPr>
              <w:t>1</w:t>
            </w:r>
            <w:r w:rsidR="00B156AD">
              <w:rPr>
                <w:rFonts w:ascii="Microsoft YaHei UI" w:eastAsia="Microsoft YaHei UI" w:hAnsi="Microsoft YaHei UI" w:hint="eastAsia"/>
                <w:color w:val="353535"/>
                <w:szCs w:val="21"/>
              </w:rPr>
              <w:t>亿</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0DE9FCFD" w14:textId="77777777" w:rsidR="001B4061" w:rsidRPr="00E36D3E" w:rsidRDefault="001B4061" w:rsidP="001B4061">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649B256A" w14:textId="30C5F99A" w:rsidR="001B4061" w:rsidRPr="002A0139"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不可更新字段</w:t>
            </w:r>
          </w:p>
        </w:tc>
      </w:tr>
      <w:tr w:rsidR="00F00A45" w14:paraId="198AD778"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73C00586" w14:textId="38539ACC" w:rsidR="00F00A45" w:rsidRPr="002A0139"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当前剩余</w:t>
            </w:r>
            <w:r w:rsidRPr="002A0139">
              <w:rPr>
                <w:rFonts w:ascii="Microsoft YaHei UI" w:eastAsia="Microsoft YaHei UI" w:hAnsi="Microsoft YaHei UI" w:hint="eastAsia"/>
                <w:color w:val="353535"/>
                <w:szCs w:val="21"/>
              </w:rPr>
              <w:t>库存数量</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28A0DDB7" w14:textId="595288A6" w:rsidR="00F00A45" w:rsidRDefault="00F00A45" w:rsidP="001B4061">
            <w:pPr>
              <w:jc w:val="left"/>
              <w:rPr>
                <w:rFonts w:ascii="等线" w:hAnsi="等线" w:cs="Times New Roman"/>
              </w:rPr>
            </w:pPr>
            <w:r>
              <w:rPr>
                <w:rFonts w:ascii="等线" w:hAnsi="等线" w:cs="Times New Roman" w:hint="eastAsia"/>
              </w:rPr>
              <w:t>F_ Re</w:t>
            </w:r>
            <w:r>
              <w:rPr>
                <w:rFonts w:ascii="等线" w:hAnsi="等线" w:cs="Times New Roman"/>
              </w:rPr>
              <w:t>maining</w:t>
            </w:r>
            <w:r>
              <w:rPr>
                <w:rFonts w:ascii="等线" w:hAnsi="等线" w:cs="Times New Roman" w:hint="eastAsia"/>
              </w:rPr>
              <w:t>Q</w:t>
            </w:r>
            <w:r w:rsidRPr="00FB7B2C">
              <w:rPr>
                <w:rFonts w:ascii="等线" w:hAnsi="等线" w:cs="Times New Roman"/>
              </w:rPr>
              <w:t>uantity</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3E668F05" w14:textId="4CBB660D" w:rsidR="00F00A45" w:rsidRDefault="00F00A45" w:rsidP="001B4061">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I</w:t>
            </w:r>
            <w:r>
              <w:rPr>
                <w:rFonts w:ascii="Microsoft YaHei UI" w:eastAsia="Microsoft YaHei UI" w:hAnsi="Microsoft YaHei UI"/>
                <w:color w:val="353535"/>
                <w:szCs w:val="21"/>
              </w:rPr>
              <w:t>nt not null &gt;=0</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7F898EFA" w14:textId="77777777" w:rsidR="00F00A45" w:rsidRPr="00E36D3E" w:rsidRDefault="00F00A45" w:rsidP="001B4061">
            <w:pPr>
              <w:jc w:val="left"/>
              <w:rPr>
                <w:rFonts w:ascii="等线" w:hAnsi="等线" w:cs="Times New Roman"/>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5B3EF6B1" w14:textId="77777777" w:rsidR="00F00A45" w:rsidRPr="002A0139" w:rsidRDefault="00F00A45" w:rsidP="001B4061">
            <w:pPr>
              <w:jc w:val="left"/>
              <w:rPr>
                <w:rFonts w:ascii="Microsoft YaHei UI" w:eastAsia="Microsoft YaHei UI" w:hAnsi="Microsoft YaHei UI"/>
                <w:color w:val="353535"/>
                <w:szCs w:val="21"/>
              </w:rPr>
            </w:pPr>
          </w:p>
        </w:tc>
      </w:tr>
      <w:tr w:rsidR="00565E69" w14:paraId="0A6F8E60"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57BA0890" w14:textId="1536A28D" w:rsidR="00565E69" w:rsidRPr="007B4FC4" w:rsidRDefault="00565E69" w:rsidP="001B4061">
            <w:pPr>
              <w:jc w:val="left"/>
              <w:rPr>
                <w:rFonts w:ascii="Microsoft YaHei UI" w:eastAsia="Microsoft YaHei UI" w:hAnsi="Microsoft YaHei UI"/>
                <w:strike/>
                <w:color w:val="353535"/>
                <w:szCs w:val="21"/>
              </w:rPr>
            </w:pPr>
            <w:r w:rsidRPr="007B4FC4">
              <w:rPr>
                <w:rFonts w:ascii="Microsoft YaHei UI" w:eastAsia="Microsoft YaHei UI" w:hAnsi="Microsoft YaHei UI" w:hint="eastAsia"/>
                <w:strike/>
                <w:color w:val="353535"/>
                <w:szCs w:val="21"/>
              </w:rPr>
              <w:t>失效日期</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16E7551B" w14:textId="0540A417" w:rsidR="00565E69" w:rsidRPr="007B4FC4" w:rsidRDefault="00565E69" w:rsidP="001B4061">
            <w:pPr>
              <w:jc w:val="left"/>
              <w:rPr>
                <w:rFonts w:ascii="等线" w:hAnsi="等线" w:cs="Times New Roman"/>
                <w:strike/>
              </w:rPr>
            </w:pPr>
            <w:r w:rsidRPr="007B4FC4">
              <w:rPr>
                <w:rFonts w:ascii="等线" w:hAnsi="等线" w:cs="Times New Roman" w:hint="eastAsia"/>
                <w:strike/>
              </w:rPr>
              <w:t>F</w:t>
            </w:r>
            <w:r w:rsidRPr="007B4FC4">
              <w:rPr>
                <w:rFonts w:ascii="等线" w:hAnsi="等线" w:cs="Times New Roman"/>
                <w:strike/>
              </w:rPr>
              <w:t>_ExpireDatetime</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43B8A9A7" w14:textId="634F6445" w:rsidR="00565E69" w:rsidRPr="007B4FC4" w:rsidRDefault="00565E69" w:rsidP="001B4061">
            <w:pPr>
              <w:jc w:val="left"/>
              <w:rPr>
                <w:rFonts w:ascii="Microsoft YaHei UI" w:eastAsia="Microsoft YaHei UI" w:hAnsi="Microsoft YaHei UI"/>
                <w:strike/>
                <w:color w:val="353535"/>
                <w:szCs w:val="21"/>
              </w:rPr>
            </w:pPr>
            <w:r w:rsidRPr="007B4FC4">
              <w:rPr>
                <w:rFonts w:ascii="Microsoft YaHei UI" w:eastAsia="Microsoft YaHei UI" w:hAnsi="Microsoft YaHei UI" w:hint="eastAsia"/>
                <w:strike/>
                <w:color w:val="353535"/>
                <w:szCs w:val="21"/>
              </w:rPr>
              <w:t>D</w:t>
            </w:r>
            <w:r w:rsidRPr="007B4FC4">
              <w:rPr>
                <w:rFonts w:ascii="Microsoft YaHei UI" w:eastAsia="Microsoft YaHei UI" w:hAnsi="Microsoft YaHei UI"/>
                <w:strike/>
                <w:color w:val="353535"/>
                <w:szCs w:val="21"/>
              </w:rPr>
              <w:t>atetime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1E513207" w14:textId="77777777" w:rsidR="00565E69" w:rsidRPr="007B4FC4" w:rsidRDefault="00565E69" w:rsidP="001B4061">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BF8FF86" w14:textId="0E9BEF7D" w:rsidR="00565E69" w:rsidRPr="007B4FC4" w:rsidRDefault="00565E69" w:rsidP="001B4061">
            <w:pPr>
              <w:jc w:val="left"/>
              <w:rPr>
                <w:rFonts w:ascii="Microsoft YaHei UI" w:eastAsia="Microsoft YaHei UI" w:hAnsi="Microsoft YaHei UI"/>
                <w:strike/>
                <w:color w:val="353535"/>
                <w:szCs w:val="21"/>
              </w:rPr>
            </w:pPr>
          </w:p>
        </w:tc>
      </w:tr>
      <w:tr w:rsidR="00A85E54" w14:paraId="6016C4A9"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2B4BB65A" w14:textId="0A443AAB" w:rsidR="00A85E54" w:rsidRPr="002B62D7" w:rsidRDefault="00A85E54" w:rsidP="001B4061">
            <w:pPr>
              <w:jc w:val="left"/>
              <w:rPr>
                <w:rFonts w:ascii="Microsoft YaHei UI" w:eastAsia="Microsoft YaHei UI" w:hAnsi="Microsoft YaHei UI"/>
                <w:strike/>
                <w:color w:val="353535"/>
                <w:szCs w:val="21"/>
              </w:rPr>
            </w:pPr>
            <w:r w:rsidRPr="002B62D7">
              <w:rPr>
                <w:rFonts w:ascii="Microsoft YaHei UI" w:eastAsia="Microsoft YaHei UI" w:hAnsi="Microsoft YaHei UI" w:hint="eastAsia"/>
                <w:strike/>
                <w:color w:val="353535"/>
                <w:szCs w:val="21"/>
              </w:rPr>
              <w:t>可叠加其它优惠券</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129F53DE" w14:textId="711131B6" w:rsidR="00A85E54" w:rsidRPr="002B62D7" w:rsidRDefault="00A85E54" w:rsidP="001B4061">
            <w:pPr>
              <w:jc w:val="left"/>
              <w:rPr>
                <w:rFonts w:ascii="等线" w:hAnsi="等线" w:cs="Times New Roman"/>
                <w:strike/>
              </w:rPr>
            </w:pPr>
            <w:r w:rsidRPr="002B62D7">
              <w:rPr>
                <w:rFonts w:ascii="等线" w:hAnsi="等线" w:cs="Times New Roman" w:hint="eastAsia"/>
                <w:strike/>
              </w:rPr>
              <w:t>F</w:t>
            </w:r>
            <w:r w:rsidRPr="002B62D7">
              <w:rPr>
                <w:rFonts w:ascii="等线" w:hAnsi="等线" w:cs="Times New Roman"/>
                <w:strike/>
              </w:rPr>
              <w:t>_Can</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056135D5" w14:textId="77777777" w:rsidR="00A85E54" w:rsidRPr="002B62D7" w:rsidRDefault="00A85E54" w:rsidP="001B4061">
            <w:pPr>
              <w:jc w:val="left"/>
              <w:rPr>
                <w:rFonts w:ascii="Microsoft YaHei UI" w:eastAsia="Microsoft YaHei UI" w:hAnsi="Microsoft YaHei UI"/>
                <w:strike/>
                <w:color w:val="353535"/>
                <w:szCs w:val="21"/>
              </w:rPr>
            </w:pP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7D5AD91C" w14:textId="77777777" w:rsidR="00A85E54" w:rsidRPr="002B62D7" w:rsidRDefault="00A85E54" w:rsidP="001B4061">
            <w:pPr>
              <w:jc w:val="left"/>
              <w:rPr>
                <w:rFonts w:ascii="等线" w:hAnsi="等线" w:cs="Times New Roman"/>
                <w:strike/>
              </w:rPr>
            </w:pP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147F1DF" w14:textId="77777777" w:rsidR="00A85E54" w:rsidRPr="002B62D7" w:rsidRDefault="00A85E54" w:rsidP="001B4061">
            <w:pPr>
              <w:jc w:val="left"/>
              <w:rPr>
                <w:rFonts w:ascii="Microsoft YaHei UI" w:eastAsia="Microsoft YaHei UI" w:hAnsi="Microsoft YaHei UI"/>
                <w:strike/>
                <w:color w:val="353535"/>
                <w:szCs w:val="21"/>
              </w:rPr>
            </w:pPr>
          </w:p>
        </w:tc>
      </w:tr>
      <w:tr w:rsidR="004C4751" w14:paraId="719E25AD" w14:textId="77777777" w:rsidTr="00F5056A">
        <w:trPr>
          <w:trHeight w:val="267"/>
        </w:trPr>
        <w:tc>
          <w:tcPr>
            <w:tcW w:w="2802" w:type="dxa"/>
            <w:tcBorders>
              <w:top w:val="single" w:sz="4" w:space="0" w:color="auto"/>
              <w:left w:val="single" w:sz="4" w:space="0" w:color="auto"/>
              <w:bottom w:val="single" w:sz="4" w:space="0" w:color="auto"/>
              <w:right w:val="single" w:sz="4" w:space="0" w:color="auto"/>
            </w:tcBorders>
            <w:shd w:val="clear" w:color="auto" w:fill="auto"/>
          </w:tcPr>
          <w:p w14:paraId="558EFE7A" w14:textId="4A835703" w:rsidR="004C4751" w:rsidRPr="002B62D7" w:rsidRDefault="004C4751" w:rsidP="004C4751">
            <w:pPr>
              <w:jc w:val="left"/>
              <w:rPr>
                <w:rFonts w:ascii="Microsoft YaHei UI" w:eastAsia="Microsoft YaHei UI" w:hAnsi="Microsoft YaHei UI"/>
                <w:strike/>
                <w:color w:val="353535"/>
                <w:szCs w:val="21"/>
              </w:rPr>
            </w:pPr>
            <w:r>
              <w:rPr>
                <w:rFonts w:hint="eastAsia"/>
              </w:rPr>
              <w:t>参与的商品的范围</w:t>
            </w:r>
          </w:p>
        </w:tc>
        <w:tc>
          <w:tcPr>
            <w:tcW w:w="2722" w:type="dxa"/>
            <w:tcBorders>
              <w:top w:val="single" w:sz="4" w:space="0" w:color="auto"/>
              <w:left w:val="single" w:sz="4" w:space="0" w:color="auto"/>
              <w:bottom w:val="single" w:sz="4" w:space="0" w:color="auto"/>
              <w:right w:val="single" w:sz="4" w:space="0" w:color="auto"/>
            </w:tcBorders>
            <w:shd w:val="clear" w:color="auto" w:fill="auto"/>
          </w:tcPr>
          <w:p w14:paraId="69C58109" w14:textId="2BADEB4D" w:rsidR="004C4751" w:rsidRPr="002B62D7" w:rsidRDefault="004C4751" w:rsidP="004C4751">
            <w:pPr>
              <w:jc w:val="left"/>
              <w:rPr>
                <w:rFonts w:ascii="等线" w:hAnsi="等线" w:cs="Times New Roman"/>
                <w:strike/>
              </w:rPr>
            </w:pPr>
            <w:r>
              <w:rPr>
                <w:rFonts w:hint="eastAsia"/>
              </w:rPr>
              <w:t>F</w:t>
            </w:r>
            <w:r>
              <w:t>_Scope</w:t>
            </w:r>
          </w:p>
        </w:tc>
        <w:tc>
          <w:tcPr>
            <w:tcW w:w="3173" w:type="dxa"/>
            <w:tcBorders>
              <w:top w:val="single" w:sz="4" w:space="0" w:color="auto"/>
              <w:left w:val="single" w:sz="4" w:space="0" w:color="auto"/>
              <w:bottom w:val="single" w:sz="4" w:space="0" w:color="auto"/>
              <w:right w:val="single" w:sz="4" w:space="0" w:color="auto"/>
            </w:tcBorders>
            <w:shd w:val="clear" w:color="auto" w:fill="auto"/>
          </w:tcPr>
          <w:p w14:paraId="58F413A1" w14:textId="4A28C150" w:rsidR="004C4751" w:rsidRPr="002B62D7" w:rsidRDefault="004C4751" w:rsidP="004C4751">
            <w:pPr>
              <w:jc w:val="left"/>
              <w:rPr>
                <w:rFonts w:ascii="Microsoft YaHei UI" w:eastAsia="Microsoft YaHei UI" w:hAnsi="Microsoft YaHei UI"/>
                <w:strike/>
                <w:color w:val="353535"/>
                <w:szCs w:val="21"/>
              </w:rPr>
            </w:pPr>
            <w:r>
              <w:t>Int not null</w:t>
            </w:r>
          </w:p>
        </w:tc>
        <w:tc>
          <w:tcPr>
            <w:tcW w:w="1079" w:type="dxa"/>
            <w:tcBorders>
              <w:top w:val="single" w:sz="4" w:space="0" w:color="auto"/>
              <w:left w:val="single" w:sz="4" w:space="0" w:color="auto"/>
              <w:bottom w:val="single" w:sz="4" w:space="0" w:color="auto"/>
              <w:right w:val="single" w:sz="4" w:space="0" w:color="auto"/>
            </w:tcBorders>
            <w:shd w:val="clear" w:color="auto" w:fill="auto"/>
          </w:tcPr>
          <w:p w14:paraId="26A1EDC4" w14:textId="188CF9D3" w:rsidR="004C4751" w:rsidRPr="002B62D7" w:rsidRDefault="004C4751" w:rsidP="004C4751">
            <w:pPr>
              <w:jc w:val="left"/>
              <w:rPr>
                <w:rFonts w:ascii="等线" w:hAnsi="等线" w:cs="Times New Roman"/>
                <w:strike/>
              </w:rPr>
            </w:pPr>
            <w:r>
              <w:rPr>
                <w:rFonts w:hint="eastAsia"/>
              </w:rPr>
              <w:t>0</w:t>
            </w:r>
          </w:p>
        </w:tc>
        <w:tc>
          <w:tcPr>
            <w:tcW w:w="5601" w:type="dxa"/>
            <w:tcBorders>
              <w:top w:val="single" w:sz="4" w:space="0" w:color="auto"/>
              <w:left w:val="single" w:sz="4" w:space="0" w:color="auto"/>
              <w:bottom w:val="single" w:sz="4" w:space="0" w:color="auto"/>
              <w:right w:val="single" w:sz="4" w:space="0" w:color="auto"/>
            </w:tcBorders>
            <w:shd w:val="clear" w:color="auto" w:fill="auto"/>
          </w:tcPr>
          <w:p w14:paraId="2D2B4FB9" w14:textId="213F0E65" w:rsidR="004C4751" w:rsidRPr="002B62D7" w:rsidRDefault="004C4751" w:rsidP="004C4751">
            <w:pPr>
              <w:jc w:val="left"/>
              <w:rPr>
                <w:rFonts w:ascii="Microsoft YaHei UI" w:eastAsia="Microsoft YaHei UI" w:hAnsi="Microsoft YaHei UI"/>
                <w:strike/>
                <w:color w:val="353535"/>
                <w:szCs w:val="21"/>
              </w:rPr>
            </w:pPr>
            <w:r>
              <w:rPr>
                <w:rFonts w:hint="eastAsia"/>
              </w:rPr>
              <w:t>0=</w:t>
            </w:r>
            <w:r>
              <w:rPr>
                <w:rFonts w:hint="eastAsia"/>
              </w:rPr>
              <w:t>全部商品，</w:t>
            </w:r>
            <w:r>
              <w:rPr>
                <w:rFonts w:hint="eastAsia"/>
              </w:rPr>
              <w:t>1=</w:t>
            </w:r>
            <w:r>
              <w:rPr>
                <w:rFonts w:hint="eastAsia"/>
              </w:rPr>
              <w:t>部分商品（这些商品记录在</w:t>
            </w:r>
            <w:r>
              <w:t>T_CouponScope</w:t>
            </w:r>
            <w:r>
              <w:rPr>
                <w:rFonts w:hint="eastAsia"/>
              </w:rPr>
              <w:t>中）</w:t>
            </w:r>
          </w:p>
        </w:tc>
      </w:tr>
    </w:tbl>
    <w:p w14:paraId="42F8F60C" w14:textId="0416C7A7" w:rsidR="00BB291F" w:rsidRDefault="00BB291F" w:rsidP="006E28C0"/>
    <w:p w14:paraId="78F602F8" w14:textId="38C2B72C" w:rsidR="00A85E54" w:rsidRPr="002B62D7" w:rsidRDefault="00A85E54" w:rsidP="006E28C0">
      <w:pPr>
        <w:rPr>
          <w:strike/>
        </w:rPr>
      </w:pPr>
      <w:r w:rsidRPr="002B62D7">
        <w:rPr>
          <w:rFonts w:hint="eastAsia"/>
          <w:strike/>
        </w:rPr>
        <w:t>示例：</w:t>
      </w:r>
    </w:p>
    <w:p w14:paraId="5AD146C1" w14:textId="7F7A62F5" w:rsidR="00A85E54" w:rsidRPr="002B62D7" w:rsidRDefault="00A85E54" w:rsidP="006E28C0">
      <w:pPr>
        <w:rPr>
          <w:strike/>
        </w:rPr>
      </w:pPr>
      <w:r w:rsidRPr="002B62D7">
        <w:rPr>
          <w:rFonts w:hint="eastAsia"/>
          <w:strike/>
        </w:rPr>
        <w:t>1</w:t>
      </w:r>
      <w:r w:rsidRPr="002B62D7">
        <w:rPr>
          <w:rFonts w:hint="eastAsia"/>
          <w:strike/>
        </w:rPr>
        <w:t>、有优惠券</w:t>
      </w:r>
      <w:r w:rsidRPr="002B62D7">
        <w:rPr>
          <w:rFonts w:hint="eastAsia"/>
          <w:strike/>
        </w:rPr>
        <w:t>A</w:t>
      </w:r>
      <w:r w:rsidRPr="002B62D7">
        <w:rPr>
          <w:rFonts w:hint="eastAsia"/>
          <w:strike/>
        </w:rPr>
        <w:t>可叠加，</w:t>
      </w:r>
      <w:r w:rsidRPr="002B62D7">
        <w:rPr>
          <w:rFonts w:hint="eastAsia"/>
          <w:strike/>
        </w:rPr>
        <w:t>B</w:t>
      </w:r>
      <w:r w:rsidRPr="002B62D7">
        <w:rPr>
          <w:rFonts w:hint="eastAsia"/>
          <w:strike/>
        </w:rPr>
        <w:t>可叠加，</w:t>
      </w:r>
      <w:r w:rsidRPr="002B62D7">
        <w:rPr>
          <w:rFonts w:hint="eastAsia"/>
          <w:strike/>
        </w:rPr>
        <w:t>C</w:t>
      </w:r>
      <w:r w:rsidRPr="002B62D7">
        <w:rPr>
          <w:rFonts w:hint="eastAsia"/>
          <w:strike/>
        </w:rPr>
        <w:t>不可叠加，</w:t>
      </w:r>
      <w:r w:rsidRPr="002B62D7">
        <w:rPr>
          <w:rFonts w:hint="eastAsia"/>
          <w:strike/>
        </w:rPr>
        <w:t>D</w:t>
      </w:r>
      <w:r w:rsidRPr="002B62D7">
        <w:rPr>
          <w:rFonts w:hint="eastAsia"/>
          <w:strike/>
        </w:rPr>
        <w:t>不可叠加</w:t>
      </w:r>
    </w:p>
    <w:p w14:paraId="39823C4F" w14:textId="26378C27" w:rsidR="00A85E54" w:rsidRPr="002B62D7" w:rsidRDefault="00A85E54" w:rsidP="003628B7">
      <w:pPr>
        <w:ind w:firstLine="420"/>
        <w:rPr>
          <w:strike/>
        </w:rPr>
      </w:pPr>
      <w:r w:rsidRPr="002B62D7">
        <w:rPr>
          <w:rFonts w:hint="eastAsia"/>
          <w:strike/>
        </w:rPr>
        <w:t>一个零售单最多可以用</w:t>
      </w:r>
      <w:r w:rsidRPr="002B62D7">
        <w:rPr>
          <w:rFonts w:hint="eastAsia"/>
          <w:strike/>
        </w:rPr>
        <w:t>1</w:t>
      </w:r>
      <w:r w:rsidRPr="002B62D7">
        <w:rPr>
          <w:rFonts w:hint="eastAsia"/>
          <w:strike/>
        </w:rPr>
        <w:t>张</w:t>
      </w:r>
      <w:r w:rsidRPr="002B62D7">
        <w:rPr>
          <w:rFonts w:hint="eastAsia"/>
          <w:strike/>
        </w:rPr>
        <w:t>A</w:t>
      </w:r>
      <w:r w:rsidR="003628B7" w:rsidRPr="002B62D7">
        <w:rPr>
          <w:rFonts w:hint="eastAsia"/>
          <w:strike/>
        </w:rPr>
        <w:t>或</w:t>
      </w:r>
      <w:r w:rsidRPr="002B62D7">
        <w:rPr>
          <w:strike/>
        </w:rPr>
        <w:t>1</w:t>
      </w:r>
      <w:r w:rsidRPr="002B62D7">
        <w:rPr>
          <w:rFonts w:hint="eastAsia"/>
          <w:strike/>
        </w:rPr>
        <w:t>张</w:t>
      </w:r>
      <w:r w:rsidRPr="002B62D7">
        <w:rPr>
          <w:rFonts w:hint="eastAsia"/>
          <w:strike/>
        </w:rPr>
        <w:t>B</w:t>
      </w:r>
      <w:r w:rsidRPr="002B62D7">
        <w:rPr>
          <w:rFonts w:hint="eastAsia"/>
          <w:strike/>
        </w:rPr>
        <w:t>。</w:t>
      </w:r>
      <w:r w:rsidRPr="002B62D7">
        <w:rPr>
          <w:rFonts w:hint="eastAsia"/>
          <w:strike/>
        </w:rPr>
        <w:t>CD</w:t>
      </w:r>
      <w:r w:rsidRPr="002B62D7">
        <w:rPr>
          <w:rFonts w:hint="eastAsia"/>
          <w:strike/>
        </w:rPr>
        <w:t>随意。</w:t>
      </w:r>
    </w:p>
    <w:p w14:paraId="3C086DF0" w14:textId="7E1B1D1E" w:rsidR="002B62D7" w:rsidRPr="002B62D7" w:rsidRDefault="002B62D7" w:rsidP="003628B7">
      <w:pPr>
        <w:ind w:firstLine="420"/>
        <w:rPr>
          <w:strike/>
        </w:rPr>
      </w:pPr>
      <w:r w:rsidRPr="002B62D7">
        <w:rPr>
          <w:rFonts w:hint="eastAsia"/>
          <w:strike/>
        </w:rPr>
        <w:t>不可以用</w:t>
      </w:r>
      <w:r w:rsidRPr="002B62D7">
        <w:rPr>
          <w:rFonts w:hint="eastAsia"/>
          <w:strike/>
        </w:rPr>
        <w:t>2</w:t>
      </w:r>
      <w:r w:rsidRPr="002B62D7">
        <w:rPr>
          <w:rFonts w:hint="eastAsia"/>
          <w:strike/>
        </w:rPr>
        <w:t>张</w:t>
      </w:r>
      <w:r w:rsidRPr="002B62D7">
        <w:rPr>
          <w:rFonts w:hint="eastAsia"/>
          <w:strike/>
        </w:rPr>
        <w:t>A</w:t>
      </w:r>
      <w:r w:rsidRPr="002B62D7">
        <w:rPr>
          <w:rFonts w:hint="eastAsia"/>
          <w:strike/>
        </w:rPr>
        <w:t>。</w:t>
      </w:r>
      <w:r w:rsidRPr="002B62D7">
        <w:rPr>
          <w:rFonts w:hint="eastAsia"/>
          <w:strike/>
        </w:rPr>
        <w:t>CD</w:t>
      </w:r>
      <w:r w:rsidRPr="002B62D7">
        <w:rPr>
          <w:rFonts w:hint="eastAsia"/>
          <w:strike/>
        </w:rPr>
        <w:t>随意。</w:t>
      </w:r>
    </w:p>
    <w:p w14:paraId="5D8A4FC4" w14:textId="56718492" w:rsidR="002B62D7" w:rsidRPr="002B62D7" w:rsidRDefault="002B62D7" w:rsidP="003628B7">
      <w:pPr>
        <w:ind w:firstLine="420"/>
        <w:rPr>
          <w:strike/>
        </w:rPr>
      </w:pPr>
      <w:r w:rsidRPr="002B62D7">
        <w:rPr>
          <w:rFonts w:hint="eastAsia"/>
          <w:strike/>
        </w:rPr>
        <w:t>不可以用</w:t>
      </w:r>
      <w:r w:rsidRPr="002B62D7">
        <w:rPr>
          <w:rFonts w:hint="eastAsia"/>
          <w:strike/>
        </w:rPr>
        <w:t>2</w:t>
      </w:r>
      <w:r w:rsidRPr="002B62D7">
        <w:rPr>
          <w:rFonts w:hint="eastAsia"/>
          <w:strike/>
        </w:rPr>
        <w:t>张</w:t>
      </w:r>
      <w:r w:rsidRPr="002B62D7">
        <w:rPr>
          <w:rFonts w:hint="eastAsia"/>
          <w:strike/>
        </w:rPr>
        <w:t>B</w:t>
      </w:r>
      <w:r w:rsidRPr="002B62D7">
        <w:rPr>
          <w:rFonts w:hint="eastAsia"/>
          <w:strike/>
        </w:rPr>
        <w:t>。</w:t>
      </w:r>
      <w:r w:rsidRPr="002B62D7">
        <w:rPr>
          <w:rFonts w:hint="eastAsia"/>
          <w:strike/>
        </w:rPr>
        <w:t>CD</w:t>
      </w:r>
      <w:r w:rsidRPr="002B62D7">
        <w:rPr>
          <w:rFonts w:hint="eastAsia"/>
          <w:strike/>
        </w:rPr>
        <w:t>随意。</w:t>
      </w:r>
    </w:p>
    <w:p w14:paraId="59FDABBF" w14:textId="2C2058DE" w:rsidR="00A85E54" w:rsidRPr="002B62D7" w:rsidRDefault="00A85E54" w:rsidP="00A85E54">
      <w:pPr>
        <w:rPr>
          <w:strike/>
        </w:rPr>
      </w:pPr>
      <w:r w:rsidRPr="002B62D7">
        <w:rPr>
          <w:rFonts w:hint="eastAsia"/>
          <w:strike/>
        </w:rPr>
        <w:t>2</w:t>
      </w:r>
      <w:r w:rsidRPr="002B62D7">
        <w:rPr>
          <w:rFonts w:hint="eastAsia"/>
          <w:strike/>
        </w:rPr>
        <w:t>、有优惠券</w:t>
      </w:r>
      <w:r w:rsidRPr="002B62D7">
        <w:rPr>
          <w:rFonts w:hint="eastAsia"/>
          <w:strike/>
        </w:rPr>
        <w:t>A</w:t>
      </w:r>
      <w:r w:rsidRPr="002B62D7">
        <w:rPr>
          <w:rFonts w:hint="eastAsia"/>
          <w:strike/>
        </w:rPr>
        <w:t>可叠加，</w:t>
      </w:r>
      <w:r w:rsidRPr="002B62D7">
        <w:rPr>
          <w:rFonts w:hint="eastAsia"/>
          <w:strike/>
        </w:rPr>
        <w:t>C</w:t>
      </w:r>
      <w:r w:rsidRPr="002B62D7">
        <w:rPr>
          <w:rFonts w:hint="eastAsia"/>
          <w:strike/>
        </w:rPr>
        <w:t>不可叠加，</w:t>
      </w:r>
      <w:r w:rsidRPr="002B62D7">
        <w:rPr>
          <w:rFonts w:hint="eastAsia"/>
          <w:strike/>
        </w:rPr>
        <w:t>D</w:t>
      </w:r>
      <w:r w:rsidRPr="002B62D7">
        <w:rPr>
          <w:rFonts w:hint="eastAsia"/>
          <w:strike/>
        </w:rPr>
        <w:t>不可叠加</w:t>
      </w:r>
    </w:p>
    <w:p w14:paraId="69D9915D" w14:textId="6CBE2900" w:rsidR="00A85E54" w:rsidRPr="002B62D7" w:rsidRDefault="00A85E54" w:rsidP="003628B7">
      <w:pPr>
        <w:ind w:firstLine="360"/>
        <w:rPr>
          <w:strike/>
        </w:rPr>
      </w:pPr>
      <w:r w:rsidRPr="002B62D7">
        <w:rPr>
          <w:rFonts w:hint="eastAsia"/>
          <w:strike/>
        </w:rPr>
        <w:t>一个零售单最多可以用</w:t>
      </w:r>
      <w:r w:rsidRPr="002B62D7">
        <w:rPr>
          <w:rFonts w:hint="eastAsia"/>
          <w:strike/>
        </w:rPr>
        <w:t>1</w:t>
      </w:r>
      <w:r w:rsidRPr="002B62D7">
        <w:rPr>
          <w:rFonts w:hint="eastAsia"/>
          <w:strike/>
        </w:rPr>
        <w:t>张</w:t>
      </w:r>
      <w:r w:rsidRPr="002B62D7">
        <w:rPr>
          <w:rFonts w:hint="eastAsia"/>
          <w:strike/>
        </w:rPr>
        <w:t>A</w:t>
      </w:r>
      <w:r w:rsidRPr="002B62D7">
        <w:rPr>
          <w:rFonts w:hint="eastAsia"/>
          <w:strike/>
        </w:rPr>
        <w:t>。</w:t>
      </w:r>
      <w:r w:rsidRPr="002B62D7">
        <w:rPr>
          <w:rFonts w:hint="eastAsia"/>
          <w:strike/>
        </w:rPr>
        <w:t>CD</w:t>
      </w:r>
      <w:r w:rsidRPr="002B62D7">
        <w:rPr>
          <w:rFonts w:hint="eastAsia"/>
          <w:strike/>
        </w:rPr>
        <w:t>随意。</w:t>
      </w:r>
    </w:p>
    <w:p w14:paraId="5637D35E" w14:textId="15970FA6" w:rsidR="00A85E54" w:rsidRPr="002B62D7" w:rsidRDefault="003628B7" w:rsidP="00A85E54">
      <w:pPr>
        <w:pStyle w:val="af1"/>
        <w:numPr>
          <w:ilvl w:val="0"/>
          <w:numId w:val="42"/>
        </w:numPr>
        <w:ind w:firstLineChars="0"/>
        <w:rPr>
          <w:strike/>
        </w:rPr>
      </w:pPr>
      <w:r w:rsidRPr="002B62D7">
        <w:rPr>
          <w:rFonts w:hint="eastAsia"/>
          <w:strike/>
        </w:rPr>
        <w:t>有</w:t>
      </w:r>
      <w:r w:rsidR="00A85E54" w:rsidRPr="002B62D7">
        <w:rPr>
          <w:rFonts w:hint="eastAsia"/>
          <w:strike/>
        </w:rPr>
        <w:t>C</w:t>
      </w:r>
      <w:r w:rsidR="00A85E54" w:rsidRPr="002B62D7">
        <w:rPr>
          <w:rFonts w:hint="eastAsia"/>
          <w:strike/>
        </w:rPr>
        <w:t>不可叠加，</w:t>
      </w:r>
      <w:r w:rsidR="00A85E54" w:rsidRPr="002B62D7">
        <w:rPr>
          <w:rFonts w:hint="eastAsia"/>
          <w:strike/>
        </w:rPr>
        <w:t>D</w:t>
      </w:r>
      <w:r w:rsidR="00A85E54" w:rsidRPr="002B62D7">
        <w:rPr>
          <w:rFonts w:hint="eastAsia"/>
          <w:strike/>
        </w:rPr>
        <w:t>不可叠加</w:t>
      </w:r>
    </w:p>
    <w:p w14:paraId="4CC5E313" w14:textId="1D1ACB9B" w:rsidR="00A85E54" w:rsidRPr="002B62D7" w:rsidRDefault="00A85E54" w:rsidP="00A85E54">
      <w:pPr>
        <w:pStyle w:val="af1"/>
        <w:ind w:left="360" w:firstLineChars="0" w:firstLine="0"/>
        <w:rPr>
          <w:strike/>
        </w:rPr>
      </w:pPr>
      <w:r w:rsidRPr="002B62D7">
        <w:rPr>
          <w:rFonts w:hint="eastAsia"/>
          <w:strike/>
        </w:rPr>
        <w:t>CD</w:t>
      </w:r>
      <w:r w:rsidRPr="002B62D7">
        <w:rPr>
          <w:rFonts w:hint="eastAsia"/>
          <w:strike/>
        </w:rPr>
        <w:t>随意。</w:t>
      </w:r>
    </w:p>
    <w:p w14:paraId="2801ADFC" w14:textId="13445E1D" w:rsidR="00A85E54" w:rsidRPr="002B62D7" w:rsidRDefault="003628B7" w:rsidP="003628B7">
      <w:pPr>
        <w:pStyle w:val="af1"/>
        <w:numPr>
          <w:ilvl w:val="0"/>
          <w:numId w:val="42"/>
        </w:numPr>
        <w:ind w:firstLineChars="0"/>
        <w:rPr>
          <w:strike/>
        </w:rPr>
      </w:pPr>
      <w:r w:rsidRPr="002B62D7">
        <w:rPr>
          <w:rFonts w:hint="eastAsia"/>
          <w:strike/>
        </w:rPr>
        <w:t>有优惠券</w:t>
      </w:r>
      <w:r w:rsidRPr="002B62D7">
        <w:rPr>
          <w:rFonts w:hint="eastAsia"/>
          <w:strike/>
        </w:rPr>
        <w:t>A</w:t>
      </w:r>
      <w:r w:rsidRPr="002B62D7">
        <w:rPr>
          <w:rFonts w:hint="eastAsia"/>
          <w:strike/>
        </w:rPr>
        <w:t>可叠加，</w:t>
      </w:r>
      <w:r w:rsidRPr="002B62D7">
        <w:rPr>
          <w:rFonts w:hint="eastAsia"/>
          <w:strike/>
        </w:rPr>
        <w:t>B</w:t>
      </w:r>
      <w:r w:rsidRPr="002B62D7">
        <w:rPr>
          <w:rFonts w:hint="eastAsia"/>
          <w:strike/>
        </w:rPr>
        <w:t>可叠加，</w:t>
      </w:r>
      <w:r w:rsidRPr="002B62D7">
        <w:rPr>
          <w:rFonts w:hint="eastAsia"/>
          <w:strike/>
        </w:rPr>
        <w:t>C</w:t>
      </w:r>
      <w:r w:rsidRPr="002B62D7">
        <w:rPr>
          <w:rFonts w:hint="eastAsia"/>
          <w:strike/>
        </w:rPr>
        <w:t>可叠加，</w:t>
      </w:r>
      <w:r w:rsidRPr="002B62D7">
        <w:rPr>
          <w:rFonts w:hint="eastAsia"/>
          <w:strike/>
        </w:rPr>
        <w:t>D</w:t>
      </w:r>
      <w:r w:rsidRPr="002B62D7">
        <w:rPr>
          <w:rFonts w:hint="eastAsia"/>
          <w:strike/>
        </w:rPr>
        <w:t>不可叠加，</w:t>
      </w:r>
      <w:r w:rsidRPr="002B62D7">
        <w:rPr>
          <w:rFonts w:hint="eastAsia"/>
          <w:strike/>
        </w:rPr>
        <w:t>E</w:t>
      </w:r>
      <w:r w:rsidRPr="002B62D7">
        <w:rPr>
          <w:rFonts w:hint="eastAsia"/>
          <w:strike/>
        </w:rPr>
        <w:t>不可叠加</w:t>
      </w:r>
    </w:p>
    <w:p w14:paraId="549FD893" w14:textId="166DEA1D" w:rsidR="003628B7" w:rsidRPr="002B62D7" w:rsidRDefault="003628B7" w:rsidP="003628B7">
      <w:pPr>
        <w:pStyle w:val="af1"/>
        <w:ind w:left="360" w:firstLineChars="0" w:firstLine="0"/>
        <w:rPr>
          <w:strike/>
        </w:rPr>
      </w:pPr>
      <w:r w:rsidRPr="002B62D7">
        <w:rPr>
          <w:rFonts w:hint="eastAsia"/>
          <w:strike/>
        </w:rPr>
        <w:t>最多可以用</w:t>
      </w:r>
      <w:r w:rsidRPr="002B62D7">
        <w:rPr>
          <w:rFonts w:hint="eastAsia"/>
          <w:strike/>
        </w:rPr>
        <w:t>1</w:t>
      </w:r>
      <w:r w:rsidRPr="002B62D7">
        <w:rPr>
          <w:rFonts w:hint="eastAsia"/>
          <w:strike/>
        </w:rPr>
        <w:t>张</w:t>
      </w:r>
      <w:r w:rsidRPr="002B62D7">
        <w:rPr>
          <w:rFonts w:hint="eastAsia"/>
          <w:strike/>
        </w:rPr>
        <w:t>A</w:t>
      </w:r>
      <w:r w:rsidRPr="002B62D7">
        <w:rPr>
          <w:rFonts w:hint="eastAsia"/>
          <w:strike/>
        </w:rPr>
        <w:t>或</w:t>
      </w:r>
      <w:r w:rsidRPr="002B62D7">
        <w:rPr>
          <w:rFonts w:hint="eastAsia"/>
          <w:strike/>
        </w:rPr>
        <w:t>1</w:t>
      </w:r>
      <w:r w:rsidRPr="002B62D7">
        <w:rPr>
          <w:rFonts w:hint="eastAsia"/>
          <w:strike/>
        </w:rPr>
        <w:t>张</w:t>
      </w:r>
      <w:r w:rsidRPr="002B62D7">
        <w:rPr>
          <w:rFonts w:hint="eastAsia"/>
          <w:strike/>
        </w:rPr>
        <w:t>B</w:t>
      </w:r>
      <w:r w:rsidRPr="002B62D7">
        <w:rPr>
          <w:rFonts w:hint="eastAsia"/>
          <w:strike/>
        </w:rPr>
        <w:t>或</w:t>
      </w:r>
      <w:r w:rsidRPr="002B62D7">
        <w:rPr>
          <w:rFonts w:hint="eastAsia"/>
          <w:strike/>
        </w:rPr>
        <w:t>1</w:t>
      </w:r>
      <w:r w:rsidRPr="002B62D7">
        <w:rPr>
          <w:rFonts w:hint="eastAsia"/>
          <w:strike/>
        </w:rPr>
        <w:t>张</w:t>
      </w:r>
      <w:r w:rsidRPr="002B62D7">
        <w:rPr>
          <w:rFonts w:hint="eastAsia"/>
          <w:strike/>
        </w:rPr>
        <w:t>C</w:t>
      </w:r>
      <w:r w:rsidRPr="002B62D7">
        <w:rPr>
          <w:rFonts w:hint="eastAsia"/>
          <w:strike/>
        </w:rPr>
        <w:t>。</w:t>
      </w:r>
      <w:r w:rsidRPr="002B62D7">
        <w:rPr>
          <w:rFonts w:hint="eastAsia"/>
          <w:strike/>
        </w:rPr>
        <w:t>DE</w:t>
      </w:r>
      <w:r w:rsidRPr="002B62D7">
        <w:rPr>
          <w:rFonts w:hint="eastAsia"/>
          <w:strike/>
        </w:rPr>
        <w:t>随意。</w:t>
      </w:r>
    </w:p>
    <w:p w14:paraId="48D0A208" w14:textId="77777777" w:rsidR="003628B7" w:rsidRPr="0065141F" w:rsidRDefault="003628B7" w:rsidP="003628B7">
      <w:pPr>
        <w:pStyle w:val="af1"/>
        <w:ind w:left="360" w:firstLineChars="0" w:firstLine="0"/>
      </w:pPr>
    </w:p>
    <w:p w14:paraId="7957D7CF" w14:textId="28ED043F" w:rsidR="008937AB" w:rsidRDefault="008937AB">
      <w:pPr>
        <w:pStyle w:val="5"/>
      </w:pPr>
      <w:r>
        <w:rPr>
          <w:rFonts w:hint="eastAsia"/>
        </w:rPr>
        <w:t>一张优惠券表</w:t>
      </w:r>
      <w:r>
        <w:rPr>
          <w:rFonts w:hint="eastAsia"/>
        </w:rPr>
        <w:t>T</w:t>
      </w:r>
      <w:r>
        <w:t>_CouponCode</w:t>
      </w:r>
    </w:p>
    <w:p w14:paraId="27C8A208" w14:textId="185AEA9B" w:rsidR="005F5EBA" w:rsidRDefault="005F5EBA" w:rsidP="005F5EBA">
      <w:r>
        <w:rPr>
          <w:rFonts w:hint="eastAsia"/>
        </w:rPr>
        <w:t>已经领取的，才会在此表中插入一行数据。</w:t>
      </w:r>
    </w:p>
    <w:p w14:paraId="72E6F03B" w14:textId="5976A6F9" w:rsidR="00730207" w:rsidRDefault="00730207" w:rsidP="005F5EBA">
      <w:r>
        <w:t>一个零售单可以使用同一种优惠券的多张</w:t>
      </w:r>
      <w:r>
        <w:rPr>
          <w:rFonts w:hint="eastAsia"/>
        </w:rPr>
        <w:t>。</w:t>
      </w:r>
      <w:r w:rsidR="005C7781">
        <w:rPr>
          <w:rFonts w:hint="eastAsia"/>
        </w:rPr>
        <w:t>至于是否可以使用多种的一张或多种的多张，则要看优惠券的规则。</w:t>
      </w:r>
    </w:p>
    <w:p w14:paraId="0DDC940F" w14:textId="77777777" w:rsidR="005F5EBA" w:rsidRPr="005F5EBA" w:rsidRDefault="005F5EBA" w:rsidP="005F5EBA"/>
    <w:tbl>
      <w:tblPr>
        <w:tblW w:w="15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025"/>
        <w:gridCol w:w="2267"/>
        <w:gridCol w:w="1276"/>
        <w:gridCol w:w="8458"/>
      </w:tblGrid>
      <w:tr w:rsidR="008937AB" w:rsidRPr="004362FB" w14:paraId="4E2EDF5C" w14:textId="77777777" w:rsidTr="00371A38">
        <w:trPr>
          <w:trHeight w:val="255"/>
        </w:trPr>
        <w:tc>
          <w:tcPr>
            <w:tcW w:w="1656" w:type="dxa"/>
            <w:shd w:val="clear" w:color="auto" w:fill="FF0000"/>
          </w:tcPr>
          <w:p w14:paraId="6F6FAF7F"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数据项</w:t>
            </w:r>
          </w:p>
        </w:tc>
        <w:tc>
          <w:tcPr>
            <w:tcW w:w="2025" w:type="dxa"/>
            <w:shd w:val="clear" w:color="auto" w:fill="FF0000"/>
          </w:tcPr>
          <w:p w14:paraId="2AAC95F2"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SQL</w:t>
            </w:r>
            <w:r w:rsidRPr="004362FB">
              <w:rPr>
                <w:rFonts w:ascii="等线" w:hAnsi="等线" w:cs="Times New Roman"/>
                <w:color w:val="FFFFFF"/>
              </w:rPr>
              <w:t xml:space="preserve"> field</w:t>
            </w:r>
          </w:p>
        </w:tc>
        <w:tc>
          <w:tcPr>
            <w:tcW w:w="2267" w:type="dxa"/>
            <w:shd w:val="clear" w:color="auto" w:fill="FF0000"/>
          </w:tcPr>
          <w:p w14:paraId="3A0133AA"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Type</w:t>
            </w:r>
          </w:p>
        </w:tc>
        <w:tc>
          <w:tcPr>
            <w:tcW w:w="1276" w:type="dxa"/>
            <w:shd w:val="clear" w:color="auto" w:fill="FF0000"/>
          </w:tcPr>
          <w:p w14:paraId="5B27D6ED"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默认值</w:t>
            </w:r>
          </w:p>
        </w:tc>
        <w:tc>
          <w:tcPr>
            <w:tcW w:w="8458" w:type="dxa"/>
            <w:shd w:val="clear" w:color="auto" w:fill="FF0000"/>
          </w:tcPr>
          <w:p w14:paraId="226D1798" w14:textId="77777777" w:rsidR="008937AB" w:rsidRPr="004362FB" w:rsidRDefault="008937AB" w:rsidP="008937AB">
            <w:pPr>
              <w:jc w:val="left"/>
              <w:rPr>
                <w:rFonts w:ascii="等线" w:hAnsi="等线" w:cs="Times New Roman"/>
                <w:color w:val="FFFFFF"/>
              </w:rPr>
            </w:pPr>
            <w:r w:rsidRPr="004362FB">
              <w:rPr>
                <w:rFonts w:ascii="等线" w:hAnsi="等线" w:cs="Times New Roman" w:hint="eastAsia"/>
                <w:color w:val="FFFFFF"/>
              </w:rPr>
              <w:t>说明</w:t>
            </w:r>
            <w:r w:rsidRPr="004362FB">
              <w:rPr>
                <w:rFonts w:ascii="等线" w:hAnsi="等线" w:cs="Times New Roman" w:hint="eastAsia"/>
                <w:color w:val="FFFFFF"/>
              </w:rPr>
              <w:t>/</w:t>
            </w:r>
            <w:r w:rsidRPr="004362FB">
              <w:rPr>
                <w:rFonts w:ascii="等线" w:hAnsi="等线" w:cs="Times New Roman" w:hint="eastAsia"/>
                <w:color w:val="FFFFFF"/>
              </w:rPr>
              <w:t>限制</w:t>
            </w:r>
            <w:r w:rsidRPr="004362FB">
              <w:rPr>
                <w:rFonts w:ascii="等线" w:hAnsi="等线" w:cs="Times New Roman" w:hint="eastAsia"/>
                <w:color w:val="FFFFFF"/>
              </w:rPr>
              <w:t>/</w:t>
            </w:r>
            <w:r w:rsidRPr="004362FB">
              <w:rPr>
                <w:rFonts w:ascii="等线" w:hAnsi="等线" w:cs="Times New Roman" w:hint="eastAsia"/>
                <w:color w:val="FFFFFF"/>
              </w:rPr>
              <w:t>规则</w:t>
            </w:r>
          </w:p>
        </w:tc>
      </w:tr>
      <w:tr w:rsidR="008937AB" w:rsidRPr="004362FB" w14:paraId="458DFAF5" w14:textId="77777777" w:rsidTr="00371A38">
        <w:trPr>
          <w:trHeight w:val="267"/>
        </w:trPr>
        <w:tc>
          <w:tcPr>
            <w:tcW w:w="1656" w:type="dxa"/>
          </w:tcPr>
          <w:p w14:paraId="773BAEA6" w14:textId="77777777" w:rsidR="008937AB" w:rsidRPr="004362FB" w:rsidRDefault="008937AB" w:rsidP="008937AB">
            <w:pPr>
              <w:jc w:val="left"/>
              <w:rPr>
                <w:rFonts w:ascii="等线" w:hAnsi="等线" w:cs="Times New Roman"/>
              </w:rPr>
            </w:pPr>
            <w:r w:rsidRPr="004362FB">
              <w:rPr>
                <w:rFonts w:ascii="等线" w:hAnsi="等线" w:cs="Times New Roman" w:hint="eastAsia"/>
              </w:rPr>
              <w:t>序号</w:t>
            </w:r>
          </w:p>
        </w:tc>
        <w:tc>
          <w:tcPr>
            <w:tcW w:w="2025" w:type="dxa"/>
          </w:tcPr>
          <w:p w14:paraId="47A81B87" w14:textId="77777777" w:rsidR="008937AB" w:rsidRPr="004362FB" w:rsidRDefault="008937AB" w:rsidP="008937AB">
            <w:pPr>
              <w:jc w:val="left"/>
              <w:rPr>
                <w:rFonts w:ascii="等线" w:hAnsi="等线" w:cs="Times New Roman"/>
              </w:rPr>
            </w:pPr>
            <w:r w:rsidRPr="004362FB">
              <w:rPr>
                <w:rFonts w:ascii="等线" w:hAnsi="等线" w:cs="Times New Roman" w:hint="eastAsia"/>
              </w:rPr>
              <w:t>F_</w:t>
            </w:r>
            <w:r w:rsidRPr="004362FB">
              <w:rPr>
                <w:rFonts w:ascii="等线" w:hAnsi="等线" w:cs="Times New Roman"/>
              </w:rPr>
              <w:t>ID</w:t>
            </w:r>
          </w:p>
        </w:tc>
        <w:tc>
          <w:tcPr>
            <w:tcW w:w="2267" w:type="dxa"/>
          </w:tcPr>
          <w:p w14:paraId="1734E263" w14:textId="77777777" w:rsidR="008937AB" w:rsidRPr="004362FB" w:rsidRDefault="008937AB" w:rsidP="008937AB">
            <w:pPr>
              <w:jc w:val="left"/>
              <w:rPr>
                <w:rFonts w:ascii="等线" w:hAnsi="等线" w:cs="Times New Roman"/>
              </w:rPr>
            </w:pPr>
          </w:p>
        </w:tc>
        <w:tc>
          <w:tcPr>
            <w:tcW w:w="1276" w:type="dxa"/>
          </w:tcPr>
          <w:p w14:paraId="62DDA95C" w14:textId="77777777" w:rsidR="008937AB" w:rsidRPr="004362FB" w:rsidRDefault="008937AB" w:rsidP="008937AB">
            <w:pPr>
              <w:jc w:val="left"/>
              <w:rPr>
                <w:rFonts w:ascii="等线" w:hAnsi="等线" w:cs="Times New Roman"/>
              </w:rPr>
            </w:pPr>
          </w:p>
        </w:tc>
        <w:tc>
          <w:tcPr>
            <w:tcW w:w="8458" w:type="dxa"/>
          </w:tcPr>
          <w:p w14:paraId="6CB70D81" w14:textId="77777777" w:rsidR="008937AB" w:rsidRPr="004362FB" w:rsidRDefault="008937AB" w:rsidP="008937AB">
            <w:pPr>
              <w:jc w:val="left"/>
              <w:rPr>
                <w:rFonts w:ascii="等线" w:hAnsi="等线" w:cs="Times New Roman"/>
              </w:rPr>
            </w:pPr>
          </w:p>
        </w:tc>
      </w:tr>
      <w:tr w:rsidR="00565E69" w:rsidRPr="004362FB" w14:paraId="0ADE5F9A" w14:textId="77777777" w:rsidTr="00371A38">
        <w:trPr>
          <w:trHeight w:val="267"/>
        </w:trPr>
        <w:tc>
          <w:tcPr>
            <w:tcW w:w="1656" w:type="dxa"/>
          </w:tcPr>
          <w:p w14:paraId="26EEEF06" w14:textId="77777777" w:rsidR="00565E69" w:rsidRPr="004362FB" w:rsidRDefault="00565E69" w:rsidP="008937AB">
            <w:pPr>
              <w:jc w:val="left"/>
              <w:rPr>
                <w:rFonts w:ascii="等线" w:hAnsi="等线" w:cs="Times New Roman"/>
              </w:rPr>
            </w:pPr>
          </w:p>
        </w:tc>
        <w:tc>
          <w:tcPr>
            <w:tcW w:w="2025" w:type="dxa"/>
          </w:tcPr>
          <w:p w14:paraId="37547892" w14:textId="71716E13" w:rsidR="00565E69" w:rsidRPr="004362FB" w:rsidRDefault="00565E69" w:rsidP="008937AB">
            <w:pPr>
              <w:jc w:val="left"/>
              <w:rPr>
                <w:rFonts w:ascii="等线" w:hAnsi="等线" w:cs="Times New Roman"/>
              </w:rPr>
            </w:pPr>
            <w:r>
              <w:rPr>
                <w:rFonts w:ascii="等线" w:hAnsi="等线" w:cs="Times New Roman" w:hint="eastAsia"/>
              </w:rPr>
              <w:t>F</w:t>
            </w:r>
            <w:r>
              <w:rPr>
                <w:rFonts w:ascii="等线" w:hAnsi="等线" w:cs="Times New Roman"/>
              </w:rPr>
              <w:t>_VipID</w:t>
            </w:r>
          </w:p>
        </w:tc>
        <w:tc>
          <w:tcPr>
            <w:tcW w:w="2267" w:type="dxa"/>
          </w:tcPr>
          <w:p w14:paraId="3EA24624" w14:textId="62A8EE77" w:rsidR="00565E69" w:rsidRPr="004362FB" w:rsidRDefault="00565E69" w:rsidP="008937AB">
            <w:pPr>
              <w:jc w:val="left"/>
              <w:rPr>
                <w:rFonts w:ascii="等线" w:hAnsi="等线" w:cs="Times New Roman"/>
              </w:rPr>
            </w:pPr>
            <w:r>
              <w:rPr>
                <w:rFonts w:ascii="等线" w:hAnsi="等线" w:cs="Times New Roman"/>
              </w:rPr>
              <w:t>Int not null</w:t>
            </w:r>
          </w:p>
        </w:tc>
        <w:tc>
          <w:tcPr>
            <w:tcW w:w="1276" w:type="dxa"/>
          </w:tcPr>
          <w:p w14:paraId="7269A965" w14:textId="77777777" w:rsidR="00565E69" w:rsidRPr="004362FB" w:rsidRDefault="00565E69" w:rsidP="008937AB">
            <w:pPr>
              <w:jc w:val="left"/>
              <w:rPr>
                <w:rFonts w:ascii="等线" w:hAnsi="等线" w:cs="Times New Roman"/>
              </w:rPr>
            </w:pPr>
          </w:p>
        </w:tc>
        <w:tc>
          <w:tcPr>
            <w:tcW w:w="8458" w:type="dxa"/>
          </w:tcPr>
          <w:p w14:paraId="5A946B1F" w14:textId="76C0904E" w:rsidR="00565E69" w:rsidRPr="004362FB" w:rsidRDefault="00565E69" w:rsidP="008937AB">
            <w:pPr>
              <w:jc w:val="left"/>
              <w:rPr>
                <w:rFonts w:ascii="等线" w:hAnsi="等线" w:cs="Times New Roman"/>
              </w:rPr>
            </w:pPr>
            <w:r>
              <w:rPr>
                <w:rFonts w:ascii="等线" w:hAnsi="等线" w:cs="Times New Roman" w:hint="eastAsia"/>
              </w:rPr>
              <w:t>外键，指向</w:t>
            </w:r>
            <w:r>
              <w:rPr>
                <w:rFonts w:ascii="等线" w:hAnsi="等线" w:cs="Times New Roman" w:hint="eastAsia"/>
              </w:rPr>
              <w:t>T</w:t>
            </w:r>
            <w:r>
              <w:rPr>
                <w:rFonts w:ascii="等线" w:hAnsi="等线" w:cs="Times New Roman"/>
              </w:rPr>
              <w:t>_Vip.F_ID</w:t>
            </w:r>
          </w:p>
        </w:tc>
      </w:tr>
      <w:tr w:rsidR="00565E69" w:rsidRPr="004362FB" w14:paraId="53B0807B" w14:textId="77777777" w:rsidTr="00371A38">
        <w:trPr>
          <w:trHeight w:val="267"/>
        </w:trPr>
        <w:tc>
          <w:tcPr>
            <w:tcW w:w="1656" w:type="dxa"/>
          </w:tcPr>
          <w:p w14:paraId="55C84271" w14:textId="77777777" w:rsidR="00565E69" w:rsidRPr="004362FB" w:rsidRDefault="00565E69" w:rsidP="008937AB">
            <w:pPr>
              <w:jc w:val="left"/>
              <w:rPr>
                <w:rFonts w:ascii="等线" w:hAnsi="等线" w:cs="Times New Roman"/>
              </w:rPr>
            </w:pPr>
          </w:p>
        </w:tc>
        <w:tc>
          <w:tcPr>
            <w:tcW w:w="2025" w:type="dxa"/>
          </w:tcPr>
          <w:p w14:paraId="7EA9BE64" w14:textId="207AF1A9" w:rsidR="00565E69" w:rsidRPr="004362FB" w:rsidRDefault="00565E69" w:rsidP="008937AB">
            <w:pPr>
              <w:jc w:val="left"/>
              <w:rPr>
                <w:rFonts w:ascii="等线" w:hAnsi="等线" w:cs="Times New Roman"/>
              </w:rPr>
            </w:pPr>
            <w:r>
              <w:rPr>
                <w:rFonts w:ascii="等线" w:hAnsi="等线" w:cs="Times New Roman" w:hint="eastAsia"/>
              </w:rPr>
              <w:t>F</w:t>
            </w:r>
            <w:r>
              <w:rPr>
                <w:rFonts w:ascii="等线" w:hAnsi="等线" w:cs="Times New Roman"/>
              </w:rPr>
              <w:t>_CouponID</w:t>
            </w:r>
          </w:p>
        </w:tc>
        <w:tc>
          <w:tcPr>
            <w:tcW w:w="2267" w:type="dxa"/>
          </w:tcPr>
          <w:p w14:paraId="50F9FE42" w14:textId="05254E68" w:rsidR="00565E69" w:rsidRPr="004362FB" w:rsidRDefault="00565E69" w:rsidP="008937AB">
            <w:pPr>
              <w:jc w:val="left"/>
              <w:rPr>
                <w:rFonts w:ascii="等线" w:hAnsi="等线" w:cs="Times New Roman"/>
              </w:rPr>
            </w:pPr>
            <w:r>
              <w:rPr>
                <w:rFonts w:ascii="等线" w:hAnsi="等线" w:cs="Times New Roman"/>
              </w:rPr>
              <w:t>Int not null</w:t>
            </w:r>
          </w:p>
        </w:tc>
        <w:tc>
          <w:tcPr>
            <w:tcW w:w="1276" w:type="dxa"/>
          </w:tcPr>
          <w:p w14:paraId="219C149A" w14:textId="77777777" w:rsidR="00565E69" w:rsidRPr="004362FB" w:rsidRDefault="00565E69" w:rsidP="008937AB">
            <w:pPr>
              <w:jc w:val="left"/>
              <w:rPr>
                <w:rFonts w:ascii="等线" w:hAnsi="等线" w:cs="Times New Roman"/>
              </w:rPr>
            </w:pPr>
          </w:p>
        </w:tc>
        <w:tc>
          <w:tcPr>
            <w:tcW w:w="8458" w:type="dxa"/>
          </w:tcPr>
          <w:p w14:paraId="7BCF1DA0" w14:textId="628F787B" w:rsidR="00565E69" w:rsidRPr="004362FB" w:rsidRDefault="00565E69" w:rsidP="008937AB">
            <w:pPr>
              <w:jc w:val="left"/>
              <w:rPr>
                <w:rFonts w:ascii="等线" w:hAnsi="等线" w:cs="Times New Roman"/>
              </w:rPr>
            </w:pPr>
            <w:r>
              <w:rPr>
                <w:rFonts w:ascii="等线" w:hAnsi="等线" w:cs="Times New Roman" w:hint="eastAsia"/>
              </w:rPr>
              <w:t>外键，指向</w:t>
            </w:r>
            <w:r>
              <w:rPr>
                <w:rFonts w:ascii="等线" w:hAnsi="等线" w:cs="Times New Roman" w:hint="eastAsia"/>
              </w:rPr>
              <w:t>T</w:t>
            </w:r>
            <w:r>
              <w:rPr>
                <w:rFonts w:ascii="等线" w:hAnsi="等线" w:cs="Times New Roman"/>
              </w:rPr>
              <w:t>_Coupon.F_ID</w:t>
            </w:r>
          </w:p>
        </w:tc>
      </w:tr>
      <w:tr w:rsidR="008937AB" w:rsidRPr="004362FB" w14:paraId="2BA2AD66" w14:textId="77777777" w:rsidTr="00371A38">
        <w:trPr>
          <w:trHeight w:val="267"/>
        </w:trPr>
        <w:tc>
          <w:tcPr>
            <w:tcW w:w="1656" w:type="dxa"/>
          </w:tcPr>
          <w:p w14:paraId="17C8A2FB" w14:textId="77777777" w:rsidR="008937AB" w:rsidRPr="0031583D" w:rsidRDefault="008937AB"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状态</w:t>
            </w:r>
          </w:p>
        </w:tc>
        <w:tc>
          <w:tcPr>
            <w:tcW w:w="2025" w:type="dxa"/>
          </w:tcPr>
          <w:p w14:paraId="072145CA" w14:textId="6135E300" w:rsidR="008937AB" w:rsidRPr="0031583D" w:rsidRDefault="008937AB" w:rsidP="008937AB">
            <w:pPr>
              <w:jc w:val="left"/>
              <w:rPr>
                <w:rFonts w:ascii="等线" w:hAnsi="等线" w:cs="Times New Roman"/>
              </w:rPr>
            </w:pPr>
            <w:r>
              <w:rPr>
                <w:rFonts w:ascii="等线" w:hAnsi="等线" w:cs="Times New Roman" w:hint="eastAsia"/>
              </w:rPr>
              <w:t>F_Status</w:t>
            </w:r>
          </w:p>
        </w:tc>
        <w:tc>
          <w:tcPr>
            <w:tcW w:w="2267" w:type="dxa"/>
          </w:tcPr>
          <w:p w14:paraId="227EF841" w14:textId="50EACE99" w:rsidR="008937AB" w:rsidRPr="0031583D" w:rsidRDefault="00565E69"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I</w:t>
            </w:r>
            <w:r>
              <w:rPr>
                <w:rFonts w:ascii="Microsoft YaHei UI" w:eastAsia="Microsoft YaHei UI" w:hAnsi="Microsoft YaHei UI" w:hint="eastAsia"/>
                <w:color w:val="353535"/>
                <w:szCs w:val="21"/>
              </w:rPr>
              <w:t>nt</w:t>
            </w:r>
            <w:r>
              <w:rPr>
                <w:rFonts w:ascii="Microsoft YaHei UI" w:eastAsia="Microsoft YaHei UI" w:hAnsi="Microsoft YaHei UI"/>
                <w:color w:val="353535"/>
                <w:szCs w:val="21"/>
              </w:rPr>
              <w:t xml:space="preserve"> not null</w:t>
            </w:r>
          </w:p>
        </w:tc>
        <w:tc>
          <w:tcPr>
            <w:tcW w:w="1276" w:type="dxa"/>
          </w:tcPr>
          <w:p w14:paraId="7C068CFB" w14:textId="77777777" w:rsidR="008937AB" w:rsidRPr="0031583D" w:rsidRDefault="008937AB" w:rsidP="008937AB">
            <w:pPr>
              <w:jc w:val="left"/>
              <w:rPr>
                <w:rFonts w:ascii="等线" w:hAnsi="等线" w:cs="Times New Roman"/>
              </w:rPr>
            </w:pPr>
          </w:p>
        </w:tc>
        <w:tc>
          <w:tcPr>
            <w:tcW w:w="8458" w:type="dxa"/>
          </w:tcPr>
          <w:p w14:paraId="225B824E" w14:textId="7AA990E9" w:rsidR="008937AB" w:rsidRPr="0031583D" w:rsidRDefault="00565E69"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0</w:t>
            </w:r>
            <w:r>
              <w:rPr>
                <w:rFonts w:ascii="Microsoft YaHei UI" w:eastAsia="Microsoft YaHei UI" w:hAnsi="Microsoft YaHei UI"/>
                <w:color w:val="353535"/>
                <w:szCs w:val="21"/>
              </w:rPr>
              <w:t>=</w:t>
            </w:r>
            <w:r w:rsidR="005F5EBA">
              <w:rPr>
                <w:rFonts w:ascii="Microsoft YaHei UI" w:eastAsia="Microsoft YaHei UI" w:hAnsi="Microsoft YaHei UI" w:hint="eastAsia"/>
                <w:color w:val="353535"/>
                <w:szCs w:val="21"/>
              </w:rPr>
              <w:t>已领取、</w:t>
            </w:r>
            <w:r>
              <w:rPr>
                <w:rFonts w:ascii="Microsoft YaHei UI" w:eastAsia="Microsoft YaHei UI" w:hAnsi="Microsoft YaHei UI" w:hint="eastAsia"/>
                <w:color w:val="353535"/>
                <w:szCs w:val="21"/>
              </w:rPr>
              <w:t>未核销，1</w:t>
            </w:r>
            <w:r>
              <w:rPr>
                <w:rFonts w:ascii="Microsoft YaHei UI" w:eastAsia="Microsoft YaHei UI" w:hAnsi="Microsoft YaHei UI"/>
                <w:color w:val="353535"/>
                <w:szCs w:val="21"/>
              </w:rPr>
              <w:t>=</w:t>
            </w:r>
            <w:r>
              <w:rPr>
                <w:rFonts w:ascii="Microsoft YaHei UI" w:eastAsia="Microsoft YaHei UI" w:hAnsi="Microsoft YaHei UI" w:hint="eastAsia"/>
                <w:color w:val="353535"/>
                <w:szCs w:val="21"/>
              </w:rPr>
              <w:t>已核销</w:t>
            </w:r>
          </w:p>
        </w:tc>
      </w:tr>
      <w:tr w:rsidR="00565E69" w:rsidRPr="004362FB" w14:paraId="0D85FF60" w14:textId="77777777" w:rsidTr="00371A38">
        <w:trPr>
          <w:trHeight w:val="267"/>
        </w:trPr>
        <w:tc>
          <w:tcPr>
            <w:tcW w:w="1656" w:type="dxa"/>
          </w:tcPr>
          <w:p w14:paraId="45D3D740" w14:textId="77777777" w:rsidR="00565E69" w:rsidRDefault="00565E69" w:rsidP="008937AB">
            <w:pPr>
              <w:jc w:val="left"/>
              <w:rPr>
                <w:rFonts w:ascii="Microsoft YaHei UI" w:eastAsia="Microsoft YaHei UI" w:hAnsi="Microsoft YaHei UI"/>
                <w:color w:val="353535"/>
                <w:szCs w:val="21"/>
              </w:rPr>
            </w:pPr>
          </w:p>
        </w:tc>
        <w:tc>
          <w:tcPr>
            <w:tcW w:w="2025" w:type="dxa"/>
          </w:tcPr>
          <w:p w14:paraId="6AF593CE" w14:textId="7DD47404" w:rsidR="00565E69" w:rsidRDefault="00565E69" w:rsidP="008937AB">
            <w:pPr>
              <w:jc w:val="left"/>
              <w:rPr>
                <w:rFonts w:ascii="等线" w:hAnsi="等线" w:cs="Times New Roman"/>
              </w:rPr>
            </w:pPr>
            <w:r>
              <w:rPr>
                <w:rFonts w:ascii="等线" w:hAnsi="等线" w:cs="Times New Roman" w:hint="eastAsia"/>
              </w:rPr>
              <w:t>F_</w:t>
            </w:r>
            <w:r>
              <w:rPr>
                <w:rFonts w:ascii="等线" w:hAnsi="等线" w:cs="Times New Roman"/>
              </w:rPr>
              <w:t>SN</w:t>
            </w:r>
          </w:p>
        </w:tc>
        <w:tc>
          <w:tcPr>
            <w:tcW w:w="2267" w:type="dxa"/>
          </w:tcPr>
          <w:p w14:paraId="6A3432B4" w14:textId="59C2446C" w:rsidR="00565E69" w:rsidRDefault="00565E69" w:rsidP="008937AB">
            <w:pPr>
              <w:jc w:val="left"/>
              <w:rPr>
                <w:rFonts w:ascii="Microsoft YaHei UI" w:eastAsia="Microsoft YaHei UI" w:hAnsi="Microsoft YaHei UI"/>
                <w:color w:val="353535"/>
                <w:szCs w:val="21"/>
              </w:rPr>
            </w:pPr>
            <w:r>
              <w:rPr>
                <w:rFonts w:ascii="Microsoft YaHei UI" w:eastAsia="Microsoft YaHei UI" w:hAnsi="Microsoft YaHei UI"/>
                <w:color w:val="353535"/>
                <w:szCs w:val="21"/>
              </w:rPr>
              <w:t>Varchar(1</w:t>
            </w:r>
            <w:r w:rsidR="00371A38">
              <w:rPr>
                <w:rFonts w:ascii="Microsoft YaHei UI" w:eastAsia="Microsoft YaHei UI" w:hAnsi="Microsoft YaHei UI"/>
                <w:color w:val="353535"/>
                <w:szCs w:val="21"/>
              </w:rPr>
              <w:t>5</w:t>
            </w:r>
            <w:r>
              <w:rPr>
                <w:rFonts w:ascii="Microsoft YaHei UI" w:eastAsia="Microsoft YaHei UI" w:hAnsi="Microsoft YaHei UI"/>
                <w:color w:val="353535"/>
                <w:szCs w:val="21"/>
              </w:rPr>
              <w:t>) not null</w:t>
            </w:r>
            <w:r w:rsidR="00371A38">
              <w:rPr>
                <w:rFonts w:ascii="Microsoft YaHei UI" w:eastAsia="Microsoft YaHei UI" w:hAnsi="Microsoft YaHei UI"/>
                <w:color w:val="353535"/>
                <w:szCs w:val="21"/>
              </w:rPr>
              <w:t xml:space="preserve"> </w:t>
            </w:r>
            <w:r w:rsidR="00371A38">
              <w:rPr>
                <w:rFonts w:ascii="Microsoft YaHei UI" w:eastAsia="Microsoft YaHei UI" w:hAnsi="Microsoft YaHei UI" w:hint="eastAsia"/>
                <w:color w:val="353535"/>
                <w:szCs w:val="21"/>
              </w:rPr>
              <w:t>uni</w:t>
            </w:r>
            <w:r w:rsidR="00371A38">
              <w:rPr>
                <w:rFonts w:ascii="Microsoft YaHei UI" w:eastAsia="Microsoft YaHei UI" w:hAnsi="Microsoft YaHei UI"/>
                <w:color w:val="353535"/>
                <w:szCs w:val="21"/>
              </w:rPr>
              <w:t>que</w:t>
            </w:r>
          </w:p>
        </w:tc>
        <w:tc>
          <w:tcPr>
            <w:tcW w:w="1276" w:type="dxa"/>
          </w:tcPr>
          <w:p w14:paraId="6F8A20BE" w14:textId="77777777" w:rsidR="00565E69" w:rsidRPr="0031583D" w:rsidRDefault="00565E69" w:rsidP="008937AB">
            <w:pPr>
              <w:jc w:val="left"/>
              <w:rPr>
                <w:rFonts w:ascii="等线" w:hAnsi="等线" w:cs="Times New Roman"/>
              </w:rPr>
            </w:pPr>
          </w:p>
        </w:tc>
        <w:tc>
          <w:tcPr>
            <w:tcW w:w="8458" w:type="dxa"/>
          </w:tcPr>
          <w:p w14:paraId="211714CF" w14:textId="0FC76487" w:rsidR="00565E69" w:rsidRDefault="00371A38" w:rsidP="008937AB">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随机生成，但不能重复。SP中生成</w:t>
            </w:r>
          </w:p>
        </w:tc>
      </w:tr>
      <w:tr w:rsidR="00F334B7" w:rsidRPr="004362FB" w14:paraId="08C8DF2B" w14:textId="77777777" w:rsidTr="00371A38">
        <w:trPr>
          <w:trHeight w:val="267"/>
        </w:trPr>
        <w:tc>
          <w:tcPr>
            <w:tcW w:w="1656" w:type="dxa"/>
          </w:tcPr>
          <w:p w14:paraId="08AFB387" w14:textId="0F99B4CF" w:rsidR="00F334B7" w:rsidRDefault="00F334B7"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创建时间</w:t>
            </w:r>
          </w:p>
        </w:tc>
        <w:tc>
          <w:tcPr>
            <w:tcW w:w="2025" w:type="dxa"/>
          </w:tcPr>
          <w:p w14:paraId="57870900" w14:textId="16BA12B6" w:rsidR="00F334B7" w:rsidRDefault="00F334B7" w:rsidP="00F334B7">
            <w:pPr>
              <w:jc w:val="left"/>
              <w:rPr>
                <w:rFonts w:ascii="等线" w:hAnsi="等线" w:cs="Times New Roman"/>
              </w:rPr>
            </w:pPr>
            <w:r>
              <w:rPr>
                <w:rFonts w:ascii="Microsoft YaHei UI" w:eastAsia="Microsoft YaHei UI" w:hAnsi="Microsoft YaHei UI" w:hint="eastAsia"/>
                <w:color w:val="353535"/>
                <w:szCs w:val="21"/>
              </w:rPr>
              <w:t>F_Create</w:t>
            </w:r>
            <w:r>
              <w:rPr>
                <w:rFonts w:ascii="Microsoft YaHei UI" w:eastAsia="Microsoft YaHei UI" w:hAnsi="Microsoft YaHei UI"/>
                <w:color w:val="353535"/>
                <w:szCs w:val="21"/>
              </w:rPr>
              <w:t>Datet</w:t>
            </w:r>
            <w:r>
              <w:rPr>
                <w:rFonts w:ascii="Microsoft YaHei UI" w:eastAsia="Microsoft YaHei UI" w:hAnsi="Microsoft YaHei UI" w:hint="eastAsia"/>
                <w:color w:val="353535"/>
                <w:szCs w:val="21"/>
              </w:rPr>
              <w:t>ime</w:t>
            </w:r>
          </w:p>
        </w:tc>
        <w:tc>
          <w:tcPr>
            <w:tcW w:w="2267" w:type="dxa"/>
          </w:tcPr>
          <w:p w14:paraId="72711F5C" w14:textId="485D515A" w:rsidR="00F334B7" w:rsidRDefault="00D81969"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D</w:t>
            </w:r>
            <w:r>
              <w:rPr>
                <w:rFonts w:ascii="Microsoft YaHei UI" w:eastAsia="Microsoft YaHei UI" w:hAnsi="Microsoft YaHei UI"/>
                <w:color w:val="353535"/>
                <w:szCs w:val="21"/>
              </w:rPr>
              <w:t>atetime</w:t>
            </w:r>
          </w:p>
        </w:tc>
        <w:tc>
          <w:tcPr>
            <w:tcW w:w="1276" w:type="dxa"/>
          </w:tcPr>
          <w:p w14:paraId="78CD0EDE" w14:textId="77777777" w:rsidR="00F334B7" w:rsidRPr="0031583D" w:rsidRDefault="00F334B7" w:rsidP="00F334B7">
            <w:pPr>
              <w:jc w:val="left"/>
              <w:rPr>
                <w:rFonts w:ascii="等线" w:hAnsi="等线" w:cs="Times New Roman"/>
              </w:rPr>
            </w:pPr>
          </w:p>
        </w:tc>
        <w:tc>
          <w:tcPr>
            <w:tcW w:w="8458" w:type="dxa"/>
          </w:tcPr>
          <w:p w14:paraId="6DC063FD" w14:textId="109EC640" w:rsidR="00F334B7" w:rsidRDefault="00F334B7"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领取时间</w:t>
            </w:r>
          </w:p>
        </w:tc>
      </w:tr>
      <w:tr w:rsidR="00D81969" w:rsidRPr="004362FB" w14:paraId="4B67B05E" w14:textId="77777777" w:rsidTr="00371A38">
        <w:trPr>
          <w:trHeight w:val="267"/>
        </w:trPr>
        <w:tc>
          <w:tcPr>
            <w:tcW w:w="1656" w:type="dxa"/>
          </w:tcPr>
          <w:p w14:paraId="13ECB968" w14:textId="7F072D47" w:rsidR="00D81969" w:rsidRDefault="00D81969"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核销时间</w:t>
            </w:r>
          </w:p>
        </w:tc>
        <w:tc>
          <w:tcPr>
            <w:tcW w:w="2025" w:type="dxa"/>
          </w:tcPr>
          <w:p w14:paraId="7B91861F" w14:textId="658CF5AC" w:rsidR="00D81969" w:rsidRDefault="00D81969"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F</w:t>
            </w:r>
            <w:r>
              <w:rPr>
                <w:rFonts w:ascii="Microsoft YaHei UI" w:eastAsia="Microsoft YaHei UI" w:hAnsi="Microsoft YaHei UI"/>
                <w:color w:val="353535"/>
                <w:szCs w:val="21"/>
              </w:rPr>
              <w:t>_</w:t>
            </w:r>
            <w:r>
              <w:rPr>
                <w:rFonts w:ascii="Microsoft YaHei UI" w:eastAsia="Microsoft YaHei UI" w:hAnsi="Microsoft YaHei UI" w:hint="eastAsia"/>
                <w:color w:val="353535"/>
                <w:szCs w:val="21"/>
              </w:rPr>
              <w:t>Used</w:t>
            </w:r>
            <w:r>
              <w:rPr>
                <w:rFonts w:ascii="Microsoft YaHei UI" w:eastAsia="Microsoft YaHei UI" w:hAnsi="Microsoft YaHei UI"/>
                <w:color w:val="353535"/>
                <w:szCs w:val="21"/>
              </w:rPr>
              <w:t>Datetime</w:t>
            </w:r>
          </w:p>
        </w:tc>
        <w:tc>
          <w:tcPr>
            <w:tcW w:w="2267" w:type="dxa"/>
          </w:tcPr>
          <w:p w14:paraId="18D34E12" w14:textId="07B7C243" w:rsidR="00D81969" w:rsidRDefault="00D81969" w:rsidP="00F334B7">
            <w:pPr>
              <w:jc w:val="left"/>
              <w:rPr>
                <w:rFonts w:ascii="Microsoft YaHei UI" w:eastAsia="Microsoft YaHei UI" w:hAnsi="Microsoft YaHei UI"/>
                <w:color w:val="353535"/>
                <w:szCs w:val="21"/>
              </w:rPr>
            </w:pPr>
            <w:r>
              <w:rPr>
                <w:rFonts w:ascii="Microsoft YaHei UI" w:eastAsia="Microsoft YaHei UI" w:hAnsi="Microsoft YaHei UI" w:hint="eastAsia"/>
                <w:color w:val="353535"/>
                <w:szCs w:val="21"/>
              </w:rPr>
              <w:t>D</w:t>
            </w:r>
            <w:r>
              <w:rPr>
                <w:rFonts w:ascii="Microsoft YaHei UI" w:eastAsia="Microsoft YaHei UI" w:hAnsi="Microsoft YaHei UI"/>
                <w:color w:val="353535"/>
                <w:szCs w:val="21"/>
              </w:rPr>
              <w:t>atetime</w:t>
            </w:r>
          </w:p>
        </w:tc>
        <w:tc>
          <w:tcPr>
            <w:tcW w:w="1276" w:type="dxa"/>
          </w:tcPr>
          <w:p w14:paraId="7D66D749" w14:textId="77777777" w:rsidR="00D81969" w:rsidRPr="0031583D" w:rsidRDefault="00D81969" w:rsidP="00F334B7">
            <w:pPr>
              <w:jc w:val="left"/>
              <w:rPr>
                <w:rFonts w:ascii="等线" w:hAnsi="等线" w:cs="Times New Roman"/>
              </w:rPr>
            </w:pPr>
          </w:p>
        </w:tc>
        <w:tc>
          <w:tcPr>
            <w:tcW w:w="8458" w:type="dxa"/>
          </w:tcPr>
          <w:p w14:paraId="6D5E080C" w14:textId="77777777" w:rsidR="00D81969" w:rsidRDefault="00D81969" w:rsidP="00F334B7">
            <w:pPr>
              <w:jc w:val="left"/>
              <w:rPr>
                <w:rFonts w:ascii="Microsoft YaHei UI" w:eastAsia="Microsoft YaHei UI" w:hAnsi="Microsoft YaHei UI"/>
                <w:color w:val="353535"/>
                <w:szCs w:val="21"/>
              </w:rPr>
            </w:pPr>
          </w:p>
        </w:tc>
      </w:tr>
    </w:tbl>
    <w:p w14:paraId="0B7EFD4C" w14:textId="77777777" w:rsidR="008937AB" w:rsidRPr="008937AB" w:rsidRDefault="008937AB" w:rsidP="008937AB"/>
    <w:p w14:paraId="550233B9" w14:textId="47E1DB0D" w:rsidR="00822E91" w:rsidRDefault="00822E91">
      <w:pPr>
        <w:pStyle w:val="5"/>
      </w:pPr>
      <w:r>
        <w:rPr>
          <w:rFonts w:hint="eastAsia"/>
        </w:rPr>
        <w:t>优惠券作用范围表</w:t>
      </w:r>
      <w:r>
        <w:rPr>
          <w:rFonts w:hint="eastAsia"/>
        </w:rPr>
        <w:t>T</w:t>
      </w:r>
      <w:r>
        <w:t>_CouponScope</w:t>
      </w: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2127"/>
        <w:gridCol w:w="1275"/>
        <w:gridCol w:w="1560"/>
        <w:gridCol w:w="9209"/>
      </w:tblGrid>
      <w:tr w:rsidR="00822E91" w14:paraId="6D6E67A4" w14:textId="77777777" w:rsidTr="009A1E28">
        <w:trPr>
          <w:trHeight w:val="255"/>
        </w:trPr>
        <w:tc>
          <w:tcPr>
            <w:tcW w:w="1275" w:type="dxa"/>
            <w:shd w:val="clear" w:color="auto" w:fill="FF0000"/>
          </w:tcPr>
          <w:p w14:paraId="57839A73" w14:textId="77777777" w:rsidR="00822E91" w:rsidRDefault="00822E91" w:rsidP="007217EC">
            <w:pPr>
              <w:spacing w:line="240" w:lineRule="atLeast"/>
              <w:jc w:val="left"/>
              <w:rPr>
                <w:color w:val="FFFFFF" w:themeColor="background1"/>
              </w:rPr>
            </w:pPr>
            <w:r>
              <w:rPr>
                <w:rFonts w:hint="eastAsia"/>
                <w:color w:val="FFFFFF" w:themeColor="background1"/>
              </w:rPr>
              <w:t>数据项</w:t>
            </w:r>
          </w:p>
        </w:tc>
        <w:tc>
          <w:tcPr>
            <w:tcW w:w="2127" w:type="dxa"/>
            <w:shd w:val="clear" w:color="auto" w:fill="FF0000"/>
          </w:tcPr>
          <w:p w14:paraId="6EC92476" w14:textId="77777777" w:rsidR="00822E91" w:rsidRDefault="00822E91" w:rsidP="007217E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275" w:type="dxa"/>
            <w:shd w:val="clear" w:color="auto" w:fill="FF0000"/>
          </w:tcPr>
          <w:p w14:paraId="3588B848" w14:textId="77777777" w:rsidR="00822E91" w:rsidRDefault="00822E91" w:rsidP="007217EC">
            <w:pPr>
              <w:spacing w:line="240" w:lineRule="atLeast"/>
              <w:jc w:val="left"/>
              <w:rPr>
                <w:color w:val="FFFFFF" w:themeColor="background1"/>
              </w:rPr>
            </w:pPr>
            <w:r>
              <w:rPr>
                <w:rFonts w:hint="eastAsia"/>
                <w:color w:val="FFFFFF" w:themeColor="background1"/>
              </w:rPr>
              <w:t>Type</w:t>
            </w:r>
          </w:p>
        </w:tc>
        <w:tc>
          <w:tcPr>
            <w:tcW w:w="1560" w:type="dxa"/>
            <w:shd w:val="clear" w:color="auto" w:fill="FF0000"/>
          </w:tcPr>
          <w:p w14:paraId="59126DE8" w14:textId="77777777" w:rsidR="00822E91" w:rsidRDefault="00822E91" w:rsidP="007217EC">
            <w:pPr>
              <w:spacing w:line="240" w:lineRule="atLeast"/>
              <w:jc w:val="left"/>
              <w:rPr>
                <w:color w:val="FFFFFF" w:themeColor="background1"/>
              </w:rPr>
            </w:pPr>
            <w:r>
              <w:rPr>
                <w:rFonts w:hint="eastAsia"/>
                <w:color w:val="FFFFFF" w:themeColor="background1"/>
              </w:rPr>
              <w:t>默认值</w:t>
            </w:r>
          </w:p>
        </w:tc>
        <w:tc>
          <w:tcPr>
            <w:tcW w:w="9209" w:type="dxa"/>
            <w:shd w:val="clear" w:color="auto" w:fill="FF0000"/>
          </w:tcPr>
          <w:p w14:paraId="330F4F9F" w14:textId="77777777" w:rsidR="00822E91" w:rsidRDefault="00822E91" w:rsidP="007217E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822E91" w14:paraId="23B825CE" w14:textId="77777777" w:rsidTr="009A1E28">
        <w:trPr>
          <w:trHeight w:val="267"/>
        </w:trPr>
        <w:tc>
          <w:tcPr>
            <w:tcW w:w="1275" w:type="dxa"/>
          </w:tcPr>
          <w:p w14:paraId="3F8AF976" w14:textId="77777777" w:rsidR="00822E91" w:rsidRDefault="00822E91" w:rsidP="007217EC">
            <w:pPr>
              <w:spacing w:line="240" w:lineRule="atLeast"/>
              <w:jc w:val="left"/>
            </w:pPr>
          </w:p>
        </w:tc>
        <w:tc>
          <w:tcPr>
            <w:tcW w:w="2127" w:type="dxa"/>
          </w:tcPr>
          <w:p w14:paraId="5190F982" w14:textId="77777777" w:rsidR="00822E91" w:rsidRDefault="00822E91" w:rsidP="007217EC">
            <w:pPr>
              <w:spacing w:line="240" w:lineRule="atLeast"/>
              <w:jc w:val="left"/>
            </w:pPr>
            <w:r>
              <w:rPr>
                <w:rFonts w:hint="eastAsia"/>
              </w:rPr>
              <w:t>F_</w:t>
            </w:r>
            <w:r>
              <w:t>ID</w:t>
            </w:r>
          </w:p>
        </w:tc>
        <w:tc>
          <w:tcPr>
            <w:tcW w:w="1275" w:type="dxa"/>
          </w:tcPr>
          <w:p w14:paraId="41C0E1AB" w14:textId="77777777" w:rsidR="00822E91" w:rsidRDefault="00822E91" w:rsidP="007217EC">
            <w:pPr>
              <w:spacing w:line="240" w:lineRule="atLeast"/>
              <w:jc w:val="left"/>
            </w:pPr>
          </w:p>
        </w:tc>
        <w:tc>
          <w:tcPr>
            <w:tcW w:w="1560" w:type="dxa"/>
          </w:tcPr>
          <w:p w14:paraId="1F9E371D" w14:textId="77777777" w:rsidR="00822E91" w:rsidRDefault="00822E91" w:rsidP="007217EC">
            <w:pPr>
              <w:spacing w:line="240" w:lineRule="atLeast"/>
              <w:jc w:val="left"/>
            </w:pPr>
          </w:p>
        </w:tc>
        <w:tc>
          <w:tcPr>
            <w:tcW w:w="9209" w:type="dxa"/>
          </w:tcPr>
          <w:p w14:paraId="13B50CC9" w14:textId="77777777" w:rsidR="00822E91" w:rsidRDefault="00822E91" w:rsidP="007217EC">
            <w:pPr>
              <w:spacing w:line="240" w:lineRule="atLeast"/>
              <w:jc w:val="left"/>
            </w:pPr>
          </w:p>
        </w:tc>
      </w:tr>
      <w:tr w:rsidR="00822E91" w14:paraId="652AB0BB" w14:textId="77777777" w:rsidTr="009A1E28">
        <w:trPr>
          <w:trHeight w:val="255"/>
        </w:trPr>
        <w:tc>
          <w:tcPr>
            <w:tcW w:w="1275" w:type="dxa"/>
          </w:tcPr>
          <w:p w14:paraId="6A8F1ECF" w14:textId="1C1603CB" w:rsidR="00822E91" w:rsidRDefault="00822E91" w:rsidP="007217EC">
            <w:pPr>
              <w:spacing w:line="240" w:lineRule="atLeast"/>
              <w:jc w:val="left"/>
            </w:pPr>
            <w:r>
              <w:rPr>
                <w:rFonts w:hint="eastAsia"/>
              </w:rPr>
              <w:t>优惠券</w:t>
            </w:r>
            <w:r>
              <w:rPr>
                <w:rFonts w:hint="eastAsia"/>
              </w:rPr>
              <w:t>I</w:t>
            </w:r>
            <w:r>
              <w:t>D</w:t>
            </w:r>
          </w:p>
        </w:tc>
        <w:tc>
          <w:tcPr>
            <w:tcW w:w="2127" w:type="dxa"/>
          </w:tcPr>
          <w:p w14:paraId="0F9DD646" w14:textId="2C4C90B7" w:rsidR="00CB19EC" w:rsidRDefault="00822E91" w:rsidP="007217EC">
            <w:pPr>
              <w:spacing w:line="240" w:lineRule="atLeast"/>
              <w:jc w:val="left"/>
            </w:pPr>
            <w:r>
              <w:rPr>
                <w:rFonts w:hint="eastAsia"/>
              </w:rPr>
              <w:t>F</w:t>
            </w:r>
            <w:r>
              <w:t>_</w:t>
            </w:r>
            <w:r>
              <w:rPr>
                <w:rFonts w:hint="eastAsia"/>
              </w:rPr>
              <w:t>Coupon</w:t>
            </w:r>
            <w:r>
              <w:t>ID</w:t>
            </w:r>
          </w:p>
        </w:tc>
        <w:tc>
          <w:tcPr>
            <w:tcW w:w="1275" w:type="dxa"/>
          </w:tcPr>
          <w:p w14:paraId="35320490" w14:textId="77777777" w:rsidR="00822E91" w:rsidRDefault="00822E91" w:rsidP="007217EC">
            <w:pPr>
              <w:spacing w:line="240" w:lineRule="atLeast"/>
              <w:jc w:val="left"/>
            </w:pPr>
          </w:p>
        </w:tc>
        <w:tc>
          <w:tcPr>
            <w:tcW w:w="1560" w:type="dxa"/>
          </w:tcPr>
          <w:p w14:paraId="5AE5C694" w14:textId="77777777" w:rsidR="00822E91" w:rsidRDefault="00822E91" w:rsidP="007217EC">
            <w:pPr>
              <w:spacing w:line="240" w:lineRule="atLeast"/>
              <w:jc w:val="left"/>
            </w:pPr>
          </w:p>
        </w:tc>
        <w:tc>
          <w:tcPr>
            <w:tcW w:w="9209" w:type="dxa"/>
          </w:tcPr>
          <w:p w14:paraId="3BFFF36F" w14:textId="55F85E9C" w:rsidR="00822E91" w:rsidRDefault="007464F3" w:rsidP="007217EC">
            <w:pPr>
              <w:spacing w:line="240" w:lineRule="atLeast"/>
              <w:jc w:val="left"/>
            </w:pPr>
            <w:r>
              <w:rPr>
                <w:rFonts w:hint="eastAsia"/>
              </w:rPr>
              <w:t>外键，</w:t>
            </w:r>
            <w:r>
              <w:rPr>
                <w:rFonts w:hint="eastAsia"/>
              </w:rPr>
              <w:t>T</w:t>
            </w:r>
            <w:r>
              <w:t>_Coupon.F_ID</w:t>
            </w:r>
          </w:p>
        </w:tc>
      </w:tr>
      <w:tr w:rsidR="00822E91" w14:paraId="62739159" w14:textId="77777777" w:rsidTr="009A1E28">
        <w:trPr>
          <w:trHeight w:val="267"/>
        </w:trPr>
        <w:tc>
          <w:tcPr>
            <w:tcW w:w="1275" w:type="dxa"/>
          </w:tcPr>
          <w:p w14:paraId="31CAD3BF" w14:textId="77777777" w:rsidR="00822E91" w:rsidRPr="007464F3" w:rsidRDefault="00822E91" w:rsidP="007217EC">
            <w:pPr>
              <w:spacing w:line="240" w:lineRule="atLeast"/>
              <w:jc w:val="left"/>
            </w:pPr>
            <w:r w:rsidRPr="007464F3">
              <w:rPr>
                <w:rFonts w:hint="eastAsia"/>
              </w:rPr>
              <w:t>商品</w:t>
            </w:r>
            <w:r w:rsidRPr="007464F3">
              <w:rPr>
                <w:rFonts w:hint="eastAsia"/>
              </w:rPr>
              <w:t>ID</w:t>
            </w:r>
          </w:p>
        </w:tc>
        <w:tc>
          <w:tcPr>
            <w:tcW w:w="2127" w:type="dxa"/>
          </w:tcPr>
          <w:p w14:paraId="4D2A09BF" w14:textId="77777777" w:rsidR="00822E91" w:rsidRPr="007464F3" w:rsidRDefault="00822E91" w:rsidP="007217EC">
            <w:pPr>
              <w:spacing w:line="240" w:lineRule="atLeast"/>
              <w:jc w:val="left"/>
            </w:pPr>
            <w:r w:rsidRPr="007464F3">
              <w:rPr>
                <w:rFonts w:hint="eastAsia"/>
              </w:rPr>
              <w:t>F</w:t>
            </w:r>
            <w:r w:rsidRPr="007464F3">
              <w:t>_C</w:t>
            </w:r>
            <w:r w:rsidRPr="007464F3">
              <w:rPr>
                <w:rFonts w:hint="eastAsia"/>
              </w:rPr>
              <w:t>omm</w:t>
            </w:r>
            <w:r w:rsidRPr="007464F3">
              <w:t>odityID</w:t>
            </w:r>
          </w:p>
        </w:tc>
        <w:tc>
          <w:tcPr>
            <w:tcW w:w="1275" w:type="dxa"/>
          </w:tcPr>
          <w:p w14:paraId="60C4C98A" w14:textId="77777777" w:rsidR="00822E91" w:rsidRPr="007464F3" w:rsidRDefault="00822E91" w:rsidP="007217EC">
            <w:pPr>
              <w:spacing w:line="240" w:lineRule="atLeast"/>
              <w:jc w:val="left"/>
            </w:pPr>
          </w:p>
        </w:tc>
        <w:tc>
          <w:tcPr>
            <w:tcW w:w="1560" w:type="dxa"/>
          </w:tcPr>
          <w:p w14:paraId="78749536" w14:textId="77777777" w:rsidR="00822E91" w:rsidRPr="007464F3" w:rsidRDefault="00822E91" w:rsidP="007217EC">
            <w:pPr>
              <w:spacing w:line="240" w:lineRule="atLeast"/>
              <w:jc w:val="left"/>
            </w:pPr>
            <w:r w:rsidRPr="007464F3">
              <w:t>NOT NULL</w:t>
            </w:r>
          </w:p>
        </w:tc>
        <w:tc>
          <w:tcPr>
            <w:tcW w:w="9209" w:type="dxa"/>
          </w:tcPr>
          <w:p w14:paraId="2B8D2FE8" w14:textId="77777777" w:rsidR="00822E91" w:rsidRPr="007464F3" w:rsidRDefault="00822E91" w:rsidP="007217EC">
            <w:pPr>
              <w:spacing w:line="240" w:lineRule="atLeast"/>
              <w:jc w:val="left"/>
            </w:pPr>
            <w:r w:rsidRPr="007464F3">
              <w:rPr>
                <w:rFonts w:hint="eastAsia"/>
              </w:rPr>
              <w:t>限定为单品</w:t>
            </w:r>
          </w:p>
        </w:tc>
      </w:tr>
      <w:tr w:rsidR="00822E91" w14:paraId="27C542C9" w14:textId="77777777" w:rsidTr="009A1E28">
        <w:trPr>
          <w:trHeight w:val="255"/>
        </w:trPr>
        <w:tc>
          <w:tcPr>
            <w:tcW w:w="1275" w:type="dxa"/>
            <w:shd w:val="clear" w:color="auto" w:fill="FFFFFF" w:themeFill="background1"/>
          </w:tcPr>
          <w:p w14:paraId="069BFAC6" w14:textId="77777777" w:rsidR="00822E91" w:rsidRPr="007464F3" w:rsidRDefault="00822E91" w:rsidP="007217EC">
            <w:pPr>
              <w:spacing w:line="240" w:lineRule="atLeast"/>
              <w:jc w:val="left"/>
            </w:pPr>
            <w:r w:rsidRPr="007464F3">
              <w:rPr>
                <w:rFonts w:hint="eastAsia"/>
              </w:rPr>
              <w:t>商品名称</w:t>
            </w:r>
          </w:p>
        </w:tc>
        <w:tc>
          <w:tcPr>
            <w:tcW w:w="2127" w:type="dxa"/>
            <w:shd w:val="clear" w:color="auto" w:fill="FFFFFF" w:themeFill="background1"/>
          </w:tcPr>
          <w:p w14:paraId="28F01F93" w14:textId="77777777" w:rsidR="00822E91" w:rsidRPr="007464F3" w:rsidRDefault="00822E91" w:rsidP="007217EC">
            <w:pPr>
              <w:spacing w:line="240" w:lineRule="atLeast"/>
              <w:jc w:val="left"/>
            </w:pPr>
            <w:r w:rsidRPr="007464F3">
              <w:rPr>
                <w:rFonts w:hint="eastAsia"/>
              </w:rPr>
              <w:t>F</w:t>
            </w:r>
            <w:r w:rsidRPr="007464F3">
              <w:t>_CommodityName</w:t>
            </w:r>
          </w:p>
        </w:tc>
        <w:tc>
          <w:tcPr>
            <w:tcW w:w="1275" w:type="dxa"/>
            <w:shd w:val="clear" w:color="auto" w:fill="FFFFFF" w:themeFill="background1"/>
          </w:tcPr>
          <w:p w14:paraId="1EF8133C" w14:textId="77777777" w:rsidR="00822E91" w:rsidRPr="007464F3" w:rsidRDefault="00822E91" w:rsidP="007217EC">
            <w:pPr>
              <w:spacing w:line="240" w:lineRule="atLeast"/>
              <w:jc w:val="left"/>
            </w:pPr>
            <w:r w:rsidRPr="007464F3">
              <w:t>Varchar(32) not null</w:t>
            </w:r>
          </w:p>
        </w:tc>
        <w:tc>
          <w:tcPr>
            <w:tcW w:w="1560" w:type="dxa"/>
            <w:shd w:val="clear" w:color="auto" w:fill="FFFFFF" w:themeFill="background1"/>
          </w:tcPr>
          <w:p w14:paraId="2E06AD8E" w14:textId="77777777" w:rsidR="00822E91" w:rsidRPr="007464F3" w:rsidRDefault="00822E91" w:rsidP="007217EC">
            <w:pPr>
              <w:spacing w:line="240" w:lineRule="atLeast"/>
              <w:jc w:val="left"/>
            </w:pPr>
          </w:p>
        </w:tc>
        <w:tc>
          <w:tcPr>
            <w:tcW w:w="9209" w:type="dxa"/>
            <w:shd w:val="clear" w:color="auto" w:fill="FFFFFF" w:themeFill="background1"/>
          </w:tcPr>
          <w:p w14:paraId="513CE25F" w14:textId="77777777" w:rsidR="00822E91" w:rsidRPr="007464F3" w:rsidRDefault="00822E91" w:rsidP="007217EC">
            <w:pPr>
              <w:spacing w:line="240" w:lineRule="atLeast"/>
              <w:jc w:val="left"/>
            </w:pPr>
            <w:r w:rsidRPr="007464F3">
              <w:rPr>
                <w:rFonts w:hint="eastAsia"/>
              </w:rPr>
              <w:t>创建指定范围的促销时，将此时的商品名称插入到本字段中保留。此后不管</w:t>
            </w:r>
            <w:r w:rsidRPr="007464F3">
              <w:rPr>
                <w:rFonts w:hint="eastAsia"/>
              </w:rPr>
              <w:t>T_</w:t>
            </w:r>
            <w:r w:rsidRPr="007464F3">
              <w:t>Commodity</w:t>
            </w:r>
            <w:r w:rsidRPr="007464F3">
              <w:rPr>
                <w:rFonts w:hint="eastAsia"/>
              </w:rPr>
              <w:t>中的名称如何变化，此处不变，即“保持历史原貌”</w:t>
            </w:r>
          </w:p>
        </w:tc>
      </w:tr>
    </w:tbl>
    <w:p w14:paraId="19F7EE74" w14:textId="77777777" w:rsidR="00822E91" w:rsidRPr="00822E91" w:rsidRDefault="00822E91" w:rsidP="00822E91"/>
    <w:p w14:paraId="7A94D9EF" w14:textId="77777777" w:rsidR="006E28C0" w:rsidRPr="008937AB" w:rsidRDefault="006E28C0" w:rsidP="006E28C0">
      <w:pPr>
        <w:pStyle w:val="5"/>
        <w:rPr>
          <w:strike/>
        </w:rPr>
      </w:pPr>
      <w:r w:rsidRPr="0065141F">
        <w:rPr>
          <w:rStyle w:val="af4"/>
          <w:rFonts w:hint="eastAsia"/>
          <w:b/>
        </w:rPr>
        <w:t xml:space="preserve"> </w:t>
      </w:r>
      <w:r w:rsidRPr="008937AB">
        <w:rPr>
          <w:rStyle w:val="af4"/>
          <w:rFonts w:hint="eastAsia"/>
          <w:b/>
          <w:strike/>
        </w:rPr>
        <w:t>优惠券结构表</w:t>
      </w:r>
      <w:r w:rsidRPr="008937AB">
        <w:rPr>
          <w:rStyle w:val="af4"/>
          <w:rFonts w:hint="eastAsia"/>
          <w:b/>
          <w:strike/>
        </w:rPr>
        <w:t>T</w:t>
      </w:r>
      <w:r w:rsidRPr="008937AB">
        <w:rPr>
          <w:rStyle w:val="af4"/>
          <w:b/>
          <w:strike/>
        </w:rPr>
        <w:t>_Wx</w:t>
      </w:r>
      <w:r w:rsidRPr="008937AB">
        <w:rPr>
          <w:rStyle w:val="af4"/>
          <w:rFonts w:hint="eastAsia"/>
          <w:b/>
          <w:strike/>
        </w:rPr>
        <w:t>CouponDetail</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6E28C0" w:rsidRPr="008937AB" w14:paraId="6FDB314B" w14:textId="77777777" w:rsidTr="008937AB">
        <w:trPr>
          <w:trHeight w:val="255"/>
        </w:trPr>
        <w:tc>
          <w:tcPr>
            <w:tcW w:w="2802" w:type="dxa"/>
            <w:shd w:val="clear" w:color="auto" w:fill="FF0000"/>
          </w:tcPr>
          <w:p w14:paraId="3B798F40"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数据项</w:t>
            </w:r>
          </w:p>
        </w:tc>
        <w:tc>
          <w:tcPr>
            <w:tcW w:w="3260" w:type="dxa"/>
            <w:shd w:val="clear" w:color="auto" w:fill="FF0000"/>
          </w:tcPr>
          <w:p w14:paraId="4179539B"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SQL</w:t>
            </w:r>
            <w:r w:rsidRPr="008937AB">
              <w:rPr>
                <w:rFonts w:ascii="等线" w:hAnsi="等线" w:cs="Times New Roman"/>
                <w:strike/>
                <w:color w:val="FFFFFF"/>
              </w:rPr>
              <w:t xml:space="preserve"> field</w:t>
            </w:r>
          </w:p>
        </w:tc>
        <w:tc>
          <w:tcPr>
            <w:tcW w:w="1701" w:type="dxa"/>
            <w:shd w:val="clear" w:color="auto" w:fill="FF0000"/>
          </w:tcPr>
          <w:p w14:paraId="6689347A"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Type</w:t>
            </w:r>
          </w:p>
        </w:tc>
        <w:tc>
          <w:tcPr>
            <w:tcW w:w="1276" w:type="dxa"/>
            <w:shd w:val="clear" w:color="auto" w:fill="FF0000"/>
          </w:tcPr>
          <w:p w14:paraId="38AF1DFD"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默认值</w:t>
            </w:r>
          </w:p>
        </w:tc>
        <w:tc>
          <w:tcPr>
            <w:tcW w:w="5528" w:type="dxa"/>
            <w:shd w:val="clear" w:color="auto" w:fill="FF0000"/>
          </w:tcPr>
          <w:p w14:paraId="311E3B71" w14:textId="77777777" w:rsidR="006E28C0" w:rsidRPr="008937AB" w:rsidRDefault="006E28C0" w:rsidP="008937AB">
            <w:pPr>
              <w:jc w:val="left"/>
              <w:rPr>
                <w:rFonts w:ascii="等线" w:hAnsi="等线" w:cs="Times New Roman"/>
                <w:strike/>
                <w:color w:val="FFFFFF"/>
              </w:rPr>
            </w:pPr>
            <w:r w:rsidRPr="008937AB">
              <w:rPr>
                <w:rFonts w:ascii="等线" w:hAnsi="等线" w:cs="Times New Roman" w:hint="eastAsia"/>
                <w:strike/>
                <w:color w:val="FFFFFF"/>
              </w:rPr>
              <w:t>说明</w:t>
            </w:r>
            <w:r w:rsidRPr="008937AB">
              <w:rPr>
                <w:rFonts w:ascii="等线" w:hAnsi="等线" w:cs="Times New Roman" w:hint="eastAsia"/>
                <w:strike/>
                <w:color w:val="FFFFFF"/>
              </w:rPr>
              <w:t>/</w:t>
            </w:r>
            <w:r w:rsidRPr="008937AB">
              <w:rPr>
                <w:rFonts w:ascii="等线" w:hAnsi="等线" w:cs="Times New Roman" w:hint="eastAsia"/>
                <w:strike/>
                <w:color w:val="FFFFFF"/>
              </w:rPr>
              <w:t>限制</w:t>
            </w:r>
            <w:r w:rsidRPr="008937AB">
              <w:rPr>
                <w:rFonts w:ascii="等线" w:hAnsi="等线" w:cs="Times New Roman" w:hint="eastAsia"/>
                <w:strike/>
                <w:color w:val="FFFFFF"/>
              </w:rPr>
              <w:t>/</w:t>
            </w:r>
            <w:r w:rsidRPr="008937AB">
              <w:rPr>
                <w:rFonts w:ascii="等线" w:hAnsi="等线" w:cs="Times New Roman" w:hint="eastAsia"/>
                <w:strike/>
                <w:color w:val="FFFFFF"/>
              </w:rPr>
              <w:t>规则</w:t>
            </w:r>
          </w:p>
        </w:tc>
      </w:tr>
      <w:tr w:rsidR="006E28C0" w:rsidRPr="008937AB" w14:paraId="2D385EA9" w14:textId="77777777" w:rsidTr="008937AB">
        <w:trPr>
          <w:trHeight w:val="267"/>
        </w:trPr>
        <w:tc>
          <w:tcPr>
            <w:tcW w:w="2802" w:type="dxa"/>
          </w:tcPr>
          <w:p w14:paraId="46FF02E1"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序号</w:t>
            </w:r>
          </w:p>
        </w:tc>
        <w:tc>
          <w:tcPr>
            <w:tcW w:w="3260" w:type="dxa"/>
          </w:tcPr>
          <w:p w14:paraId="401E5CA9"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rFonts w:ascii="等线" w:hAnsi="等线" w:cs="Times New Roman"/>
                <w:strike/>
              </w:rPr>
              <w:t>ID</w:t>
            </w:r>
          </w:p>
        </w:tc>
        <w:tc>
          <w:tcPr>
            <w:tcW w:w="1701" w:type="dxa"/>
          </w:tcPr>
          <w:p w14:paraId="67D5A0F3" w14:textId="77777777" w:rsidR="006E28C0" w:rsidRPr="008937AB" w:rsidRDefault="006E28C0" w:rsidP="008937AB">
            <w:pPr>
              <w:jc w:val="left"/>
              <w:rPr>
                <w:rFonts w:ascii="等线" w:hAnsi="等线" w:cs="Times New Roman"/>
                <w:strike/>
              </w:rPr>
            </w:pPr>
          </w:p>
        </w:tc>
        <w:tc>
          <w:tcPr>
            <w:tcW w:w="1276" w:type="dxa"/>
          </w:tcPr>
          <w:p w14:paraId="098C7727" w14:textId="77777777" w:rsidR="006E28C0" w:rsidRPr="008937AB" w:rsidRDefault="006E28C0" w:rsidP="008937AB">
            <w:pPr>
              <w:jc w:val="left"/>
              <w:rPr>
                <w:rFonts w:ascii="等线" w:hAnsi="等线" w:cs="Times New Roman"/>
                <w:strike/>
              </w:rPr>
            </w:pPr>
          </w:p>
        </w:tc>
        <w:tc>
          <w:tcPr>
            <w:tcW w:w="5528" w:type="dxa"/>
          </w:tcPr>
          <w:p w14:paraId="6CC3C3B8" w14:textId="77777777" w:rsidR="006E28C0" w:rsidRPr="008937AB" w:rsidRDefault="006E28C0" w:rsidP="008937AB">
            <w:pPr>
              <w:jc w:val="left"/>
              <w:rPr>
                <w:rFonts w:ascii="等线" w:hAnsi="等线" w:cs="Times New Roman"/>
                <w:strike/>
              </w:rPr>
            </w:pPr>
          </w:p>
        </w:tc>
      </w:tr>
      <w:tr w:rsidR="006E28C0" w:rsidRPr="008937AB" w14:paraId="48CF4ED9" w14:textId="77777777" w:rsidTr="008937AB">
        <w:trPr>
          <w:trHeight w:val="267"/>
        </w:trPr>
        <w:tc>
          <w:tcPr>
            <w:tcW w:w="2802" w:type="dxa"/>
          </w:tcPr>
          <w:p w14:paraId="669433C3" w14:textId="77777777" w:rsidR="006E28C0" w:rsidRPr="008937AB" w:rsidRDefault="006E28C0" w:rsidP="008937AB">
            <w:pPr>
              <w:jc w:val="left"/>
              <w:rPr>
                <w:rFonts w:ascii="Microsoft YaHei UI" w:eastAsia="Microsoft YaHei UI" w:hAnsi="Microsoft YaHei UI"/>
                <w:strike/>
                <w:color w:val="353535"/>
                <w:szCs w:val="21"/>
              </w:rPr>
            </w:pPr>
          </w:p>
        </w:tc>
        <w:tc>
          <w:tcPr>
            <w:tcW w:w="3260" w:type="dxa"/>
          </w:tcPr>
          <w:p w14:paraId="5E92ACC9"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strike/>
              </w:rPr>
              <w:t xml:space="preserve"> </w:t>
            </w:r>
            <w:r w:rsidRPr="008937AB">
              <w:rPr>
                <w:rStyle w:val="af4"/>
                <w:rFonts w:ascii="Microsoft YaHei UI" w:eastAsia="Microsoft YaHei UI" w:hAnsi="Microsoft YaHei UI"/>
                <w:b w:val="0"/>
                <w:strike/>
                <w:color w:val="222222"/>
                <w:szCs w:val="21"/>
              </w:rPr>
              <w:t>Coupon</w:t>
            </w:r>
            <w:r w:rsidRPr="008937AB">
              <w:rPr>
                <w:rStyle w:val="af4"/>
                <w:rFonts w:ascii="Microsoft YaHei UI" w:eastAsia="Microsoft YaHei UI" w:hAnsi="Microsoft YaHei UI" w:hint="eastAsia"/>
                <w:b w:val="0"/>
                <w:strike/>
                <w:color w:val="222222"/>
                <w:szCs w:val="21"/>
              </w:rPr>
              <w:t>ID</w:t>
            </w:r>
          </w:p>
        </w:tc>
        <w:tc>
          <w:tcPr>
            <w:tcW w:w="1701" w:type="dxa"/>
          </w:tcPr>
          <w:p w14:paraId="3BFB78E8" w14:textId="77777777" w:rsidR="006E28C0" w:rsidRPr="008937AB" w:rsidRDefault="006E28C0" w:rsidP="008937AB">
            <w:pPr>
              <w:jc w:val="left"/>
              <w:rPr>
                <w:rFonts w:ascii="Microsoft YaHei UI" w:eastAsia="Microsoft YaHei UI" w:hAnsi="Microsoft YaHei UI"/>
                <w:strike/>
                <w:color w:val="353535"/>
                <w:szCs w:val="21"/>
              </w:rPr>
            </w:pPr>
          </w:p>
        </w:tc>
        <w:tc>
          <w:tcPr>
            <w:tcW w:w="1276" w:type="dxa"/>
          </w:tcPr>
          <w:p w14:paraId="395A269C" w14:textId="77777777" w:rsidR="006E28C0" w:rsidRPr="008937AB" w:rsidRDefault="006E28C0" w:rsidP="008937AB">
            <w:pPr>
              <w:jc w:val="left"/>
              <w:rPr>
                <w:rFonts w:ascii="等线" w:hAnsi="等线" w:cs="Times New Roman"/>
                <w:strike/>
              </w:rPr>
            </w:pPr>
          </w:p>
        </w:tc>
        <w:tc>
          <w:tcPr>
            <w:tcW w:w="5528" w:type="dxa"/>
          </w:tcPr>
          <w:p w14:paraId="52880FB4"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外键</w:t>
            </w:r>
          </w:p>
        </w:tc>
      </w:tr>
      <w:tr w:rsidR="006E28C0" w:rsidRPr="008937AB" w14:paraId="1227D368" w14:textId="77777777" w:rsidTr="008937AB">
        <w:trPr>
          <w:trHeight w:val="267"/>
        </w:trPr>
        <w:tc>
          <w:tcPr>
            <w:tcW w:w="2802" w:type="dxa"/>
          </w:tcPr>
          <w:p w14:paraId="5410A83B"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优惠券类型</w:t>
            </w:r>
          </w:p>
        </w:tc>
        <w:tc>
          <w:tcPr>
            <w:tcW w:w="3260" w:type="dxa"/>
          </w:tcPr>
          <w:p w14:paraId="1E12D1A0"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rFonts w:ascii="Microsoft YaHei UI" w:eastAsia="Microsoft YaHei UI" w:hAnsi="Microsoft YaHei UI" w:hint="eastAsia"/>
                <w:strike/>
                <w:color w:val="353535"/>
                <w:szCs w:val="21"/>
              </w:rPr>
              <w:t>Car</w:t>
            </w:r>
            <w:r w:rsidRPr="008937AB">
              <w:rPr>
                <w:rFonts w:ascii="等线" w:hAnsi="等线" w:cs="Times New Roman" w:hint="eastAsia"/>
                <w:strike/>
              </w:rPr>
              <w:t xml:space="preserve">dType  </w:t>
            </w:r>
            <w:r w:rsidRPr="008937AB">
              <w:rPr>
                <w:rFonts w:ascii="等线" w:hAnsi="等线" w:cs="Times New Roman"/>
                <w:strike/>
              </w:rPr>
              <w:t>NOT NULL</w:t>
            </w:r>
          </w:p>
          <w:p w14:paraId="5300BA12"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rPr>
              <w:t>ode</w:t>
            </w:r>
            <w:r w:rsidRPr="008937AB">
              <w:rPr>
                <w:rFonts w:ascii="等线" w:hAnsi="等线" w:cs="Times New Roman"/>
                <w:strike/>
                <w:highlight w:val="red"/>
                <w:shd w:val="clear" w:color="auto" w:fill="FF0000"/>
              </w:rPr>
              <w:t>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r w:rsidRPr="008937AB">
              <w:rPr>
                <w:rFonts w:ascii="等线" w:hAnsi="等线" w:cs="Times New Roman"/>
                <w:strike/>
                <w:shd w:val="clear" w:color="auto" w:fill="FF0000"/>
              </w:rPr>
              <w:t>card_type</w:t>
            </w:r>
          </w:p>
        </w:tc>
        <w:tc>
          <w:tcPr>
            <w:tcW w:w="1701" w:type="dxa"/>
          </w:tcPr>
          <w:p w14:paraId="5DEF214C"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strike/>
                <w:color w:val="353535"/>
                <w:szCs w:val="21"/>
              </w:rPr>
              <w:t>varchar</w:t>
            </w:r>
            <w:r w:rsidRPr="008937AB">
              <w:rPr>
                <w:rFonts w:ascii="Microsoft YaHei UI" w:eastAsia="Microsoft YaHei UI" w:hAnsi="Microsoft YaHei UI" w:hint="eastAsia"/>
                <w:strike/>
                <w:color w:val="353535"/>
                <w:szCs w:val="21"/>
              </w:rPr>
              <w:t>(24)</w:t>
            </w:r>
          </w:p>
        </w:tc>
        <w:tc>
          <w:tcPr>
            <w:tcW w:w="1276" w:type="dxa"/>
          </w:tcPr>
          <w:p w14:paraId="39DD5BDE" w14:textId="77777777" w:rsidR="006E28C0" w:rsidRPr="008937AB" w:rsidRDefault="006E28C0" w:rsidP="008937AB">
            <w:pPr>
              <w:jc w:val="left"/>
              <w:rPr>
                <w:rFonts w:ascii="等线" w:hAnsi="等线" w:cs="Times New Roman"/>
                <w:strike/>
              </w:rPr>
            </w:pPr>
          </w:p>
        </w:tc>
        <w:tc>
          <w:tcPr>
            <w:tcW w:w="5528" w:type="dxa"/>
          </w:tcPr>
          <w:p w14:paraId="7C1A25C4" w14:textId="77777777" w:rsidR="006E28C0" w:rsidRPr="008937AB" w:rsidRDefault="006E28C0" w:rsidP="008937AB">
            <w:pPr>
              <w:jc w:val="left"/>
              <w:rPr>
                <w:rFonts w:ascii="Microsoft YaHei UI" w:eastAsia="Microsoft YaHei UI" w:hAnsi="Microsoft YaHei UI"/>
                <w:b/>
                <w:strike/>
                <w:color w:val="353535"/>
                <w:szCs w:val="21"/>
              </w:rPr>
            </w:pPr>
            <w:r w:rsidRPr="008937AB">
              <w:rPr>
                <w:rFonts w:ascii="Microsoft YaHei UI" w:eastAsia="Microsoft YaHei UI" w:hAnsi="Microsoft YaHei UI" w:hint="eastAsia"/>
                <w:strike/>
                <w:color w:val="353535"/>
                <w:szCs w:val="21"/>
              </w:rPr>
              <w:t>优惠券类型。暂时只有CASH，DISCOUNT</w:t>
            </w:r>
          </w:p>
        </w:tc>
      </w:tr>
      <w:tr w:rsidR="006E28C0" w:rsidRPr="008937AB" w14:paraId="16A82ABF" w14:textId="77777777" w:rsidTr="008937AB">
        <w:trPr>
          <w:trHeight w:val="267"/>
        </w:trPr>
        <w:tc>
          <w:tcPr>
            <w:tcW w:w="2802" w:type="dxa"/>
          </w:tcPr>
          <w:p w14:paraId="1CE5F25C" w14:textId="77777777" w:rsidR="006E28C0" w:rsidRPr="008937AB" w:rsidRDefault="006E28C0" w:rsidP="008937AB">
            <w:pPr>
              <w:jc w:val="left"/>
              <w:rPr>
                <w:rFonts w:ascii="等线" w:hAnsi="等线" w:cs="Times New Roman"/>
                <w:strike/>
              </w:rPr>
            </w:pPr>
            <w:r w:rsidRPr="008937AB">
              <w:rPr>
                <w:rFonts w:ascii="等线" w:hAnsi="等线" w:cs="Times New Roman" w:hint="eastAsia"/>
                <w:bCs/>
                <w:strike/>
              </w:rPr>
              <w:t>优惠券基础字段</w:t>
            </w:r>
          </w:p>
        </w:tc>
        <w:tc>
          <w:tcPr>
            <w:tcW w:w="3260" w:type="dxa"/>
          </w:tcPr>
          <w:p w14:paraId="3C8F6207"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rFonts w:ascii="等线" w:hAnsi="等线" w:cs="Times New Roman"/>
                <w:strike/>
              </w:rPr>
              <w:t xml:space="preserve"> </w:t>
            </w:r>
            <w:r w:rsidRPr="008937AB">
              <w:rPr>
                <w:rFonts w:ascii="等线" w:hAnsi="等线" w:cs="Times New Roman" w:hint="eastAsia"/>
                <w:strike/>
              </w:rPr>
              <w:t>B</w:t>
            </w:r>
            <w:r w:rsidRPr="008937AB">
              <w:rPr>
                <w:rFonts w:ascii="等线" w:hAnsi="等线" w:cs="Times New Roman"/>
                <w:strike/>
              </w:rPr>
              <w:t>ase</w:t>
            </w:r>
            <w:r w:rsidRPr="008937AB">
              <w:rPr>
                <w:rFonts w:ascii="等线" w:hAnsi="等线" w:cs="Times New Roman" w:hint="eastAsia"/>
                <w:strike/>
              </w:rPr>
              <w:t>I</w:t>
            </w:r>
            <w:r w:rsidRPr="008937AB">
              <w:rPr>
                <w:rFonts w:ascii="等线" w:hAnsi="等线" w:cs="Times New Roman"/>
                <w:strike/>
              </w:rPr>
              <w:t>nfo</w:t>
            </w:r>
            <w:r w:rsidRPr="008937AB">
              <w:rPr>
                <w:rFonts w:ascii="等线" w:hAnsi="等线" w:cs="Times New Roman" w:hint="eastAsia"/>
                <w:strike/>
              </w:rPr>
              <w:t xml:space="preserve">  </w:t>
            </w:r>
            <w:r w:rsidRPr="008937AB">
              <w:rPr>
                <w:rFonts w:ascii="等线" w:hAnsi="等线" w:cs="Times New Roman"/>
                <w:strike/>
              </w:rPr>
              <w:t>NOT NULL</w:t>
            </w:r>
          </w:p>
          <w:p w14:paraId="63B07FA1"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rPr>
              <w:t>ode</w:t>
            </w:r>
            <w:r w:rsidRPr="008937AB">
              <w:rPr>
                <w:rFonts w:ascii="等线" w:hAnsi="等线" w:cs="Times New Roman"/>
                <w:strike/>
                <w:highlight w:val="red"/>
                <w:shd w:val="clear" w:color="auto" w:fill="FF0000"/>
              </w:rPr>
              <w:t>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:base_info</w:t>
            </w:r>
          </w:p>
        </w:tc>
        <w:tc>
          <w:tcPr>
            <w:tcW w:w="1701" w:type="dxa"/>
          </w:tcPr>
          <w:p w14:paraId="051D4292"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JSON结构</w:t>
            </w:r>
          </w:p>
        </w:tc>
        <w:tc>
          <w:tcPr>
            <w:tcW w:w="1276" w:type="dxa"/>
          </w:tcPr>
          <w:p w14:paraId="4E8F90E9" w14:textId="77777777" w:rsidR="006E28C0" w:rsidRPr="008937AB" w:rsidRDefault="006E28C0" w:rsidP="008937AB">
            <w:pPr>
              <w:jc w:val="left"/>
              <w:rPr>
                <w:rFonts w:ascii="等线" w:hAnsi="等线" w:cs="Times New Roman"/>
                <w:strike/>
              </w:rPr>
            </w:pPr>
          </w:p>
        </w:tc>
        <w:tc>
          <w:tcPr>
            <w:tcW w:w="5528" w:type="dxa"/>
          </w:tcPr>
          <w:p w14:paraId="74B72B7C" w14:textId="77777777" w:rsidR="006E28C0" w:rsidRPr="008937AB" w:rsidRDefault="006E28C0" w:rsidP="008937AB">
            <w:pPr>
              <w:jc w:val="left"/>
              <w:rPr>
                <w:rFonts w:ascii="等线" w:hAnsi="等线" w:cs="Times New Roman"/>
                <w:bCs/>
                <w:strike/>
              </w:rPr>
            </w:pPr>
            <w:r w:rsidRPr="008937AB">
              <w:rPr>
                <w:rFonts w:ascii="等线" w:hAnsi="等线" w:cs="Times New Roman" w:hint="eastAsia"/>
                <w:bCs/>
                <w:strike/>
              </w:rPr>
              <w:t>优惠券基础字段</w:t>
            </w:r>
          </w:p>
          <w:p w14:paraId="320C2304" w14:textId="77777777" w:rsidR="006E28C0" w:rsidRPr="008937AB" w:rsidRDefault="006E28C0" w:rsidP="008937AB">
            <w:pPr>
              <w:jc w:val="left"/>
              <w:rPr>
                <w:rFonts w:ascii="Microsoft YaHei UI" w:eastAsia="Microsoft YaHei UI" w:hAnsi="Microsoft YaHei UI"/>
                <w:b/>
                <w:strike/>
                <w:color w:val="353535"/>
                <w:szCs w:val="21"/>
              </w:rPr>
            </w:pPr>
            <w:r w:rsidRPr="008937AB">
              <w:rPr>
                <w:rFonts w:ascii="等线" w:hAnsi="等线" w:cs="Times New Roman" w:hint="eastAsia"/>
                <w:bCs/>
                <w:strike/>
                <w:highlight w:val="magenta"/>
              </w:rPr>
              <w:t>对应</w:t>
            </w:r>
            <w:r w:rsidRPr="008937AB">
              <w:rPr>
                <w:rFonts w:ascii="等线" w:hAnsi="等线" w:cs="Times New Roman"/>
                <w:bCs/>
                <w:strike/>
                <w:highlight w:val="magenta"/>
              </w:rPr>
              <w:t>T_WxCouponBaseInfo</w:t>
            </w:r>
          </w:p>
        </w:tc>
      </w:tr>
      <w:tr w:rsidR="006E28C0" w:rsidRPr="008937AB" w14:paraId="6CBD0860" w14:textId="77777777" w:rsidTr="008937AB">
        <w:trPr>
          <w:trHeight w:val="267"/>
        </w:trPr>
        <w:tc>
          <w:tcPr>
            <w:tcW w:w="2802" w:type="dxa"/>
          </w:tcPr>
          <w:p w14:paraId="4C7C9024"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优惠券高级字段</w:t>
            </w:r>
          </w:p>
        </w:tc>
        <w:tc>
          <w:tcPr>
            <w:tcW w:w="3260" w:type="dxa"/>
          </w:tcPr>
          <w:p w14:paraId="61B29C1A"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F_A</w:t>
            </w:r>
            <w:r w:rsidRPr="008937AB">
              <w:rPr>
                <w:rFonts w:ascii="Microsoft YaHei UI" w:eastAsia="Microsoft YaHei UI" w:hAnsi="Microsoft YaHei UI"/>
                <w:strike/>
                <w:color w:val="353535"/>
                <w:szCs w:val="21"/>
              </w:rPr>
              <w:t>dvanced</w:t>
            </w:r>
            <w:r w:rsidRPr="008937AB">
              <w:rPr>
                <w:rFonts w:ascii="Microsoft YaHei UI" w:eastAsia="Microsoft YaHei UI" w:hAnsi="Microsoft YaHei UI" w:hint="eastAsia"/>
                <w:strike/>
                <w:color w:val="353535"/>
                <w:szCs w:val="21"/>
              </w:rPr>
              <w:t>I</w:t>
            </w:r>
            <w:r w:rsidRPr="008937AB">
              <w:rPr>
                <w:rFonts w:ascii="Microsoft YaHei UI" w:eastAsia="Microsoft YaHei UI" w:hAnsi="Microsoft YaHei UI"/>
                <w:strike/>
                <w:color w:val="353535"/>
                <w:szCs w:val="21"/>
              </w:rPr>
              <w:t>nfo</w:t>
            </w:r>
            <w:r w:rsidRPr="008937AB">
              <w:rPr>
                <w:rFonts w:ascii="Microsoft YaHei UI" w:eastAsia="Microsoft YaHei UI" w:hAnsi="Microsoft YaHei UI" w:hint="eastAsia"/>
                <w:strike/>
                <w:color w:val="353535"/>
                <w:szCs w:val="21"/>
              </w:rPr>
              <w:t xml:space="preserve"> </w:t>
            </w:r>
            <w:r w:rsidRPr="008937AB">
              <w:rPr>
                <w:rFonts w:ascii="Microsoft YaHei UI" w:eastAsia="Microsoft YaHei UI" w:hAnsi="Microsoft YaHei UI"/>
                <w:strike/>
                <w:color w:val="353535"/>
                <w:szCs w:val="21"/>
              </w:rPr>
              <w:t xml:space="preserve"> NULL</w:t>
            </w:r>
          </w:p>
          <w:p w14:paraId="1C1B8849"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等线" w:hAnsi="等线" w:cs="Times New Roman" w:hint="eastAsia"/>
                <w:strike/>
                <w:highlight w:val="red"/>
              </w:rPr>
              <w:t>M</w:t>
            </w:r>
            <w:r w:rsidRPr="008937AB">
              <w:rPr>
                <w:rFonts w:ascii="等线" w:hAnsi="等线" w:cs="Times New Roman"/>
                <w:strike/>
                <w:highlight w:val="red"/>
                <w:shd w:val="clear" w:color="auto" w:fill="FF0000"/>
              </w:rPr>
              <w:t>odel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r w:rsidRPr="008937AB">
              <w:rPr>
                <w:rFonts w:hint="eastAsia"/>
                <w:strike/>
                <w:shd w:val="clear" w:color="auto" w:fill="FF0000"/>
              </w:rPr>
              <w:t>a</w:t>
            </w:r>
            <w:r w:rsidRPr="008937AB">
              <w:rPr>
                <w:rFonts w:ascii="等线" w:hAnsi="等线" w:cs="Times New Roman"/>
                <w:strike/>
                <w:shd w:val="clear" w:color="auto" w:fill="FF0000"/>
              </w:rPr>
              <w:t>dvanced</w:t>
            </w:r>
            <w:r w:rsidRPr="008937AB">
              <w:rPr>
                <w:rFonts w:ascii="等线" w:hAnsi="等线" w:cs="Times New Roman" w:hint="eastAsia"/>
                <w:strike/>
                <w:shd w:val="clear" w:color="auto" w:fill="FF0000"/>
              </w:rPr>
              <w:t>_info</w:t>
            </w:r>
          </w:p>
        </w:tc>
        <w:tc>
          <w:tcPr>
            <w:tcW w:w="1701" w:type="dxa"/>
          </w:tcPr>
          <w:p w14:paraId="67480F24" w14:textId="77777777" w:rsidR="006E28C0" w:rsidRPr="008937AB" w:rsidRDefault="006E28C0" w:rsidP="008937AB">
            <w:pPr>
              <w:jc w:val="left"/>
              <w:rPr>
                <w:rFonts w:ascii="等线" w:hAnsi="等线" w:cs="Times New Roman"/>
                <w:strike/>
              </w:rPr>
            </w:pPr>
            <w:r w:rsidRPr="008937AB">
              <w:rPr>
                <w:rFonts w:ascii="Microsoft YaHei UI" w:eastAsia="Microsoft YaHei UI" w:hAnsi="Microsoft YaHei UI" w:hint="eastAsia"/>
                <w:strike/>
                <w:color w:val="353535"/>
                <w:szCs w:val="21"/>
              </w:rPr>
              <w:t>JSON结构</w:t>
            </w:r>
          </w:p>
        </w:tc>
        <w:tc>
          <w:tcPr>
            <w:tcW w:w="1276" w:type="dxa"/>
          </w:tcPr>
          <w:p w14:paraId="5279C1E0" w14:textId="77777777" w:rsidR="006E28C0" w:rsidRPr="008937AB" w:rsidRDefault="006E28C0" w:rsidP="008937AB">
            <w:pPr>
              <w:jc w:val="left"/>
              <w:rPr>
                <w:rFonts w:ascii="等线" w:hAnsi="等线" w:cs="Times New Roman"/>
                <w:strike/>
              </w:rPr>
            </w:pPr>
          </w:p>
        </w:tc>
        <w:tc>
          <w:tcPr>
            <w:tcW w:w="5528" w:type="dxa"/>
          </w:tcPr>
          <w:p w14:paraId="240F9A80"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优惠券高级字段</w:t>
            </w:r>
          </w:p>
          <w:p w14:paraId="05A6D81A" w14:textId="77777777" w:rsidR="006E28C0" w:rsidRPr="008937AB" w:rsidRDefault="006E28C0" w:rsidP="008937AB">
            <w:pPr>
              <w:jc w:val="left"/>
              <w:rPr>
                <w:rFonts w:ascii="等线" w:hAnsi="等线" w:cs="Times New Roman"/>
                <w:strike/>
              </w:rPr>
            </w:pPr>
            <w:r w:rsidRPr="008937AB">
              <w:rPr>
                <w:rFonts w:ascii="等线" w:hAnsi="等线" w:cs="Times New Roman"/>
                <w:bCs/>
                <w:strike/>
                <w:highlight w:val="magenta"/>
              </w:rPr>
              <w:t>T_WxCardAdvancedInfo</w:t>
            </w:r>
          </w:p>
        </w:tc>
      </w:tr>
      <w:tr w:rsidR="006E28C0" w:rsidRPr="008937AB" w14:paraId="794903EF" w14:textId="77777777" w:rsidTr="008937AB">
        <w:trPr>
          <w:trHeight w:val="267"/>
        </w:trPr>
        <w:tc>
          <w:tcPr>
            <w:tcW w:w="2802" w:type="dxa"/>
          </w:tcPr>
          <w:p w14:paraId="2AF74E27" w14:textId="77777777" w:rsidR="006E28C0" w:rsidRPr="008937AB" w:rsidRDefault="006E28C0" w:rsidP="008937AB">
            <w:pPr>
              <w:tabs>
                <w:tab w:val="left" w:pos="1635"/>
              </w:tabs>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起用金额</w:t>
            </w:r>
            <w:r w:rsidRPr="008937AB">
              <w:rPr>
                <w:rFonts w:ascii="Microsoft YaHei UI" w:eastAsia="Microsoft YaHei UI" w:hAnsi="Microsoft YaHei UI"/>
                <w:strike/>
                <w:color w:val="353535"/>
                <w:szCs w:val="21"/>
              </w:rPr>
              <w:tab/>
            </w:r>
          </w:p>
        </w:tc>
        <w:tc>
          <w:tcPr>
            <w:tcW w:w="3260" w:type="dxa"/>
          </w:tcPr>
          <w:p w14:paraId="6C7DEAA2"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等线" w:hAnsi="等线" w:cs="Times New Roman" w:hint="eastAsia"/>
                <w:strike/>
              </w:rPr>
              <w:t>F_</w:t>
            </w:r>
            <w:r w:rsidRPr="008937AB">
              <w:rPr>
                <w:rFonts w:ascii="Microsoft YaHei UI" w:eastAsia="Microsoft YaHei UI" w:hAnsi="Microsoft YaHei UI" w:hint="eastAsia"/>
                <w:strike/>
                <w:color w:val="353535"/>
                <w:szCs w:val="21"/>
              </w:rPr>
              <w:t>LeastCost  NULL</w:t>
            </w:r>
          </w:p>
          <w:p w14:paraId="359F3918"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shd w:val="clear" w:color="auto" w:fill="FF0000"/>
              </w:rPr>
              <w:t>odel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r w:rsidRPr="008937AB">
              <w:rPr>
                <w:strike/>
                <w:shd w:val="clear" w:color="auto" w:fill="FF0000"/>
              </w:rPr>
              <w:t>least_cost</w:t>
            </w:r>
          </w:p>
        </w:tc>
        <w:tc>
          <w:tcPr>
            <w:tcW w:w="1701" w:type="dxa"/>
          </w:tcPr>
          <w:p w14:paraId="385E2B74"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strike/>
                <w:color w:val="353535"/>
                <w:szCs w:val="21"/>
              </w:rPr>
              <w:t>I</w:t>
            </w:r>
            <w:r w:rsidRPr="008937AB">
              <w:rPr>
                <w:rFonts w:ascii="Microsoft YaHei UI" w:eastAsia="Microsoft YaHei UI" w:hAnsi="Microsoft YaHei UI" w:hint="eastAsia"/>
                <w:strike/>
                <w:color w:val="353535"/>
                <w:szCs w:val="21"/>
              </w:rPr>
              <w:t>nt</w:t>
            </w:r>
          </w:p>
        </w:tc>
        <w:tc>
          <w:tcPr>
            <w:tcW w:w="1276" w:type="dxa"/>
          </w:tcPr>
          <w:p w14:paraId="0FB5E3E6"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0</w:t>
            </w:r>
          </w:p>
        </w:tc>
        <w:tc>
          <w:tcPr>
            <w:tcW w:w="5528" w:type="dxa"/>
          </w:tcPr>
          <w:p w14:paraId="4FF4B177"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代金券专用，表示起用金额（单位为分）,如果无起用门槛则填0。</w:t>
            </w:r>
          </w:p>
        </w:tc>
      </w:tr>
      <w:tr w:rsidR="006E28C0" w:rsidRPr="008937AB" w14:paraId="09CB3FE8" w14:textId="77777777" w:rsidTr="008937AB">
        <w:trPr>
          <w:trHeight w:val="267"/>
        </w:trPr>
        <w:tc>
          <w:tcPr>
            <w:tcW w:w="2802" w:type="dxa"/>
          </w:tcPr>
          <w:p w14:paraId="0128E2A3"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减免金额</w:t>
            </w:r>
          </w:p>
        </w:tc>
        <w:tc>
          <w:tcPr>
            <w:tcW w:w="3260" w:type="dxa"/>
          </w:tcPr>
          <w:p w14:paraId="188B2F9B"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等线" w:hAnsi="等线" w:cs="Times New Roman" w:hint="eastAsia"/>
                <w:strike/>
              </w:rPr>
              <w:t>F_</w:t>
            </w:r>
            <w:r w:rsidRPr="008937AB">
              <w:rPr>
                <w:rFonts w:ascii="Microsoft YaHei UI" w:eastAsia="Microsoft YaHei UI" w:hAnsi="Microsoft YaHei UI" w:hint="eastAsia"/>
                <w:strike/>
                <w:color w:val="353535"/>
                <w:szCs w:val="21"/>
              </w:rPr>
              <w:t>ReduceCost  NULL</w:t>
            </w:r>
          </w:p>
          <w:p w14:paraId="2EADFD1E"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highlight w:val="red"/>
              </w:rPr>
              <w:t>M</w:t>
            </w:r>
            <w:r w:rsidRPr="008937AB">
              <w:rPr>
                <w:rFonts w:ascii="等线" w:hAnsi="等线" w:cs="Times New Roman"/>
                <w:strike/>
                <w:highlight w:val="red"/>
                <w:shd w:val="clear" w:color="auto" w:fill="FF0000"/>
              </w:rPr>
              <w:t>odel</w:t>
            </w:r>
            <w:r w:rsidRPr="008937AB">
              <w:rPr>
                <w:rFonts w:ascii="等线" w:hAnsi="等线" w:cs="Times New Roman" w:hint="eastAsia"/>
                <w:strike/>
                <w:highlight w:val="red"/>
                <w:shd w:val="clear" w:color="auto" w:fill="FF0000"/>
              </w:rPr>
              <w:t>名</w:t>
            </w:r>
            <w:r w:rsidRPr="008937AB">
              <w:rPr>
                <w:rFonts w:ascii="等线" w:hAnsi="等线" w:cs="Times New Roman" w:hint="eastAsia"/>
                <w:strike/>
                <w:shd w:val="clear" w:color="auto" w:fill="FF0000"/>
              </w:rPr>
              <w:t>:</w:t>
            </w:r>
            <w:r w:rsidRPr="008937AB">
              <w:rPr>
                <w:strike/>
                <w:shd w:val="clear" w:color="auto" w:fill="FF0000"/>
              </w:rPr>
              <w:t>reduce_cost</w:t>
            </w:r>
          </w:p>
        </w:tc>
        <w:tc>
          <w:tcPr>
            <w:tcW w:w="1701" w:type="dxa"/>
          </w:tcPr>
          <w:p w14:paraId="63D42287"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strike/>
                <w:color w:val="353535"/>
                <w:szCs w:val="21"/>
              </w:rPr>
              <w:t>I</w:t>
            </w:r>
            <w:r w:rsidRPr="008937AB">
              <w:rPr>
                <w:rFonts w:ascii="Microsoft YaHei UI" w:eastAsia="Microsoft YaHei UI" w:hAnsi="Microsoft YaHei UI" w:hint="eastAsia"/>
                <w:strike/>
                <w:color w:val="353535"/>
                <w:szCs w:val="21"/>
              </w:rPr>
              <w:t>nt</w:t>
            </w:r>
          </w:p>
        </w:tc>
        <w:tc>
          <w:tcPr>
            <w:tcW w:w="1276" w:type="dxa"/>
          </w:tcPr>
          <w:p w14:paraId="5C3D8732" w14:textId="77777777" w:rsidR="006E28C0" w:rsidRPr="008937AB" w:rsidRDefault="006E28C0" w:rsidP="008937AB">
            <w:pPr>
              <w:jc w:val="left"/>
              <w:rPr>
                <w:rFonts w:ascii="等线" w:hAnsi="等线" w:cs="Times New Roman"/>
                <w:strike/>
              </w:rPr>
            </w:pPr>
          </w:p>
        </w:tc>
        <w:tc>
          <w:tcPr>
            <w:tcW w:w="5528" w:type="dxa"/>
          </w:tcPr>
          <w:p w14:paraId="3F786BC5"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代金券专用，表示减免金额。（单位为分）</w:t>
            </w:r>
          </w:p>
        </w:tc>
      </w:tr>
      <w:tr w:rsidR="006E28C0" w:rsidRPr="008937AB" w14:paraId="2D07A37E" w14:textId="77777777" w:rsidTr="008937AB">
        <w:trPr>
          <w:trHeight w:val="267"/>
        </w:trPr>
        <w:tc>
          <w:tcPr>
            <w:tcW w:w="2802" w:type="dxa"/>
          </w:tcPr>
          <w:p w14:paraId="555F6ADE"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打折额度</w:t>
            </w:r>
          </w:p>
        </w:tc>
        <w:tc>
          <w:tcPr>
            <w:tcW w:w="3260" w:type="dxa"/>
          </w:tcPr>
          <w:p w14:paraId="48939A58"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F_</w:t>
            </w:r>
            <w:r w:rsidRPr="008937AB">
              <w:rPr>
                <w:rFonts w:ascii="Microsoft YaHei UI" w:eastAsia="Microsoft YaHei UI" w:hAnsi="Microsoft YaHei UI" w:hint="eastAsia"/>
                <w:strike/>
                <w:color w:val="353535"/>
                <w:szCs w:val="21"/>
              </w:rPr>
              <w:t>Discount NULL</w:t>
            </w:r>
          </w:p>
        </w:tc>
        <w:tc>
          <w:tcPr>
            <w:tcW w:w="1701" w:type="dxa"/>
          </w:tcPr>
          <w:p w14:paraId="6194F7AF"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strike/>
                <w:color w:val="353535"/>
                <w:szCs w:val="21"/>
              </w:rPr>
              <w:t>I</w:t>
            </w:r>
            <w:r w:rsidRPr="008937AB">
              <w:rPr>
                <w:rFonts w:ascii="Microsoft YaHei UI" w:eastAsia="Microsoft YaHei UI" w:hAnsi="Microsoft YaHei UI" w:hint="eastAsia"/>
                <w:strike/>
                <w:color w:val="353535"/>
                <w:szCs w:val="21"/>
              </w:rPr>
              <w:t>nt</w:t>
            </w:r>
          </w:p>
        </w:tc>
        <w:tc>
          <w:tcPr>
            <w:tcW w:w="1276" w:type="dxa"/>
          </w:tcPr>
          <w:p w14:paraId="2AEEECFC" w14:textId="77777777" w:rsidR="006E28C0" w:rsidRPr="008937AB" w:rsidRDefault="006E28C0" w:rsidP="008937AB">
            <w:pPr>
              <w:jc w:val="left"/>
              <w:rPr>
                <w:rFonts w:ascii="等线" w:hAnsi="等线" w:cs="Times New Roman"/>
                <w:strike/>
              </w:rPr>
            </w:pPr>
            <w:r w:rsidRPr="008937AB">
              <w:rPr>
                <w:rFonts w:ascii="等线" w:hAnsi="等线" w:cs="Times New Roman" w:hint="eastAsia"/>
                <w:strike/>
              </w:rPr>
              <w:t>0</w:t>
            </w:r>
          </w:p>
        </w:tc>
        <w:tc>
          <w:tcPr>
            <w:tcW w:w="5528" w:type="dxa"/>
          </w:tcPr>
          <w:p w14:paraId="2B06556B" w14:textId="77777777" w:rsidR="006E28C0" w:rsidRPr="008937AB" w:rsidRDefault="006E28C0" w:rsidP="008937AB">
            <w:pPr>
              <w:jc w:val="left"/>
              <w:rPr>
                <w:rFonts w:ascii="Microsoft YaHei UI" w:eastAsia="Microsoft YaHei UI" w:hAnsi="Microsoft YaHei UI"/>
                <w:strike/>
                <w:color w:val="353535"/>
                <w:szCs w:val="21"/>
              </w:rPr>
            </w:pPr>
            <w:r w:rsidRPr="008937AB">
              <w:rPr>
                <w:rFonts w:ascii="Microsoft YaHei UI" w:eastAsia="Microsoft YaHei UI" w:hAnsi="Microsoft YaHei UI" w:hint="eastAsia"/>
                <w:strike/>
                <w:color w:val="353535"/>
                <w:szCs w:val="21"/>
              </w:rPr>
              <w:t>折扣券专用，表示打折额度（百分比）。填30就是七折。</w:t>
            </w:r>
          </w:p>
        </w:tc>
      </w:tr>
    </w:tbl>
    <w:p w14:paraId="1917E667" w14:textId="77777777" w:rsidR="006E28C0" w:rsidRPr="0065141F" w:rsidRDefault="006E28C0" w:rsidP="006E28C0"/>
    <w:p w14:paraId="44EEB7CA" w14:textId="77777777" w:rsidR="006E28C0" w:rsidRPr="000A57B7" w:rsidRDefault="006E28C0" w:rsidP="006E28C0">
      <w:pPr>
        <w:pStyle w:val="5"/>
        <w:rPr>
          <w:strike/>
        </w:rPr>
      </w:pPr>
      <w:r>
        <w:rPr>
          <w:rFonts w:hint="eastAsia"/>
        </w:rPr>
        <w:t>微</w:t>
      </w:r>
      <w:r w:rsidRPr="000A57B7">
        <w:rPr>
          <w:rFonts w:hint="eastAsia"/>
          <w:strike/>
        </w:rPr>
        <w:t>信优惠券数据</w:t>
      </w:r>
      <w:r w:rsidRPr="000A57B7">
        <w:rPr>
          <w:rFonts w:hint="eastAsia"/>
          <w:strike/>
        </w:rPr>
        <w:t xml:space="preserve"> T_WxCoupon</w:t>
      </w:r>
      <w:r w:rsidRPr="000A57B7">
        <w:rPr>
          <w:strike/>
        </w:rPr>
        <w:t>Base</w:t>
      </w:r>
      <w:r w:rsidRPr="000A57B7">
        <w:rPr>
          <w:rFonts w:hint="eastAsia"/>
          <w:strike/>
        </w:rPr>
        <w:t>I</w:t>
      </w:r>
      <w:r w:rsidRPr="000A57B7">
        <w:rPr>
          <w:strike/>
        </w:rPr>
        <w:t>nfo</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3260"/>
        <w:gridCol w:w="1701"/>
        <w:gridCol w:w="1276"/>
        <w:gridCol w:w="5528"/>
      </w:tblGrid>
      <w:tr w:rsidR="006E28C0" w:rsidRPr="000A57B7" w14:paraId="754A6CD1" w14:textId="77777777" w:rsidTr="008937AB">
        <w:trPr>
          <w:trHeight w:val="255"/>
        </w:trPr>
        <w:tc>
          <w:tcPr>
            <w:tcW w:w="2802" w:type="dxa"/>
            <w:shd w:val="clear" w:color="auto" w:fill="FF0000"/>
          </w:tcPr>
          <w:p w14:paraId="150D86F8"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数据项</w:t>
            </w:r>
          </w:p>
        </w:tc>
        <w:tc>
          <w:tcPr>
            <w:tcW w:w="3260" w:type="dxa"/>
            <w:shd w:val="clear" w:color="auto" w:fill="FF0000"/>
          </w:tcPr>
          <w:p w14:paraId="42FF8F9E"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SQL</w:t>
            </w:r>
            <w:r w:rsidRPr="000A57B7">
              <w:rPr>
                <w:rFonts w:ascii="等线" w:hAnsi="等线" w:cs="Times New Roman"/>
                <w:strike/>
                <w:color w:val="FFFFFF"/>
              </w:rPr>
              <w:t xml:space="preserve"> field</w:t>
            </w:r>
          </w:p>
        </w:tc>
        <w:tc>
          <w:tcPr>
            <w:tcW w:w="1701" w:type="dxa"/>
            <w:shd w:val="clear" w:color="auto" w:fill="FF0000"/>
          </w:tcPr>
          <w:p w14:paraId="61356ABA"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Type</w:t>
            </w:r>
          </w:p>
        </w:tc>
        <w:tc>
          <w:tcPr>
            <w:tcW w:w="1276" w:type="dxa"/>
            <w:shd w:val="clear" w:color="auto" w:fill="FF0000"/>
          </w:tcPr>
          <w:p w14:paraId="594C429A"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默认值</w:t>
            </w:r>
          </w:p>
        </w:tc>
        <w:tc>
          <w:tcPr>
            <w:tcW w:w="5528" w:type="dxa"/>
            <w:shd w:val="clear" w:color="auto" w:fill="FF0000"/>
          </w:tcPr>
          <w:p w14:paraId="5DA3F066" w14:textId="77777777" w:rsidR="006E28C0" w:rsidRPr="000A57B7" w:rsidRDefault="006E28C0" w:rsidP="008937AB">
            <w:pPr>
              <w:jc w:val="left"/>
              <w:rPr>
                <w:rFonts w:ascii="等线" w:hAnsi="等线" w:cs="Times New Roman"/>
                <w:strike/>
                <w:color w:val="FFFFFF"/>
              </w:rPr>
            </w:pPr>
            <w:r w:rsidRPr="000A57B7">
              <w:rPr>
                <w:rFonts w:ascii="等线" w:hAnsi="等线" w:cs="Times New Roman" w:hint="eastAsia"/>
                <w:strike/>
                <w:color w:val="FFFFFF"/>
              </w:rPr>
              <w:t>说明</w:t>
            </w:r>
            <w:r w:rsidRPr="000A57B7">
              <w:rPr>
                <w:rFonts w:ascii="等线" w:hAnsi="等线" w:cs="Times New Roman" w:hint="eastAsia"/>
                <w:strike/>
                <w:color w:val="FFFFFF"/>
              </w:rPr>
              <w:t>/</w:t>
            </w:r>
            <w:r w:rsidRPr="000A57B7">
              <w:rPr>
                <w:rFonts w:ascii="等线" w:hAnsi="等线" w:cs="Times New Roman" w:hint="eastAsia"/>
                <w:strike/>
                <w:color w:val="FFFFFF"/>
              </w:rPr>
              <w:t>限制</w:t>
            </w:r>
            <w:r w:rsidRPr="000A57B7">
              <w:rPr>
                <w:rFonts w:ascii="等线" w:hAnsi="等线" w:cs="Times New Roman" w:hint="eastAsia"/>
                <w:strike/>
                <w:color w:val="FFFFFF"/>
              </w:rPr>
              <w:t>/</w:t>
            </w:r>
            <w:r w:rsidRPr="000A57B7">
              <w:rPr>
                <w:rFonts w:ascii="等线" w:hAnsi="等线" w:cs="Times New Roman" w:hint="eastAsia"/>
                <w:strike/>
                <w:color w:val="FFFFFF"/>
              </w:rPr>
              <w:t>规则</w:t>
            </w:r>
          </w:p>
        </w:tc>
      </w:tr>
      <w:tr w:rsidR="006E28C0" w:rsidRPr="000A57B7" w14:paraId="6A73E60C" w14:textId="77777777" w:rsidTr="008937AB">
        <w:trPr>
          <w:trHeight w:val="267"/>
        </w:trPr>
        <w:tc>
          <w:tcPr>
            <w:tcW w:w="2802" w:type="dxa"/>
          </w:tcPr>
          <w:p w14:paraId="433D801E"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序号</w:t>
            </w:r>
          </w:p>
        </w:tc>
        <w:tc>
          <w:tcPr>
            <w:tcW w:w="3260" w:type="dxa"/>
          </w:tcPr>
          <w:p w14:paraId="2968D1D9"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rFonts w:ascii="等线" w:hAnsi="等线" w:cs="Times New Roman"/>
                <w:strike/>
              </w:rPr>
              <w:t>ID</w:t>
            </w:r>
          </w:p>
        </w:tc>
        <w:tc>
          <w:tcPr>
            <w:tcW w:w="1701" w:type="dxa"/>
          </w:tcPr>
          <w:p w14:paraId="3547283B" w14:textId="77777777" w:rsidR="006E28C0" w:rsidRPr="000A57B7" w:rsidRDefault="006E28C0" w:rsidP="008937AB">
            <w:pPr>
              <w:jc w:val="left"/>
              <w:rPr>
                <w:rFonts w:ascii="等线" w:hAnsi="等线" w:cs="Times New Roman"/>
                <w:strike/>
              </w:rPr>
            </w:pPr>
          </w:p>
        </w:tc>
        <w:tc>
          <w:tcPr>
            <w:tcW w:w="1276" w:type="dxa"/>
          </w:tcPr>
          <w:p w14:paraId="05DF3455" w14:textId="77777777" w:rsidR="006E28C0" w:rsidRPr="000A57B7" w:rsidRDefault="006E28C0" w:rsidP="008937AB">
            <w:pPr>
              <w:jc w:val="left"/>
              <w:rPr>
                <w:rFonts w:ascii="等线" w:hAnsi="等线" w:cs="Times New Roman"/>
                <w:strike/>
              </w:rPr>
            </w:pPr>
          </w:p>
        </w:tc>
        <w:tc>
          <w:tcPr>
            <w:tcW w:w="5528" w:type="dxa"/>
          </w:tcPr>
          <w:p w14:paraId="5EE74CA3" w14:textId="77777777" w:rsidR="006E28C0" w:rsidRPr="000A57B7" w:rsidRDefault="006E28C0" w:rsidP="008937AB">
            <w:pPr>
              <w:jc w:val="left"/>
              <w:rPr>
                <w:rFonts w:ascii="等线" w:hAnsi="等线" w:cs="Times New Roman"/>
                <w:strike/>
              </w:rPr>
            </w:pPr>
          </w:p>
        </w:tc>
      </w:tr>
      <w:tr w:rsidR="006E28C0" w:rsidRPr="000A57B7" w14:paraId="166FEB12" w14:textId="77777777" w:rsidTr="008937AB">
        <w:trPr>
          <w:trHeight w:val="267"/>
        </w:trPr>
        <w:tc>
          <w:tcPr>
            <w:tcW w:w="2802" w:type="dxa"/>
          </w:tcPr>
          <w:p w14:paraId="7B4D5C95" w14:textId="77777777" w:rsidR="006E28C0" w:rsidRPr="000A57B7" w:rsidRDefault="006E28C0" w:rsidP="008937AB">
            <w:pPr>
              <w:jc w:val="left"/>
              <w:rPr>
                <w:rFonts w:ascii="Microsoft YaHei UI" w:eastAsia="Microsoft YaHei UI" w:hAnsi="Microsoft YaHei UI"/>
                <w:strike/>
                <w:color w:val="353535"/>
                <w:szCs w:val="21"/>
              </w:rPr>
            </w:pPr>
          </w:p>
        </w:tc>
        <w:tc>
          <w:tcPr>
            <w:tcW w:w="3260" w:type="dxa"/>
          </w:tcPr>
          <w:p w14:paraId="61E5B47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w:t>
            </w:r>
            <w:r w:rsidRPr="000A57B7">
              <w:rPr>
                <w:strike/>
              </w:rPr>
              <w:t xml:space="preserve"> </w:t>
            </w:r>
            <w:r w:rsidRPr="000A57B7">
              <w:rPr>
                <w:rFonts w:ascii="Microsoft YaHei UI" w:eastAsia="Microsoft YaHei UI" w:hAnsi="Microsoft YaHei UI"/>
                <w:strike/>
                <w:color w:val="353535"/>
                <w:szCs w:val="21"/>
              </w:rPr>
              <w:t>Coupon</w:t>
            </w:r>
            <w:r w:rsidRPr="000A57B7">
              <w:rPr>
                <w:rFonts w:ascii="Microsoft YaHei UI" w:eastAsia="Microsoft YaHei UI" w:hAnsi="Microsoft YaHei UI" w:hint="eastAsia"/>
                <w:strike/>
                <w:color w:val="353535"/>
                <w:szCs w:val="21"/>
              </w:rPr>
              <w:t>DetailID</w:t>
            </w:r>
          </w:p>
        </w:tc>
        <w:tc>
          <w:tcPr>
            <w:tcW w:w="1701" w:type="dxa"/>
          </w:tcPr>
          <w:p w14:paraId="444A230F" w14:textId="77777777" w:rsidR="006E28C0" w:rsidRPr="000A57B7" w:rsidRDefault="006E28C0" w:rsidP="008937AB">
            <w:pPr>
              <w:jc w:val="left"/>
              <w:rPr>
                <w:rFonts w:ascii="Microsoft YaHei UI" w:eastAsia="Microsoft YaHei UI" w:hAnsi="Microsoft YaHei UI"/>
                <w:strike/>
                <w:color w:val="353535"/>
                <w:szCs w:val="21"/>
              </w:rPr>
            </w:pPr>
          </w:p>
        </w:tc>
        <w:tc>
          <w:tcPr>
            <w:tcW w:w="1276" w:type="dxa"/>
          </w:tcPr>
          <w:p w14:paraId="6B2FD5C1" w14:textId="77777777" w:rsidR="006E28C0" w:rsidRPr="000A57B7" w:rsidRDefault="006E28C0" w:rsidP="008937AB">
            <w:pPr>
              <w:jc w:val="left"/>
              <w:rPr>
                <w:rFonts w:ascii="等线" w:hAnsi="等线" w:cs="Times New Roman"/>
                <w:strike/>
              </w:rPr>
            </w:pPr>
          </w:p>
        </w:tc>
        <w:tc>
          <w:tcPr>
            <w:tcW w:w="5528" w:type="dxa"/>
          </w:tcPr>
          <w:p w14:paraId="25284F1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外键</w:t>
            </w:r>
          </w:p>
        </w:tc>
      </w:tr>
      <w:tr w:rsidR="006E28C0" w:rsidRPr="000A57B7" w14:paraId="118DF471" w14:textId="77777777" w:rsidTr="008937AB">
        <w:trPr>
          <w:trHeight w:val="267"/>
        </w:trPr>
        <w:tc>
          <w:tcPr>
            <w:tcW w:w="2802" w:type="dxa"/>
          </w:tcPr>
          <w:p w14:paraId="5E99DBB7"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卡券的商户logo</w:t>
            </w:r>
          </w:p>
        </w:tc>
        <w:tc>
          <w:tcPr>
            <w:tcW w:w="3260" w:type="dxa"/>
          </w:tcPr>
          <w:p w14:paraId="4F8EF4F0" w14:textId="77777777" w:rsidR="006E28C0" w:rsidRPr="000A57B7" w:rsidRDefault="006E28C0" w:rsidP="008937AB">
            <w:pPr>
              <w:jc w:val="left"/>
              <w:rPr>
                <w:strike/>
              </w:rPr>
            </w:pPr>
            <w:r w:rsidRPr="000A57B7">
              <w:rPr>
                <w:rFonts w:ascii="等线" w:hAnsi="等线" w:cs="Times New Roman" w:hint="eastAsia"/>
                <w:strike/>
              </w:rPr>
              <w:t>F_</w:t>
            </w:r>
            <w:r w:rsidRPr="000A57B7">
              <w:rPr>
                <w:rFonts w:ascii="Microsoft YaHei UI" w:eastAsia="Microsoft YaHei UI" w:hAnsi="Microsoft YaHei UI" w:hint="eastAsia"/>
                <w:strike/>
                <w:color w:val="353535"/>
                <w:szCs w:val="21"/>
              </w:rPr>
              <w:t xml:space="preserve">LogoUrl  </w:t>
            </w:r>
            <w:r w:rsidRPr="000A57B7">
              <w:rPr>
                <w:strike/>
              </w:rPr>
              <w:t>NOT NULL</w:t>
            </w:r>
          </w:p>
          <w:p w14:paraId="3A5785E3"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r w:rsidRPr="000A57B7">
              <w:rPr>
                <w:strike/>
                <w:shd w:val="clear" w:color="auto" w:fill="FF0000"/>
              </w:rPr>
              <w:t>logo_url</w:t>
            </w:r>
          </w:p>
        </w:tc>
        <w:tc>
          <w:tcPr>
            <w:tcW w:w="1701" w:type="dxa"/>
          </w:tcPr>
          <w:p w14:paraId="4AB8221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1501ABC6" w14:textId="77777777" w:rsidR="006E28C0" w:rsidRPr="000A57B7" w:rsidRDefault="006E28C0" w:rsidP="008937AB">
            <w:pPr>
              <w:jc w:val="left"/>
              <w:rPr>
                <w:rFonts w:ascii="等线" w:hAnsi="等线" w:cs="Times New Roman"/>
                <w:strike/>
              </w:rPr>
            </w:pPr>
          </w:p>
        </w:tc>
        <w:tc>
          <w:tcPr>
            <w:tcW w:w="5528" w:type="dxa"/>
          </w:tcPr>
          <w:p w14:paraId="7C277A5B"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卡券的商户logo，建议像素为300*300。</w:t>
            </w:r>
            <w:r w:rsidRPr="000A57B7">
              <w:rPr>
                <w:rFonts w:ascii="等线" w:hAnsi="等线" w:cs="Times New Roman" w:hint="eastAsia"/>
                <w:strike/>
              </w:rPr>
              <w:t>即公司表的从表的子商户</w:t>
            </w:r>
            <w:r w:rsidRPr="000A57B7">
              <w:rPr>
                <w:rFonts w:ascii="等线" w:hAnsi="等线" w:cs="Times New Roman" w:hint="eastAsia"/>
                <w:strike/>
              </w:rPr>
              <w:t>logo</w:t>
            </w:r>
          </w:p>
        </w:tc>
      </w:tr>
      <w:tr w:rsidR="006E28C0" w:rsidRPr="000A57B7" w14:paraId="1B336307" w14:textId="77777777" w:rsidTr="008937AB">
        <w:trPr>
          <w:trHeight w:val="267"/>
        </w:trPr>
        <w:tc>
          <w:tcPr>
            <w:tcW w:w="2802" w:type="dxa"/>
          </w:tcPr>
          <w:p w14:paraId="0DE73E70"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码型</w:t>
            </w:r>
          </w:p>
        </w:tc>
        <w:tc>
          <w:tcPr>
            <w:tcW w:w="3260" w:type="dxa"/>
          </w:tcPr>
          <w:p w14:paraId="7B5308AE" w14:textId="77777777" w:rsidR="006E28C0" w:rsidRPr="000A57B7" w:rsidRDefault="006E28C0" w:rsidP="008937AB">
            <w:pPr>
              <w:jc w:val="left"/>
              <w:rPr>
                <w:strike/>
              </w:rPr>
            </w:pPr>
            <w:r w:rsidRPr="000A57B7">
              <w:rPr>
                <w:rFonts w:ascii="等线" w:hAnsi="等线" w:cs="Times New Roman" w:hint="eastAsia"/>
                <w:strike/>
              </w:rPr>
              <w:t>F_</w:t>
            </w:r>
            <w:r w:rsidRPr="000A57B7">
              <w:rPr>
                <w:rFonts w:ascii="Microsoft YaHei UI" w:eastAsia="Microsoft YaHei UI" w:hAnsi="Microsoft YaHei UI" w:hint="eastAsia"/>
                <w:strike/>
                <w:color w:val="353535"/>
                <w:szCs w:val="21"/>
              </w:rPr>
              <w:t xml:space="preserve">CodeType  </w:t>
            </w:r>
            <w:r w:rsidRPr="000A57B7">
              <w:rPr>
                <w:strike/>
              </w:rPr>
              <w:t>NOT NULL</w:t>
            </w:r>
          </w:p>
          <w:p w14:paraId="3B80EBAE"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r w:rsidRPr="000A57B7">
              <w:rPr>
                <w:rFonts w:ascii="等线" w:hAnsi="等线" w:cs="Times New Roman"/>
                <w:strike/>
                <w:shd w:val="clear" w:color="auto" w:fill="FF0000"/>
              </w:rPr>
              <w:t>code_type</w:t>
            </w:r>
          </w:p>
        </w:tc>
        <w:tc>
          <w:tcPr>
            <w:tcW w:w="1701" w:type="dxa"/>
          </w:tcPr>
          <w:p w14:paraId="5BDE3E6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(30)</w:t>
            </w:r>
          </w:p>
        </w:tc>
        <w:tc>
          <w:tcPr>
            <w:tcW w:w="1276" w:type="dxa"/>
          </w:tcPr>
          <w:p w14:paraId="780D37EE" w14:textId="77777777" w:rsidR="006E28C0" w:rsidRPr="000A57B7" w:rsidRDefault="006E28C0" w:rsidP="008937AB">
            <w:pPr>
              <w:jc w:val="left"/>
              <w:rPr>
                <w:rFonts w:ascii="等线" w:hAnsi="等线" w:cs="Times New Roman"/>
                <w:strike/>
              </w:rPr>
            </w:pPr>
          </w:p>
        </w:tc>
        <w:tc>
          <w:tcPr>
            <w:tcW w:w="5528" w:type="dxa"/>
          </w:tcPr>
          <w:p w14:paraId="2E2793FB" w14:textId="77777777" w:rsidR="006E28C0" w:rsidRPr="000A57B7" w:rsidRDefault="006E28C0" w:rsidP="008937AB">
            <w:pPr>
              <w:spacing w:line="240" w:lineRule="atLeast"/>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码型： "CODE_TYPE_TEXT"文 本 ； "CODE_TYPE_BARCODE"一维码  </w:t>
            </w:r>
          </w:p>
          <w:p w14:paraId="3F64DB07" w14:textId="77777777" w:rsidR="006E28C0" w:rsidRPr="000A57B7" w:rsidRDefault="006E28C0" w:rsidP="008937AB">
            <w:pPr>
              <w:spacing w:line="240" w:lineRule="atLeast"/>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"CODE_TYPE_QRCODE"二维码 "CODE_TYPE_ONLY_QRCODE",二维码无code显示； "CODE_TYPE_ONLY_BARCODE",一维码无code显示；CODE_TYPE_NONE， 不显示code和条形码类型 </w:t>
            </w:r>
          </w:p>
        </w:tc>
      </w:tr>
      <w:tr w:rsidR="006E28C0" w:rsidRPr="000A57B7" w14:paraId="03618E4A" w14:textId="77777777" w:rsidTr="008937AB">
        <w:trPr>
          <w:trHeight w:val="267"/>
        </w:trPr>
        <w:tc>
          <w:tcPr>
            <w:tcW w:w="2802" w:type="dxa"/>
            <w:shd w:val="clear" w:color="auto" w:fill="auto"/>
          </w:tcPr>
          <w:p w14:paraId="1D6AC1F6"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商户名字</w:t>
            </w:r>
          </w:p>
        </w:tc>
        <w:tc>
          <w:tcPr>
            <w:tcW w:w="3260" w:type="dxa"/>
            <w:shd w:val="clear" w:color="auto" w:fill="auto"/>
          </w:tcPr>
          <w:p w14:paraId="239FB99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 xml:space="preserve">F_BrandName  </w:t>
            </w:r>
            <w:r w:rsidRPr="000A57B7">
              <w:rPr>
                <w:rFonts w:ascii="等线" w:hAnsi="等线" w:cs="Times New Roman"/>
                <w:strike/>
              </w:rPr>
              <w:t>NOT NULL</w:t>
            </w:r>
          </w:p>
          <w:p w14:paraId="41A054D6"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r w:rsidRPr="000A57B7">
              <w:rPr>
                <w:rFonts w:ascii="等线" w:hAnsi="等线" w:cs="Times New Roman"/>
                <w:strike/>
                <w:shd w:val="clear" w:color="auto" w:fill="FF0000"/>
              </w:rPr>
              <w:t>brand_name</w:t>
            </w:r>
          </w:p>
        </w:tc>
        <w:tc>
          <w:tcPr>
            <w:tcW w:w="1701" w:type="dxa"/>
            <w:shd w:val="clear" w:color="auto" w:fill="auto"/>
          </w:tcPr>
          <w:p w14:paraId="3EE3744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w:t>
            </w:r>
          </w:p>
        </w:tc>
        <w:tc>
          <w:tcPr>
            <w:tcW w:w="1276" w:type="dxa"/>
            <w:shd w:val="clear" w:color="auto" w:fill="auto"/>
          </w:tcPr>
          <w:p w14:paraId="36F190A7" w14:textId="77777777" w:rsidR="006E28C0" w:rsidRPr="000A57B7" w:rsidRDefault="006E28C0" w:rsidP="008937AB">
            <w:pPr>
              <w:jc w:val="left"/>
              <w:rPr>
                <w:rFonts w:ascii="等线" w:hAnsi="等线" w:cs="Times New Roman"/>
                <w:strike/>
              </w:rPr>
            </w:pPr>
          </w:p>
        </w:tc>
        <w:tc>
          <w:tcPr>
            <w:tcW w:w="5528" w:type="dxa"/>
            <w:shd w:val="clear" w:color="auto" w:fill="auto"/>
          </w:tcPr>
          <w:p w14:paraId="6C4738F9"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商户名字</w:t>
            </w:r>
            <w:r w:rsidRPr="000A57B7">
              <w:rPr>
                <w:rFonts w:ascii="等线" w:hAnsi="等线" w:cs="Times New Roman" w:hint="eastAsia"/>
                <w:strike/>
              </w:rPr>
              <w:t>,</w:t>
            </w:r>
            <w:r w:rsidRPr="000A57B7">
              <w:rPr>
                <w:rFonts w:ascii="等线" w:hAnsi="等线" w:cs="Times New Roman" w:hint="eastAsia"/>
                <w:strike/>
              </w:rPr>
              <w:t>字数上限为</w:t>
            </w:r>
            <w:r w:rsidRPr="000A57B7">
              <w:rPr>
                <w:rFonts w:ascii="等线" w:hAnsi="等线" w:cs="Times New Roman" w:hint="eastAsia"/>
                <w:strike/>
              </w:rPr>
              <w:t>12</w:t>
            </w:r>
            <w:r w:rsidRPr="000A57B7">
              <w:rPr>
                <w:rFonts w:ascii="等线" w:hAnsi="等线" w:cs="Times New Roman" w:hint="eastAsia"/>
                <w:strike/>
              </w:rPr>
              <w:t>个汉字。</w:t>
            </w:r>
            <w:bookmarkStart w:id="309" w:name="OLE_LINK180"/>
            <w:bookmarkStart w:id="310" w:name="OLE_LINK181"/>
            <w:r w:rsidRPr="000A57B7">
              <w:rPr>
                <w:rFonts w:ascii="等线" w:hAnsi="等线" w:cs="Times New Roman" w:hint="eastAsia"/>
                <w:strike/>
              </w:rPr>
              <w:t>即公司表的从表的子商户名称</w:t>
            </w:r>
            <w:bookmarkEnd w:id="309"/>
            <w:bookmarkEnd w:id="310"/>
          </w:p>
        </w:tc>
      </w:tr>
      <w:tr w:rsidR="006E28C0" w:rsidRPr="000A57B7" w14:paraId="3110DD4A" w14:textId="77777777" w:rsidTr="008937AB">
        <w:trPr>
          <w:trHeight w:val="255"/>
        </w:trPr>
        <w:tc>
          <w:tcPr>
            <w:tcW w:w="2802" w:type="dxa"/>
          </w:tcPr>
          <w:p w14:paraId="509C5AAA"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卡券名</w:t>
            </w:r>
          </w:p>
        </w:tc>
        <w:tc>
          <w:tcPr>
            <w:tcW w:w="3260" w:type="dxa"/>
          </w:tcPr>
          <w:p w14:paraId="194F04ED"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rFonts w:ascii="Microsoft YaHei UI" w:eastAsia="Microsoft YaHei UI" w:hAnsi="Microsoft YaHei UI" w:hint="eastAsia"/>
                <w:strike/>
                <w:color w:val="353535"/>
                <w:szCs w:val="21"/>
              </w:rPr>
              <w:t>Title</w:t>
            </w:r>
            <w:r w:rsidRPr="000A57B7">
              <w:rPr>
                <w:rFonts w:ascii="等线" w:hAnsi="等线" w:cs="Times New Roman" w:hint="eastAsia"/>
                <w:strike/>
              </w:rPr>
              <w:t xml:space="preserve">  </w:t>
            </w:r>
            <w:r w:rsidRPr="000A57B7">
              <w:rPr>
                <w:rFonts w:ascii="等线" w:hAnsi="等线" w:cs="Times New Roman"/>
                <w:strike/>
              </w:rPr>
              <w:t>NOT NULL</w:t>
            </w:r>
          </w:p>
        </w:tc>
        <w:tc>
          <w:tcPr>
            <w:tcW w:w="1701" w:type="dxa"/>
          </w:tcPr>
          <w:p w14:paraId="077CB16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（9）</w:t>
            </w:r>
          </w:p>
        </w:tc>
        <w:tc>
          <w:tcPr>
            <w:tcW w:w="1276" w:type="dxa"/>
          </w:tcPr>
          <w:p w14:paraId="55AF2DFC" w14:textId="77777777" w:rsidR="006E28C0" w:rsidRPr="000A57B7" w:rsidRDefault="006E28C0" w:rsidP="008937AB">
            <w:pPr>
              <w:jc w:val="left"/>
              <w:rPr>
                <w:rFonts w:ascii="等线" w:hAnsi="等线" w:cs="Times New Roman"/>
                <w:strike/>
              </w:rPr>
            </w:pPr>
          </w:p>
        </w:tc>
        <w:tc>
          <w:tcPr>
            <w:tcW w:w="5528" w:type="dxa"/>
          </w:tcPr>
          <w:p w14:paraId="3C840DC4"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卡券名，字数上限为9个汉字。(建议涵盖卡券属性、服务及金额)。</w:t>
            </w:r>
          </w:p>
        </w:tc>
      </w:tr>
      <w:tr w:rsidR="006E28C0" w:rsidRPr="000A57B7" w14:paraId="116C7048" w14:textId="77777777" w:rsidTr="008937AB">
        <w:trPr>
          <w:trHeight w:val="255"/>
        </w:trPr>
        <w:tc>
          <w:tcPr>
            <w:tcW w:w="2802" w:type="dxa"/>
          </w:tcPr>
          <w:p w14:paraId="6F06257D"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券颜色</w:t>
            </w:r>
          </w:p>
        </w:tc>
        <w:tc>
          <w:tcPr>
            <w:tcW w:w="3260" w:type="dxa"/>
          </w:tcPr>
          <w:p w14:paraId="59D922C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F_C</w:t>
            </w:r>
            <w:r w:rsidRPr="000A57B7">
              <w:rPr>
                <w:rFonts w:ascii="Microsoft YaHei UI" w:eastAsia="Microsoft YaHei UI" w:hAnsi="Microsoft YaHei UI" w:hint="eastAsia"/>
                <w:strike/>
                <w:color w:val="353535"/>
                <w:szCs w:val="21"/>
              </w:rPr>
              <w:t>olor</w:t>
            </w:r>
            <w:r w:rsidRPr="000A57B7">
              <w:rPr>
                <w:rFonts w:ascii="等线" w:hAnsi="等线" w:cs="Times New Roman" w:hint="eastAsia"/>
                <w:strike/>
              </w:rPr>
              <w:t xml:space="preserve">   </w:t>
            </w:r>
            <w:r w:rsidRPr="000A57B7">
              <w:rPr>
                <w:rFonts w:ascii="等线" w:hAnsi="等线" w:cs="Times New Roman"/>
                <w:strike/>
              </w:rPr>
              <w:t>NOT NULL</w:t>
            </w:r>
          </w:p>
        </w:tc>
        <w:tc>
          <w:tcPr>
            <w:tcW w:w="1701" w:type="dxa"/>
          </w:tcPr>
          <w:p w14:paraId="7A18C5A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（16）</w:t>
            </w:r>
          </w:p>
        </w:tc>
        <w:tc>
          <w:tcPr>
            <w:tcW w:w="1276" w:type="dxa"/>
          </w:tcPr>
          <w:p w14:paraId="23634D78" w14:textId="77777777" w:rsidR="006E28C0" w:rsidRPr="000A57B7" w:rsidRDefault="006E28C0" w:rsidP="008937AB">
            <w:pPr>
              <w:jc w:val="left"/>
              <w:rPr>
                <w:rFonts w:ascii="等线" w:hAnsi="等线" w:cs="Times New Roman"/>
                <w:strike/>
              </w:rPr>
            </w:pPr>
          </w:p>
        </w:tc>
        <w:tc>
          <w:tcPr>
            <w:tcW w:w="5528" w:type="dxa"/>
          </w:tcPr>
          <w:p w14:paraId="339FB841"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 xml:space="preserve">券颜色。按色彩规范标注填写Color010-Color100。 </w:t>
            </w:r>
          </w:p>
        </w:tc>
      </w:tr>
      <w:tr w:rsidR="006E28C0" w:rsidRPr="000A57B7" w14:paraId="1B206C46" w14:textId="77777777" w:rsidTr="008937AB">
        <w:trPr>
          <w:trHeight w:val="267"/>
        </w:trPr>
        <w:tc>
          <w:tcPr>
            <w:tcW w:w="2802" w:type="dxa"/>
          </w:tcPr>
          <w:p w14:paraId="081C2565"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卡券使用提醒</w:t>
            </w:r>
          </w:p>
        </w:tc>
        <w:tc>
          <w:tcPr>
            <w:tcW w:w="3260" w:type="dxa"/>
          </w:tcPr>
          <w:p w14:paraId="3AD33FC0"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rFonts w:ascii="Microsoft YaHei UI" w:eastAsia="Microsoft YaHei UI" w:hAnsi="Microsoft YaHei UI"/>
                <w:strike/>
                <w:color w:val="353535"/>
                <w:szCs w:val="21"/>
              </w:rPr>
              <w:t>N</w:t>
            </w:r>
            <w:r w:rsidRPr="000A57B7">
              <w:rPr>
                <w:rFonts w:ascii="Microsoft YaHei UI" w:eastAsia="Microsoft YaHei UI" w:hAnsi="Microsoft YaHei UI" w:hint="eastAsia"/>
                <w:strike/>
                <w:color w:val="353535"/>
                <w:szCs w:val="21"/>
              </w:rPr>
              <w:t xml:space="preserve">otice  </w:t>
            </w:r>
            <w:r w:rsidRPr="000A57B7">
              <w:rPr>
                <w:rFonts w:ascii="等线" w:hAnsi="等线" w:cs="Times New Roman"/>
                <w:strike/>
              </w:rPr>
              <w:t>NOT NULL</w:t>
            </w:r>
          </w:p>
        </w:tc>
        <w:tc>
          <w:tcPr>
            <w:tcW w:w="1701" w:type="dxa"/>
          </w:tcPr>
          <w:p w14:paraId="55417B1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（16）</w:t>
            </w:r>
          </w:p>
        </w:tc>
        <w:tc>
          <w:tcPr>
            <w:tcW w:w="1276" w:type="dxa"/>
          </w:tcPr>
          <w:p w14:paraId="4C1C3976" w14:textId="77777777" w:rsidR="006E28C0" w:rsidRPr="000A57B7" w:rsidRDefault="006E28C0" w:rsidP="008937AB">
            <w:pPr>
              <w:jc w:val="left"/>
              <w:rPr>
                <w:rFonts w:ascii="等线" w:hAnsi="等线" w:cs="Times New Roman"/>
                <w:strike/>
              </w:rPr>
            </w:pPr>
          </w:p>
        </w:tc>
        <w:tc>
          <w:tcPr>
            <w:tcW w:w="5528" w:type="dxa"/>
          </w:tcPr>
          <w:p w14:paraId="71D5335D"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卡券使用提醒，字数上限为16个汉字。</w:t>
            </w:r>
          </w:p>
        </w:tc>
      </w:tr>
      <w:tr w:rsidR="006E28C0" w:rsidRPr="000A57B7" w14:paraId="5F85E0DD" w14:textId="77777777" w:rsidTr="008937AB">
        <w:trPr>
          <w:trHeight w:val="267"/>
        </w:trPr>
        <w:tc>
          <w:tcPr>
            <w:tcW w:w="2802" w:type="dxa"/>
          </w:tcPr>
          <w:p w14:paraId="45E68C13"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卡券使用说明</w:t>
            </w:r>
          </w:p>
        </w:tc>
        <w:tc>
          <w:tcPr>
            <w:tcW w:w="3260" w:type="dxa"/>
          </w:tcPr>
          <w:p w14:paraId="38989C28"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rFonts w:ascii="Microsoft YaHei UI" w:eastAsia="Microsoft YaHei UI" w:hAnsi="Microsoft YaHei UI"/>
                <w:strike/>
                <w:color w:val="353535"/>
                <w:szCs w:val="21"/>
              </w:rPr>
              <w:t>D</w:t>
            </w:r>
            <w:r w:rsidRPr="000A57B7">
              <w:rPr>
                <w:rFonts w:ascii="Microsoft YaHei UI" w:eastAsia="Microsoft YaHei UI" w:hAnsi="Microsoft YaHei UI" w:hint="eastAsia"/>
                <w:strike/>
                <w:color w:val="353535"/>
                <w:szCs w:val="21"/>
              </w:rPr>
              <w:t xml:space="preserve">escription  </w:t>
            </w:r>
            <w:r w:rsidRPr="000A57B7">
              <w:rPr>
                <w:rFonts w:ascii="等线" w:hAnsi="等线" w:cs="Times New Roman"/>
                <w:strike/>
              </w:rPr>
              <w:t>NOT NULL</w:t>
            </w:r>
          </w:p>
        </w:tc>
        <w:tc>
          <w:tcPr>
            <w:tcW w:w="1701" w:type="dxa"/>
          </w:tcPr>
          <w:p w14:paraId="51AB698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（1024）</w:t>
            </w:r>
          </w:p>
        </w:tc>
        <w:tc>
          <w:tcPr>
            <w:tcW w:w="1276" w:type="dxa"/>
          </w:tcPr>
          <w:p w14:paraId="37FCF07C" w14:textId="77777777" w:rsidR="006E28C0" w:rsidRPr="000A57B7" w:rsidRDefault="006E28C0" w:rsidP="008937AB">
            <w:pPr>
              <w:jc w:val="left"/>
              <w:rPr>
                <w:rFonts w:ascii="等线" w:hAnsi="等线" w:cs="Times New Roman"/>
                <w:strike/>
              </w:rPr>
            </w:pPr>
          </w:p>
        </w:tc>
        <w:tc>
          <w:tcPr>
            <w:tcW w:w="5528" w:type="dxa"/>
          </w:tcPr>
          <w:p w14:paraId="7DA2899A"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卡券使用说明，字数上限为1024个汉字。</w:t>
            </w:r>
          </w:p>
        </w:tc>
      </w:tr>
      <w:tr w:rsidR="006E28C0" w:rsidRPr="000A57B7" w14:paraId="5068AAC8" w14:textId="77777777" w:rsidTr="008937AB">
        <w:trPr>
          <w:trHeight w:val="255"/>
        </w:trPr>
        <w:tc>
          <w:tcPr>
            <w:tcW w:w="2802" w:type="dxa"/>
            <w:shd w:val="clear" w:color="auto" w:fill="auto"/>
          </w:tcPr>
          <w:p w14:paraId="2E106B4F"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商品信息。</w:t>
            </w:r>
          </w:p>
        </w:tc>
        <w:tc>
          <w:tcPr>
            <w:tcW w:w="3260" w:type="dxa"/>
            <w:shd w:val="clear" w:color="auto" w:fill="auto"/>
          </w:tcPr>
          <w:p w14:paraId="46F17430"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rFonts w:ascii="Microsoft YaHei UI" w:eastAsia="Microsoft YaHei UI" w:hAnsi="Microsoft YaHei UI"/>
                <w:strike/>
                <w:color w:val="353535"/>
                <w:szCs w:val="21"/>
              </w:rPr>
              <w:t>S</w:t>
            </w:r>
            <w:r w:rsidRPr="000A57B7">
              <w:rPr>
                <w:rFonts w:ascii="Microsoft YaHei UI" w:eastAsia="Microsoft YaHei UI" w:hAnsi="Microsoft YaHei UI" w:hint="eastAsia"/>
                <w:strike/>
                <w:color w:val="353535"/>
                <w:szCs w:val="21"/>
              </w:rPr>
              <w:t xml:space="preserve">ku </w:t>
            </w:r>
            <w:r w:rsidRPr="000A57B7">
              <w:rPr>
                <w:rFonts w:ascii="等线" w:hAnsi="等线" w:cs="Times New Roman"/>
                <w:strike/>
              </w:rPr>
              <w:t>NOT NULL</w:t>
            </w:r>
          </w:p>
          <w:p w14:paraId="38034202"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:sku</w:t>
            </w:r>
          </w:p>
        </w:tc>
        <w:tc>
          <w:tcPr>
            <w:tcW w:w="1701" w:type="dxa"/>
            <w:shd w:val="clear" w:color="auto" w:fill="auto"/>
          </w:tcPr>
          <w:p w14:paraId="70082821"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JSON结构</w:t>
            </w:r>
          </w:p>
        </w:tc>
        <w:tc>
          <w:tcPr>
            <w:tcW w:w="1276" w:type="dxa"/>
            <w:shd w:val="clear" w:color="auto" w:fill="auto"/>
          </w:tcPr>
          <w:p w14:paraId="03F87F4A" w14:textId="77777777" w:rsidR="006E28C0" w:rsidRPr="000A57B7" w:rsidRDefault="006E28C0" w:rsidP="008937AB">
            <w:pPr>
              <w:jc w:val="left"/>
              <w:rPr>
                <w:rFonts w:ascii="等线" w:hAnsi="等线" w:cs="Times New Roman"/>
                <w:strike/>
              </w:rPr>
            </w:pPr>
          </w:p>
        </w:tc>
        <w:tc>
          <w:tcPr>
            <w:tcW w:w="5528" w:type="dxa"/>
            <w:shd w:val="clear" w:color="auto" w:fill="auto"/>
          </w:tcPr>
          <w:p w14:paraId="6F37F2C0"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商品信息。</w:t>
            </w:r>
          </w:p>
        </w:tc>
      </w:tr>
      <w:tr w:rsidR="006E28C0" w:rsidRPr="000A57B7" w14:paraId="52FB324E" w14:textId="77777777" w:rsidTr="008937AB">
        <w:trPr>
          <w:trHeight w:val="255"/>
        </w:trPr>
        <w:tc>
          <w:tcPr>
            <w:tcW w:w="2802" w:type="dxa"/>
          </w:tcPr>
          <w:p w14:paraId="5A6C9E6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S</w:t>
            </w:r>
            <w:r w:rsidRPr="000A57B7">
              <w:rPr>
                <w:rFonts w:ascii="Microsoft YaHei UI" w:eastAsia="Microsoft YaHei UI" w:hAnsi="Microsoft YaHei UI" w:hint="eastAsia"/>
                <w:strike/>
                <w:color w:val="353535"/>
                <w:szCs w:val="21"/>
              </w:rPr>
              <w:t>ku表ID</w:t>
            </w:r>
          </w:p>
        </w:tc>
        <w:tc>
          <w:tcPr>
            <w:tcW w:w="3260" w:type="dxa"/>
          </w:tcPr>
          <w:p w14:paraId="14050CBE" w14:textId="77777777" w:rsidR="006E28C0" w:rsidRPr="000A57B7" w:rsidRDefault="006E28C0" w:rsidP="008937AB">
            <w:pPr>
              <w:jc w:val="left"/>
              <w:rPr>
                <w:rFonts w:ascii="等线" w:hAnsi="等线" w:cs="Times New Roman"/>
                <w:strike/>
              </w:rPr>
            </w:pPr>
            <w:r w:rsidRPr="000A57B7">
              <w:rPr>
                <w:rFonts w:ascii="等线" w:hAnsi="等线" w:cs="Times New Roman" w:hint="eastAsia"/>
                <w:bCs/>
                <w:strike/>
              </w:rPr>
              <w:t>F_</w:t>
            </w:r>
            <w:r w:rsidRPr="000A57B7">
              <w:rPr>
                <w:rFonts w:ascii="等线" w:hAnsi="等线" w:cs="Times New Roman"/>
                <w:bCs/>
                <w:strike/>
              </w:rPr>
              <w:t>Sku</w:t>
            </w:r>
            <w:r w:rsidRPr="000A57B7">
              <w:rPr>
                <w:rFonts w:ascii="等线" w:hAnsi="等线" w:cs="Times New Roman" w:hint="eastAsia"/>
                <w:bCs/>
                <w:strike/>
              </w:rPr>
              <w:t>ID</w:t>
            </w:r>
          </w:p>
        </w:tc>
        <w:tc>
          <w:tcPr>
            <w:tcW w:w="1701" w:type="dxa"/>
          </w:tcPr>
          <w:p w14:paraId="20C6812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r w:rsidRPr="000A57B7">
              <w:rPr>
                <w:rFonts w:ascii="Microsoft YaHei UI" w:eastAsia="Microsoft YaHei UI" w:hAnsi="Microsoft YaHei UI"/>
                <w:strike/>
                <w:color w:val="353535"/>
                <w:szCs w:val="21"/>
              </w:rPr>
              <w:t xml:space="preserve"> null</w:t>
            </w:r>
          </w:p>
        </w:tc>
        <w:tc>
          <w:tcPr>
            <w:tcW w:w="1276" w:type="dxa"/>
          </w:tcPr>
          <w:p w14:paraId="7A55B4D8" w14:textId="77777777" w:rsidR="006E28C0" w:rsidRPr="000A57B7" w:rsidRDefault="006E28C0" w:rsidP="008937AB">
            <w:pPr>
              <w:jc w:val="left"/>
              <w:rPr>
                <w:rFonts w:ascii="等线" w:hAnsi="等线" w:cs="Times New Roman"/>
                <w:strike/>
              </w:rPr>
            </w:pPr>
          </w:p>
        </w:tc>
        <w:tc>
          <w:tcPr>
            <w:tcW w:w="5528" w:type="dxa"/>
          </w:tcPr>
          <w:p w14:paraId="4507B017"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外键</w:t>
            </w:r>
          </w:p>
        </w:tc>
      </w:tr>
      <w:tr w:rsidR="006E28C0" w:rsidRPr="000A57B7" w14:paraId="0550CBB4" w14:textId="77777777" w:rsidTr="008937AB">
        <w:trPr>
          <w:trHeight w:val="255"/>
        </w:trPr>
        <w:tc>
          <w:tcPr>
            <w:tcW w:w="2802" w:type="dxa"/>
          </w:tcPr>
          <w:p w14:paraId="09C5ACE9"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使用日期</w:t>
            </w:r>
          </w:p>
        </w:tc>
        <w:tc>
          <w:tcPr>
            <w:tcW w:w="3260" w:type="dxa"/>
          </w:tcPr>
          <w:p w14:paraId="7F872090"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rFonts w:ascii="Microsoft YaHei UI" w:eastAsia="Microsoft YaHei UI" w:hAnsi="Microsoft YaHei UI" w:hint="eastAsia"/>
                <w:strike/>
                <w:color w:val="353535"/>
                <w:szCs w:val="21"/>
              </w:rPr>
              <w:t>DateInfo</w:t>
            </w:r>
            <w:r w:rsidRPr="000A57B7">
              <w:rPr>
                <w:rFonts w:ascii="等线" w:hAnsi="等线" w:cs="Times New Roman"/>
                <w:strike/>
              </w:rPr>
              <w:t xml:space="preserve"> </w:t>
            </w:r>
            <w:r w:rsidRPr="000A57B7">
              <w:rPr>
                <w:rFonts w:ascii="等线" w:hAnsi="等线" w:cs="Times New Roman" w:hint="eastAsia"/>
                <w:strike/>
              </w:rPr>
              <w:t xml:space="preserve"> </w:t>
            </w:r>
            <w:r w:rsidRPr="000A57B7">
              <w:rPr>
                <w:rFonts w:ascii="等线" w:hAnsi="等线" w:cs="Times New Roman"/>
                <w:strike/>
              </w:rPr>
              <w:t>NOT NULL</w:t>
            </w:r>
          </w:p>
          <w:p w14:paraId="7DF91DCF"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:date_info</w:t>
            </w:r>
          </w:p>
        </w:tc>
        <w:tc>
          <w:tcPr>
            <w:tcW w:w="1701" w:type="dxa"/>
          </w:tcPr>
          <w:p w14:paraId="58F984CF"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JSON结构</w:t>
            </w:r>
          </w:p>
        </w:tc>
        <w:tc>
          <w:tcPr>
            <w:tcW w:w="1276" w:type="dxa"/>
          </w:tcPr>
          <w:p w14:paraId="7768E7B7" w14:textId="77777777" w:rsidR="006E28C0" w:rsidRPr="000A57B7" w:rsidRDefault="006E28C0" w:rsidP="008937AB">
            <w:pPr>
              <w:jc w:val="left"/>
              <w:rPr>
                <w:rFonts w:ascii="等线" w:hAnsi="等线" w:cs="Times New Roman"/>
                <w:strike/>
              </w:rPr>
            </w:pPr>
          </w:p>
        </w:tc>
        <w:tc>
          <w:tcPr>
            <w:tcW w:w="5528" w:type="dxa"/>
          </w:tcPr>
          <w:p w14:paraId="0E8E549D" w14:textId="77777777" w:rsidR="006E28C0" w:rsidRPr="000A57B7" w:rsidRDefault="006E28C0" w:rsidP="008937AB">
            <w:pPr>
              <w:jc w:val="left"/>
              <w:rPr>
                <w:rFonts w:ascii="等线" w:hAnsi="等线" w:cs="Times New Roman"/>
                <w:strike/>
              </w:rPr>
            </w:pPr>
            <w:r w:rsidRPr="000A57B7">
              <w:rPr>
                <w:rFonts w:ascii="Microsoft YaHei UI" w:eastAsia="Microsoft YaHei UI" w:hAnsi="Microsoft YaHei UI" w:hint="eastAsia"/>
                <w:strike/>
                <w:color w:val="353535"/>
                <w:szCs w:val="21"/>
              </w:rPr>
              <w:t>使用日期，有效期的信息。</w:t>
            </w:r>
          </w:p>
        </w:tc>
      </w:tr>
      <w:tr w:rsidR="006E28C0" w:rsidRPr="000A57B7" w14:paraId="47D60E18" w14:textId="77777777" w:rsidTr="008937AB">
        <w:trPr>
          <w:trHeight w:val="255"/>
        </w:trPr>
        <w:tc>
          <w:tcPr>
            <w:tcW w:w="2802" w:type="dxa"/>
          </w:tcPr>
          <w:p w14:paraId="07A3628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strike/>
              </w:rPr>
              <w:t>DateInfo</w:t>
            </w:r>
            <w:r w:rsidRPr="000A57B7">
              <w:rPr>
                <w:rFonts w:ascii="等线" w:hAnsi="等线" w:cs="Times New Roman" w:hint="eastAsia"/>
                <w:strike/>
              </w:rPr>
              <w:t>表</w:t>
            </w:r>
            <w:r w:rsidRPr="000A57B7">
              <w:rPr>
                <w:rFonts w:ascii="等线" w:hAnsi="等线" w:cs="Times New Roman" w:hint="eastAsia"/>
                <w:strike/>
              </w:rPr>
              <w:t>ID</w:t>
            </w:r>
          </w:p>
        </w:tc>
        <w:tc>
          <w:tcPr>
            <w:tcW w:w="3260" w:type="dxa"/>
          </w:tcPr>
          <w:p w14:paraId="2206A57D"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F_</w:t>
            </w:r>
            <w:r w:rsidRPr="000A57B7">
              <w:rPr>
                <w:strike/>
              </w:rPr>
              <w:t xml:space="preserve"> </w:t>
            </w:r>
            <w:r w:rsidRPr="000A57B7">
              <w:rPr>
                <w:rFonts w:ascii="等线" w:hAnsi="等线" w:cs="Times New Roman"/>
                <w:strike/>
              </w:rPr>
              <w:t>DateInfo</w:t>
            </w:r>
            <w:r w:rsidRPr="000A57B7">
              <w:rPr>
                <w:rFonts w:ascii="等线" w:hAnsi="等线" w:cs="Times New Roman" w:hint="eastAsia"/>
                <w:strike/>
              </w:rPr>
              <w:t>ID</w:t>
            </w:r>
          </w:p>
        </w:tc>
        <w:tc>
          <w:tcPr>
            <w:tcW w:w="1701" w:type="dxa"/>
          </w:tcPr>
          <w:p w14:paraId="74076FD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r w:rsidRPr="000A57B7">
              <w:rPr>
                <w:rFonts w:ascii="Microsoft YaHei UI" w:eastAsia="Microsoft YaHei UI" w:hAnsi="Microsoft YaHei UI"/>
                <w:strike/>
                <w:color w:val="353535"/>
                <w:szCs w:val="21"/>
              </w:rPr>
              <w:t xml:space="preserve"> null</w:t>
            </w:r>
          </w:p>
        </w:tc>
        <w:tc>
          <w:tcPr>
            <w:tcW w:w="1276" w:type="dxa"/>
          </w:tcPr>
          <w:p w14:paraId="5C5A9D97" w14:textId="77777777" w:rsidR="006E28C0" w:rsidRPr="000A57B7" w:rsidRDefault="006E28C0" w:rsidP="008937AB">
            <w:pPr>
              <w:jc w:val="left"/>
              <w:rPr>
                <w:rFonts w:ascii="等线" w:hAnsi="等线" w:cs="Times New Roman"/>
                <w:strike/>
              </w:rPr>
            </w:pPr>
          </w:p>
        </w:tc>
        <w:tc>
          <w:tcPr>
            <w:tcW w:w="5528" w:type="dxa"/>
          </w:tcPr>
          <w:p w14:paraId="1B5C87E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外键</w:t>
            </w:r>
          </w:p>
        </w:tc>
      </w:tr>
      <w:tr w:rsidR="006E28C0" w:rsidRPr="000A57B7" w14:paraId="5D8C0C0C" w14:textId="77777777" w:rsidTr="008937AB">
        <w:trPr>
          <w:trHeight w:val="255"/>
        </w:trPr>
        <w:tc>
          <w:tcPr>
            <w:tcW w:w="2802" w:type="dxa"/>
          </w:tcPr>
          <w:p w14:paraId="79E7878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是否自定义Code码</w:t>
            </w:r>
          </w:p>
        </w:tc>
        <w:tc>
          <w:tcPr>
            <w:tcW w:w="3260" w:type="dxa"/>
          </w:tcPr>
          <w:p w14:paraId="4246696F"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rPr>
              <w:t>F_</w:t>
            </w:r>
            <w:r w:rsidRPr="000A57B7">
              <w:rPr>
                <w:rFonts w:ascii="Microsoft YaHei UI" w:eastAsia="Microsoft YaHei UI" w:hAnsi="Microsoft YaHei UI" w:hint="eastAsia"/>
                <w:strike/>
                <w:color w:val="353535"/>
                <w:szCs w:val="21"/>
              </w:rPr>
              <w:t>UseCustomCode  NULL</w:t>
            </w:r>
          </w:p>
          <w:p w14:paraId="22478DAF"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highlight w:val="red"/>
                <w:shd w:val="clear" w:color="auto" w:fill="FF0000"/>
              </w:rPr>
              <w:t>名</w:t>
            </w:r>
            <w:r w:rsidRPr="000A57B7">
              <w:rPr>
                <w:rFonts w:ascii="等线" w:hAnsi="等线" w:cs="Times New Roman" w:hint="eastAsia"/>
                <w:strike/>
                <w:shd w:val="clear" w:color="auto" w:fill="FF0000"/>
              </w:rPr>
              <w:t>:</w:t>
            </w:r>
            <w:r w:rsidRPr="000A57B7">
              <w:rPr>
                <w:rFonts w:ascii="等线" w:hAnsi="等线" w:cs="Times New Roman"/>
                <w:strike/>
                <w:shd w:val="clear" w:color="auto" w:fill="FF0000"/>
              </w:rPr>
              <w:t>use_custom_code</w:t>
            </w:r>
          </w:p>
        </w:tc>
        <w:tc>
          <w:tcPr>
            <w:tcW w:w="1701" w:type="dxa"/>
          </w:tcPr>
          <w:p w14:paraId="2E133B8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p>
        </w:tc>
        <w:tc>
          <w:tcPr>
            <w:tcW w:w="1276" w:type="dxa"/>
          </w:tcPr>
          <w:p w14:paraId="32E08D47" w14:textId="77777777" w:rsidR="006E28C0" w:rsidRPr="000A57B7" w:rsidRDefault="006E28C0" w:rsidP="008937AB">
            <w:pPr>
              <w:jc w:val="left"/>
              <w:rPr>
                <w:rFonts w:ascii="等线" w:hAnsi="等线" w:cs="Times New Roman"/>
                <w:strike/>
              </w:rPr>
            </w:pPr>
          </w:p>
        </w:tc>
        <w:tc>
          <w:tcPr>
            <w:tcW w:w="5528" w:type="dxa"/>
          </w:tcPr>
          <w:p w14:paraId="6B98BCB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值范围{0,1}是否自定义Code码 。填写true或false，默认为false。 通常自有优惠码系统的开发者选择 自定义Code码，并在卡券投放时带入 Code码，详情见 是否自定义Code码 。</w:t>
            </w:r>
          </w:p>
        </w:tc>
      </w:tr>
      <w:tr w:rsidR="006E28C0" w:rsidRPr="000A57B7" w14:paraId="3FF9C616" w14:textId="77777777" w:rsidTr="008937AB">
        <w:trPr>
          <w:trHeight w:val="255"/>
        </w:trPr>
        <w:tc>
          <w:tcPr>
            <w:tcW w:w="2802" w:type="dxa"/>
          </w:tcPr>
          <w:p w14:paraId="60B70D4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预存code模式</w:t>
            </w:r>
          </w:p>
        </w:tc>
        <w:tc>
          <w:tcPr>
            <w:tcW w:w="3260" w:type="dxa"/>
          </w:tcPr>
          <w:p w14:paraId="69859D0F"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rPr>
              <w:t>F_</w:t>
            </w:r>
            <w:r w:rsidRPr="000A57B7">
              <w:rPr>
                <w:rFonts w:ascii="Microsoft YaHei UI" w:eastAsia="Microsoft YaHei UI" w:hAnsi="Microsoft YaHei UI" w:hint="eastAsia"/>
                <w:strike/>
                <w:color w:val="353535"/>
                <w:szCs w:val="21"/>
              </w:rPr>
              <w:t>GetCustomCodeMode NULL</w:t>
            </w:r>
          </w:p>
          <w:p w14:paraId="45E725B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get_custom_code_mode</w:t>
            </w:r>
          </w:p>
        </w:tc>
        <w:tc>
          <w:tcPr>
            <w:tcW w:w="1701" w:type="dxa"/>
          </w:tcPr>
          <w:p w14:paraId="4F9F7C9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(32)</w:t>
            </w:r>
          </w:p>
        </w:tc>
        <w:tc>
          <w:tcPr>
            <w:tcW w:w="1276" w:type="dxa"/>
          </w:tcPr>
          <w:p w14:paraId="347C21F2" w14:textId="77777777" w:rsidR="006E28C0" w:rsidRPr="000A57B7" w:rsidRDefault="006E28C0" w:rsidP="008937AB">
            <w:pPr>
              <w:jc w:val="left"/>
              <w:rPr>
                <w:rFonts w:ascii="等线" w:hAnsi="等线" w:cs="Times New Roman"/>
                <w:strike/>
              </w:rPr>
            </w:pPr>
          </w:p>
        </w:tc>
        <w:tc>
          <w:tcPr>
            <w:tcW w:w="5528" w:type="dxa"/>
          </w:tcPr>
          <w:p w14:paraId="192F206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填入 GET_CUSTOM_CODE_MODE_DEPOSIT 表示该卡券为预存code模式卡券， 须导入超过库存数目的自定义code后方可投放， 填入该字段后，quantity字段须为0,须导入code 后再增加库存</w:t>
            </w:r>
          </w:p>
        </w:tc>
      </w:tr>
      <w:tr w:rsidR="006E28C0" w:rsidRPr="000A57B7" w14:paraId="592E9A02" w14:textId="77777777" w:rsidTr="008937AB">
        <w:trPr>
          <w:trHeight w:val="255"/>
        </w:trPr>
        <w:tc>
          <w:tcPr>
            <w:tcW w:w="2802" w:type="dxa"/>
          </w:tcPr>
          <w:p w14:paraId="6C31113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是否指定用户领取</w:t>
            </w:r>
          </w:p>
        </w:tc>
        <w:tc>
          <w:tcPr>
            <w:tcW w:w="3260" w:type="dxa"/>
          </w:tcPr>
          <w:p w14:paraId="316E089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F_BindOpenid NULL</w:t>
            </w:r>
          </w:p>
          <w:p w14:paraId="654BE603"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bind_openid</w:t>
            </w:r>
          </w:p>
        </w:tc>
        <w:tc>
          <w:tcPr>
            <w:tcW w:w="1701" w:type="dxa"/>
          </w:tcPr>
          <w:p w14:paraId="2BC3EF8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I</w:t>
            </w:r>
            <w:r w:rsidRPr="000A57B7">
              <w:rPr>
                <w:rFonts w:ascii="Microsoft YaHei UI" w:eastAsia="Microsoft YaHei UI" w:hAnsi="Microsoft YaHei UI" w:hint="eastAsia"/>
                <w:strike/>
                <w:color w:val="353535"/>
                <w:szCs w:val="21"/>
              </w:rPr>
              <w:t>nt</w:t>
            </w:r>
          </w:p>
        </w:tc>
        <w:tc>
          <w:tcPr>
            <w:tcW w:w="1276" w:type="dxa"/>
          </w:tcPr>
          <w:p w14:paraId="16C92A92" w14:textId="77777777" w:rsidR="006E28C0" w:rsidRPr="000A57B7" w:rsidRDefault="006E28C0" w:rsidP="008937AB">
            <w:pPr>
              <w:jc w:val="left"/>
              <w:rPr>
                <w:rFonts w:ascii="等线" w:hAnsi="等线" w:cs="Times New Roman"/>
                <w:strike/>
              </w:rPr>
            </w:pPr>
          </w:p>
        </w:tc>
        <w:tc>
          <w:tcPr>
            <w:tcW w:w="5528" w:type="dxa"/>
          </w:tcPr>
          <w:p w14:paraId="3E72E7A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值范围{0,1}是否指定用户领取，填写true或false 。默认为false。通常指定特殊用户群体 投放卡券或防止刷券时选择指定用户领取。</w:t>
            </w:r>
          </w:p>
        </w:tc>
      </w:tr>
      <w:tr w:rsidR="006E28C0" w:rsidRPr="000A57B7" w14:paraId="7AE17482" w14:textId="77777777" w:rsidTr="008937AB">
        <w:trPr>
          <w:trHeight w:val="255"/>
        </w:trPr>
        <w:tc>
          <w:tcPr>
            <w:tcW w:w="2802" w:type="dxa"/>
          </w:tcPr>
          <w:p w14:paraId="6BD7277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客服电话</w:t>
            </w:r>
          </w:p>
        </w:tc>
        <w:tc>
          <w:tcPr>
            <w:tcW w:w="3260" w:type="dxa"/>
          </w:tcPr>
          <w:p w14:paraId="38124A9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F_ServicePhone  NULL</w:t>
            </w:r>
          </w:p>
          <w:p w14:paraId="30C5340A"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service_phone</w:t>
            </w:r>
          </w:p>
        </w:tc>
        <w:tc>
          <w:tcPr>
            <w:tcW w:w="1701" w:type="dxa"/>
          </w:tcPr>
          <w:p w14:paraId="186A36A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（24）</w:t>
            </w:r>
          </w:p>
        </w:tc>
        <w:tc>
          <w:tcPr>
            <w:tcW w:w="1276" w:type="dxa"/>
          </w:tcPr>
          <w:p w14:paraId="3DBF8866" w14:textId="77777777" w:rsidR="006E28C0" w:rsidRPr="000A57B7" w:rsidRDefault="006E28C0" w:rsidP="008937AB">
            <w:pPr>
              <w:jc w:val="left"/>
              <w:rPr>
                <w:rFonts w:ascii="等线" w:hAnsi="等线" w:cs="Times New Roman"/>
                <w:strike/>
              </w:rPr>
            </w:pPr>
          </w:p>
        </w:tc>
        <w:tc>
          <w:tcPr>
            <w:tcW w:w="5528" w:type="dxa"/>
          </w:tcPr>
          <w:p w14:paraId="77E081D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客服电话。</w:t>
            </w:r>
          </w:p>
        </w:tc>
      </w:tr>
      <w:tr w:rsidR="006E28C0" w:rsidRPr="000A57B7" w14:paraId="0BA2BBF9" w14:textId="77777777" w:rsidTr="008937AB">
        <w:trPr>
          <w:trHeight w:val="255"/>
        </w:trPr>
        <w:tc>
          <w:tcPr>
            <w:tcW w:w="2802" w:type="dxa"/>
          </w:tcPr>
          <w:p w14:paraId="363F9EF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门店位置poiid</w:t>
            </w:r>
          </w:p>
        </w:tc>
        <w:tc>
          <w:tcPr>
            <w:tcW w:w="3260" w:type="dxa"/>
          </w:tcPr>
          <w:p w14:paraId="41C2D17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F_LocationIdList  NULL</w:t>
            </w:r>
          </w:p>
          <w:p w14:paraId="69EB54C4"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location_id_list</w:t>
            </w:r>
          </w:p>
        </w:tc>
        <w:tc>
          <w:tcPr>
            <w:tcW w:w="1701" w:type="dxa"/>
          </w:tcPr>
          <w:p w14:paraId="041FD16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A</w:t>
            </w:r>
            <w:r w:rsidRPr="000A57B7">
              <w:rPr>
                <w:rFonts w:ascii="Microsoft YaHei UI" w:eastAsia="Microsoft YaHei UI" w:hAnsi="Microsoft YaHei UI" w:hint="eastAsia"/>
                <w:strike/>
                <w:color w:val="353535"/>
                <w:szCs w:val="21"/>
              </w:rPr>
              <w:t>rray ???</w:t>
            </w:r>
          </w:p>
        </w:tc>
        <w:tc>
          <w:tcPr>
            <w:tcW w:w="1276" w:type="dxa"/>
          </w:tcPr>
          <w:p w14:paraId="53B1FD7E" w14:textId="77777777" w:rsidR="006E28C0" w:rsidRPr="000A57B7" w:rsidRDefault="006E28C0" w:rsidP="008937AB">
            <w:pPr>
              <w:jc w:val="left"/>
              <w:rPr>
                <w:rFonts w:ascii="等线" w:hAnsi="等线" w:cs="Times New Roman"/>
                <w:strike/>
              </w:rPr>
            </w:pPr>
          </w:p>
        </w:tc>
        <w:tc>
          <w:tcPr>
            <w:tcW w:w="5528" w:type="dxa"/>
          </w:tcPr>
          <w:p w14:paraId="6E569BC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门店位置poiid。 调用 POI门店管理接 口 获取门店位置poiid。具备线下门店 的商户为必填。 </w:t>
            </w:r>
          </w:p>
        </w:tc>
      </w:tr>
      <w:tr w:rsidR="006E28C0" w:rsidRPr="000A57B7" w14:paraId="7D7185C1" w14:textId="77777777" w:rsidTr="008937AB">
        <w:trPr>
          <w:trHeight w:val="255"/>
        </w:trPr>
        <w:tc>
          <w:tcPr>
            <w:tcW w:w="2802" w:type="dxa"/>
          </w:tcPr>
          <w:p w14:paraId="7D11E60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设置本卡券支持全部门店</w:t>
            </w:r>
          </w:p>
        </w:tc>
        <w:tc>
          <w:tcPr>
            <w:tcW w:w="3260" w:type="dxa"/>
          </w:tcPr>
          <w:p w14:paraId="32B322B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UseAllLocations  NULL</w:t>
            </w:r>
          </w:p>
          <w:p w14:paraId="1D48987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use_all_locations</w:t>
            </w:r>
          </w:p>
        </w:tc>
        <w:tc>
          <w:tcPr>
            <w:tcW w:w="1701" w:type="dxa"/>
          </w:tcPr>
          <w:p w14:paraId="050E8F2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1A95ED23" w14:textId="77777777" w:rsidR="006E28C0" w:rsidRPr="000A57B7" w:rsidRDefault="006E28C0" w:rsidP="008937AB">
            <w:pPr>
              <w:jc w:val="left"/>
              <w:rPr>
                <w:rFonts w:ascii="等线" w:hAnsi="等线" w:cs="Times New Roman"/>
                <w:strike/>
              </w:rPr>
            </w:pPr>
          </w:p>
        </w:tc>
        <w:tc>
          <w:tcPr>
            <w:tcW w:w="5528" w:type="dxa"/>
          </w:tcPr>
          <w:p w14:paraId="04B70CC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值范围{0,1}设置本卡券支持全部门店，与location_id_list互斥</w:t>
            </w:r>
          </w:p>
        </w:tc>
      </w:tr>
      <w:tr w:rsidR="006E28C0" w:rsidRPr="000A57B7" w14:paraId="3A0E9432" w14:textId="77777777" w:rsidTr="008937AB">
        <w:trPr>
          <w:trHeight w:val="255"/>
        </w:trPr>
        <w:tc>
          <w:tcPr>
            <w:tcW w:w="2802" w:type="dxa"/>
          </w:tcPr>
          <w:p w14:paraId="0725330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卡券顶部居中的按钮</w:t>
            </w:r>
          </w:p>
        </w:tc>
        <w:tc>
          <w:tcPr>
            <w:tcW w:w="3260" w:type="dxa"/>
          </w:tcPr>
          <w:p w14:paraId="39244FF7"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F_CenterTitle  NULL</w:t>
            </w:r>
          </w:p>
          <w:p w14:paraId="411C933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center_title</w:t>
            </w:r>
          </w:p>
        </w:tc>
        <w:tc>
          <w:tcPr>
            <w:tcW w:w="1701" w:type="dxa"/>
          </w:tcPr>
          <w:p w14:paraId="00479E3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（18）</w:t>
            </w:r>
          </w:p>
        </w:tc>
        <w:tc>
          <w:tcPr>
            <w:tcW w:w="1276" w:type="dxa"/>
          </w:tcPr>
          <w:p w14:paraId="568C53AE" w14:textId="77777777" w:rsidR="006E28C0" w:rsidRPr="000A57B7" w:rsidRDefault="006E28C0" w:rsidP="008937AB">
            <w:pPr>
              <w:jc w:val="left"/>
              <w:rPr>
                <w:rFonts w:ascii="等线" w:hAnsi="等线" w:cs="Times New Roman"/>
                <w:strike/>
              </w:rPr>
            </w:pPr>
          </w:p>
        </w:tc>
        <w:tc>
          <w:tcPr>
            <w:tcW w:w="5528" w:type="dxa"/>
          </w:tcPr>
          <w:p w14:paraId="6073158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卡券顶部居中的按钮，仅在卡券状 态正常(可以核销)时显示  </w:t>
            </w:r>
          </w:p>
        </w:tc>
      </w:tr>
      <w:tr w:rsidR="006E28C0" w:rsidRPr="000A57B7" w14:paraId="6DDDFDCA" w14:textId="77777777" w:rsidTr="008937AB">
        <w:trPr>
          <w:trHeight w:val="255"/>
        </w:trPr>
        <w:tc>
          <w:tcPr>
            <w:tcW w:w="2802" w:type="dxa"/>
          </w:tcPr>
          <w:p w14:paraId="5C58111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显示在入口下方的提示语</w:t>
            </w:r>
          </w:p>
        </w:tc>
        <w:tc>
          <w:tcPr>
            <w:tcW w:w="3260" w:type="dxa"/>
          </w:tcPr>
          <w:p w14:paraId="399376E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F_CenterSubTitle  NULL</w:t>
            </w:r>
          </w:p>
          <w:p w14:paraId="6945E29F"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center_sub_title</w:t>
            </w:r>
          </w:p>
        </w:tc>
        <w:tc>
          <w:tcPr>
            <w:tcW w:w="1701" w:type="dxa"/>
          </w:tcPr>
          <w:p w14:paraId="3913D20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（24）</w:t>
            </w:r>
          </w:p>
        </w:tc>
        <w:tc>
          <w:tcPr>
            <w:tcW w:w="1276" w:type="dxa"/>
          </w:tcPr>
          <w:p w14:paraId="486CBEA4" w14:textId="77777777" w:rsidR="006E28C0" w:rsidRPr="000A57B7" w:rsidRDefault="006E28C0" w:rsidP="008937AB">
            <w:pPr>
              <w:jc w:val="left"/>
              <w:rPr>
                <w:rFonts w:ascii="等线" w:hAnsi="等线" w:cs="Times New Roman"/>
                <w:strike/>
              </w:rPr>
            </w:pPr>
          </w:p>
        </w:tc>
        <w:tc>
          <w:tcPr>
            <w:tcW w:w="5528" w:type="dxa"/>
          </w:tcPr>
          <w:p w14:paraId="0EDA759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显示在入口下方的提示语 ，仅在卡券状态正常(可以核销)时显示。 </w:t>
            </w:r>
          </w:p>
        </w:tc>
      </w:tr>
      <w:tr w:rsidR="006E28C0" w:rsidRPr="000A57B7" w14:paraId="05F6080A" w14:textId="77777777" w:rsidTr="008937AB">
        <w:trPr>
          <w:trHeight w:val="255"/>
        </w:trPr>
        <w:tc>
          <w:tcPr>
            <w:tcW w:w="2802" w:type="dxa"/>
          </w:tcPr>
          <w:p w14:paraId="785E29B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顶部居中的url</w:t>
            </w:r>
          </w:p>
        </w:tc>
        <w:tc>
          <w:tcPr>
            <w:tcW w:w="3260" w:type="dxa"/>
          </w:tcPr>
          <w:p w14:paraId="4F732AB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F_CenterUrl  NULL</w:t>
            </w:r>
          </w:p>
          <w:p w14:paraId="103ABB93"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center_url</w:t>
            </w:r>
          </w:p>
        </w:tc>
        <w:tc>
          <w:tcPr>
            <w:tcW w:w="1701" w:type="dxa"/>
          </w:tcPr>
          <w:p w14:paraId="383AAB0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3DBF0C78" w14:textId="77777777" w:rsidR="006E28C0" w:rsidRPr="000A57B7" w:rsidRDefault="006E28C0" w:rsidP="008937AB">
            <w:pPr>
              <w:jc w:val="left"/>
              <w:rPr>
                <w:rFonts w:ascii="等线" w:hAnsi="等线" w:cs="Times New Roman"/>
                <w:strike/>
              </w:rPr>
            </w:pPr>
          </w:p>
        </w:tc>
        <w:tc>
          <w:tcPr>
            <w:tcW w:w="5528" w:type="dxa"/>
          </w:tcPr>
          <w:p w14:paraId="654E3FE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顶部居中的url ，仅在卡券状态正常(可以核销)时显示。</w:t>
            </w:r>
          </w:p>
        </w:tc>
      </w:tr>
      <w:tr w:rsidR="006E28C0" w:rsidRPr="000A57B7" w14:paraId="1C9381F5" w14:textId="77777777" w:rsidTr="008937AB">
        <w:trPr>
          <w:trHeight w:val="255"/>
        </w:trPr>
        <w:tc>
          <w:tcPr>
            <w:tcW w:w="2802" w:type="dxa"/>
          </w:tcPr>
          <w:p w14:paraId="4A9F24E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卡券跳转的小程序的user_name</w:t>
            </w:r>
          </w:p>
        </w:tc>
        <w:tc>
          <w:tcPr>
            <w:tcW w:w="3260" w:type="dxa"/>
          </w:tcPr>
          <w:p w14:paraId="565861E7"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F_CenterAppBrandUserName  NULL</w:t>
            </w:r>
          </w:p>
          <w:p w14:paraId="17B0B18A"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center_app_brand_user_name</w:t>
            </w:r>
          </w:p>
        </w:tc>
        <w:tc>
          <w:tcPr>
            <w:tcW w:w="1701" w:type="dxa"/>
          </w:tcPr>
          <w:p w14:paraId="7097ADB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05EFE9E6" w14:textId="77777777" w:rsidR="006E28C0" w:rsidRPr="000A57B7" w:rsidRDefault="006E28C0" w:rsidP="008937AB">
            <w:pPr>
              <w:jc w:val="left"/>
              <w:rPr>
                <w:rFonts w:ascii="等线" w:hAnsi="等线" w:cs="Times New Roman"/>
                <w:strike/>
              </w:rPr>
            </w:pPr>
          </w:p>
        </w:tc>
        <w:tc>
          <w:tcPr>
            <w:tcW w:w="5528" w:type="dxa"/>
          </w:tcPr>
          <w:p w14:paraId="5FECDAD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卡券跳转的小程序的user_name，仅可跳转该 公众号绑定的小程序 </w:t>
            </w:r>
          </w:p>
        </w:tc>
      </w:tr>
      <w:tr w:rsidR="006E28C0" w:rsidRPr="000A57B7" w14:paraId="10899C59" w14:textId="77777777" w:rsidTr="008937AB">
        <w:trPr>
          <w:trHeight w:val="255"/>
        </w:trPr>
        <w:tc>
          <w:tcPr>
            <w:tcW w:w="2802" w:type="dxa"/>
          </w:tcPr>
          <w:p w14:paraId="61ED5B6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c>
          <w:tcPr>
            <w:tcW w:w="3260" w:type="dxa"/>
          </w:tcPr>
          <w:p w14:paraId="69D8A8F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F_CenterAppBrandPass  NULL</w:t>
            </w:r>
          </w:p>
          <w:p w14:paraId="37D6825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center_app_brand_pass</w:t>
            </w:r>
          </w:p>
        </w:tc>
        <w:tc>
          <w:tcPr>
            <w:tcW w:w="1701" w:type="dxa"/>
          </w:tcPr>
          <w:p w14:paraId="3B540EF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22CDEF45" w14:textId="77777777" w:rsidR="006E28C0" w:rsidRPr="000A57B7" w:rsidRDefault="006E28C0" w:rsidP="008937AB">
            <w:pPr>
              <w:jc w:val="left"/>
              <w:rPr>
                <w:rFonts w:ascii="等线" w:hAnsi="等线" w:cs="Times New Roman"/>
                <w:strike/>
              </w:rPr>
            </w:pPr>
          </w:p>
        </w:tc>
        <w:tc>
          <w:tcPr>
            <w:tcW w:w="5528" w:type="dxa"/>
          </w:tcPr>
          <w:p w14:paraId="5160FAF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r>
      <w:tr w:rsidR="006E28C0" w:rsidRPr="000A57B7" w14:paraId="17D32764" w14:textId="77777777" w:rsidTr="008937AB">
        <w:trPr>
          <w:trHeight w:val="255"/>
        </w:trPr>
        <w:tc>
          <w:tcPr>
            <w:tcW w:w="2802" w:type="dxa"/>
          </w:tcPr>
          <w:p w14:paraId="0A3FAD0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自定义跳转外链的入口名字。</w:t>
            </w:r>
          </w:p>
        </w:tc>
        <w:tc>
          <w:tcPr>
            <w:tcW w:w="3260" w:type="dxa"/>
          </w:tcPr>
          <w:p w14:paraId="47DE470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F_CustomUrlName  NULL</w:t>
            </w:r>
          </w:p>
          <w:p w14:paraId="3556BA3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custom_url_name</w:t>
            </w:r>
          </w:p>
        </w:tc>
        <w:tc>
          <w:tcPr>
            <w:tcW w:w="1701" w:type="dxa"/>
          </w:tcPr>
          <w:p w14:paraId="5B31D8E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（15）</w:t>
            </w:r>
          </w:p>
        </w:tc>
        <w:tc>
          <w:tcPr>
            <w:tcW w:w="1276" w:type="dxa"/>
          </w:tcPr>
          <w:p w14:paraId="225B9786" w14:textId="77777777" w:rsidR="006E28C0" w:rsidRPr="000A57B7" w:rsidRDefault="006E28C0" w:rsidP="008937AB">
            <w:pPr>
              <w:jc w:val="left"/>
              <w:rPr>
                <w:rFonts w:ascii="等线" w:hAnsi="等线" w:cs="Times New Roman"/>
                <w:strike/>
              </w:rPr>
            </w:pPr>
          </w:p>
        </w:tc>
        <w:tc>
          <w:tcPr>
            <w:tcW w:w="5528" w:type="dxa"/>
          </w:tcPr>
          <w:p w14:paraId="2ED0B597"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自定义跳转外链的入口名字。 </w:t>
            </w:r>
          </w:p>
        </w:tc>
      </w:tr>
      <w:tr w:rsidR="006E28C0" w:rsidRPr="000A57B7" w14:paraId="6317F2D8" w14:textId="77777777" w:rsidTr="008937AB">
        <w:trPr>
          <w:trHeight w:val="255"/>
        </w:trPr>
        <w:tc>
          <w:tcPr>
            <w:tcW w:w="2802" w:type="dxa"/>
          </w:tcPr>
          <w:p w14:paraId="1A9AF06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自定义跳转的URL。</w:t>
            </w:r>
          </w:p>
        </w:tc>
        <w:tc>
          <w:tcPr>
            <w:tcW w:w="3260" w:type="dxa"/>
          </w:tcPr>
          <w:p w14:paraId="4504BD4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F_CustomUrl  NULL</w:t>
            </w:r>
          </w:p>
          <w:p w14:paraId="61DD8F2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custom_url</w:t>
            </w:r>
          </w:p>
        </w:tc>
        <w:tc>
          <w:tcPr>
            <w:tcW w:w="1701" w:type="dxa"/>
          </w:tcPr>
          <w:p w14:paraId="0BC8AC0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2C7C1D26" w14:textId="77777777" w:rsidR="006E28C0" w:rsidRPr="000A57B7" w:rsidRDefault="006E28C0" w:rsidP="008937AB">
            <w:pPr>
              <w:jc w:val="left"/>
              <w:rPr>
                <w:rFonts w:ascii="等线" w:hAnsi="等线" w:cs="Times New Roman"/>
                <w:strike/>
              </w:rPr>
            </w:pPr>
          </w:p>
        </w:tc>
        <w:tc>
          <w:tcPr>
            <w:tcW w:w="5528" w:type="dxa"/>
          </w:tcPr>
          <w:p w14:paraId="307712C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自定义跳转的URL。</w:t>
            </w:r>
          </w:p>
        </w:tc>
      </w:tr>
      <w:tr w:rsidR="006E28C0" w:rsidRPr="000A57B7" w14:paraId="29A48740" w14:textId="77777777" w:rsidTr="008937AB">
        <w:trPr>
          <w:trHeight w:val="255"/>
        </w:trPr>
        <w:tc>
          <w:tcPr>
            <w:tcW w:w="2802" w:type="dxa"/>
          </w:tcPr>
          <w:p w14:paraId="28CC3C2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显示在入口右侧的提示语。</w:t>
            </w:r>
          </w:p>
        </w:tc>
        <w:tc>
          <w:tcPr>
            <w:tcW w:w="3260" w:type="dxa"/>
          </w:tcPr>
          <w:p w14:paraId="3E2CB5C1"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F_CustomUrlSubTitle  NULL</w:t>
            </w:r>
          </w:p>
          <w:p w14:paraId="5445842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custom_url_sub_title</w:t>
            </w:r>
          </w:p>
        </w:tc>
        <w:tc>
          <w:tcPr>
            <w:tcW w:w="1701" w:type="dxa"/>
          </w:tcPr>
          <w:p w14:paraId="09ECB51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（18）</w:t>
            </w:r>
          </w:p>
        </w:tc>
        <w:tc>
          <w:tcPr>
            <w:tcW w:w="1276" w:type="dxa"/>
          </w:tcPr>
          <w:p w14:paraId="58EC587F" w14:textId="77777777" w:rsidR="006E28C0" w:rsidRPr="000A57B7" w:rsidRDefault="006E28C0" w:rsidP="008937AB">
            <w:pPr>
              <w:jc w:val="left"/>
              <w:rPr>
                <w:rFonts w:ascii="等线" w:hAnsi="等线" w:cs="Times New Roman"/>
                <w:strike/>
              </w:rPr>
            </w:pPr>
          </w:p>
        </w:tc>
        <w:tc>
          <w:tcPr>
            <w:tcW w:w="5528" w:type="dxa"/>
          </w:tcPr>
          <w:p w14:paraId="7E0BE6D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显示在入口右侧的提示语。</w:t>
            </w:r>
          </w:p>
        </w:tc>
      </w:tr>
      <w:tr w:rsidR="006E28C0" w:rsidRPr="000A57B7" w14:paraId="15E7B030" w14:textId="77777777" w:rsidTr="008937AB">
        <w:trPr>
          <w:trHeight w:val="255"/>
        </w:trPr>
        <w:tc>
          <w:tcPr>
            <w:tcW w:w="2802" w:type="dxa"/>
          </w:tcPr>
          <w:p w14:paraId="27E5698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卡券跳转的小程序的user_name</w:t>
            </w:r>
          </w:p>
        </w:tc>
        <w:tc>
          <w:tcPr>
            <w:tcW w:w="3260" w:type="dxa"/>
          </w:tcPr>
          <w:p w14:paraId="270D701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F_CustomAppBrandUserName  NULL</w:t>
            </w:r>
          </w:p>
          <w:p w14:paraId="4992610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custom_app_brand_user_name</w:t>
            </w:r>
          </w:p>
        </w:tc>
        <w:tc>
          <w:tcPr>
            <w:tcW w:w="1701" w:type="dxa"/>
          </w:tcPr>
          <w:p w14:paraId="0FA1EDC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522B3AF7" w14:textId="77777777" w:rsidR="006E28C0" w:rsidRPr="000A57B7" w:rsidRDefault="006E28C0" w:rsidP="008937AB">
            <w:pPr>
              <w:jc w:val="left"/>
              <w:rPr>
                <w:rFonts w:ascii="等线" w:hAnsi="等线" w:cs="Times New Roman"/>
                <w:strike/>
              </w:rPr>
            </w:pPr>
          </w:p>
        </w:tc>
        <w:tc>
          <w:tcPr>
            <w:tcW w:w="5528" w:type="dxa"/>
          </w:tcPr>
          <w:p w14:paraId="5F81E98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卡券跳转的小程序的user_name，仅可跳转该 公众号绑定的小程序 。</w:t>
            </w:r>
          </w:p>
        </w:tc>
      </w:tr>
      <w:tr w:rsidR="006E28C0" w:rsidRPr="000A57B7" w14:paraId="6D301131" w14:textId="77777777" w:rsidTr="008937AB">
        <w:trPr>
          <w:trHeight w:val="255"/>
        </w:trPr>
        <w:tc>
          <w:tcPr>
            <w:tcW w:w="2802" w:type="dxa"/>
          </w:tcPr>
          <w:p w14:paraId="745EEF5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c>
          <w:tcPr>
            <w:tcW w:w="3260" w:type="dxa"/>
          </w:tcPr>
          <w:p w14:paraId="7911990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F_CustomAppBrandPass  NULL</w:t>
            </w:r>
          </w:p>
          <w:p w14:paraId="33287E15" w14:textId="77777777" w:rsidR="006E28C0" w:rsidRPr="000A57B7" w:rsidRDefault="006E28C0" w:rsidP="008937AB">
            <w:pPr>
              <w:jc w:val="left"/>
              <w:rPr>
                <w:rFonts w:ascii="Microsoft YaHei UI" w:eastAsia="Microsoft YaHei UI" w:hAnsi="Microsoft YaHei UI"/>
                <w:b/>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custom_app_brand_pass</w:t>
            </w:r>
          </w:p>
        </w:tc>
        <w:tc>
          <w:tcPr>
            <w:tcW w:w="1701" w:type="dxa"/>
          </w:tcPr>
          <w:p w14:paraId="3379ABB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5DBC8AC1" w14:textId="77777777" w:rsidR="006E28C0" w:rsidRPr="000A57B7" w:rsidRDefault="006E28C0" w:rsidP="008937AB">
            <w:pPr>
              <w:jc w:val="left"/>
              <w:rPr>
                <w:rFonts w:ascii="等线" w:hAnsi="等线" w:cs="Times New Roman"/>
                <w:strike/>
              </w:rPr>
            </w:pPr>
          </w:p>
        </w:tc>
        <w:tc>
          <w:tcPr>
            <w:tcW w:w="5528" w:type="dxa"/>
          </w:tcPr>
          <w:p w14:paraId="2523E5B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r>
      <w:tr w:rsidR="006E28C0" w:rsidRPr="000A57B7" w14:paraId="20F343BE" w14:textId="77777777" w:rsidTr="008937AB">
        <w:trPr>
          <w:trHeight w:val="255"/>
        </w:trPr>
        <w:tc>
          <w:tcPr>
            <w:tcW w:w="2802" w:type="dxa"/>
          </w:tcPr>
          <w:p w14:paraId="681066B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营销场景的自定义入口名称。</w:t>
            </w:r>
          </w:p>
        </w:tc>
        <w:tc>
          <w:tcPr>
            <w:tcW w:w="3260" w:type="dxa"/>
          </w:tcPr>
          <w:p w14:paraId="5841FD5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F_PromotionUrlName  NULL</w:t>
            </w:r>
          </w:p>
          <w:p w14:paraId="76A17BB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promotion_url_name</w:t>
            </w:r>
          </w:p>
        </w:tc>
        <w:tc>
          <w:tcPr>
            <w:tcW w:w="1701" w:type="dxa"/>
          </w:tcPr>
          <w:p w14:paraId="2C13749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（15）</w:t>
            </w:r>
          </w:p>
        </w:tc>
        <w:tc>
          <w:tcPr>
            <w:tcW w:w="1276" w:type="dxa"/>
          </w:tcPr>
          <w:p w14:paraId="016CBAB9" w14:textId="77777777" w:rsidR="006E28C0" w:rsidRPr="000A57B7" w:rsidRDefault="006E28C0" w:rsidP="008937AB">
            <w:pPr>
              <w:jc w:val="left"/>
              <w:rPr>
                <w:rFonts w:ascii="等线" w:hAnsi="等线" w:cs="Times New Roman"/>
                <w:strike/>
              </w:rPr>
            </w:pPr>
          </w:p>
        </w:tc>
        <w:tc>
          <w:tcPr>
            <w:tcW w:w="5528" w:type="dxa"/>
          </w:tcPr>
          <w:p w14:paraId="4343F3F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营销场景的自定义入口名称。 </w:t>
            </w:r>
          </w:p>
        </w:tc>
      </w:tr>
      <w:tr w:rsidR="006E28C0" w:rsidRPr="000A57B7" w14:paraId="4A0B132D" w14:textId="77777777" w:rsidTr="008937AB">
        <w:trPr>
          <w:trHeight w:val="255"/>
        </w:trPr>
        <w:tc>
          <w:tcPr>
            <w:tcW w:w="2802" w:type="dxa"/>
          </w:tcPr>
          <w:p w14:paraId="2F7A9C6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入口跳转外链的地址链接</w:t>
            </w:r>
          </w:p>
        </w:tc>
        <w:tc>
          <w:tcPr>
            <w:tcW w:w="3260" w:type="dxa"/>
          </w:tcPr>
          <w:p w14:paraId="0DCDEC3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F_PromotionUrl  NULL</w:t>
            </w:r>
          </w:p>
          <w:p w14:paraId="2FECA01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promotion_url</w:t>
            </w:r>
          </w:p>
        </w:tc>
        <w:tc>
          <w:tcPr>
            <w:tcW w:w="1701" w:type="dxa"/>
          </w:tcPr>
          <w:p w14:paraId="23C5D06C"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76D978B4" w14:textId="77777777" w:rsidR="006E28C0" w:rsidRPr="000A57B7" w:rsidRDefault="006E28C0" w:rsidP="008937AB">
            <w:pPr>
              <w:jc w:val="left"/>
              <w:rPr>
                <w:rFonts w:ascii="等线" w:hAnsi="等线" w:cs="Times New Roman"/>
                <w:strike/>
              </w:rPr>
            </w:pPr>
          </w:p>
        </w:tc>
        <w:tc>
          <w:tcPr>
            <w:tcW w:w="5528" w:type="dxa"/>
          </w:tcPr>
          <w:p w14:paraId="0FF8777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入口跳转外链的地址链接。</w:t>
            </w:r>
          </w:p>
        </w:tc>
      </w:tr>
      <w:tr w:rsidR="006E28C0" w:rsidRPr="000A57B7" w14:paraId="1988A76D" w14:textId="77777777" w:rsidTr="008937AB">
        <w:trPr>
          <w:trHeight w:val="255"/>
        </w:trPr>
        <w:tc>
          <w:tcPr>
            <w:tcW w:w="2802" w:type="dxa"/>
          </w:tcPr>
          <w:p w14:paraId="25EB791F" w14:textId="77777777" w:rsidR="006E28C0" w:rsidRPr="000A57B7" w:rsidRDefault="006E28C0" w:rsidP="008937AB">
            <w:pPr>
              <w:jc w:val="left"/>
              <w:rPr>
                <w:rFonts w:ascii="Microsoft YaHei UI" w:eastAsia="Microsoft YaHei UI" w:hAnsi="Microsoft YaHei UI"/>
                <w:b/>
                <w:strike/>
                <w:color w:val="353535"/>
                <w:szCs w:val="21"/>
              </w:rPr>
            </w:pPr>
            <w:r w:rsidRPr="000A57B7">
              <w:rPr>
                <w:rFonts w:ascii="Microsoft YaHei UI" w:eastAsia="Microsoft YaHei UI" w:hAnsi="Microsoft YaHei UI" w:hint="eastAsia"/>
                <w:strike/>
                <w:color w:val="353535"/>
                <w:szCs w:val="21"/>
              </w:rPr>
              <w:t>显示在营销入口右侧的提示语</w:t>
            </w:r>
          </w:p>
        </w:tc>
        <w:tc>
          <w:tcPr>
            <w:tcW w:w="3260" w:type="dxa"/>
          </w:tcPr>
          <w:p w14:paraId="5592509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F_PromotionUrlSubTitle  NULL</w:t>
            </w:r>
          </w:p>
          <w:p w14:paraId="692A586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promotion_url_sub_title</w:t>
            </w:r>
          </w:p>
        </w:tc>
        <w:tc>
          <w:tcPr>
            <w:tcW w:w="1701" w:type="dxa"/>
          </w:tcPr>
          <w:p w14:paraId="188ED71E"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（18）</w:t>
            </w:r>
          </w:p>
        </w:tc>
        <w:tc>
          <w:tcPr>
            <w:tcW w:w="1276" w:type="dxa"/>
          </w:tcPr>
          <w:p w14:paraId="3ADF4FFF" w14:textId="77777777" w:rsidR="006E28C0" w:rsidRPr="000A57B7" w:rsidRDefault="006E28C0" w:rsidP="008937AB">
            <w:pPr>
              <w:jc w:val="left"/>
              <w:rPr>
                <w:rFonts w:ascii="等线" w:hAnsi="等线" w:cs="Times New Roman"/>
                <w:strike/>
              </w:rPr>
            </w:pPr>
          </w:p>
        </w:tc>
        <w:tc>
          <w:tcPr>
            <w:tcW w:w="5528" w:type="dxa"/>
          </w:tcPr>
          <w:p w14:paraId="240CC90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 xml:space="preserve">显示在营销入口右侧的提示语 </w:t>
            </w:r>
          </w:p>
        </w:tc>
      </w:tr>
      <w:tr w:rsidR="006E28C0" w:rsidRPr="000A57B7" w14:paraId="25451131" w14:textId="77777777" w:rsidTr="008937AB">
        <w:trPr>
          <w:trHeight w:val="255"/>
        </w:trPr>
        <w:tc>
          <w:tcPr>
            <w:tcW w:w="2802" w:type="dxa"/>
          </w:tcPr>
          <w:p w14:paraId="2A8BB59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卡券跳转的小程序的user_name，仅可跳转该 公众号绑定的小程序</w:t>
            </w:r>
          </w:p>
        </w:tc>
        <w:tc>
          <w:tcPr>
            <w:tcW w:w="3260" w:type="dxa"/>
          </w:tcPr>
          <w:p w14:paraId="4CC18BF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F_PromotionAppBrandUserName  NULL</w:t>
            </w:r>
          </w:p>
          <w:p w14:paraId="38243C9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promotion_app_brand_user_name</w:t>
            </w:r>
          </w:p>
        </w:tc>
        <w:tc>
          <w:tcPr>
            <w:tcW w:w="1701" w:type="dxa"/>
          </w:tcPr>
          <w:p w14:paraId="6135DC0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6A46CA96" w14:textId="77777777" w:rsidR="006E28C0" w:rsidRPr="000A57B7" w:rsidRDefault="006E28C0" w:rsidP="008937AB">
            <w:pPr>
              <w:jc w:val="left"/>
              <w:rPr>
                <w:rFonts w:ascii="等线" w:hAnsi="等线" w:cs="Times New Roman"/>
                <w:strike/>
              </w:rPr>
            </w:pPr>
          </w:p>
        </w:tc>
        <w:tc>
          <w:tcPr>
            <w:tcW w:w="5528" w:type="dxa"/>
          </w:tcPr>
          <w:p w14:paraId="38D6D8B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卡券跳转的小程序的user_name，仅可跳转该 公众号绑定的小程序 。</w:t>
            </w:r>
          </w:p>
        </w:tc>
      </w:tr>
      <w:tr w:rsidR="006E28C0" w:rsidRPr="000A57B7" w14:paraId="34082D16" w14:textId="77777777" w:rsidTr="008937AB">
        <w:trPr>
          <w:trHeight w:val="255"/>
        </w:trPr>
        <w:tc>
          <w:tcPr>
            <w:tcW w:w="2802" w:type="dxa"/>
          </w:tcPr>
          <w:p w14:paraId="65B1526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c>
          <w:tcPr>
            <w:tcW w:w="3260" w:type="dxa"/>
          </w:tcPr>
          <w:p w14:paraId="5EB40054"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F_PromotionAppBrandPass  NULL</w:t>
            </w:r>
          </w:p>
          <w:p w14:paraId="3A7D837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promotion _app_brand_pass</w:t>
            </w:r>
          </w:p>
        </w:tc>
        <w:tc>
          <w:tcPr>
            <w:tcW w:w="1701" w:type="dxa"/>
          </w:tcPr>
          <w:p w14:paraId="7C2923C0"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strike/>
                <w:color w:val="353535"/>
                <w:szCs w:val="21"/>
              </w:rPr>
              <w:t>varchar</w:t>
            </w:r>
            <w:r w:rsidRPr="000A57B7">
              <w:rPr>
                <w:rFonts w:ascii="Microsoft YaHei UI" w:eastAsia="Microsoft YaHei UI" w:hAnsi="Microsoft YaHei UI" w:hint="eastAsia"/>
                <w:strike/>
                <w:color w:val="353535"/>
                <w:szCs w:val="21"/>
              </w:rPr>
              <w:t>（128）</w:t>
            </w:r>
          </w:p>
        </w:tc>
        <w:tc>
          <w:tcPr>
            <w:tcW w:w="1276" w:type="dxa"/>
          </w:tcPr>
          <w:p w14:paraId="514D6D71" w14:textId="77777777" w:rsidR="006E28C0" w:rsidRPr="000A57B7" w:rsidRDefault="006E28C0" w:rsidP="008937AB">
            <w:pPr>
              <w:jc w:val="left"/>
              <w:rPr>
                <w:rFonts w:ascii="等线" w:hAnsi="等线" w:cs="Times New Roman"/>
                <w:strike/>
              </w:rPr>
            </w:pPr>
          </w:p>
        </w:tc>
        <w:tc>
          <w:tcPr>
            <w:tcW w:w="5528" w:type="dxa"/>
          </w:tcPr>
          <w:p w14:paraId="226C6916"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卡券跳转的小程序的path</w:t>
            </w:r>
          </w:p>
        </w:tc>
      </w:tr>
      <w:tr w:rsidR="006E28C0" w:rsidRPr="000A57B7" w14:paraId="4DE6E168" w14:textId="77777777" w:rsidTr="008937AB">
        <w:trPr>
          <w:trHeight w:val="255"/>
        </w:trPr>
        <w:tc>
          <w:tcPr>
            <w:tcW w:w="2802" w:type="dxa"/>
          </w:tcPr>
          <w:p w14:paraId="38B6726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每人可领券的数量限制</w:t>
            </w:r>
          </w:p>
        </w:tc>
        <w:tc>
          <w:tcPr>
            <w:tcW w:w="3260" w:type="dxa"/>
          </w:tcPr>
          <w:p w14:paraId="4A4F588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F_GetLimit  NULL</w:t>
            </w:r>
          </w:p>
          <w:p w14:paraId="6103B94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get_limit</w:t>
            </w:r>
          </w:p>
        </w:tc>
        <w:tc>
          <w:tcPr>
            <w:tcW w:w="1701" w:type="dxa"/>
          </w:tcPr>
          <w:p w14:paraId="66E71C1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4B2DE657"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50</w:t>
            </w:r>
          </w:p>
        </w:tc>
        <w:tc>
          <w:tcPr>
            <w:tcW w:w="5528" w:type="dxa"/>
          </w:tcPr>
          <w:p w14:paraId="3AEA69B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每人可领券的数量限制,不填写默认为50。</w:t>
            </w:r>
          </w:p>
        </w:tc>
      </w:tr>
      <w:tr w:rsidR="006E28C0" w:rsidRPr="000A57B7" w14:paraId="2ABC4F79" w14:textId="77777777" w:rsidTr="008937AB">
        <w:trPr>
          <w:trHeight w:val="255"/>
        </w:trPr>
        <w:tc>
          <w:tcPr>
            <w:tcW w:w="2802" w:type="dxa"/>
          </w:tcPr>
          <w:p w14:paraId="2D622EA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每人可核销的数量限制,</w:t>
            </w:r>
          </w:p>
        </w:tc>
        <w:tc>
          <w:tcPr>
            <w:tcW w:w="3260" w:type="dxa"/>
          </w:tcPr>
          <w:p w14:paraId="2AA43DF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F_UseLimit  NULL</w:t>
            </w:r>
          </w:p>
          <w:p w14:paraId="79E923C2"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use_limit</w:t>
            </w:r>
          </w:p>
        </w:tc>
        <w:tc>
          <w:tcPr>
            <w:tcW w:w="1701" w:type="dxa"/>
          </w:tcPr>
          <w:p w14:paraId="000DC82F"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2BC56C8C" w14:textId="77777777" w:rsidR="006E28C0" w:rsidRPr="000A57B7" w:rsidRDefault="006E28C0" w:rsidP="008937AB">
            <w:pPr>
              <w:jc w:val="left"/>
              <w:rPr>
                <w:rFonts w:ascii="等线" w:hAnsi="等线" w:cs="Times New Roman"/>
                <w:strike/>
              </w:rPr>
            </w:pPr>
            <w:r w:rsidRPr="000A57B7">
              <w:rPr>
                <w:rFonts w:ascii="等线" w:hAnsi="等线" w:cs="Times New Roman" w:hint="eastAsia"/>
                <w:strike/>
              </w:rPr>
              <w:t>50</w:t>
            </w:r>
          </w:p>
        </w:tc>
        <w:tc>
          <w:tcPr>
            <w:tcW w:w="5528" w:type="dxa"/>
          </w:tcPr>
          <w:p w14:paraId="4FE1F68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每人可核销的数量限制,不填写默认为50</w:t>
            </w:r>
          </w:p>
        </w:tc>
      </w:tr>
      <w:tr w:rsidR="006E28C0" w:rsidRPr="000A57B7" w14:paraId="0B08F591" w14:textId="77777777" w:rsidTr="008937AB">
        <w:trPr>
          <w:trHeight w:val="255"/>
        </w:trPr>
        <w:tc>
          <w:tcPr>
            <w:tcW w:w="2802" w:type="dxa"/>
          </w:tcPr>
          <w:p w14:paraId="15419D0A"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卡券领取页面是否可分享。</w:t>
            </w:r>
          </w:p>
        </w:tc>
        <w:tc>
          <w:tcPr>
            <w:tcW w:w="3260" w:type="dxa"/>
          </w:tcPr>
          <w:p w14:paraId="1132586F"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F_CanShare  NULL</w:t>
            </w:r>
          </w:p>
          <w:p w14:paraId="53775EF5"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can_share</w:t>
            </w:r>
          </w:p>
        </w:tc>
        <w:tc>
          <w:tcPr>
            <w:tcW w:w="1701" w:type="dxa"/>
          </w:tcPr>
          <w:p w14:paraId="2582C588"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24E0B4CB" w14:textId="77777777" w:rsidR="006E28C0" w:rsidRPr="000A57B7" w:rsidRDefault="006E28C0" w:rsidP="008937AB">
            <w:pPr>
              <w:jc w:val="left"/>
              <w:rPr>
                <w:rFonts w:ascii="等线" w:hAnsi="等线" w:cs="Times New Roman"/>
                <w:strike/>
              </w:rPr>
            </w:pPr>
          </w:p>
        </w:tc>
        <w:tc>
          <w:tcPr>
            <w:tcW w:w="5528" w:type="dxa"/>
          </w:tcPr>
          <w:p w14:paraId="5B84A709"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值范围{0,1}卡券领取页面是否可分享。</w:t>
            </w:r>
          </w:p>
        </w:tc>
      </w:tr>
      <w:tr w:rsidR="006E28C0" w:rsidRPr="000A57B7" w14:paraId="5BA1255F" w14:textId="77777777" w:rsidTr="008937AB">
        <w:trPr>
          <w:trHeight w:val="255"/>
        </w:trPr>
        <w:tc>
          <w:tcPr>
            <w:tcW w:w="2802" w:type="dxa"/>
          </w:tcPr>
          <w:p w14:paraId="71C1615D"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卡券是否可转赠</w:t>
            </w:r>
          </w:p>
        </w:tc>
        <w:tc>
          <w:tcPr>
            <w:tcW w:w="3260" w:type="dxa"/>
          </w:tcPr>
          <w:p w14:paraId="22C114A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F_CanGgiveFriend  NULL</w:t>
            </w:r>
          </w:p>
          <w:p w14:paraId="644181C3"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等线" w:hAnsi="等线" w:cs="Times New Roman" w:hint="eastAsia"/>
                <w:strike/>
                <w:highlight w:val="red"/>
              </w:rPr>
              <w:t>M</w:t>
            </w:r>
            <w:r w:rsidRPr="000A57B7">
              <w:rPr>
                <w:rFonts w:ascii="等线" w:hAnsi="等线" w:cs="Times New Roman"/>
                <w:strike/>
                <w:highlight w:val="red"/>
                <w:shd w:val="clear" w:color="auto" w:fill="FF0000"/>
              </w:rPr>
              <w:t>odel</w:t>
            </w:r>
            <w:r w:rsidRPr="000A57B7">
              <w:rPr>
                <w:rFonts w:ascii="等线" w:hAnsi="等线" w:cs="Times New Roman" w:hint="eastAsia"/>
                <w:strike/>
                <w:shd w:val="clear" w:color="auto" w:fill="FF0000"/>
              </w:rPr>
              <w:t>名：</w:t>
            </w:r>
            <w:r w:rsidRPr="000A57B7">
              <w:rPr>
                <w:rFonts w:ascii="等线" w:hAnsi="等线" w:cs="Times New Roman"/>
                <w:strike/>
                <w:shd w:val="clear" w:color="auto" w:fill="FF0000"/>
              </w:rPr>
              <w:t>can_give_friend</w:t>
            </w:r>
          </w:p>
        </w:tc>
        <w:tc>
          <w:tcPr>
            <w:tcW w:w="1701" w:type="dxa"/>
          </w:tcPr>
          <w:p w14:paraId="401BF9C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int</w:t>
            </w:r>
          </w:p>
        </w:tc>
        <w:tc>
          <w:tcPr>
            <w:tcW w:w="1276" w:type="dxa"/>
          </w:tcPr>
          <w:p w14:paraId="0C4AC66D" w14:textId="77777777" w:rsidR="006E28C0" w:rsidRPr="000A57B7" w:rsidRDefault="006E28C0" w:rsidP="008937AB">
            <w:pPr>
              <w:jc w:val="left"/>
              <w:rPr>
                <w:rFonts w:ascii="等线" w:hAnsi="等线" w:cs="Times New Roman"/>
                <w:strike/>
              </w:rPr>
            </w:pPr>
          </w:p>
        </w:tc>
        <w:tc>
          <w:tcPr>
            <w:tcW w:w="5528" w:type="dxa"/>
          </w:tcPr>
          <w:p w14:paraId="2BAB09BB" w14:textId="77777777" w:rsidR="006E28C0" w:rsidRPr="000A57B7" w:rsidRDefault="006E28C0" w:rsidP="008937AB">
            <w:pPr>
              <w:jc w:val="left"/>
              <w:rPr>
                <w:rFonts w:ascii="Microsoft YaHei UI" w:eastAsia="Microsoft YaHei UI" w:hAnsi="Microsoft YaHei UI"/>
                <w:strike/>
                <w:color w:val="353535"/>
                <w:szCs w:val="21"/>
              </w:rPr>
            </w:pPr>
            <w:r w:rsidRPr="000A57B7">
              <w:rPr>
                <w:rFonts w:ascii="Microsoft YaHei UI" w:eastAsia="Microsoft YaHei UI" w:hAnsi="Microsoft YaHei UI" w:hint="eastAsia"/>
                <w:strike/>
                <w:color w:val="353535"/>
                <w:szCs w:val="21"/>
              </w:rPr>
              <w:t>值范围{0,1} 卡券是否可转赠。</w:t>
            </w:r>
          </w:p>
        </w:tc>
      </w:tr>
      <w:tr w:rsidR="006E28C0" w:rsidRPr="000A57B7" w14:paraId="09FEB309" w14:textId="77777777" w:rsidTr="008937AB">
        <w:trPr>
          <w:trHeight w:val="255"/>
        </w:trPr>
        <w:tc>
          <w:tcPr>
            <w:tcW w:w="2802" w:type="dxa"/>
          </w:tcPr>
          <w:p w14:paraId="50239091" w14:textId="77777777" w:rsidR="006E28C0" w:rsidRPr="000A57B7" w:rsidRDefault="006E28C0" w:rsidP="008937AB">
            <w:pPr>
              <w:jc w:val="left"/>
              <w:rPr>
                <w:rFonts w:ascii="Microsoft YaHei UI" w:eastAsia="Microsoft YaHei UI" w:hAnsi="Microsoft YaHei UI"/>
                <w:strike/>
                <w:color w:val="353535"/>
                <w:szCs w:val="21"/>
              </w:rPr>
            </w:pPr>
          </w:p>
        </w:tc>
        <w:tc>
          <w:tcPr>
            <w:tcW w:w="3260" w:type="dxa"/>
          </w:tcPr>
          <w:p w14:paraId="7F6DE975" w14:textId="77777777" w:rsidR="006E28C0" w:rsidRPr="000A57B7" w:rsidRDefault="006E28C0" w:rsidP="008937AB">
            <w:pPr>
              <w:jc w:val="left"/>
              <w:rPr>
                <w:rFonts w:ascii="Microsoft YaHei UI" w:eastAsia="Microsoft YaHei UI" w:hAnsi="Microsoft YaHei UI"/>
                <w:strike/>
                <w:color w:val="353535"/>
                <w:szCs w:val="21"/>
                <w:highlight w:val="magenta"/>
              </w:rPr>
            </w:pPr>
            <w:r w:rsidRPr="000A57B7">
              <w:rPr>
                <w:rFonts w:ascii="Microsoft YaHei UI" w:eastAsia="Microsoft YaHei UI" w:hAnsi="Microsoft YaHei UI" w:hint="eastAsia"/>
                <w:strike/>
                <w:color w:val="353535"/>
                <w:szCs w:val="21"/>
                <w:highlight w:val="magenta"/>
              </w:rPr>
              <w:t>M</w:t>
            </w:r>
            <w:r w:rsidRPr="000A57B7">
              <w:rPr>
                <w:rFonts w:ascii="Microsoft YaHei UI" w:eastAsia="Microsoft YaHei UI" w:hAnsi="Microsoft YaHei UI"/>
                <w:strike/>
                <w:color w:val="353535"/>
                <w:szCs w:val="21"/>
                <w:highlight w:val="magenta"/>
              </w:rPr>
              <w:t>odel</w:t>
            </w:r>
            <w:r w:rsidRPr="000A57B7">
              <w:rPr>
                <w:rFonts w:ascii="Microsoft YaHei UI" w:eastAsia="Microsoft YaHei UI" w:hAnsi="Microsoft YaHei UI" w:hint="eastAsia"/>
                <w:strike/>
                <w:color w:val="353535"/>
                <w:szCs w:val="21"/>
                <w:highlight w:val="magenta"/>
              </w:rPr>
              <w:t>名：</w:t>
            </w:r>
          </w:p>
          <w:p w14:paraId="36A22517" w14:textId="77777777" w:rsidR="006E28C0" w:rsidRPr="000A57B7" w:rsidRDefault="006E28C0" w:rsidP="008937AB">
            <w:pPr>
              <w:jc w:val="left"/>
              <w:rPr>
                <w:rFonts w:ascii="Microsoft YaHei UI" w:eastAsia="Microsoft YaHei UI" w:hAnsi="Microsoft YaHei UI"/>
                <w:strike/>
                <w:color w:val="353535"/>
                <w:szCs w:val="21"/>
                <w:highlight w:val="magenta"/>
              </w:rPr>
            </w:pPr>
            <w:r w:rsidRPr="000A57B7">
              <w:rPr>
                <w:rFonts w:ascii="Microsoft YaHei UI" w:eastAsia="Microsoft YaHei UI" w:hAnsi="Microsoft YaHei UI"/>
                <w:strike/>
                <w:color w:val="353535"/>
                <w:szCs w:val="21"/>
                <w:highlight w:val="magenta"/>
              </w:rPr>
              <w:t>merchant_id</w:t>
            </w:r>
          </w:p>
        </w:tc>
        <w:tc>
          <w:tcPr>
            <w:tcW w:w="1701" w:type="dxa"/>
          </w:tcPr>
          <w:p w14:paraId="0575B94D" w14:textId="77777777" w:rsidR="006E28C0" w:rsidRPr="000A57B7" w:rsidRDefault="006E28C0" w:rsidP="008937AB">
            <w:pPr>
              <w:jc w:val="left"/>
              <w:rPr>
                <w:rFonts w:ascii="Microsoft YaHei UI" w:eastAsia="Microsoft YaHei UI" w:hAnsi="Microsoft YaHei UI"/>
                <w:strike/>
                <w:color w:val="353535"/>
                <w:szCs w:val="21"/>
                <w:highlight w:val="magenta"/>
              </w:rPr>
            </w:pPr>
          </w:p>
        </w:tc>
        <w:tc>
          <w:tcPr>
            <w:tcW w:w="1276" w:type="dxa"/>
          </w:tcPr>
          <w:p w14:paraId="10527F90" w14:textId="77777777" w:rsidR="006E28C0" w:rsidRPr="000A57B7" w:rsidRDefault="006E28C0" w:rsidP="008937AB">
            <w:pPr>
              <w:jc w:val="left"/>
              <w:rPr>
                <w:rFonts w:ascii="等线" w:hAnsi="等线" w:cs="Times New Roman"/>
                <w:strike/>
                <w:highlight w:val="magenta"/>
              </w:rPr>
            </w:pPr>
          </w:p>
        </w:tc>
        <w:tc>
          <w:tcPr>
            <w:tcW w:w="5528" w:type="dxa"/>
          </w:tcPr>
          <w:p w14:paraId="47F480D1" w14:textId="77777777" w:rsidR="006E28C0" w:rsidRPr="000A57B7" w:rsidRDefault="006E28C0" w:rsidP="008937AB">
            <w:pPr>
              <w:jc w:val="left"/>
              <w:rPr>
                <w:rFonts w:ascii="Microsoft YaHei UI" w:eastAsia="Microsoft YaHei UI" w:hAnsi="Microsoft YaHei UI"/>
                <w:strike/>
                <w:color w:val="353535"/>
                <w:szCs w:val="21"/>
                <w:highlight w:val="magenta"/>
              </w:rPr>
            </w:pPr>
            <w:r w:rsidRPr="000A57B7">
              <w:rPr>
                <w:rFonts w:ascii="Microsoft YaHei UI" w:eastAsia="Microsoft YaHei UI" w:hAnsi="Microsoft YaHei UI"/>
                <w:strike/>
                <w:color w:val="353535"/>
                <w:szCs w:val="21"/>
                <w:highlight w:val="magenta"/>
              </w:rPr>
              <w:t>在第三方代制的情况下增加该字段指定哪个子商户创建卡券，非数据库字段；说明：创建卡券时需填入该id号，字段结构如下： sub_merchant_info:｛merchant_id：｝</w:t>
            </w:r>
          </w:p>
        </w:tc>
      </w:tr>
    </w:tbl>
    <w:p w14:paraId="0B272355" w14:textId="77777777" w:rsidR="006E28C0" w:rsidRPr="00B86CD9" w:rsidRDefault="006E28C0" w:rsidP="006E28C0"/>
    <w:p w14:paraId="77833D28" w14:textId="77777777" w:rsidR="006E28C0" w:rsidRPr="00E63283" w:rsidRDefault="006E28C0" w:rsidP="006E28C0">
      <w:pPr>
        <w:pStyle w:val="5"/>
        <w:rPr>
          <w:strike/>
        </w:rPr>
      </w:pPr>
      <w:r>
        <w:rPr>
          <w:rFonts w:hint="eastAsia"/>
        </w:rPr>
        <w:t>微</w:t>
      </w:r>
      <w:r w:rsidRPr="00E63283">
        <w:rPr>
          <w:rFonts w:hint="eastAsia"/>
          <w:strike/>
        </w:rPr>
        <w:t>信优惠券高级信息表</w:t>
      </w:r>
      <w:r w:rsidRPr="00E63283">
        <w:rPr>
          <w:rFonts w:hint="eastAsia"/>
          <w:strike/>
        </w:rPr>
        <w:t xml:space="preserve"> T_WxCouponA</w:t>
      </w:r>
      <w:r w:rsidRPr="00E63283">
        <w:rPr>
          <w:strike/>
        </w:rPr>
        <w:t>dvanced</w:t>
      </w:r>
      <w:r w:rsidRPr="00E63283">
        <w:rPr>
          <w:rFonts w:hint="eastAsia"/>
          <w:strike/>
        </w:rPr>
        <w:t>I</w:t>
      </w:r>
      <w:r w:rsidRPr="00E63283">
        <w:rPr>
          <w:strike/>
        </w:rPr>
        <w:t>nfo</w:t>
      </w:r>
    </w:p>
    <w:p w14:paraId="00CE1A1A" w14:textId="77777777" w:rsidR="006E28C0" w:rsidRPr="00E63283" w:rsidRDefault="006E28C0" w:rsidP="006E28C0">
      <w:pPr>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78778FB3" w14:textId="77777777" w:rsidTr="008937AB">
        <w:trPr>
          <w:trHeight w:val="255"/>
        </w:trPr>
        <w:tc>
          <w:tcPr>
            <w:tcW w:w="1836" w:type="dxa"/>
            <w:shd w:val="clear" w:color="auto" w:fill="FF0000"/>
          </w:tcPr>
          <w:p w14:paraId="7DCC0094"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163F2342"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0F3852CD"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7ECD424F"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2375C79D"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4DB9D8AD" w14:textId="77777777" w:rsidTr="008937AB">
        <w:trPr>
          <w:trHeight w:val="267"/>
        </w:trPr>
        <w:tc>
          <w:tcPr>
            <w:tcW w:w="1836" w:type="dxa"/>
            <w:shd w:val="clear" w:color="auto" w:fill="auto"/>
          </w:tcPr>
          <w:p w14:paraId="1DD0B2A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6A635902"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005A8A7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2C7F419D"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2904EEF7"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3D50542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某个卡券高级信息的唯一标识。</w:t>
            </w:r>
          </w:p>
        </w:tc>
      </w:tr>
      <w:tr w:rsidR="006E28C0" w:rsidRPr="00E63283" w14:paraId="42BBB1A1" w14:textId="77777777" w:rsidTr="008937AB">
        <w:trPr>
          <w:trHeight w:val="267"/>
        </w:trPr>
        <w:tc>
          <w:tcPr>
            <w:tcW w:w="1836" w:type="dxa"/>
            <w:shd w:val="clear" w:color="auto" w:fill="auto"/>
          </w:tcPr>
          <w:p w14:paraId="6DBA43A1"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主表</w:t>
            </w:r>
            <w:r w:rsidRPr="00E63283">
              <w:rPr>
                <w:rFonts w:ascii="等线" w:hAnsi="等线" w:cs="Times New Roman" w:hint="eastAsia"/>
                <w:strike/>
              </w:rPr>
              <w:t>ID</w:t>
            </w:r>
          </w:p>
        </w:tc>
        <w:tc>
          <w:tcPr>
            <w:tcW w:w="2695" w:type="dxa"/>
            <w:shd w:val="clear" w:color="auto" w:fill="auto"/>
          </w:tcPr>
          <w:p w14:paraId="1DC16F14"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Consolas" w:hAnsi="Consolas" w:cs="Consolas" w:hint="eastAsia"/>
                <w:strike/>
                <w:color w:val="222222"/>
                <w:szCs w:val="21"/>
                <w:shd w:val="clear" w:color="auto" w:fill="F9F9FA"/>
              </w:rPr>
              <w:t>CouponDetailID</w:t>
            </w:r>
          </w:p>
        </w:tc>
        <w:tc>
          <w:tcPr>
            <w:tcW w:w="2977" w:type="dxa"/>
            <w:shd w:val="clear" w:color="auto" w:fill="auto"/>
          </w:tcPr>
          <w:p w14:paraId="20CF01D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4086A26C"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0811D2BE"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外键。</w:t>
            </w:r>
          </w:p>
          <w:p w14:paraId="2ECE7DC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r w:rsidRPr="00E63283">
              <w:rPr>
                <w:rFonts w:ascii="Microsoft YaHei UI" w:eastAsia="Microsoft YaHei UI" w:hAnsi="Microsoft YaHei UI" w:hint="eastAsia"/>
                <w:strike/>
                <w:color w:val="353535"/>
                <w:szCs w:val="21"/>
              </w:rPr>
              <w:t>advanced_info</w:t>
            </w:r>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格式与主表的内容一起发给微信用以创建会员卡。</w:t>
            </w:r>
          </w:p>
        </w:tc>
      </w:tr>
      <w:tr w:rsidR="006E28C0" w:rsidRPr="00E63283" w14:paraId="46E2F64D" w14:textId="77777777" w:rsidTr="008937AB">
        <w:trPr>
          <w:trHeight w:val="267"/>
        </w:trPr>
        <w:tc>
          <w:tcPr>
            <w:tcW w:w="1836" w:type="dxa"/>
            <w:shd w:val="clear" w:color="auto" w:fill="auto"/>
          </w:tcPr>
          <w:p w14:paraId="359A36C5" w14:textId="77777777" w:rsidR="006E28C0" w:rsidRPr="00E63283" w:rsidRDefault="006E28C0" w:rsidP="008937AB">
            <w:pPr>
              <w:spacing w:line="240" w:lineRule="atLeast"/>
              <w:jc w:val="left"/>
              <w:rPr>
                <w:rFonts w:ascii="等线" w:hAnsi="等线" w:cs="Times New Roman"/>
                <w:strike/>
                <w:highlight w:val="yellow"/>
              </w:rPr>
            </w:pPr>
            <w:r w:rsidRPr="00E63283">
              <w:rPr>
                <w:rFonts w:ascii="Microsoft YaHei UI" w:eastAsia="Microsoft YaHei UI" w:hAnsi="Microsoft YaHei UI" w:hint="eastAsia"/>
                <w:strike/>
                <w:color w:val="353535"/>
                <w:szCs w:val="21"/>
                <w:highlight w:val="yellow"/>
              </w:rPr>
              <w:t>使用门槛（条件）</w:t>
            </w:r>
          </w:p>
        </w:tc>
        <w:tc>
          <w:tcPr>
            <w:tcW w:w="2695" w:type="dxa"/>
            <w:shd w:val="clear" w:color="auto" w:fill="auto"/>
          </w:tcPr>
          <w:p w14:paraId="7833EFC4"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F_U</w:t>
            </w:r>
            <w:r w:rsidRPr="00E63283">
              <w:rPr>
                <w:rFonts w:ascii="等线" w:hAnsi="等线" w:cs="Times New Roman"/>
                <w:strike/>
                <w:highlight w:val="yellow"/>
              </w:rPr>
              <w:t>se</w:t>
            </w:r>
            <w:r w:rsidRPr="00E63283">
              <w:rPr>
                <w:rFonts w:ascii="等线" w:hAnsi="等线" w:cs="Times New Roman" w:hint="eastAsia"/>
                <w:strike/>
                <w:highlight w:val="yellow"/>
              </w:rPr>
              <w:t>C</w:t>
            </w:r>
            <w:r w:rsidRPr="00E63283">
              <w:rPr>
                <w:rFonts w:ascii="等线" w:hAnsi="等线" w:cs="Times New Roman"/>
                <w:strike/>
                <w:highlight w:val="yellow"/>
              </w:rPr>
              <w:t>ondition</w:t>
            </w:r>
          </w:p>
          <w:p w14:paraId="7B8227FD"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4B45036E"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shd w:val="clear" w:color="auto" w:fill="FF0000"/>
              </w:rPr>
              <w:t>u</w:t>
            </w:r>
            <w:r w:rsidRPr="00E63283">
              <w:rPr>
                <w:rFonts w:ascii="等线" w:hAnsi="等线" w:cs="Times New Roman"/>
                <w:strike/>
                <w:shd w:val="clear" w:color="auto" w:fill="FF0000"/>
              </w:rPr>
              <w:t>se_condition</w:t>
            </w:r>
          </w:p>
        </w:tc>
        <w:tc>
          <w:tcPr>
            <w:tcW w:w="2977" w:type="dxa"/>
            <w:shd w:val="clear" w:color="auto" w:fill="auto"/>
          </w:tcPr>
          <w:p w14:paraId="31A169CE"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p>
        </w:tc>
        <w:tc>
          <w:tcPr>
            <w:tcW w:w="1134" w:type="dxa"/>
            <w:shd w:val="clear" w:color="auto" w:fill="auto"/>
          </w:tcPr>
          <w:p w14:paraId="1864CB52"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6DD8C734"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使用门槛（条件）字段，若不填写使用条件则在券面拼写：无最低消费限制，全场通用，不限品类；并在使用说明显示：可与其他优惠共享。</w:t>
            </w:r>
          </w:p>
          <w:p w14:paraId="305EFB7F" w14:textId="77777777" w:rsidR="006E28C0" w:rsidRPr="00E63283" w:rsidRDefault="006E28C0" w:rsidP="008937AB">
            <w:pPr>
              <w:spacing w:line="240" w:lineRule="atLeast"/>
              <w:jc w:val="left"/>
              <w:rPr>
                <w:rFonts w:ascii="等线" w:hAnsi="等线" w:cs="Times New Roman"/>
                <w:strike/>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62013F49" w14:textId="77777777" w:rsidTr="008937AB">
        <w:trPr>
          <w:trHeight w:val="267"/>
        </w:trPr>
        <w:tc>
          <w:tcPr>
            <w:tcW w:w="1836" w:type="dxa"/>
            <w:shd w:val="clear" w:color="auto" w:fill="auto"/>
          </w:tcPr>
          <w:p w14:paraId="0C0FC689"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封面摘要结构体</w:t>
            </w:r>
          </w:p>
        </w:tc>
        <w:tc>
          <w:tcPr>
            <w:tcW w:w="2695" w:type="dxa"/>
            <w:shd w:val="clear" w:color="auto" w:fill="auto"/>
          </w:tcPr>
          <w:p w14:paraId="54403216"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F_A</w:t>
            </w:r>
            <w:r w:rsidRPr="00E63283">
              <w:rPr>
                <w:rFonts w:ascii="等线" w:hAnsi="等线" w:cs="Times New Roman"/>
                <w:strike/>
                <w:highlight w:val="yellow"/>
              </w:rPr>
              <w:t>bstract</w:t>
            </w:r>
          </w:p>
        </w:tc>
        <w:tc>
          <w:tcPr>
            <w:tcW w:w="2977" w:type="dxa"/>
            <w:shd w:val="clear" w:color="auto" w:fill="auto"/>
          </w:tcPr>
          <w:p w14:paraId="3DCE584C"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r w:rsidRPr="00E63283">
              <w:rPr>
                <w:rFonts w:ascii="等线" w:hAnsi="等线" w:cs="Times New Roman" w:hint="eastAsia"/>
                <w:strike/>
                <w:highlight w:val="yellow"/>
              </w:rPr>
              <w:t>结构</w:t>
            </w:r>
          </w:p>
        </w:tc>
        <w:tc>
          <w:tcPr>
            <w:tcW w:w="1134" w:type="dxa"/>
            <w:shd w:val="clear" w:color="auto" w:fill="auto"/>
          </w:tcPr>
          <w:p w14:paraId="301E4170"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13C139C3"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封面摘要结构体名称。</w:t>
            </w:r>
          </w:p>
          <w:p w14:paraId="76D199AB"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2560F870" w14:textId="77777777" w:rsidTr="008937AB">
        <w:trPr>
          <w:trHeight w:val="267"/>
        </w:trPr>
        <w:tc>
          <w:tcPr>
            <w:tcW w:w="1836" w:type="dxa"/>
            <w:shd w:val="clear" w:color="auto" w:fill="auto"/>
          </w:tcPr>
          <w:p w14:paraId="64E5D19F"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图文列表</w:t>
            </w:r>
          </w:p>
        </w:tc>
        <w:tc>
          <w:tcPr>
            <w:tcW w:w="2695" w:type="dxa"/>
            <w:shd w:val="clear" w:color="auto" w:fill="auto"/>
          </w:tcPr>
          <w:p w14:paraId="5FA7B580"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F_T</w:t>
            </w:r>
            <w:r w:rsidRPr="00E63283">
              <w:rPr>
                <w:rFonts w:ascii="等线" w:hAnsi="等线" w:cs="Times New Roman"/>
                <w:strike/>
                <w:highlight w:val="yellow"/>
              </w:rPr>
              <w:t>ext_image_list</w:t>
            </w:r>
          </w:p>
          <w:p w14:paraId="3FEAC931"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2D35208A"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shd w:val="clear" w:color="auto" w:fill="FF0000"/>
              </w:rPr>
              <w:t>t</w:t>
            </w:r>
            <w:r w:rsidRPr="00E63283">
              <w:rPr>
                <w:rFonts w:ascii="等线" w:hAnsi="等线" w:cs="Times New Roman"/>
                <w:strike/>
                <w:shd w:val="clear" w:color="auto" w:fill="FF0000"/>
              </w:rPr>
              <w:t>ext_image_list</w:t>
            </w:r>
          </w:p>
        </w:tc>
        <w:tc>
          <w:tcPr>
            <w:tcW w:w="2977" w:type="dxa"/>
            <w:shd w:val="clear" w:color="auto" w:fill="auto"/>
          </w:tcPr>
          <w:p w14:paraId="6A2E0966"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r w:rsidRPr="00E63283">
              <w:rPr>
                <w:rFonts w:ascii="等线" w:hAnsi="等线" w:cs="Times New Roman" w:hint="eastAsia"/>
                <w:strike/>
                <w:highlight w:val="yellow"/>
              </w:rPr>
              <w:t>结构</w:t>
            </w:r>
          </w:p>
        </w:tc>
        <w:tc>
          <w:tcPr>
            <w:tcW w:w="1134" w:type="dxa"/>
            <w:shd w:val="clear" w:color="auto" w:fill="auto"/>
          </w:tcPr>
          <w:p w14:paraId="032B81E6"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372300FD"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图文列表，显示在详情内页 ，优惠券券开发者须至少传入 一组图文列表。</w:t>
            </w:r>
          </w:p>
          <w:p w14:paraId="54E9B8BC"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1AAF9D60" w14:textId="77777777" w:rsidTr="008937AB">
        <w:trPr>
          <w:trHeight w:val="267"/>
        </w:trPr>
        <w:tc>
          <w:tcPr>
            <w:tcW w:w="1836" w:type="dxa"/>
            <w:shd w:val="clear" w:color="auto" w:fill="auto"/>
          </w:tcPr>
          <w:p w14:paraId="1427A8FF"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使用时段限制</w:t>
            </w:r>
          </w:p>
        </w:tc>
        <w:tc>
          <w:tcPr>
            <w:tcW w:w="2695" w:type="dxa"/>
            <w:shd w:val="clear" w:color="auto" w:fill="auto"/>
          </w:tcPr>
          <w:p w14:paraId="508AFCFA"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F_T</w:t>
            </w:r>
            <w:r w:rsidRPr="00E63283">
              <w:rPr>
                <w:rFonts w:ascii="等线" w:hAnsi="等线" w:cs="Times New Roman"/>
                <w:strike/>
                <w:highlight w:val="yellow"/>
              </w:rPr>
              <w:t>ime_limit</w:t>
            </w:r>
          </w:p>
          <w:p w14:paraId="7F17E174"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523108CA"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shd w:val="clear" w:color="auto" w:fill="FF0000"/>
              </w:rPr>
              <w:t>t</w:t>
            </w:r>
            <w:r w:rsidRPr="00E63283">
              <w:rPr>
                <w:rFonts w:ascii="等线" w:hAnsi="等线" w:cs="Times New Roman"/>
                <w:strike/>
                <w:shd w:val="clear" w:color="auto" w:fill="FF0000"/>
              </w:rPr>
              <w:t>ime_limit</w:t>
            </w:r>
          </w:p>
        </w:tc>
        <w:tc>
          <w:tcPr>
            <w:tcW w:w="2977" w:type="dxa"/>
            <w:shd w:val="clear" w:color="auto" w:fill="auto"/>
          </w:tcPr>
          <w:p w14:paraId="3E2B0BB8" w14:textId="77777777" w:rsidR="006E28C0" w:rsidRPr="00E63283" w:rsidRDefault="006E28C0" w:rsidP="008937AB">
            <w:pPr>
              <w:spacing w:line="240" w:lineRule="atLeast"/>
              <w:jc w:val="left"/>
              <w:rPr>
                <w:rFonts w:ascii="等线" w:hAnsi="等线" w:cs="Times New Roman"/>
                <w:strike/>
                <w:highlight w:val="yellow"/>
              </w:rPr>
            </w:pPr>
            <w:r w:rsidRPr="00E63283">
              <w:rPr>
                <w:rFonts w:ascii="等线" w:hAnsi="等线" w:cs="Times New Roman" w:hint="eastAsia"/>
                <w:strike/>
                <w:highlight w:val="yellow"/>
              </w:rPr>
              <w:t>NULL</w:t>
            </w:r>
            <w:r w:rsidRPr="00E63283">
              <w:rPr>
                <w:rFonts w:ascii="等线" w:hAnsi="等线" w:cs="Times New Roman" w:hint="eastAsia"/>
                <w:strike/>
                <w:highlight w:val="yellow"/>
              </w:rPr>
              <w:t>，</w:t>
            </w:r>
            <w:r w:rsidRPr="00E63283">
              <w:rPr>
                <w:rFonts w:ascii="等线" w:hAnsi="等线" w:cs="Times New Roman" w:hint="eastAsia"/>
                <w:strike/>
                <w:highlight w:val="yellow"/>
              </w:rPr>
              <w:t>JSON</w:t>
            </w:r>
            <w:r w:rsidRPr="00E63283">
              <w:rPr>
                <w:rFonts w:ascii="等线" w:hAnsi="等线" w:cs="Times New Roman" w:hint="eastAsia"/>
                <w:strike/>
                <w:highlight w:val="yellow"/>
              </w:rPr>
              <w:t>结构</w:t>
            </w:r>
          </w:p>
        </w:tc>
        <w:tc>
          <w:tcPr>
            <w:tcW w:w="1134" w:type="dxa"/>
            <w:shd w:val="clear" w:color="auto" w:fill="auto"/>
          </w:tcPr>
          <w:p w14:paraId="146D5F9F" w14:textId="77777777" w:rsidR="006E28C0" w:rsidRPr="00E63283" w:rsidRDefault="006E28C0" w:rsidP="008937AB">
            <w:pPr>
              <w:spacing w:line="240" w:lineRule="atLeast"/>
              <w:jc w:val="left"/>
              <w:rPr>
                <w:rFonts w:ascii="等线" w:hAnsi="等线" w:cs="Times New Roman"/>
                <w:strike/>
                <w:highlight w:val="yellow"/>
              </w:rPr>
            </w:pPr>
          </w:p>
        </w:tc>
        <w:tc>
          <w:tcPr>
            <w:tcW w:w="6349" w:type="dxa"/>
            <w:shd w:val="clear" w:color="auto" w:fill="auto"/>
          </w:tcPr>
          <w:p w14:paraId="42FA1F11"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使用时段限制。</w:t>
            </w:r>
          </w:p>
          <w:p w14:paraId="1086B3E2" w14:textId="77777777" w:rsidR="006E28C0" w:rsidRPr="00E63283" w:rsidRDefault="006E28C0" w:rsidP="008937AB">
            <w:pPr>
              <w:spacing w:line="240" w:lineRule="atLeast"/>
              <w:jc w:val="left"/>
              <w:rPr>
                <w:rFonts w:ascii="Microsoft YaHei UI" w:eastAsia="Microsoft YaHei UI" w:hAnsi="Microsoft YaHei UI"/>
                <w:strike/>
                <w:color w:val="353535"/>
                <w:szCs w:val="21"/>
                <w:highlight w:val="yellow"/>
              </w:rPr>
            </w:pPr>
            <w:r w:rsidRPr="00E63283">
              <w:rPr>
                <w:rFonts w:ascii="Microsoft YaHei UI" w:eastAsia="Microsoft YaHei UI" w:hAnsi="Microsoft YaHei UI" w:hint="eastAsia"/>
                <w:strike/>
                <w:color w:val="353535"/>
                <w:szCs w:val="21"/>
                <w:highlight w:val="yellow"/>
              </w:rPr>
              <w:t>具体数据见从表。</w:t>
            </w:r>
          </w:p>
        </w:tc>
      </w:tr>
      <w:tr w:rsidR="006E28C0" w:rsidRPr="00E63283" w14:paraId="5BE53AF3" w14:textId="77777777" w:rsidTr="008937AB">
        <w:trPr>
          <w:trHeight w:val="267"/>
        </w:trPr>
        <w:tc>
          <w:tcPr>
            <w:tcW w:w="1836" w:type="dxa"/>
            <w:shd w:val="clear" w:color="auto" w:fill="auto"/>
          </w:tcPr>
          <w:p w14:paraId="5E352F2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商家服务类型</w:t>
            </w:r>
          </w:p>
        </w:tc>
        <w:tc>
          <w:tcPr>
            <w:tcW w:w="2695" w:type="dxa"/>
            <w:shd w:val="clear" w:color="auto" w:fill="auto"/>
          </w:tcPr>
          <w:p w14:paraId="395F161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F_B</w:t>
            </w:r>
            <w:r w:rsidRPr="00E63283">
              <w:rPr>
                <w:rFonts w:ascii="等线" w:hAnsi="等线" w:cs="Times New Roman"/>
                <w:strike/>
              </w:rPr>
              <w:t>usiness</w:t>
            </w:r>
            <w:r w:rsidRPr="00E63283">
              <w:rPr>
                <w:rFonts w:ascii="等线" w:hAnsi="等线" w:cs="Times New Roman" w:hint="eastAsia"/>
                <w:strike/>
              </w:rPr>
              <w:t>S</w:t>
            </w:r>
            <w:r w:rsidRPr="00E63283">
              <w:rPr>
                <w:rFonts w:ascii="等线" w:hAnsi="等线" w:cs="Times New Roman"/>
                <w:strike/>
              </w:rPr>
              <w:t>ervice</w:t>
            </w:r>
          </w:p>
          <w:p w14:paraId="0FDEE379"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74C94324"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b</w:t>
            </w:r>
            <w:r w:rsidRPr="00E63283">
              <w:rPr>
                <w:rFonts w:ascii="等线" w:hAnsi="等线" w:cs="Times New Roman"/>
                <w:strike/>
                <w:shd w:val="clear" w:color="auto" w:fill="FF0000"/>
              </w:rPr>
              <w:t>usiness_service</w:t>
            </w:r>
          </w:p>
        </w:tc>
        <w:tc>
          <w:tcPr>
            <w:tcW w:w="2977" w:type="dxa"/>
            <w:shd w:val="clear" w:color="auto" w:fill="auto"/>
          </w:tcPr>
          <w:p w14:paraId="6821A008"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等线" w:hAnsi="等线" w:cs="Times New Roman" w:hint="eastAsia"/>
                <w:strike/>
              </w:rPr>
              <w:t>int</w:t>
            </w:r>
            <w:r w:rsidRPr="00E63283">
              <w:rPr>
                <w:rFonts w:ascii="等线" w:hAnsi="等线" w:cs="Times New Roman" w:hint="eastAsia"/>
                <w:strike/>
              </w:rPr>
              <w:t>。商家可提供什么服务，比如</w:t>
            </w:r>
            <w:r w:rsidRPr="00E63283">
              <w:rPr>
                <w:rFonts w:ascii="等线" w:hAnsi="等线" w:cs="Times New Roman" w:hint="eastAsia"/>
                <w:strike/>
              </w:rPr>
              <w:t>0101</w:t>
            </w:r>
            <w:r w:rsidRPr="00E63283">
              <w:rPr>
                <w:rFonts w:ascii="等线" w:hAnsi="等线" w:cs="Times New Roman" w:hint="eastAsia"/>
                <w:strike/>
              </w:rPr>
              <w:t>，代表商家提供</w:t>
            </w:r>
            <w:r w:rsidRPr="00E63283">
              <w:rPr>
                <w:rFonts w:ascii="等线" w:hAnsi="等线" w:cs="Times New Roman" w:hint="eastAsia"/>
                <w:strike/>
              </w:rPr>
              <w:t>1</w:t>
            </w:r>
            <w:r w:rsidRPr="00E63283">
              <w:rPr>
                <w:rFonts w:ascii="等线" w:hAnsi="等线" w:cs="Times New Roman" w:hint="eastAsia"/>
                <w:strike/>
              </w:rPr>
              <w:t>和</w:t>
            </w:r>
            <w:r w:rsidRPr="00E63283">
              <w:rPr>
                <w:rFonts w:ascii="等线" w:hAnsi="等线" w:cs="Times New Roman" w:hint="eastAsia"/>
                <w:strike/>
              </w:rPr>
              <w:t>3</w:t>
            </w:r>
            <w:r w:rsidRPr="00E63283">
              <w:rPr>
                <w:rFonts w:ascii="等线" w:hAnsi="等线" w:cs="Times New Roman" w:hint="eastAsia"/>
                <w:strike/>
              </w:rPr>
              <w:t>服务，即</w:t>
            </w:r>
            <w:r w:rsidRPr="00E63283">
              <w:rPr>
                <w:rFonts w:ascii="Microsoft YaHei UI" w:eastAsia="Microsoft YaHei UI" w:hAnsi="Microsoft YaHei UI" w:hint="eastAsia"/>
                <w:strike/>
                <w:color w:val="353535"/>
                <w:szCs w:val="21"/>
              </w:rPr>
              <w:t>Z_SERVICE_WITH_PET 可带宠物和ERVICE_DELIVER 外卖服务</w:t>
            </w:r>
          </w:p>
        </w:tc>
        <w:tc>
          <w:tcPr>
            <w:tcW w:w="1134" w:type="dxa"/>
            <w:shd w:val="clear" w:color="auto" w:fill="auto"/>
          </w:tcPr>
          <w:p w14:paraId="6D0538BB"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C5E585D"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商家服务类型：</w:t>
            </w:r>
          </w:p>
          <w:p w14:paraId="4A70E07F"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1、</w:t>
            </w:r>
            <w:bookmarkStart w:id="311" w:name="OLE_LINK64"/>
            <w:bookmarkStart w:id="312" w:name="OLE_LINK65"/>
            <w:bookmarkStart w:id="313" w:name="OLE_LINK133"/>
            <w:r w:rsidRPr="00E63283">
              <w:rPr>
                <w:rFonts w:ascii="Microsoft YaHei UI" w:eastAsia="Microsoft YaHei UI" w:hAnsi="Microsoft YaHei UI" w:hint="eastAsia"/>
                <w:strike/>
                <w:color w:val="353535"/>
                <w:szCs w:val="21"/>
              </w:rPr>
              <w:t>ERVICE_DELIVER 外卖服务</w:t>
            </w:r>
            <w:bookmarkEnd w:id="311"/>
            <w:bookmarkEnd w:id="312"/>
            <w:bookmarkEnd w:id="313"/>
            <w:r w:rsidRPr="00E63283">
              <w:rPr>
                <w:rFonts w:ascii="Microsoft YaHei UI" w:eastAsia="Microsoft YaHei UI" w:hAnsi="Microsoft YaHei UI" w:hint="eastAsia"/>
                <w:strike/>
                <w:color w:val="353535"/>
                <w:szCs w:val="21"/>
              </w:rPr>
              <w:t>；</w:t>
            </w:r>
          </w:p>
          <w:p w14:paraId="67613396"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2、Z_SERVICE_FREE_PARK 停车位；</w:t>
            </w:r>
          </w:p>
          <w:p w14:paraId="1704FE53"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3、</w:t>
            </w:r>
            <w:bookmarkStart w:id="314" w:name="OLE_LINK59"/>
            <w:bookmarkStart w:id="315" w:name="OLE_LINK60"/>
            <w:bookmarkStart w:id="316" w:name="OLE_LINK63"/>
            <w:r w:rsidRPr="00E63283">
              <w:rPr>
                <w:rFonts w:ascii="Microsoft YaHei UI" w:eastAsia="Microsoft YaHei UI" w:hAnsi="Microsoft YaHei UI" w:hint="eastAsia"/>
                <w:strike/>
                <w:color w:val="353535"/>
                <w:szCs w:val="21"/>
              </w:rPr>
              <w:t>Z_SERVICE_WITH_PET 可带宠物</w:t>
            </w:r>
            <w:bookmarkEnd w:id="314"/>
            <w:bookmarkEnd w:id="315"/>
            <w:bookmarkEnd w:id="316"/>
            <w:r w:rsidRPr="00E63283">
              <w:rPr>
                <w:rFonts w:ascii="Microsoft YaHei UI" w:eastAsia="Microsoft YaHei UI" w:hAnsi="Microsoft YaHei UI" w:hint="eastAsia"/>
                <w:strike/>
                <w:color w:val="353535"/>
                <w:szCs w:val="21"/>
              </w:rPr>
              <w:t>；</w:t>
            </w:r>
          </w:p>
          <w:p w14:paraId="359D8128"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4、Z_SERVICE_FREE_WIFI 免费wifi。多选。</w:t>
            </w:r>
          </w:p>
          <w:p w14:paraId="7670AE8C"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p>
        </w:tc>
      </w:tr>
      <w:tr w:rsidR="006E28C0" w:rsidRPr="00E63283" w14:paraId="2772876B" w14:textId="77777777" w:rsidTr="008937AB">
        <w:trPr>
          <w:trHeight w:val="267"/>
        </w:trPr>
        <w:tc>
          <w:tcPr>
            <w:tcW w:w="1836" w:type="dxa"/>
            <w:shd w:val="clear" w:color="auto" w:fill="auto"/>
          </w:tcPr>
          <w:p w14:paraId="0413737E"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满减门槛字段</w:t>
            </w:r>
          </w:p>
        </w:tc>
        <w:tc>
          <w:tcPr>
            <w:tcW w:w="2695" w:type="dxa"/>
            <w:shd w:val="clear" w:color="auto" w:fill="auto"/>
          </w:tcPr>
          <w:p w14:paraId="79425BDF"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F_LeastCost</w:t>
            </w:r>
          </w:p>
          <w:p w14:paraId="01CB7593"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756A29BE"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l</w:t>
            </w:r>
            <w:r w:rsidRPr="00E63283">
              <w:rPr>
                <w:rFonts w:ascii="等线" w:hAnsi="等线" w:cs="Times New Roman"/>
                <w:strike/>
                <w:shd w:val="clear" w:color="auto" w:fill="FF0000"/>
              </w:rPr>
              <w:t>east_cost</w:t>
            </w:r>
          </w:p>
        </w:tc>
        <w:tc>
          <w:tcPr>
            <w:tcW w:w="2977" w:type="dxa"/>
            <w:shd w:val="clear" w:color="auto" w:fill="auto"/>
          </w:tcPr>
          <w:p w14:paraId="04D057B7"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等线" w:hAnsi="等线" w:cs="Times New Roman" w:hint="eastAsia"/>
                <w:strike/>
              </w:rPr>
              <w:t>int</w:t>
            </w:r>
          </w:p>
        </w:tc>
        <w:tc>
          <w:tcPr>
            <w:tcW w:w="1134" w:type="dxa"/>
            <w:shd w:val="clear" w:color="auto" w:fill="auto"/>
          </w:tcPr>
          <w:p w14:paraId="47C1AB12"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6BCCB617"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满减门槛字段，可用于兑换券和代金券，填入后将在全面拼写消费满xx元可用。</w:t>
            </w:r>
          </w:p>
        </w:tc>
      </w:tr>
      <w:tr w:rsidR="006E28C0" w:rsidRPr="00E63283" w14:paraId="2F325751" w14:textId="77777777" w:rsidTr="008937AB">
        <w:trPr>
          <w:trHeight w:val="267"/>
        </w:trPr>
        <w:tc>
          <w:tcPr>
            <w:tcW w:w="1836" w:type="dxa"/>
            <w:shd w:val="clear" w:color="auto" w:fill="auto"/>
          </w:tcPr>
          <w:p w14:paraId="6FC1DF7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可用类型门槛</w:t>
            </w:r>
          </w:p>
        </w:tc>
        <w:tc>
          <w:tcPr>
            <w:tcW w:w="2695" w:type="dxa"/>
            <w:shd w:val="clear" w:color="auto" w:fill="auto"/>
          </w:tcPr>
          <w:p w14:paraId="7BA7095C"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F_ObjectUseFor</w:t>
            </w:r>
          </w:p>
          <w:p w14:paraId="521EF78C"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090B89B5" w14:textId="77777777" w:rsidR="006E28C0" w:rsidRPr="00E63283" w:rsidRDefault="006E28C0" w:rsidP="008937AB">
            <w:pPr>
              <w:spacing w:line="240" w:lineRule="atLeast"/>
              <w:jc w:val="left"/>
              <w:rPr>
                <w:rFonts w:ascii="Microsoft YaHei UI" w:eastAsia="Microsoft YaHei UI" w:hAnsi="Microsoft YaHei UI"/>
                <w:b/>
                <w:strike/>
                <w:color w:val="353535"/>
                <w:szCs w:val="21"/>
              </w:rPr>
            </w:pPr>
            <w:r w:rsidRPr="00E63283">
              <w:rPr>
                <w:rFonts w:ascii="等线" w:hAnsi="等线" w:cs="Times New Roman" w:hint="eastAsia"/>
                <w:strike/>
                <w:shd w:val="clear" w:color="auto" w:fill="FF0000"/>
              </w:rPr>
              <w:t>o</w:t>
            </w:r>
            <w:r w:rsidRPr="00E63283">
              <w:rPr>
                <w:rFonts w:ascii="等线" w:hAnsi="等线" w:cs="Times New Roman"/>
                <w:strike/>
                <w:shd w:val="clear" w:color="auto" w:fill="FF0000"/>
              </w:rPr>
              <w:t>bject_use_for</w:t>
            </w:r>
          </w:p>
        </w:tc>
        <w:tc>
          <w:tcPr>
            <w:tcW w:w="2977" w:type="dxa"/>
            <w:shd w:val="clear" w:color="auto" w:fill="auto"/>
          </w:tcPr>
          <w:p w14:paraId="1AAEA20C"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varchar（512）</w:t>
            </w:r>
          </w:p>
        </w:tc>
        <w:tc>
          <w:tcPr>
            <w:tcW w:w="1134" w:type="dxa"/>
            <w:shd w:val="clear" w:color="auto" w:fill="auto"/>
          </w:tcPr>
          <w:p w14:paraId="388B702A"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85AD1E0"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购买xx可用类型门槛，仅用于兑换 ，填入后自动拼写购买xxx可用。目前我们不做此功能，所以传递NULL</w:t>
            </w:r>
          </w:p>
        </w:tc>
      </w:tr>
    </w:tbl>
    <w:p w14:paraId="394C8934" w14:textId="77777777" w:rsidR="006E28C0" w:rsidRDefault="006E28C0" w:rsidP="006E28C0"/>
    <w:p w14:paraId="4838745F" w14:textId="77777777" w:rsidR="006E28C0" w:rsidRDefault="006E28C0" w:rsidP="006E28C0"/>
    <w:p w14:paraId="38D52A3E" w14:textId="77777777" w:rsidR="006E28C0" w:rsidRPr="00E63283" w:rsidRDefault="006E28C0" w:rsidP="006E28C0">
      <w:pPr>
        <w:pStyle w:val="5"/>
        <w:rPr>
          <w:strike/>
        </w:rPr>
      </w:pPr>
      <w:r>
        <w:rPr>
          <w:rFonts w:hint="eastAsia"/>
        </w:rPr>
        <w:t xml:space="preserve"> </w:t>
      </w:r>
      <w:r w:rsidRPr="00E63283">
        <w:rPr>
          <w:rFonts w:hint="eastAsia"/>
          <w:strike/>
        </w:rPr>
        <w:t>微信优惠券使用条件表</w:t>
      </w:r>
      <w:r w:rsidRPr="00E63283">
        <w:rPr>
          <w:rFonts w:hint="eastAsia"/>
          <w:strike/>
        </w:rPr>
        <w:t xml:space="preserve"> T_WxC</w:t>
      </w:r>
      <w:r w:rsidRPr="00E63283">
        <w:rPr>
          <w:strike/>
        </w:rPr>
        <w:t>ouponUse</w:t>
      </w:r>
      <w:r w:rsidRPr="00E63283">
        <w:rPr>
          <w:rFonts w:hint="eastAsia"/>
          <w:strike/>
        </w:rPr>
        <w:t>C</w:t>
      </w:r>
      <w:r w:rsidRPr="00E63283">
        <w:rPr>
          <w:strike/>
        </w:rPr>
        <w:t>ondition</w:t>
      </w:r>
    </w:p>
    <w:p w14:paraId="64C25C2C" w14:textId="77777777" w:rsidR="006E28C0" w:rsidRPr="00E63283" w:rsidRDefault="006E28C0" w:rsidP="006E28C0">
      <w:pPr>
        <w:rPr>
          <w:strike/>
        </w:rPr>
      </w:pPr>
      <w:r w:rsidRPr="00E63283">
        <w:rPr>
          <w:rFonts w:hint="eastAsia"/>
          <w:strike/>
        </w:rPr>
        <w:t>商家可以在</w:t>
      </w:r>
      <w:r w:rsidRPr="00E63283">
        <w:rPr>
          <w:rFonts w:hint="eastAsia"/>
          <w:strike/>
        </w:rPr>
        <w:t>nbr</w:t>
      </w:r>
      <w:r w:rsidRPr="00E63283">
        <w:rPr>
          <w:rFonts w:hint="eastAsia"/>
          <w:strike/>
        </w:rPr>
        <w:t>创建代金券和折扣券。这二种券，分别可以针对不同商品类型创建不同的券。这些券要满足不同的条件，才能使用。</w:t>
      </w:r>
    </w:p>
    <w:p w14:paraId="0F56E10C" w14:textId="77777777" w:rsidR="006E28C0" w:rsidRPr="00E63283" w:rsidRDefault="006E28C0" w:rsidP="006E28C0">
      <w:pPr>
        <w:rPr>
          <w:strike/>
        </w:rPr>
      </w:pPr>
      <w:r w:rsidRPr="00E63283">
        <w:rPr>
          <w:rFonts w:hint="eastAsia"/>
          <w:strike/>
        </w:rPr>
        <w:t>比如只针对水果的代金券，就不能用于蔬菜。只针对蔬菜的代金券就不能用于水果。</w:t>
      </w:r>
    </w:p>
    <w:p w14:paraId="130453C4" w14:textId="77777777" w:rsidR="006E28C0" w:rsidRPr="00E63283" w:rsidRDefault="006E28C0" w:rsidP="006E28C0">
      <w:pPr>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3AA68869" w14:textId="77777777" w:rsidTr="008937AB">
        <w:trPr>
          <w:trHeight w:val="255"/>
        </w:trPr>
        <w:tc>
          <w:tcPr>
            <w:tcW w:w="1836" w:type="dxa"/>
            <w:shd w:val="clear" w:color="auto" w:fill="FF0000"/>
          </w:tcPr>
          <w:p w14:paraId="280E47D8"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46E6E171"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226379D4"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5D458252"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4EA5687E"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43A1A75D" w14:textId="77777777" w:rsidTr="008937AB">
        <w:trPr>
          <w:trHeight w:val="267"/>
        </w:trPr>
        <w:tc>
          <w:tcPr>
            <w:tcW w:w="1836" w:type="dxa"/>
            <w:shd w:val="clear" w:color="auto" w:fill="auto"/>
          </w:tcPr>
          <w:p w14:paraId="21CBE76F"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267A452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3BBB82A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238FC47E"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D71D35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72C67C7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某个使用条件信息的唯一标识。</w:t>
            </w:r>
          </w:p>
        </w:tc>
      </w:tr>
      <w:tr w:rsidR="006E28C0" w:rsidRPr="00E63283" w14:paraId="32EBEE46" w14:textId="77777777" w:rsidTr="008937AB">
        <w:trPr>
          <w:trHeight w:val="267"/>
        </w:trPr>
        <w:tc>
          <w:tcPr>
            <w:tcW w:w="1836" w:type="dxa"/>
            <w:shd w:val="clear" w:color="auto" w:fill="auto"/>
          </w:tcPr>
          <w:p w14:paraId="2B9E753A"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主表</w:t>
            </w:r>
            <w:r w:rsidRPr="00E63283">
              <w:rPr>
                <w:rFonts w:ascii="等线" w:hAnsi="等线" w:cs="Times New Roman" w:hint="eastAsia"/>
                <w:strike/>
              </w:rPr>
              <w:t>ID</w:t>
            </w:r>
          </w:p>
        </w:tc>
        <w:tc>
          <w:tcPr>
            <w:tcW w:w="2695" w:type="dxa"/>
            <w:shd w:val="clear" w:color="auto" w:fill="auto"/>
          </w:tcPr>
          <w:p w14:paraId="7903EEC2"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hint="eastAsia"/>
                <w:strike/>
              </w:rPr>
              <w:t>A</w:t>
            </w:r>
            <w:r w:rsidRPr="00E63283">
              <w:rPr>
                <w:strike/>
              </w:rPr>
              <w:t>dvanced</w:t>
            </w:r>
            <w:r w:rsidRPr="00E63283">
              <w:rPr>
                <w:rFonts w:hint="eastAsia"/>
                <w:strike/>
              </w:rPr>
              <w:t>I</w:t>
            </w:r>
            <w:r w:rsidRPr="00E63283">
              <w:rPr>
                <w:strike/>
              </w:rPr>
              <w:t>nfo</w:t>
            </w:r>
            <w:r w:rsidRPr="00E63283">
              <w:rPr>
                <w:rFonts w:ascii="等线" w:hAnsi="等线" w:cs="Times New Roman" w:hint="eastAsia"/>
                <w:strike/>
              </w:rPr>
              <w:t>ID</w:t>
            </w:r>
          </w:p>
        </w:tc>
        <w:tc>
          <w:tcPr>
            <w:tcW w:w="2977" w:type="dxa"/>
            <w:shd w:val="clear" w:color="auto" w:fill="auto"/>
          </w:tcPr>
          <w:p w14:paraId="26EB8DA0"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35A5046C"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16A7802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r w:rsidRPr="00E63283">
              <w:rPr>
                <w:rFonts w:ascii="等线" w:hAnsi="等线" w:cs="Times New Roman" w:hint="eastAsia"/>
                <w:strike/>
              </w:rPr>
              <w:t>u</w:t>
            </w:r>
            <w:r w:rsidRPr="00E63283">
              <w:rPr>
                <w:rFonts w:ascii="等线" w:hAnsi="等线" w:cs="Times New Roman"/>
                <w:strike/>
              </w:rPr>
              <w:t>se_condition</w:t>
            </w:r>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格式。</w:t>
            </w:r>
          </w:p>
        </w:tc>
      </w:tr>
      <w:tr w:rsidR="006E28C0" w:rsidRPr="00E63283" w14:paraId="576E6E72" w14:textId="77777777" w:rsidTr="008937AB">
        <w:trPr>
          <w:trHeight w:val="267"/>
        </w:trPr>
        <w:tc>
          <w:tcPr>
            <w:tcW w:w="1836" w:type="dxa"/>
            <w:shd w:val="clear" w:color="auto" w:fill="auto"/>
          </w:tcPr>
          <w:p w14:paraId="2020BD50"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指定可用的商品类目</w:t>
            </w:r>
          </w:p>
        </w:tc>
        <w:tc>
          <w:tcPr>
            <w:tcW w:w="2695" w:type="dxa"/>
            <w:shd w:val="clear" w:color="auto" w:fill="auto"/>
          </w:tcPr>
          <w:p w14:paraId="230B5D4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F_A</w:t>
            </w:r>
            <w:r w:rsidRPr="00E63283">
              <w:rPr>
                <w:rFonts w:ascii="等线" w:hAnsi="等线" w:cs="Times New Roman"/>
                <w:strike/>
              </w:rPr>
              <w:t>ccept</w:t>
            </w:r>
            <w:r w:rsidRPr="00E63283">
              <w:rPr>
                <w:rFonts w:ascii="等线" w:hAnsi="等线" w:cs="Times New Roman" w:hint="eastAsia"/>
                <w:strike/>
              </w:rPr>
              <w:t>C</w:t>
            </w:r>
            <w:r w:rsidRPr="00E63283">
              <w:rPr>
                <w:rFonts w:ascii="等线" w:hAnsi="等线" w:cs="Times New Roman"/>
                <w:strike/>
              </w:rPr>
              <w:t>ategory</w:t>
            </w:r>
          </w:p>
          <w:p w14:paraId="06068E58"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448F6AC2"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a</w:t>
            </w:r>
            <w:r w:rsidRPr="00E63283">
              <w:rPr>
                <w:rFonts w:ascii="等线" w:hAnsi="等线" w:cs="Times New Roman"/>
                <w:strike/>
                <w:shd w:val="clear" w:color="auto" w:fill="FF0000"/>
              </w:rPr>
              <w:t>ccept_category</w:t>
            </w:r>
          </w:p>
        </w:tc>
        <w:tc>
          <w:tcPr>
            <w:tcW w:w="2977" w:type="dxa"/>
            <w:shd w:val="clear" w:color="auto" w:fill="auto"/>
          </w:tcPr>
          <w:p w14:paraId="4CFF756F"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varchar（512）</w:t>
            </w:r>
          </w:p>
        </w:tc>
        <w:tc>
          <w:tcPr>
            <w:tcW w:w="1134" w:type="dxa"/>
            <w:shd w:val="clear" w:color="auto" w:fill="auto"/>
          </w:tcPr>
          <w:p w14:paraId="7F48FECF"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2E644316"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指定可用的商品类目，仅用于代金券类型 ，填入后将在券面拼写适用于xxx。</w:t>
            </w:r>
          </w:p>
        </w:tc>
      </w:tr>
      <w:tr w:rsidR="006E28C0" w:rsidRPr="00E63283" w14:paraId="6BC878FA" w14:textId="77777777" w:rsidTr="008937AB">
        <w:trPr>
          <w:trHeight w:val="267"/>
        </w:trPr>
        <w:tc>
          <w:tcPr>
            <w:tcW w:w="1836" w:type="dxa"/>
            <w:shd w:val="clear" w:color="auto" w:fill="auto"/>
          </w:tcPr>
          <w:p w14:paraId="428FE1E2"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指定不可用的商品类目</w:t>
            </w:r>
          </w:p>
        </w:tc>
        <w:tc>
          <w:tcPr>
            <w:tcW w:w="2695" w:type="dxa"/>
            <w:shd w:val="clear" w:color="auto" w:fill="auto"/>
          </w:tcPr>
          <w:p w14:paraId="24D9661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F_R</w:t>
            </w:r>
            <w:r w:rsidRPr="00E63283">
              <w:rPr>
                <w:rFonts w:ascii="等线" w:hAnsi="等线" w:cs="Times New Roman"/>
                <w:strike/>
              </w:rPr>
              <w:t>eject</w:t>
            </w:r>
            <w:r w:rsidRPr="00E63283">
              <w:rPr>
                <w:rFonts w:ascii="等线" w:hAnsi="等线" w:cs="Times New Roman" w:hint="eastAsia"/>
                <w:strike/>
              </w:rPr>
              <w:t>C</w:t>
            </w:r>
            <w:r w:rsidRPr="00E63283">
              <w:rPr>
                <w:rFonts w:ascii="等线" w:hAnsi="等线" w:cs="Times New Roman"/>
                <w:strike/>
              </w:rPr>
              <w:t>ategory</w:t>
            </w:r>
          </w:p>
          <w:p w14:paraId="432EECD4"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7A4064BE"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r</w:t>
            </w:r>
            <w:r w:rsidRPr="00E63283">
              <w:rPr>
                <w:rFonts w:ascii="等线" w:hAnsi="等线" w:cs="Times New Roman"/>
                <w:strike/>
                <w:shd w:val="clear" w:color="auto" w:fill="FF0000"/>
              </w:rPr>
              <w:t>eject_category</w:t>
            </w:r>
          </w:p>
        </w:tc>
        <w:tc>
          <w:tcPr>
            <w:tcW w:w="2977" w:type="dxa"/>
            <w:shd w:val="clear" w:color="auto" w:fill="auto"/>
          </w:tcPr>
          <w:p w14:paraId="1365C42A"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varchar（512）</w:t>
            </w:r>
          </w:p>
        </w:tc>
        <w:tc>
          <w:tcPr>
            <w:tcW w:w="1134" w:type="dxa"/>
            <w:shd w:val="clear" w:color="auto" w:fill="auto"/>
          </w:tcPr>
          <w:p w14:paraId="42232B8A"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A4A3462"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指定不可用的商品类目，仅用于代金券类型 ，填入后将在券面拼写不适用于xxxx。</w:t>
            </w:r>
          </w:p>
        </w:tc>
      </w:tr>
      <w:tr w:rsidR="006E28C0" w:rsidRPr="00E63283" w14:paraId="7510E99A" w14:textId="77777777" w:rsidTr="008937AB">
        <w:trPr>
          <w:trHeight w:val="267"/>
        </w:trPr>
        <w:tc>
          <w:tcPr>
            <w:tcW w:w="1836" w:type="dxa"/>
            <w:shd w:val="clear" w:color="auto" w:fill="auto"/>
          </w:tcPr>
          <w:p w14:paraId="04D605CF"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是否与其他类型共享门槛</w:t>
            </w:r>
          </w:p>
        </w:tc>
        <w:tc>
          <w:tcPr>
            <w:tcW w:w="2695" w:type="dxa"/>
            <w:shd w:val="clear" w:color="auto" w:fill="auto"/>
          </w:tcPr>
          <w:p w14:paraId="21A99AC3"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F_C</w:t>
            </w:r>
            <w:r w:rsidRPr="00E63283">
              <w:rPr>
                <w:rFonts w:ascii="等线" w:hAnsi="等线" w:cs="Times New Roman"/>
                <w:strike/>
              </w:rPr>
              <w:t>an</w:t>
            </w:r>
            <w:r w:rsidRPr="00E63283">
              <w:rPr>
                <w:rFonts w:ascii="等线" w:hAnsi="等线" w:cs="Times New Roman" w:hint="eastAsia"/>
                <w:strike/>
              </w:rPr>
              <w:t>U</w:t>
            </w:r>
            <w:r w:rsidRPr="00E63283">
              <w:rPr>
                <w:rFonts w:ascii="等线" w:hAnsi="等线" w:cs="Times New Roman"/>
                <w:strike/>
              </w:rPr>
              <w:t>se</w:t>
            </w:r>
            <w:r w:rsidRPr="00E63283">
              <w:rPr>
                <w:rFonts w:ascii="等线" w:hAnsi="等线" w:cs="Times New Roman" w:hint="eastAsia"/>
                <w:strike/>
              </w:rPr>
              <w:t>W</w:t>
            </w:r>
            <w:r w:rsidRPr="00E63283">
              <w:rPr>
                <w:rFonts w:ascii="等线" w:hAnsi="等线" w:cs="Times New Roman"/>
                <w:strike/>
              </w:rPr>
              <w:t>ith</w:t>
            </w:r>
            <w:r w:rsidRPr="00E63283">
              <w:rPr>
                <w:rFonts w:ascii="等线" w:hAnsi="等线" w:cs="Times New Roman" w:hint="eastAsia"/>
                <w:strike/>
              </w:rPr>
              <w:t>O</w:t>
            </w:r>
            <w:r w:rsidRPr="00E63283">
              <w:rPr>
                <w:rFonts w:ascii="等线" w:hAnsi="等线" w:cs="Times New Roman"/>
                <w:strike/>
              </w:rPr>
              <w:t>ther</w:t>
            </w:r>
            <w:r w:rsidRPr="00E63283">
              <w:rPr>
                <w:rFonts w:ascii="等线" w:hAnsi="等线" w:cs="Times New Roman" w:hint="eastAsia"/>
                <w:strike/>
              </w:rPr>
              <w:t>D</w:t>
            </w:r>
            <w:r w:rsidRPr="00E63283">
              <w:rPr>
                <w:rFonts w:ascii="等线" w:hAnsi="等线" w:cs="Times New Roman"/>
                <w:strike/>
              </w:rPr>
              <w:t>iscount</w:t>
            </w:r>
          </w:p>
          <w:p w14:paraId="02A2E60A"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3E5FADC7"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c</w:t>
            </w:r>
            <w:r w:rsidRPr="00E63283">
              <w:rPr>
                <w:rFonts w:ascii="等线" w:hAnsi="等线" w:cs="Times New Roman"/>
                <w:strike/>
                <w:shd w:val="clear" w:color="auto" w:fill="FF0000"/>
              </w:rPr>
              <w:t>an_use_with_other_discount</w:t>
            </w:r>
          </w:p>
        </w:tc>
        <w:tc>
          <w:tcPr>
            <w:tcW w:w="2977" w:type="dxa"/>
            <w:shd w:val="clear" w:color="auto" w:fill="auto"/>
          </w:tcPr>
          <w:p w14:paraId="779A823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等线" w:hAnsi="等线" w:cs="Times New Roman" w:hint="eastAsia"/>
                <w:strike/>
              </w:rPr>
              <w:t>bool</w:t>
            </w:r>
          </w:p>
        </w:tc>
        <w:tc>
          <w:tcPr>
            <w:tcW w:w="1134" w:type="dxa"/>
            <w:shd w:val="clear" w:color="auto" w:fill="auto"/>
          </w:tcPr>
          <w:p w14:paraId="7D823711"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0787854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不可以与其他类型共享门槛，填写false时系统将在使用须知里拼写“不可与其他优惠共享”，填写true时系统将在使用须知里拼写“可与其他优惠共享”，默认为true</w:t>
            </w:r>
          </w:p>
        </w:tc>
      </w:tr>
    </w:tbl>
    <w:p w14:paraId="24DEBFF8" w14:textId="77777777" w:rsidR="006E28C0" w:rsidRDefault="006E28C0" w:rsidP="006E28C0"/>
    <w:p w14:paraId="10774CDC" w14:textId="77777777" w:rsidR="006E28C0" w:rsidRDefault="006E28C0" w:rsidP="006E28C0"/>
    <w:p w14:paraId="4BCC5D80" w14:textId="77777777" w:rsidR="006E28C0" w:rsidRPr="00E63283" w:rsidRDefault="006E28C0" w:rsidP="006E28C0">
      <w:pPr>
        <w:pStyle w:val="5"/>
        <w:rPr>
          <w:strike/>
        </w:rPr>
      </w:pPr>
      <w:r>
        <w:rPr>
          <w:rFonts w:hint="eastAsia"/>
        </w:rPr>
        <w:t>封</w:t>
      </w:r>
      <w:r w:rsidRPr="00E63283">
        <w:rPr>
          <w:rFonts w:hint="eastAsia"/>
          <w:strike/>
        </w:rPr>
        <w:t>面摘要结构表</w:t>
      </w:r>
      <w:r w:rsidRPr="00E63283">
        <w:rPr>
          <w:rFonts w:hint="eastAsia"/>
          <w:strike/>
        </w:rPr>
        <w:t xml:space="preserve"> T_</w:t>
      </w:r>
      <w:r w:rsidRPr="00E63283">
        <w:rPr>
          <w:strike/>
        </w:rPr>
        <w:t xml:space="preserve"> </w:t>
      </w:r>
      <w:r w:rsidRPr="00E63283">
        <w:rPr>
          <w:rFonts w:hint="eastAsia"/>
          <w:strike/>
        </w:rPr>
        <w:t>Wx</w:t>
      </w:r>
      <w:r w:rsidRPr="00E63283">
        <w:rPr>
          <w:strike/>
        </w:rPr>
        <w:t>Coupon</w:t>
      </w:r>
      <w:r w:rsidRPr="00E63283">
        <w:rPr>
          <w:rFonts w:hint="eastAsia"/>
          <w:strike/>
        </w:rPr>
        <w:t>A</w:t>
      </w:r>
      <w:r w:rsidRPr="00E63283">
        <w:rPr>
          <w:strike/>
        </w:rPr>
        <w:t>bstract</w:t>
      </w:r>
    </w:p>
    <w:p w14:paraId="7A2BDF92" w14:textId="77777777" w:rsidR="006E28C0" w:rsidRPr="00E63283" w:rsidRDefault="006E28C0" w:rsidP="006E28C0">
      <w:pPr>
        <w:spacing w:line="240" w:lineRule="auto"/>
        <w:rPr>
          <w:strike/>
        </w:rPr>
      </w:pPr>
      <w:r w:rsidRPr="00E63283">
        <w:rPr>
          <w:strike/>
          <w:noProof/>
        </w:rPr>
        <w:drawing>
          <wp:inline distT="0" distB="0" distL="0" distR="0" wp14:anchorId="0BF7EF15" wp14:editId="419BAF2D">
            <wp:extent cx="5486400" cy="2397125"/>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2397125"/>
                    </a:xfrm>
                    <a:prstGeom prst="rect">
                      <a:avLst/>
                    </a:prstGeom>
                  </pic:spPr>
                </pic:pic>
              </a:graphicData>
            </a:graphic>
          </wp:inline>
        </w:drawing>
      </w:r>
    </w:p>
    <w:p w14:paraId="002CEFB6" w14:textId="77777777" w:rsidR="006E28C0" w:rsidRPr="00E63283" w:rsidRDefault="006E28C0" w:rsidP="006E28C0">
      <w:pPr>
        <w:spacing w:line="240" w:lineRule="auto"/>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2E80B0DD" w14:textId="77777777" w:rsidTr="008937AB">
        <w:trPr>
          <w:trHeight w:val="255"/>
        </w:trPr>
        <w:tc>
          <w:tcPr>
            <w:tcW w:w="1836" w:type="dxa"/>
            <w:shd w:val="clear" w:color="auto" w:fill="FF0000"/>
          </w:tcPr>
          <w:p w14:paraId="56F4BC68"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05ECD0D5"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69141E38"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43D835F1"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589A3218" w14:textId="77777777" w:rsidR="006E28C0" w:rsidRPr="00E63283" w:rsidRDefault="006E28C0" w:rsidP="008937AB">
            <w:pPr>
              <w:spacing w:line="240" w:lineRule="auto"/>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5B720814" w14:textId="77777777" w:rsidTr="008937AB">
        <w:trPr>
          <w:trHeight w:val="267"/>
        </w:trPr>
        <w:tc>
          <w:tcPr>
            <w:tcW w:w="1836" w:type="dxa"/>
            <w:shd w:val="clear" w:color="auto" w:fill="auto"/>
          </w:tcPr>
          <w:p w14:paraId="1A0DE894"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22A02486"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74A5E957"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1BF5A572" w14:textId="77777777" w:rsidR="006E28C0" w:rsidRPr="00E63283" w:rsidRDefault="006E28C0" w:rsidP="008937AB">
            <w:pPr>
              <w:spacing w:line="240" w:lineRule="auto"/>
              <w:jc w:val="left"/>
              <w:rPr>
                <w:rFonts w:ascii="等线" w:hAnsi="等线" w:cs="Times New Roman"/>
                <w:strike/>
              </w:rPr>
            </w:pPr>
          </w:p>
        </w:tc>
        <w:tc>
          <w:tcPr>
            <w:tcW w:w="6349" w:type="dxa"/>
            <w:shd w:val="clear" w:color="auto" w:fill="auto"/>
          </w:tcPr>
          <w:p w14:paraId="39D8BD30"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4ADEABCF" w14:textId="77777777" w:rsidR="006E28C0" w:rsidRPr="00E63283" w:rsidRDefault="006E28C0" w:rsidP="008937AB">
            <w:pPr>
              <w:spacing w:line="240" w:lineRule="auto"/>
              <w:jc w:val="left"/>
              <w:rPr>
                <w:rFonts w:ascii="等线" w:hAnsi="等线" w:cs="Times New Roman"/>
                <w:strike/>
              </w:rPr>
            </w:pPr>
            <w:r w:rsidRPr="00E63283">
              <w:rPr>
                <w:rFonts w:ascii="等线" w:hAnsi="等线" w:cs="Times New Roman" w:hint="eastAsia"/>
                <w:strike/>
              </w:rPr>
              <w:t>某个</w:t>
            </w:r>
            <w:r w:rsidRPr="00E63283">
              <w:rPr>
                <w:rFonts w:hint="eastAsia"/>
                <w:strike/>
              </w:rPr>
              <w:t>封面摘要结构体</w:t>
            </w:r>
            <w:r w:rsidRPr="00E63283">
              <w:rPr>
                <w:rFonts w:ascii="等线" w:hAnsi="等线" w:cs="Times New Roman" w:hint="eastAsia"/>
                <w:strike/>
              </w:rPr>
              <w:t>的唯一标识。</w:t>
            </w:r>
          </w:p>
        </w:tc>
      </w:tr>
      <w:tr w:rsidR="006E28C0" w:rsidRPr="00E63283" w14:paraId="186B8BEC" w14:textId="77777777" w:rsidTr="008937AB">
        <w:trPr>
          <w:trHeight w:val="267"/>
        </w:trPr>
        <w:tc>
          <w:tcPr>
            <w:tcW w:w="1836" w:type="dxa"/>
            <w:shd w:val="clear" w:color="auto" w:fill="auto"/>
          </w:tcPr>
          <w:p w14:paraId="40ACC5FA"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主表</w:t>
            </w:r>
            <w:r w:rsidRPr="00E63283">
              <w:rPr>
                <w:rFonts w:ascii="等线" w:hAnsi="等线" w:cs="Times New Roman" w:hint="eastAsia"/>
                <w:strike/>
              </w:rPr>
              <w:t>ID</w:t>
            </w:r>
          </w:p>
        </w:tc>
        <w:tc>
          <w:tcPr>
            <w:tcW w:w="2695" w:type="dxa"/>
            <w:shd w:val="clear" w:color="auto" w:fill="auto"/>
          </w:tcPr>
          <w:p w14:paraId="3F33D213"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hint="eastAsia"/>
                <w:strike/>
              </w:rPr>
              <w:t>A</w:t>
            </w:r>
            <w:r w:rsidRPr="00E63283">
              <w:rPr>
                <w:strike/>
              </w:rPr>
              <w:t>dvanced</w:t>
            </w:r>
            <w:r w:rsidRPr="00E63283">
              <w:rPr>
                <w:rFonts w:hint="eastAsia"/>
                <w:strike/>
              </w:rPr>
              <w:t>I</w:t>
            </w:r>
            <w:r w:rsidRPr="00E63283">
              <w:rPr>
                <w:strike/>
              </w:rPr>
              <w:t>nfo</w:t>
            </w:r>
            <w:r w:rsidRPr="00E63283">
              <w:rPr>
                <w:rFonts w:ascii="等线" w:hAnsi="等线" w:cs="Times New Roman" w:hint="eastAsia"/>
                <w:strike/>
              </w:rPr>
              <w:t>ID</w:t>
            </w:r>
          </w:p>
        </w:tc>
        <w:tc>
          <w:tcPr>
            <w:tcW w:w="2977" w:type="dxa"/>
            <w:shd w:val="clear" w:color="auto" w:fill="auto"/>
          </w:tcPr>
          <w:p w14:paraId="420EFCF7"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540B764E"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6C681B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r w:rsidRPr="00E63283">
              <w:rPr>
                <w:rFonts w:hint="eastAsia"/>
                <w:strike/>
              </w:rPr>
              <w:t>a</w:t>
            </w:r>
            <w:r w:rsidRPr="00E63283">
              <w:rPr>
                <w:strike/>
              </w:rPr>
              <w:t>bstract</w:t>
            </w:r>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格式。</w:t>
            </w:r>
          </w:p>
        </w:tc>
      </w:tr>
      <w:tr w:rsidR="006E28C0" w:rsidRPr="00E63283" w14:paraId="7D0A4313" w14:textId="77777777" w:rsidTr="008937AB">
        <w:trPr>
          <w:trHeight w:val="267"/>
        </w:trPr>
        <w:tc>
          <w:tcPr>
            <w:tcW w:w="1836" w:type="dxa"/>
            <w:shd w:val="clear" w:color="auto" w:fill="auto"/>
          </w:tcPr>
          <w:p w14:paraId="70E39DEB"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封面摘要简介</w:t>
            </w:r>
          </w:p>
        </w:tc>
        <w:tc>
          <w:tcPr>
            <w:tcW w:w="2695" w:type="dxa"/>
            <w:shd w:val="clear" w:color="auto" w:fill="auto"/>
          </w:tcPr>
          <w:p w14:paraId="672E419F"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F_A</w:t>
            </w:r>
            <w:r w:rsidRPr="00E63283">
              <w:rPr>
                <w:rFonts w:ascii="等线" w:hAnsi="等线" w:cs="Times New Roman"/>
                <w:strike/>
              </w:rPr>
              <w:t>bstract</w:t>
            </w:r>
          </w:p>
        </w:tc>
        <w:tc>
          <w:tcPr>
            <w:tcW w:w="2977" w:type="dxa"/>
            <w:shd w:val="clear" w:color="auto" w:fill="auto"/>
          </w:tcPr>
          <w:p w14:paraId="7498575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varchar（24）</w:t>
            </w:r>
          </w:p>
        </w:tc>
        <w:tc>
          <w:tcPr>
            <w:tcW w:w="1134" w:type="dxa"/>
            <w:shd w:val="clear" w:color="auto" w:fill="auto"/>
          </w:tcPr>
          <w:p w14:paraId="135B71A3"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36232334"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封面摘要简介。</w:t>
            </w:r>
          </w:p>
        </w:tc>
      </w:tr>
      <w:tr w:rsidR="006E28C0" w:rsidRPr="00E63283" w14:paraId="22E127E1" w14:textId="77777777" w:rsidTr="008937AB">
        <w:trPr>
          <w:trHeight w:val="267"/>
        </w:trPr>
        <w:tc>
          <w:tcPr>
            <w:tcW w:w="1836" w:type="dxa"/>
            <w:shd w:val="clear" w:color="auto" w:fill="auto"/>
          </w:tcPr>
          <w:p w14:paraId="0DBC3128"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封面图片列表</w:t>
            </w:r>
          </w:p>
        </w:tc>
        <w:tc>
          <w:tcPr>
            <w:tcW w:w="2695" w:type="dxa"/>
            <w:shd w:val="clear" w:color="auto" w:fill="auto"/>
          </w:tcPr>
          <w:p w14:paraId="07B68BC0"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con</w:t>
            </w:r>
            <w:r w:rsidRPr="00E63283">
              <w:rPr>
                <w:rFonts w:ascii="等线" w:hAnsi="等线" w:cs="Times New Roman" w:hint="eastAsia"/>
                <w:strike/>
              </w:rPr>
              <w:t>U</w:t>
            </w:r>
            <w:r w:rsidRPr="00E63283">
              <w:rPr>
                <w:rFonts w:ascii="等线" w:hAnsi="等线" w:cs="Times New Roman"/>
                <w:strike/>
              </w:rPr>
              <w:t>rl</w:t>
            </w:r>
            <w:r w:rsidRPr="00E63283">
              <w:rPr>
                <w:rFonts w:ascii="等线" w:hAnsi="等线" w:cs="Times New Roman" w:hint="eastAsia"/>
                <w:strike/>
              </w:rPr>
              <w:t>L</w:t>
            </w:r>
            <w:r w:rsidRPr="00E63283">
              <w:rPr>
                <w:rFonts w:ascii="等线" w:hAnsi="等线" w:cs="Times New Roman"/>
                <w:strike/>
              </w:rPr>
              <w:t>ist</w:t>
            </w:r>
          </w:p>
          <w:p w14:paraId="011BEB6B"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272310DC"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i</w:t>
            </w:r>
            <w:r w:rsidRPr="00E63283">
              <w:rPr>
                <w:rFonts w:ascii="等线" w:hAnsi="等线" w:cs="Times New Roman"/>
                <w:strike/>
                <w:shd w:val="clear" w:color="auto" w:fill="FF0000"/>
              </w:rPr>
              <w:t>con_url_list</w:t>
            </w:r>
          </w:p>
        </w:tc>
        <w:tc>
          <w:tcPr>
            <w:tcW w:w="2977" w:type="dxa"/>
            <w:shd w:val="clear" w:color="auto" w:fill="auto"/>
          </w:tcPr>
          <w:p w14:paraId="074A891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varchar（128）</w:t>
            </w:r>
          </w:p>
        </w:tc>
        <w:tc>
          <w:tcPr>
            <w:tcW w:w="1134" w:type="dxa"/>
            <w:shd w:val="clear" w:color="auto" w:fill="auto"/>
          </w:tcPr>
          <w:p w14:paraId="517ADD90"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192AC1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封面图片列表，仅支持填入一个封面图片链接，上传图片接口上传获取图片获得链接，填写非CDN链接会报错，并在此填入。建议图片尺寸像素850*350。</w:t>
            </w:r>
          </w:p>
        </w:tc>
      </w:tr>
    </w:tbl>
    <w:p w14:paraId="32C3B2B0" w14:textId="77777777" w:rsidR="006E28C0" w:rsidRPr="00E63283" w:rsidRDefault="006E28C0" w:rsidP="006E28C0">
      <w:pPr>
        <w:rPr>
          <w:strike/>
        </w:rPr>
      </w:pPr>
    </w:p>
    <w:p w14:paraId="18AADC83" w14:textId="77777777" w:rsidR="006E28C0" w:rsidRDefault="006E28C0" w:rsidP="006E28C0"/>
    <w:p w14:paraId="6DDA4782" w14:textId="77777777" w:rsidR="006E28C0" w:rsidRPr="002A0139" w:rsidRDefault="006E28C0" w:rsidP="006E28C0">
      <w:pPr>
        <w:pStyle w:val="5"/>
        <w:rPr>
          <w:strike/>
        </w:rPr>
      </w:pPr>
      <w:r w:rsidRPr="002A0139">
        <w:rPr>
          <w:rFonts w:hint="eastAsia"/>
          <w:strike/>
        </w:rPr>
        <w:t>图文列表</w:t>
      </w:r>
      <w:r w:rsidRPr="002A0139">
        <w:rPr>
          <w:rFonts w:hint="eastAsia"/>
          <w:strike/>
        </w:rPr>
        <w:t xml:space="preserve"> T_WxC</w:t>
      </w:r>
      <w:r w:rsidRPr="002A0139">
        <w:rPr>
          <w:strike/>
        </w:rPr>
        <w:t>oupon</w:t>
      </w:r>
      <w:r w:rsidRPr="002A0139">
        <w:rPr>
          <w:rFonts w:hint="eastAsia"/>
          <w:strike/>
        </w:rPr>
        <w:t>T</w:t>
      </w:r>
      <w:r w:rsidRPr="002A0139">
        <w:rPr>
          <w:strike/>
        </w:rPr>
        <w:t>ext</w:t>
      </w:r>
      <w:r w:rsidRPr="002A0139">
        <w:rPr>
          <w:rFonts w:hint="eastAsia"/>
          <w:strike/>
        </w:rPr>
        <w:t>I</w:t>
      </w:r>
      <w:r w:rsidRPr="002A0139">
        <w:rPr>
          <w:strike/>
        </w:rPr>
        <w:t>mage</w:t>
      </w:r>
    </w:p>
    <w:p w14:paraId="69F62FB9" w14:textId="77777777" w:rsidR="006E28C0" w:rsidRPr="002A0139" w:rsidRDefault="006E28C0" w:rsidP="006E28C0">
      <w:pPr>
        <w:spacing w:line="240" w:lineRule="auto"/>
        <w:rPr>
          <w:strike/>
        </w:rPr>
      </w:pPr>
      <w:r w:rsidRPr="002A0139">
        <w:rPr>
          <w:strike/>
          <w:noProof/>
        </w:rPr>
        <w:drawing>
          <wp:inline distT="0" distB="0" distL="0" distR="0" wp14:anchorId="0C9C342E" wp14:editId="5F8A9297">
            <wp:extent cx="5486400" cy="389128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3891280"/>
                    </a:xfrm>
                    <a:prstGeom prst="rect">
                      <a:avLst/>
                    </a:prstGeom>
                  </pic:spPr>
                </pic:pic>
              </a:graphicData>
            </a:graphic>
          </wp:inline>
        </w:drawing>
      </w:r>
    </w:p>
    <w:p w14:paraId="2491C2D2" w14:textId="77777777" w:rsidR="006E28C0" w:rsidRPr="002A0139" w:rsidRDefault="006E28C0" w:rsidP="006E28C0">
      <w:pPr>
        <w:spacing w:line="240" w:lineRule="auto"/>
        <w:rPr>
          <w:strike/>
        </w:rPr>
      </w:pPr>
      <w:r w:rsidRPr="002A0139">
        <w:rPr>
          <w:rFonts w:hint="eastAsia"/>
          <w:strike/>
        </w:rPr>
        <w:t>PS</w:t>
      </w:r>
      <w:r w:rsidRPr="002A0139">
        <w:rPr>
          <w:rFonts w:hint="eastAsia"/>
          <w:strike/>
        </w:rPr>
        <w:t>：</w:t>
      </w:r>
      <w:r w:rsidRPr="002A0139">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2A0139" w14:paraId="08523AE2" w14:textId="77777777" w:rsidTr="008937AB">
        <w:trPr>
          <w:trHeight w:val="255"/>
        </w:trPr>
        <w:tc>
          <w:tcPr>
            <w:tcW w:w="1836" w:type="dxa"/>
            <w:shd w:val="clear" w:color="auto" w:fill="FF0000"/>
          </w:tcPr>
          <w:p w14:paraId="06EBBA6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1C599E5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351B27B3"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6DCEC03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默认值</w:t>
            </w:r>
          </w:p>
        </w:tc>
        <w:tc>
          <w:tcPr>
            <w:tcW w:w="6349" w:type="dxa"/>
            <w:shd w:val="clear" w:color="auto" w:fill="FF0000"/>
          </w:tcPr>
          <w:p w14:paraId="2FAFDA30" w14:textId="77777777" w:rsidR="006E28C0" w:rsidRPr="002A0139" w:rsidRDefault="006E28C0" w:rsidP="008937AB">
            <w:pPr>
              <w:spacing w:line="240" w:lineRule="auto"/>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0A227FB2" w14:textId="77777777" w:rsidTr="008937AB">
        <w:trPr>
          <w:trHeight w:val="267"/>
        </w:trPr>
        <w:tc>
          <w:tcPr>
            <w:tcW w:w="1836" w:type="dxa"/>
            <w:shd w:val="clear" w:color="auto" w:fill="auto"/>
          </w:tcPr>
          <w:p w14:paraId="55A9A29A"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hint="eastAsia"/>
                <w:strike/>
              </w:rPr>
              <w:t>F_I</w:t>
            </w:r>
            <w:r w:rsidRPr="002A0139">
              <w:rPr>
                <w:rFonts w:ascii="等线" w:hAnsi="等线" w:cs="Times New Roman"/>
                <w:strike/>
              </w:rPr>
              <w:t>D</w:t>
            </w:r>
          </w:p>
        </w:tc>
        <w:tc>
          <w:tcPr>
            <w:tcW w:w="2695" w:type="dxa"/>
            <w:shd w:val="clear" w:color="auto" w:fill="auto"/>
          </w:tcPr>
          <w:p w14:paraId="67CFD81E"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hint="eastAsia"/>
                <w:strike/>
              </w:rPr>
              <w:t>F_</w:t>
            </w:r>
            <w:r w:rsidRPr="002A0139">
              <w:rPr>
                <w:rFonts w:ascii="等线" w:hAnsi="等线" w:cs="Times New Roman"/>
                <w:strike/>
              </w:rPr>
              <w:t>ID</w:t>
            </w:r>
          </w:p>
        </w:tc>
        <w:tc>
          <w:tcPr>
            <w:tcW w:w="2977" w:type="dxa"/>
            <w:shd w:val="clear" w:color="auto" w:fill="auto"/>
          </w:tcPr>
          <w:p w14:paraId="2BA2DF80"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2264FADB" w14:textId="77777777" w:rsidR="006E28C0" w:rsidRPr="002A0139" w:rsidRDefault="006E28C0" w:rsidP="008937AB">
            <w:pPr>
              <w:spacing w:line="240" w:lineRule="auto"/>
              <w:jc w:val="left"/>
              <w:rPr>
                <w:rFonts w:ascii="等线" w:hAnsi="等线" w:cs="Times New Roman"/>
                <w:strike/>
              </w:rPr>
            </w:pPr>
          </w:p>
        </w:tc>
        <w:tc>
          <w:tcPr>
            <w:tcW w:w="6349" w:type="dxa"/>
            <w:shd w:val="clear" w:color="auto" w:fill="auto"/>
          </w:tcPr>
          <w:p w14:paraId="16F876BB"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strike/>
              </w:rPr>
              <w:t>PRIMARY KEY</w:t>
            </w:r>
            <w:r w:rsidRPr="002A0139">
              <w:rPr>
                <w:rFonts w:ascii="等线" w:hAnsi="等线" w:cs="Times New Roman" w:hint="eastAsia"/>
                <w:strike/>
              </w:rPr>
              <w:t>，自增</w:t>
            </w:r>
            <w:r w:rsidRPr="002A0139">
              <w:rPr>
                <w:rFonts w:ascii="等线" w:hAnsi="等线" w:cs="Times New Roman" w:hint="eastAsia"/>
                <w:strike/>
              </w:rPr>
              <w:t>1</w:t>
            </w:r>
            <w:r w:rsidRPr="002A0139">
              <w:rPr>
                <w:rFonts w:ascii="等线" w:hAnsi="等线" w:cs="Times New Roman" w:hint="eastAsia"/>
                <w:strike/>
              </w:rPr>
              <w:t>。</w:t>
            </w:r>
          </w:p>
          <w:p w14:paraId="54EFAF3C" w14:textId="77777777" w:rsidR="006E28C0" w:rsidRPr="002A0139" w:rsidRDefault="006E28C0" w:rsidP="008937AB">
            <w:pPr>
              <w:spacing w:line="240" w:lineRule="auto"/>
              <w:jc w:val="left"/>
              <w:rPr>
                <w:rFonts w:ascii="等线" w:hAnsi="等线" w:cs="Times New Roman"/>
                <w:strike/>
              </w:rPr>
            </w:pPr>
            <w:r w:rsidRPr="002A0139">
              <w:rPr>
                <w:rFonts w:ascii="等线" w:hAnsi="等线" w:cs="Times New Roman" w:hint="eastAsia"/>
                <w:strike/>
              </w:rPr>
              <w:t>某个</w:t>
            </w:r>
            <w:r w:rsidRPr="002A0139">
              <w:rPr>
                <w:rFonts w:hint="eastAsia"/>
                <w:strike/>
              </w:rPr>
              <w:t>图文列表</w:t>
            </w:r>
            <w:r w:rsidRPr="002A0139">
              <w:rPr>
                <w:rFonts w:ascii="等线" w:hAnsi="等线" w:cs="Times New Roman" w:hint="eastAsia"/>
                <w:strike/>
              </w:rPr>
              <w:t>的唯一标识。</w:t>
            </w:r>
          </w:p>
        </w:tc>
      </w:tr>
      <w:tr w:rsidR="006E28C0" w:rsidRPr="002A0139" w14:paraId="72903774" w14:textId="77777777" w:rsidTr="008937AB">
        <w:trPr>
          <w:trHeight w:val="267"/>
        </w:trPr>
        <w:tc>
          <w:tcPr>
            <w:tcW w:w="1836" w:type="dxa"/>
            <w:shd w:val="clear" w:color="auto" w:fill="auto"/>
          </w:tcPr>
          <w:p w14:paraId="68897C8B"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主表</w:t>
            </w:r>
            <w:r w:rsidRPr="002A0139">
              <w:rPr>
                <w:rFonts w:ascii="等线" w:hAnsi="等线" w:cs="Times New Roman" w:hint="eastAsia"/>
                <w:strike/>
              </w:rPr>
              <w:t>ID</w:t>
            </w:r>
          </w:p>
        </w:tc>
        <w:tc>
          <w:tcPr>
            <w:tcW w:w="2695" w:type="dxa"/>
            <w:shd w:val="clear" w:color="auto" w:fill="auto"/>
          </w:tcPr>
          <w:p w14:paraId="7D7BD921"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w:t>
            </w:r>
            <w:r w:rsidRPr="002A0139">
              <w:rPr>
                <w:rFonts w:hint="eastAsia"/>
                <w:strike/>
              </w:rPr>
              <w:t>A</w:t>
            </w:r>
            <w:r w:rsidRPr="002A0139">
              <w:rPr>
                <w:strike/>
              </w:rPr>
              <w:t>dvanced</w:t>
            </w:r>
            <w:r w:rsidRPr="002A0139">
              <w:rPr>
                <w:rFonts w:hint="eastAsia"/>
                <w:strike/>
              </w:rPr>
              <w:t>I</w:t>
            </w:r>
            <w:r w:rsidRPr="002A0139">
              <w:rPr>
                <w:strike/>
              </w:rPr>
              <w:t>nfo</w:t>
            </w:r>
            <w:r w:rsidRPr="002A0139">
              <w:rPr>
                <w:rFonts w:ascii="等线" w:hAnsi="等线" w:cs="Times New Roman" w:hint="eastAsia"/>
                <w:strike/>
              </w:rPr>
              <w:t>ID</w:t>
            </w:r>
          </w:p>
        </w:tc>
        <w:tc>
          <w:tcPr>
            <w:tcW w:w="2977" w:type="dxa"/>
            <w:shd w:val="clear" w:color="auto" w:fill="auto"/>
          </w:tcPr>
          <w:p w14:paraId="1345B1C4"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73C15988"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5B94B27C"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该表的内容需以</w:t>
            </w:r>
            <w:r w:rsidRPr="002A0139">
              <w:rPr>
                <w:strike/>
              </w:rPr>
              <w:t>text_image_list</w:t>
            </w:r>
            <w:r w:rsidRPr="002A0139">
              <w:rPr>
                <w:rFonts w:ascii="等线" w:hAnsi="等线" w:cs="Times New Roman" w:hint="eastAsia"/>
                <w:strike/>
              </w:rPr>
              <w:t>作为键值的</w:t>
            </w:r>
            <w:r w:rsidRPr="002A0139">
              <w:rPr>
                <w:rFonts w:ascii="等线" w:hAnsi="等线" w:cs="Times New Roman" w:hint="eastAsia"/>
                <w:strike/>
              </w:rPr>
              <w:t>json</w:t>
            </w:r>
            <w:r w:rsidRPr="002A0139">
              <w:rPr>
                <w:rFonts w:ascii="等线" w:hAnsi="等线" w:cs="Times New Roman" w:hint="eastAsia"/>
                <w:strike/>
              </w:rPr>
              <w:t>数组格式。</w:t>
            </w:r>
          </w:p>
        </w:tc>
      </w:tr>
      <w:tr w:rsidR="006E28C0" w:rsidRPr="002A0139" w14:paraId="0B0E5FC0" w14:textId="77777777" w:rsidTr="008937AB">
        <w:trPr>
          <w:trHeight w:val="267"/>
        </w:trPr>
        <w:tc>
          <w:tcPr>
            <w:tcW w:w="1836" w:type="dxa"/>
            <w:shd w:val="clear" w:color="auto" w:fill="auto"/>
          </w:tcPr>
          <w:p w14:paraId="21AC5960" w14:textId="77777777" w:rsidR="006E28C0" w:rsidRPr="002A0139" w:rsidRDefault="006E28C0" w:rsidP="008937AB">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图片链接</w:t>
            </w:r>
          </w:p>
        </w:tc>
        <w:tc>
          <w:tcPr>
            <w:tcW w:w="2695" w:type="dxa"/>
            <w:shd w:val="clear" w:color="auto" w:fill="auto"/>
          </w:tcPr>
          <w:p w14:paraId="6BED71A4"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F_I</w:t>
            </w:r>
            <w:r w:rsidRPr="002A0139">
              <w:rPr>
                <w:rFonts w:ascii="等线" w:hAnsi="等线" w:cs="Times New Roman"/>
                <w:strike/>
              </w:rPr>
              <w:t>mage</w:t>
            </w:r>
            <w:r w:rsidRPr="002A0139">
              <w:rPr>
                <w:rFonts w:ascii="等线" w:hAnsi="等线" w:cs="Times New Roman" w:hint="eastAsia"/>
                <w:strike/>
              </w:rPr>
              <w:t>U</w:t>
            </w:r>
            <w:r w:rsidRPr="002A0139">
              <w:rPr>
                <w:rFonts w:ascii="等线" w:hAnsi="等线" w:cs="Times New Roman"/>
                <w:strike/>
              </w:rPr>
              <w:t>rl</w:t>
            </w:r>
          </w:p>
          <w:p w14:paraId="0F2DA282" w14:textId="77777777" w:rsidR="006E28C0" w:rsidRPr="002A0139" w:rsidRDefault="006E28C0" w:rsidP="008937AB">
            <w:pPr>
              <w:spacing w:line="240" w:lineRule="atLeast"/>
              <w:jc w:val="left"/>
              <w:rPr>
                <w:strike/>
              </w:rPr>
            </w:pPr>
            <w:r w:rsidRPr="002A0139">
              <w:rPr>
                <w:rFonts w:ascii="等线" w:hAnsi="等线" w:cs="Times New Roman" w:hint="eastAsia"/>
                <w:strike/>
                <w:highlight w:val="red"/>
              </w:rPr>
              <w:t>M</w:t>
            </w:r>
            <w:r w:rsidRPr="002A0139">
              <w:rPr>
                <w:rFonts w:ascii="等线" w:hAnsi="等线" w:cs="Times New Roman"/>
                <w:strike/>
                <w:highlight w:val="red"/>
              </w:rPr>
              <w:t>ode</w:t>
            </w:r>
            <w:r w:rsidRPr="002A0139">
              <w:rPr>
                <w:rFonts w:ascii="等线" w:hAnsi="等线" w:cs="Times New Roman"/>
                <w:strike/>
                <w:highlight w:val="red"/>
                <w:shd w:val="clear" w:color="auto" w:fill="FF0000"/>
              </w:rPr>
              <w:t>l</w:t>
            </w:r>
            <w:r w:rsidRPr="002A0139">
              <w:rPr>
                <w:rFonts w:ascii="等线" w:hAnsi="等线" w:cs="Times New Roman" w:hint="eastAsia"/>
                <w:strike/>
                <w:highlight w:val="red"/>
                <w:shd w:val="clear" w:color="auto" w:fill="FF0000"/>
              </w:rPr>
              <w:t>名</w:t>
            </w:r>
            <w:r w:rsidRPr="002A0139">
              <w:rPr>
                <w:rFonts w:ascii="等线" w:hAnsi="等线" w:cs="Times New Roman" w:hint="eastAsia"/>
                <w:strike/>
                <w:shd w:val="clear" w:color="auto" w:fill="FF0000"/>
              </w:rPr>
              <w:t>:</w:t>
            </w:r>
            <w:r w:rsidRPr="002A0139">
              <w:rPr>
                <w:strike/>
              </w:rPr>
              <w:t xml:space="preserve"> </w:t>
            </w:r>
          </w:p>
          <w:p w14:paraId="64C00780"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shd w:val="clear" w:color="auto" w:fill="FF0000"/>
              </w:rPr>
              <w:t>i</w:t>
            </w:r>
            <w:r w:rsidRPr="002A0139">
              <w:rPr>
                <w:rFonts w:ascii="等线" w:hAnsi="等线" w:cs="Times New Roman"/>
                <w:strike/>
                <w:shd w:val="clear" w:color="auto" w:fill="FF0000"/>
              </w:rPr>
              <w:t>mage_url</w:t>
            </w:r>
          </w:p>
        </w:tc>
        <w:tc>
          <w:tcPr>
            <w:tcW w:w="2977" w:type="dxa"/>
            <w:shd w:val="clear" w:color="auto" w:fill="auto"/>
          </w:tcPr>
          <w:p w14:paraId="35ECB522"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varchar（128）</w:t>
            </w:r>
          </w:p>
        </w:tc>
        <w:tc>
          <w:tcPr>
            <w:tcW w:w="1134" w:type="dxa"/>
            <w:shd w:val="clear" w:color="auto" w:fill="auto"/>
          </w:tcPr>
          <w:p w14:paraId="54EDA7F3"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3C5103DF" w14:textId="77777777" w:rsidR="006E28C0" w:rsidRPr="002A0139" w:rsidRDefault="006E28C0" w:rsidP="008937AB">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图片链接，必须调用</w:t>
            </w:r>
            <w:r w:rsidRPr="002A0139">
              <w:rPr>
                <w:rFonts w:ascii="Microsoft YaHei UI" w:eastAsia="Microsoft YaHei UI" w:hAnsi="Microsoft YaHei UI" w:hint="eastAsia"/>
                <w:strike/>
                <w:color w:val="FF0000"/>
                <w:szCs w:val="21"/>
              </w:rPr>
              <w:t>上传图片接口</w:t>
            </w:r>
            <w:r w:rsidRPr="002A0139">
              <w:rPr>
                <w:rFonts w:ascii="Microsoft YaHei UI" w:eastAsia="Microsoft YaHei UI" w:hAnsi="Microsoft YaHei UI" w:hint="eastAsia"/>
                <w:strike/>
                <w:color w:val="353535"/>
                <w:szCs w:val="21"/>
              </w:rPr>
              <w:t>上传图片获得链接，并在此填入， 否则报错。</w:t>
            </w:r>
          </w:p>
        </w:tc>
      </w:tr>
      <w:tr w:rsidR="006E28C0" w:rsidRPr="002A0139" w14:paraId="5B542891" w14:textId="77777777" w:rsidTr="008937AB">
        <w:trPr>
          <w:trHeight w:val="267"/>
        </w:trPr>
        <w:tc>
          <w:tcPr>
            <w:tcW w:w="1836" w:type="dxa"/>
            <w:shd w:val="clear" w:color="auto" w:fill="auto"/>
          </w:tcPr>
          <w:p w14:paraId="417C0524" w14:textId="77777777" w:rsidR="006E28C0" w:rsidRPr="002A0139" w:rsidRDefault="006E28C0" w:rsidP="008937AB">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图文描述</w:t>
            </w:r>
          </w:p>
        </w:tc>
        <w:tc>
          <w:tcPr>
            <w:tcW w:w="2695" w:type="dxa"/>
            <w:shd w:val="clear" w:color="auto" w:fill="auto"/>
          </w:tcPr>
          <w:p w14:paraId="4DDE1F5A"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F_T</w:t>
            </w:r>
            <w:r w:rsidRPr="002A0139">
              <w:rPr>
                <w:rFonts w:ascii="等线" w:hAnsi="等线" w:cs="Times New Roman"/>
                <w:strike/>
              </w:rPr>
              <w:t>ext</w:t>
            </w:r>
          </w:p>
        </w:tc>
        <w:tc>
          <w:tcPr>
            <w:tcW w:w="2977" w:type="dxa"/>
            <w:shd w:val="clear" w:color="auto" w:fill="auto"/>
          </w:tcPr>
          <w:p w14:paraId="5D65A166"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varchar（512）</w:t>
            </w:r>
          </w:p>
        </w:tc>
        <w:tc>
          <w:tcPr>
            <w:tcW w:w="1134" w:type="dxa"/>
            <w:shd w:val="clear" w:color="auto" w:fill="auto"/>
          </w:tcPr>
          <w:p w14:paraId="1EEDC0DD"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220CACF6" w14:textId="77777777" w:rsidR="006E28C0" w:rsidRPr="002A0139" w:rsidRDefault="006E28C0" w:rsidP="008937AB">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图文描述。</w:t>
            </w:r>
          </w:p>
        </w:tc>
      </w:tr>
    </w:tbl>
    <w:p w14:paraId="46A51C4A" w14:textId="77777777" w:rsidR="006E28C0" w:rsidRDefault="006E28C0" w:rsidP="006E28C0"/>
    <w:p w14:paraId="473B2603" w14:textId="77777777" w:rsidR="006E28C0" w:rsidRDefault="006E28C0" w:rsidP="006E28C0"/>
    <w:p w14:paraId="432E26D8" w14:textId="77777777" w:rsidR="006E28C0" w:rsidRPr="00E63283" w:rsidRDefault="006E28C0" w:rsidP="006E28C0">
      <w:pPr>
        <w:pStyle w:val="5"/>
        <w:rPr>
          <w:strike/>
        </w:rPr>
      </w:pPr>
      <w:r w:rsidRPr="0029294D">
        <w:rPr>
          <w:rFonts w:hint="eastAsia"/>
        </w:rPr>
        <w:t>使用</w:t>
      </w:r>
      <w:r w:rsidRPr="00E63283">
        <w:rPr>
          <w:rFonts w:hint="eastAsia"/>
          <w:strike/>
        </w:rPr>
        <w:t>时段限制表</w:t>
      </w:r>
      <w:r w:rsidRPr="00E63283">
        <w:rPr>
          <w:rFonts w:hint="eastAsia"/>
          <w:strike/>
        </w:rPr>
        <w:t xml:space="preserve"> T_WxC</w:t>
      </w:r>
      <w:r w:rsidRPr="00E63283">
        <w:rPr>
          <w:strike/>
        </w:rPr>
        <w:t>oupon</w:t>
      </w:r>
      <w:r w:rsidRPr="00E63283">
        <w:rPr>
          <w:rFonts w:hint="eastAsia"/>
          <w:strike/>
        </w:rPr>
        <w:t>T</w:t>
      </w:r>
      <w:r w:rsidRPr="00E63283">
        <w:rPr>
          <w:strike/>
        </w:rPr>
        <w:t>ime</w:t>
      </w:r>
      <w:r w:rsidRPr="00E63283">
        <w:rPr>
          <w:rFonts w:hint="eastAsia"/>
          <w:strike/>
        </w:rPr>
        <w:t>L</w:t>
      </w:r>
      <w:r w:rsidRPr="00E63283">
        <w:rPr>
          <w:strike/>
        </w:rPr>
        <w:t>imit</w:t>
      </w:r>
    </w:p>
    <w:p w14:paraId="5C94F992" w14:textId="77777777" w:rsidR="006E28C0" w:rsidRPr="00E63283" w:rsidRDefault="006E28C0" w:rsidP="006E28C0">
      <w:pPr>
        <w:rPr>
          <w:strike/>
        </w:rPr>
      </w:pPr>
      <w:r w:rsidRPr="00E63283">
        <w:rPr>
          <w:rFonts w:hint="eastAsia"/>
          <w:strike/>
        </w:rPr>
        <w:t>PS</w:t>
      </w:r>
      <w:r w:rsidRPr="00E63283">
        <w:rPr>
          <w:rFonts w:hint="eastAsia"/>
          <w:strike/>
        </w:rPr>
        <w:t>：</w:t>
      </w:r>
      <w:r w:rsidRPr="00E63283">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E63283" w14:paraId="4AC43BB4" w14:textId="77777777" w:rsidTr="008937AB">
        <w:trPr>
          <w:trHeight w:val="255"/>
        </w:trPr>
        <w:tc>
          <w:tcPr>
            <w:tcW w:w="1836" w:type="dxa"/>
            <w:shd w:val="clear" w:color="auto" w:fill="FF0000"/>
          </w:tcPr>
          <w:p w14:paraId="5A372C5B"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数据项</w:t>
            </w:r>
          </w:p>
        </w:tc>
        <w:tc>
          <w:tcPr>
            <w:tcW w:w="2695" w:type="dxa"/>
            <w:shd w:val="clear" w:color="auto" w:fill="FF0000"/>
          </w:tcPr>
          <w:p w14:paraId="11AD827E"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SQL</w:t>
            </w:r>
            <w:r w:rsidRPr="00E63283">
              <w:rPr>
                <w:rFonts w:ascii="等线" w:hAnsi="等线" w:cs="Times New Roman"/>
                <w:strike/>
                <w:color w:val="FFFFFF"/>
              </w:rPr>
              <w:t xml:space="preserve"> field</w:t>
            </w:r>
          </w:p>
        </w:tc>
        <w:tc>
          <w:tcPr>
            <w:tcW w:w="2977" w:type="dxa"/>
            <w:shd w:val="clear" w:color="auto" w:fill="FF0000"/>
          </w:tcPr>
          <w:p w14:paraId="4873D0AC"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Type</w:t>
            </w:r>
          </w:p>
        </w:tc>
        <w:tc>
          <w:tcPr>
            <w:tcW w:w="1134" w:type="dxa"/>
            <w:shd w:val="clear" w:color="auto" w:fill="FF0000"/>
          </w:tcPr>
          <w:p w14:paraId="1E193978"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默认值</w:t>
            </w:r>
          </w:p>
        </w:tc>
        <w:tc>
          <w:tcPr>
            <w:tcW w:w="6349" w:type="dxa"/>
            <w:shd w:val="clear" w:color="auto" w:fill="FF0000"/>
          </w:tcPr>
          <w:p w14:paraId="48BE620C" w14:textId="77777777" w:rsidR="006E28C0" w:rsidRPr="00E63283" w:rsidRDefault="006E28C0" w:rsidP="008937AB">
            <w:pPr>
              <w:spacing w:line="240" w:lineRule="atLeast"/>
              <w:jc w:val="left"/>
              <w:rPr>
                <w:rFonts w:ascii="等线" w:hAnsi="等线" w:cs="Times New Roman"/>
                <w:strike/>
                <w:color w:val="FFFFFF"/>
              </w:rPr>
            </w:pPr>
            <w:r w:rsidRPr="00E63283">
              <w:rPr>
                <w:rFonts w:ascii="等线" w:hAnsi="等线" w:cs="Times New Roman" w:hint="eastAsia"/>
                <w:strike/>
                <w:color w:val="FFFFFF"/>
              </w:rPr>
              <w:t>说明</w:t>
            </w:r>
            <w:r w:rsidRPr="00E63283">
              <w:rPr>
                <w:rFonts w:ascii="等线" w:hAnsi="等线" w:cs="Times New Roman" w:hint="eastAsia"/>
                <w:strike/>
                <w:color w:val="FFFFFF"/>
              </w:rPr>
              <w:t>/</w:t>
            </w:r>
            <w:r w:rsidRPr="00E63283">
              <w:rPr>
                <w:rFonts w:ascii="等线" w:hAnsi="等线" w:cs="Times New Roman" w:hint="eastAsia"/>
                <w:strike/>
                <w:color w:val="FFFFFF"/>
              </w:rPr>
              <w:t>限制</w:t>
            </w:r>
            <w:r w:rsidRPr="00E63283">
              <w:rPr>
                <w:rFonts w:ascii="等线" w:hAnsi="等线" w:cs="Times New Roman" w:hint="eastAsia"/>
                <w:strike/>
                <w:color w:val="FFFFFF"/>
              </w:rPr>
              <w:t>/</w:t>
            </w:r>
            <w:r w:rsidRPr="00E63283">
              <w:rPr>
                <w:rFonts w:ascii="等线" w:hAnsi="等线" w:cs="Times New Roman" w:hint="eastAsia"/>
                <w:strike/>
                <w:color w:val="FFFFFF"/>
              </w:rPr>
              <w:t>规则</w:t>
            </w:r>
          </w:p>
        </w:tc>
      </w:tr>
      <w:tr w:rsidR="006E28C0" w:rsidRPr="00E63283" w14:paraId="38B266F2" w14:textId="77777777" w:rsidTr="008937AB">
        <w:trPr>
          <w:trHeight w:val="267"/>
        </w:trPr>
        <w:tc>
          <w:tcPr>
            <w:tcW w:w="1836" w:type="dxa"/>
            <w:shd w:val="clear" w:color="auto" w:fill="auto"/>
          </w:tcPr>
          <w:p w14:paraId="65333DF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F_I</w:t>
            </w:r>
            <w:r w:rsidRPr="00E63283">
              <w:rPr>
                <w:rFonts w:ascii="等线" w:hAnsi="等线" w:cs="Times New Roman"/>
                <w:strike/>
              </w:rPr>
              <w:t>D</w:t>
            </w:r>
          </w:p>
        </w:tc>
        <w:tc>
          <w:tcPr>
            <w:tcW w:w="2695" w:type="dxa"/>
            <w:shd w:val="clear" w:color="auto" w:fill="auto"/>
          </w:tcPr>
          <w:p w14:paraId="79DCCA7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ID</w:t>
            </w:r>
          </w:p>
        </w:tc>
        <w:tc>
          <w:tcPr>
            <w:tcW w:w="2977" w:type="dxa"/>
            <w:shd w:val="clear" w:color="auto" w:fill="auto"/>
          </w:tcPr>
          <w:p w14:paraId="2650886F"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7A8EC331"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1E329D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PRIMARY KEY</w:t>
            </w:r>
            <w:r w:rsidRPr="00E63283">
              <w:rPr>
                <w:rFonts w:ascii="等线" w:hAnsi="等线" w:cs="Times New Roman" w:hint="eastAsia"/>
                <w:strike/>
              </w:rPr>
              <w:t>，自增</w:t>
            </w:r>
            <w:r w:rsidRPr="00E63283">
              <w:rPr>
                <w:rFonts w:ascii="等线" w:hAnsi="等线" w:cs="Times New Roman" w:hint="eastAsia"/>
                <w:strike/>
              </w:rPr>
              <w:t>1</w:t>
            </w:r>
            <w:r w:rsidRPr="00E63283">
              <w:rPr>
                <w:rFonts w:ascii="等线" w:hAnsi="等线" w:cs="Times New Roman" w:hint="eastAsia"/>
                <w:strike/>
              </w:rPr>
              <w:t>。</w:t>
            </w:r>
          </w:p>
          <w:p w14:paraId="12C8B41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某个</w:t>
            </w:r>
            <w:r w:rsidRPr="00E63283">
              <w:rPr>
                <w:rFonts w:hint="eastAsia"/>
                <w:strike/>
              </w:rPr>
              <w:t>卡券的使用时段限制</w:t>
            </w:r>
            <w:r w:rsidRPr="00E63283">
              <w:rPr>
                <w:rFonts w:ascii="等线" w:hAnsi="等线" w:cs="Times New Roman" w:hint="eastAsia"/>
                <w:strike/>
              </w:rPr>
              <w:t>的唯一标识。</w:t>
            </w:r>
          </w:p>
        </w:tc>
      </w:tr>
      <w:tr w:rsidR="006E28C0" w:rsidRPr="00E63283" w14:paraId="190295DA" w14:textId="77777777" w:rsidTr="008937AB">
        <w:trPr>
          <w:trHeight w:val="267"/>
        </w:trPr>
        <w:tc>
          <w:tcPr>
            <w:tcW w:w="1836" w:type="dxa"/>
            <w:shd w:val="clear" w:color="auto" w:fill="auto"/>
          </w:tcPr>
          <w:p w14:paraId="2F242469"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主表</w:t>
            </w:r>
            <w:r w:rsidRPr="00E63283">
              <w:rPr>
                <w:rFonts w:ascii="等线" w:hAnsi="等线" w:cs="Times New Roman" w:hint="eastAsia"/>
                <w:strike/>
              </w:rPr>
              <w:t>ID</w:t>
            </w:r>
          </w:p>
        </w:tc>
        <w:tc>
          <w:tcPr>
            <w:tcW w:w="2695" w:type="dxa"/>
            <w:shd w:val="clear" w:color="auto" w:fill="auto"/>
          </w:tcPr>
          <w:p w14:paraId="1895A97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hint="eastAsia"/>
                <w:strike/>
              </w:rPr>
              <w:t xml:space="preserve"> A</w:t>
            </w:r>
            <w:r w:rsidRPr="00E63283">
              <w:rPr>
                <w:strike/>
              </w:rPr>
              <w:t>dvanced</w:t>
            </w:r>
            <w:r w:rsidRPr="00E63283">
              <w:rPr>
                <w:rFonts w:hint="eastAsia"/>
                <w:strike/>
              </w:rPr>
              <w:t>I</w:t>
            </w:r>
            <w:r w:rsidRPr="00E63283">
              <w:rPr>
                <w:strike/>
              </w:rPr>
              <w:t>nfo</w:t>
            </w:r>
            <w:r w:rsidRPr="00E63283">
              <w:rPr>
                <w:rFonts w:ascii="等线" w:hAnsi="等线" w:cs="Times New Roman" w:hint="eastAsia"/>
                <w:strike/>
              </w:rPr>
              <w:t>ID</w:t>
            </w:r>
          </w:p>
        </w:tc>
        <w:tc>
          <w:tcPr>
            <w:tcW w:w="2977" w:type="dxa"/>
            <w:shd w:val="clear" w:color="auto" w:fill="auto"/>
          </w:tcPr>
          <w:p w14:paraId="4092DB20"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rPr>
              <w:t>INT NOT NULL</w:t>
            </w:r>
          </w:p>
        </w:tc>
        <w:tc>
          <w:tcPr>
            <w:tcW w:w="1134" w:type="dxa"/>
            <w:shd w:val="clear" w:color="auto" w:fill="auto"/>
          </w:tcPr>
          <w:p w14:paraId="5CED2A7F"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11843C1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该表的内容需以</w:t>
            </w:r>
            <w:r w:rsidRPr="00E63283">
              <w:rPr>
                <w:strike/>
              </w:rPr>
              <w:t>time_limit</w:t>
            </w:r>
            <w:r w:rsidRPr="00E63283">
              <w:rPr>
                <w:rFonts w:ascii="等线" w:hAnsi="等线" w:cs="Times New Roman" w:hint="eastAsia"/>
                <w:strike/>
              </w:rPr>
              <w:t>作为键值的</w:t>
            </w:r>
            <w:r w:rsidRPr="00E63283">
              <w:rPr>
                <w:rFonts w:ascii="等线" w:hAnsi="等线" w:cs="Times New Roman" w:hint="eastAsia"/>
                <w:strike/>
              </w:rPr>
              <w:t>json</w:t>
            </w:r>
            <w:r w:rsidRPr="00E63283">
              <w:rPr>
                <w:rFonts w:ascii="等线" w:hAnsi="等线" w:cs="Times New Roman" w:hint="eastAsia"/>
                <w:strike/>
              </w:rPr>
              <w:t>数组格式。</w:t>
            </w:r>
          </w:p>
        </w:tc>
      </w:tr>
      <w:tr w:rsidR="006E28C0" w:rsidRPr="00E63283" w14:paraId="6FDF320A" w14:textId="77777777" w:rsidTr="008937AB">
        <w:trPr>
          <w:trHeight w:val="267"/>
        </w:trPr>
        <w:tc>
          <w:tcPr>
            <w:tcW w:w="1836" w:type="dxa"/>
            <w:shd w:val="clear" w:color="auto" w:fill="auto"/>
          </w:tcPr>
          <w:p w14:paraId="133B8EF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限制使用日期</w:t>
            </w:r>
          </w:p>
        </w:tc>
        <w:tc>
          <w:tcPr>
            <w:tcW w:w="2695" w:type="dxa"/>
            <w:shd w:val="clear" w:color="auto" w:fill="auto"/>
          </w:tcPr>
          <w:p w14:paraId="6EE820C5"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w:t>
            </w:r>
            <w:r w:rsidRPr="00E63283">
              <w:rPr>
                <w:rFonts w:ascii="等线" w:hAnsi="等线" w:cs="Times New Roman"/>
                <w:strike/>
              </w:rPr>
              <w:t>type</w:t>
            </w:r>
          </w:p>
        </w:tc>
        <w:tc>
          <w:tcPr>
            <w:tcW w:w="2977" w:type="dxa"/>
            <w:shd w:val="clear" w:color="auto" w:fill="auto"/>
          </w:tcPr>
          <w:p w14:paraId="5A3E289D"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varchar（24）</w:t>
            </w:r>
          </w:p>
        </w:tc>
        <w:tc>
          <w:tcPr>
            <w:tcW w:w="1134" w:type="dxa"/>
            <w:shd w:val="clear" w:color="auto" w:fill="auto"/>
          </w:tcPr>
          <w:p w14:paraId="1DA90367"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7F43D43" w14:textId="77777777" w:rsidR="006E28C0" w:rsidRPr="00E63283" w:rsidRDefault="006E28C0" w:rsidP="008937AB">
            <w:pPr>
              <w:spacing w:line="240" w:lineRule="atLeast"/>
              <w:jc w:val="left"/>
              <w:rPr>
                <w:rFonts w:ascii="等线" w:hAnsi="等线" w:cs="Times New Roman"/>
                <w:strike/>
              </w:rPr>
            </w:pPr>
            <w:r w:rsidRPr="00E63283">
              <w:rPr>
                <w:rFonts w:ascii="Microsoft YaHei UI" w:eastAsia="Microsoft YaHei UI" w:hAnsi="Microsoft YaHei UI" w:hint="eastAsia"/>
                <w:strike/>
                <w:color w:val="353535"/>
                <w:szCs w:val="21"/>
              </w:rPr>
              <w:t>限制类型枚举值：支持填入MONDAY周一，TUESDAY周二， WEDNESDAY周三，THURSDAY周四，FRIDAY周五，SATURDAY周六，SUNDAY周日，此处只控制显示，不控制实际使用逻辑，不填默认不显示。</w:t>
            </w:r>
          </w:p>
        </w:tc>
      </w:tr>
      <w:tr w:rsidR="006E28C0" w:rsidRPr="00E63283" w14:paraId="3C1CEFF7" w14:textId="77777777" w:rsidTr="008937AB">
        <w:trPr>
          <w:trHeight w:val="267"/>
        </w:trPr>
        <w:tc>
          <w:tcPr>
            <w:tcW w:w="1836" w:type="dxa"/>
            <w:shd w:val="clear" w:color="auto" w:fill="auto"/>
          </w:tcPr>
          <w:p w14:paraId="608FAFD4"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起始时间（小时）</w:t>
            </w:r>
          </w:p>
        </w:tc>
        <w:tc>
          <w:tcPr>
            <w:tcW w:w="2695" w:type="dxa"/>
            <w:shd w:val="clear" w:color="auto" w:fill="auto"/>
          </w:tcPr>
          <w:p w14:paraId="03593E26" w14:textId="77777777" w:rsidR="006E28C0" w:rsidRPr="00E63283" w:rsidRDefault="006E28C0" w:rsidP="008937AB">
            <w:pPr>
              <w:spacing w:line="240" w:lineRule="atLeast"/>
              <w:jc w:val="left"/>
              <w:rPr>
                <w:strike/>
              </w:rPr>
            </w:pPr>
            <w:r w:rsidRPr="00E63283">
              <w:rPr>
                <w:rFonts w:ascii="等线" w:hAnsi="等线" w:cs="Times New Roman" w:hint="eastAsia"/>
                <w:strike/>
              </w:rPr>
              <w:t>F_</w:t>
            </w:r>
            <w:r w:rsidRPr="00E63283">
              <w:rPr>
                <w:rFonts w:hint="eastAsia"/>
                <w:strike/>
              </w:rPr>
              <w:t>B</w:t>
            </w:r>
            <w:r w:rsidRPr="00E63283">
              <w:rPr>
                <w:strike/>
              </w:rPr>
              <w:t>egin_hour</w:t>
            </w:r>
          </w:p>
          <w:p w14:paraId="11B1DB06"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6F2C36E4"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shd w:val="clear" w:color="auto" w:fill="FF0000"/>
              </w:rPr>
              <w:t>begin_hour</w:t>
            </w:r>
          </w:p>
        </w:tc>
        <w:tc>
          <w:tcPr>
            <w:tcW w:w="2977" w:type="dxa"/>
            <w:shd w:val="clear" w:color="auto" w:fill="auto"/>
          </w:tcPr>
          <w:p w14:paraId="0E42AE22"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2F1F1802"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56E8CD68"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当前type类型下的起始时间（小时），如当前结构体内填写了MONDAY，此处填写了10，则此处表示周一10:00可用。</w:t>
            </w:r>
          </w:p>
        </w:tc>
      </w:tr>
      <w:tr w:rsidR="006E28C0" w:rsidRPr="00E63283" w14:paraId="1459107B" w14:textId="77777777" w:rsidTr="008937AB">
        <w:trPr>
          <w:trHeight w:val="267"/>
        </w:trPr>
        <w:tc>
          <w:tcPr>
            <w:tcW w:w="1836" w:type="dxa"/>
            <w:shd w:val="clear" w:color="auto" w:fill="auto"/>
          </w:tcPr>
          <w:p w14:paraId="3D2EA0C3"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结束时间（小时）</w:t>
            </w:r>
          </w:p>
        </w:tc>
        <w:tc>
          <w:tcPr>
            <w:tcW w:w="2695" w:type="dxa"/>
            <w:shd w:val="clear" w:color="auto" w:fill="auto"/>
          </w:tcPr>
          <w:p w14:paraId="40DA1E00"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F_E</w:t>
            </w:r>
            <w:r w:rsidRPr="00E63283">
              <w:rPr>
                <w:rFonts w:ascii="等线" w:hAnsi="等线" w:cs="Times New Roman"/>
                <w:strike/>
              </w:rPr>
              <w:t>nd_hour</w:t>
            </w:r>
          </w:p>
          <w:p w14:paraId="0ABDB295"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2A78A3A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strike/>
                <w:shd w:val="clear" w:color="auto" w:fill="FF0000"/>
              </w:rPr>
              <w:t>end_hour</w:t>
            </w:r>
          </w:p>
        </w:tc>
        <w:tc>
          <w:tcPr>
            <w:tcW w:w="2977" w:type="dxa"/>
            <w:shd w:val="clear" w:color="auto" w:fill="auto"/>
          </w:tcPr>
          <w:p w14:paraId="712BB108"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34337EE9"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369885FD"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当前type类型下的结束时间（小时），如当前结构体内填写了MONDAY，此处填写了20，则此处表示周一10:00-20:00可用。</w:t>
            </w:r>
          </w:p>
        </w:tc>
      </w:tr>
      <w:tr w:rsidR="006E28C0" w:rsidRPr="00E63283" w14:paraId="6DA3A6B2" w14:textId="77777777" w:rsidTr="008937AB">
        <w:trPr>
          <w:trHeight w:val="267"/>
        </w:trPr>
        <w:tc>
          <w:tcPr>
            <w:tcW w:w="1836" w:type="dxa"/>
            <w:shd w:val="clear" w:color="auto" w:fill="auto"/>
          </w:tcPr>
          <w:p w14:paraId="37DA02CB"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起始时间（分钟）</w:t>
            </w:r>
          </w:p>
        </w:tc>
        <w:tc>
          <w:tcPr>
            <w:tcW w:w="2695" w:type="dxa"/>
            <w:shd w:val="clear" w:color="auto" w:fill="auto"/>
          </w:tcPr>
          <w:p w14:paraId="41AA03D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F_B</w:t>
            </w:r>
            <w:r w:rsidRPr="00E63283">
              <w:rPr>
                <w:rFonts w:ascii="等线" w:hAnsi="等线" w:cs="Times New Roman"/>
                <w:strike/>
              </w:rPr>
              <w:t>egin_minute</w:t>
            </w:r>
          </w:p>
          <w:p w14:paraId="3262C7CB"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12978B6B"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b</w:t>
            </w:r>
            <w:r w:rsidRPr="00E63283">
              <w:rPr>
                <w:rFonts w:ascii="等线" w:hAnsi="等线" w:cs="Times New Roman"/>
                <w:strike/>
                <w:shd w:val="clear" w:color="auto" w:fill="FF0000"/>
              </w:rPr>
              <w:t>egin_minute</w:t>
            </w:r>
          </w:p>
        </w:tc>
        <w:tc>
          <w:tcPr>
            <w:tcW w:w="2977" w:type="dxa"/>
            <w:shd w:val="clear" w:color="auto" w:fill="auto"/>
          </w:tcPr>
          <w:p w14:paraId="5ACC4516"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69834630"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6C28A089"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当前type类型下的起始时间（分钟），如当前结构体内填写了MONDAY，begin_hour填写10，此处填写了59，则此处表示周一10:59可用。</w:t>
            </w:r>
          </w:p>
        </w:tc>
      </w:tr>
      <w:tr w:rsidR="006E28C0" w:rsidRPr="00E63283" w14:paraId="774B579B" w14:textId="77777777" w:rsidTr="008937AB">
        <w:trPr>
          <w:trHeight w:val="267"/>
        </w:trPr>
        <w:tc>
          <w:tcPr>
            <w:tcW w:w="1836" w:type="dxa"/>
            <w:shd w:val="clear" w:color="auto" w:fill="auto"/>
          </w:tcPr>
          <w:p w14:paraId="3A3EEF7A"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结束时间（分钟）</w:t>
            </w:r>
          </w:p>
        </w:tc>
        <w:tc>
          <w:tcPr>
            <w:tcW w:w="2695" w:type="dxa"/>
            <w:shd w:val="clear" w:color="auto" w:fill="auto"/>
          </w:tcPr>
          <w:p w14:paraId="1B75FC0E"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F_E</w:t>
            </w:r>
            <w:r w:rsidRPr="00E63283">
              <w:rPr>
                <w:rFonts w:ascii="等线" w:hAnsi="等线" w:cs="Times New Roman"/>
                <w:strike/>
              </w:rPr>
              <w:t>nd_minute</w:t>
            </w:r>
          </w:p>
          <w:p w14:paraId="18536BAC" w14:textId="77777777" w:rsidR="006E28C0" w:rsidRPr="00E63283" w:rsidRDefault="006E28C0" w:rsidP="008937AB">
            <w:pPr>
              <w:spacing w:line="240" w:lineRule="atLeast"/>
              <w:jc w:val="left"/>
              <w:rPr>
                <w:strike/>
              </w:rPr>
            </w:pPr>
            <w:r w:rsidRPr="00E63283">
              <w:rPr>
                <w:rFonts w:ascii="等线" w:hAnsi="等线" w:cs="Times New Roman" w:hint="eastAsia"/>
                <w:strike/>
                <w:highlight w:val="red"/>
              </w:rPr>
              <w:t>M</w:t>
            </w:r>
            <w:r w:rsidRPr="00E63283">
              <w:rPr>
                <w:rFonts w:ascii="等线" w:hAnsi="等线" w:cs="Times New Roman"/>
                <w:strike/>
                <w:highlight w:val="red"/>
              </w:rPr>
              <w:t>ode</w:t>
            </w:r>
            <w:r w:rsidRPr="00E63283">
              <w:rPr>
                <w:rFonts w:ascii="等线" w:hAnsi="等线" w:cs="Times New Roman"/>
                <w:strike/>
                <w:highlight w:val="red"/>
                <w:shd w:val="clear" w:color="auto" w:fill="FF0000"/>
              </w:rPr>
              <w:t>l</w:t>
            </w:r>
            <w:r w:rsidRPr="00E63283">
              <w:rPr>
                <w:rFonts w:ascii="等线" w:hAnsi="等线" w:cs="Times New Roman" w:hint="eastAsia"/>
                <w:strike/>
                <w:highlight w:val="red"/>
                <w:shd w:val="clear" w:color="auto" w:fill="FF0000"/>
              </w:rPr>
              <w:t>名</w:t>
            </w:r>
            <w:r w:rsidRPr="00E63283">
              <w:rPr>
                <w:rFonts w:ascii="等线" w:hAnsi="等线" w:cs="Times New Roman" w:hint="eastAsia"/>
                <w:strike/>
                <w:shd w:val="clear" w:color="auto" w:fill="FF0000"/>
              </w:rPr>
              <w:t>:</w:t>
            </w:r>
            <w:r w:rsidRPr="00E63283">
              <w:rPr>
                <w:strike/>
              </w:rPr>
              <w:t xml:space="preserve"> </w:t>
            </w:r>
          </w:p>
          <w:p w14:paraId="53565D01"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shd w:val="clear" w:color="auto" w:fill="FF0000"/>
              </w:rPr>
              <w:t>e</w:t>
            </w:r>
            <w:r w:rsidRPr="00E63283">
              <w:rPr>
                <w:rFonts w:ascii="等线" w:hAnsi="等线" w:cs="Times New Roman"/>
                <w:strike/>
                <w:shd w:val="clear" w:color="auto" w:fill="FF0000"/>
              </w:rPr>
              <w:t>nd_minute</w:t>
            </w:r>
          </w:p>
        </w:tc>
        <w:tc>
          <w:tcPr>
            <w:tcW w:w="2977" w:type="dxa"/>
            <w:shd w:val="clear" w:color="auto" w:fill="auto"/>
          </w:tcPr>
          <w:p w14:paraId="333AE00E" w14:textId="77777777" w:rsidR="006E28C0" w:rsidRPr="00E63283" w:rsidRDefault="006E28C0" w:rsidP="008937AB">
            <w:pPr>
              <w:spacing w:line="240" w:lineRule="atLeast"/>
              <w:jc w:val="left"/>
              <w:rPr>
                <w:rFonts w:ascii="等线" w:hAnsi="等线" w:cs="Times New Roman"/>
                <w:strike/>
              </w:rPr>
            </w:pPr>
            <w:r w:rsidRPr="00E63283">
              <w:rPr>
                <w:rFonts w:ascii="等线" w:hAnsi="等线" w:cs="Times New Roman" w:hint="eastAsia"/>
                <w:strike/>
              </w:rPr>
              <w:t>NULL</w:t>
            </w:r>
            <w:r w:rsidRPr="00E63283">
              <w:rPr>
                <w:rFonts w:ascii="等线" w:hAnsi="等线" w:cs="Times New Roman" w:hint="eastAsia"/>
                <w:strike/>
              </w:rPr>
              <w:t>，</w:t>
            </w:r>
            <w:r w:rsidRPr="00E63283">
              <w:rPr>
                <w:rFonts w:ascii="Microsoft YaHei UI" w:eastAsia="Microsoft YaHei UI" w:hAnsi="Microsoft YaHei UI" w:hint="eastAsia"/>
                <w:strike/>
                <w:color w:val="353535"/>
                <w:szCs w:val="21"/>
              </w:rPr>
              <w:t>int</w:t>
            </w:r>
          </w:p>
        </w:tc>
        <w:tc>
          <w:tcPr>
            <w:tcW w:w="1134" w:type="dxa"/>
            <w:shd w:val="clear" w:color="auto" w:fill="auto"/>
          </w:tcPr>
          <w:p w14:paraId="74B25A1D" w14:textId="77777777" w:rsidR="006E28C0" w:rsidRPr="00E63283" w:rsidRDefault="006E28C0" w:rsidP="008937AB">
            <w:pPr>
              <w:spacing w:line="240" w:lineRule="atLeast"/>
              <w:jc w:val="left"/>
              <w:rPr>
                <w:rFonts w:ascii="等线" w:hAnsi="等线" w:cs="Times New Roman"/>
                <w:strike/>
              </w:rPr>
            </w:pPr>
          </w:p>
        </w:tc>
        <w:tc>
          <w:tcPr>
            <w:tcW w:w="6349" w:type="dxa"/>
            <w:shd w:val="clear" w:color="auto" w:fill="auto"/>
          </w:tcPr>
          <w:p w14:paraId="7938135A" w14:textId="77777777" w:rsidR="006E28C0" w:rsidRPr="00E63283" w:rsidRDefault="006E28C0" w:rsidP="008937AB">
            <w:pPr>
              <w:spacing w:line="240" w:lineRule="atLeast"/>
              <w:jc w:val="left"/>
              <w:rPr>
                <w:rFonts w:ascii="Microsoft YaHei UI" w:eastAsia="Microsoft YaHei UI" w:hAnsi="Microsoft YaHei UI"/>
                <w:strike/>
                <w:color w:val="353535"/>
                <w:szCs w:val="21"/>
              </w:rPr>
            </w:pPr>
            <w:r w:rsidRPr="00E63283">
              <w:rPr>
                <w:rFonts w:ascii="Microsoft YaHei UI" w:eastAsia="Microsoft YaHei UI" w:hAnsi="Microsoft YaHei UI" w:hint="eastAsia"/>
                <w:strike/>
                <w:color w:val="353535"/>
                <w:szCs w:val="21"/>
              </w:rPr>
              <w:t>当前type类型下的结束时间（分钟），如当前结构体内填写了MONDAY，begin_hour填写10，此处填写了59，则此处表示周一10:59-00:59可用。</w:t>
            </w:r>
          </w:p>
        </w:tc>
      </w:tr>
    </w:tbl>
    <w:p w14:paraId="206CD583" w14:textId="77777777" w:rsidR="006E28C0" w:rsidRPr="00A116BB" w:rsidRDefault="006E28C0" w:rsidP="006E28C0"/>
    <w:p w14:paraId="0A47D457" w14:textId="77777777" w:rsidR="006E28C0" w:rsidRPr="002E005C" w:rsidRDefault="006E28C0" w:rsidP="006E28C0">
      <w:pPr>
        <w:spacing w:line="240" w:lineRule="atLeast"/>
        <w:jc w:val="left"/>
      </w:pPr>
    </w:p>
    <w:p w14:paraId="0C5B290E" w14:textId="77777777" w:rsidR="006E28C0" w:rsidRPr="002A0139" w:rsidRDefault="006E28C0" w:rsidP="002A0139">
      <w:pPr>
        <w:pStyle w:val="4"/>
        <w:rPr>
          <w:strike/>
        </w:rPr>
      </w:pPr>
      <w:bookmarkStart w:id="317" w:name="_99.1.11_会员"/>
      <w:bookmarkEnd w:id="317"/>
      <w:r>
        <w:t>卡</w:t>
      </w:r>
      <w:r w:rsidRPr="002A0139">
        <w:rPr>
          <w:strike/>
        </w:rPr>
        <w:t>券领取事件</w:t>
      </w:r>
      <w:r w:rsidRPr="002A0139">
        <w:rPr>
          <w:rFonts w:hint="eastAsia"/>
          <w:strike/>
        </w:rPr>
        <w:t>推送表</w:t>
      </w:r>
      <w:r w:rsidRPr="002A0139">
        <w:rPr>
          <w:strike/>
        </w:rPr>
        <w:t>T_WxCardCouponUserCode</w:t>
      </w:r>
    </w:p>
    <w:p w14:paraId="2042A3DA" w14:textId="77777777" w:rsidR="006E28C0" w:rsidRPr="002A0139" w:rsidRDefault="006E28C0" w:rsidP="006E28C0">
      <w:pPr>
        <w:rPr>
          <w:strike/>
        </w:rPr>
      </w:pPr>
      <w:r w:rsidRPr="002A0139">
        <w:rPr>
          <w:rFonts w:hint="eastAsia"/>
          <w:strike/>
        </w:rPr>
        <w:t>微信在微信用户领取卡券后，向我们</w:t>
      </w:r>
      <w:r w:rsidRPr="002A0139">
        <w:rPr>
          <w:rFonts w:hint="eastAsia"/>
          <w:strike/>
        </w:rPr>
        <w:t>n</w:t>
      </w:r>
      <w:r w:rsidRPr="002A0139">
        <w:rPr>
          <w:strike/>
        </w:rPr>
        <w:t>br</w:t>
      </w:r>
      <w:r w:rsidRPr="002A0139">
        <w:rPr>
          <w:rFonts w:hint="eastAsia"/>
          <w:strike/>
        </w:rPr>
        <w:t>服务器推送事件。我们用本表来接收这些事件的数据，并作扣减库存的处理。</w:t>
      </w:r>
    </w:p>
    <w:p w14:paraId="3794B627" w14:textId="77777777" w:rsidR="006E28C0" w:rsidRPr="002A0139" w:rsidRDefault="006E28C0" w:rsidP="006E28C0">
      <w:pPr>
        <w:rPr>
          <w:strike/>
        </w:rPr>
      </w:pPr>
    </w:p>
    <w:tbl>
      <w:tblPr>
        <w:tblW w:w="15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59"/>
      </w:tblGrid>
      <w:tr w:rsidR="006E28C0" w:rsidRPr="002A0139" w14:paraId="7BE6C734" w14:textId="77777777" w:rsidTr="008937AB">
        <w:trPr>
          <w:trHeight w:val="255"/>
        </w:trPr>
        <w:tc>
          <w:tcPr>
            <w:tcW w:w="1836" w:type="dxa"/>
            <w:shd w:val="clear" w:color="auto" w:fill="FF0000"/>
          </w:tcPr>
          <w:p w14:paraId="5F1CD118"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6F8E5C7C"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437EE7EC"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769431B5"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默认值</w:t>
            </w:r>
          </w:p>
        </w:tc>
        <w:tc>
          <w:tcPr>
            <w:tcW w:w="6859" w:type="dxa"/>
            <w:shd w:val="clear" w:color="auto" w:fill="FF0000"/>
          </w:tcPr>
          <w:p w14:paraId="2E43D8F4"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170A8CC7" w14:textId="77777777" w:rsidTr="008937AB">
        <w:trPr>
          <w:trHeight w:val="267"/>
        </w:trPr>
        <w:tc>
          <w:tcPr>
            <w:tcW w:w="1836" w:type="dxa"/>
            <w:shd w:val="clear" w:color="auto" w:fill="auto"/>
          </w:tcPr>
          <w:p w14:paraId="5F75096E" w14:textId="77777777" w:rsidR="006E28C0" w:rsidRPr="002A0139" w:rsidRDefault="006E28C0" w:rsidP="006E28C0">
            <w:pPr>
              <w:spacing w:line="240" w:lineRule="atLeast"/>
              <w:jc w:val="left"/>
              <w:rPr>
                <w:rFonts w:ascii="等线" w:hAnsi="等线" w:cs="Times New Roman"/>
                <w:strike/>
              </w:rPr>
            </w:pPr>
          </w:p>
        </w:tc>
        <w:tc>
          <w:tcPr>
            <w:tcW w:w="2695" w:type="dxa"/>
            <w:shd w:val="clear" w:color="auto" w:fill="auto"/>
          </w:tcPr>
          <w:p w14:paraId="27F79E66" w14:textId="77777777" w:rsidR="006E28C0" w:rsidRPr="002A0139" w:rsidRDefault="006E28C0" w:rsidP="006E28C0">
            <w:pPr>
              <w:spacing w:line="240" w:lineRule="atLeast"/>
              <w:jc w:val="left"/>
              <w:rPr>
                <w:rFonts w:ascii="等线" w:hAnsi="等线" w:cs="Times New Roman"/>
                <w:strike/>
              </w:rPr>
            </w:pPr>
            <w:r w:rsidRPr="002A0139">
              <w:rPr>
                <w:strike/>
              </w:rPr>
              <w:t>F_ID</w:t>
            </w:r>
          </w:p>
        </w:tc>
        <w:tc>
          <w:tcPr>
            <w:tcW w:w="2977" w:type="dxa"/>
            <w:shd w:val="clear" w:color="auto" w:fill="auto"/>
          </w:tcPr>
          <w:p w14:paraId="618475EF" w14:textId="77777777" w:rsidR="006E28C0" w:rsidRPr="002A0139" w:rsidRDefault="006E28C0" w:rsidP="006E28C0">
            <w:pPr>
              <w:spacing w:line="240" w:lineRule="atLeast"/>
              <w:jc w:val="left"/>
              <w:rPr>
                <w:rFonts w:ascii="等线" w:hAnsi="等线" w:cs="Times New Roman"/>
                <w:strike/>
              </w:rPr>
            </w:pPr>
          </w:p>
        </w:tc>
        <w:tc>
          <w:tcPr>
            <w:tcW w:w="1134" w:type="dxa"/>
            <w:shd w:val="clear" w:color="auto" w:fill="auto"/>
          </w:tcPr>
          <w:p w14:paraId="31AD4B95"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60397356" w14:textId="77777777" w:rsidR="006E28C0" w:rsidRPr="002A0139" w:rsidRDefault="006E28C0" w:rsidP="006E28C0">
            <w:pPr>
              <w:spacing w:line="240" w:lineRule="atLeast"/>
              <w:jc w:val="left"/>
              <w:rPr>
                <w:rFonts w:ascii="等线" w:hAnsi="等线" w:cs="Times New Roman"/>
                <w:strike/>
              </w:rPr>
            </w:pPr>
          </w:p>
        </w:tc>
      </w:tr>
      <w:tr w:rsidR="006E28C0" w:rsidRPr="002A0139" w14:paraId="177B1037" w14:textId="77777777" w:rsidTr="008937AB">
        <w:trPr>
          <w:trHeight w:val="267"/>
        </w:trPr>
        <w:tc>
          <w:tcPr>
            <w:tcW w:w="1836" w:type="dxa"/>
            <w:shd w:val="clear" w:color="auto" w:fill="auto"/>
          </w:tcPr>
          <w:p w14:paraId="0AC75C4D" w14:textId="77777777" w:rsidR="006E28C0" w:rsidRPr="002A0139" w:rsidRDefault="006E28C0" w:rsidP="006E28C0">
            <w:pPr>
              <w:spacing w:line="240" w:lineRule="atLeast"/>
              <w:jc w:val="left"/>
              <w:rPr>
                <w:rFonts w:ascii="等线" w:hAnsi="等线" w:cs="Times New Roman"/>
                <w:strike/>
              </w:rPr>
            </w:pPr>
            <w:r w:rsidRPr="002A0139">
              <w:rPr>
                <w:strike/>
              </w:rPr>
              <w:t>领券者的</w:t>
            </w:r>
            <w:r w:rsidRPr="002A0139">
              <w:rPr>
                <w:strike/>
              </w:rPr>
              <w:t>OpenID</w:t>
            </w:r>
          </w:p>
        </w:tc>
        <w:tc>
          <w:tcPr>
            <w:tcW w:w="2695" w:type="dxa"/>
            <w:shd w:val="clear" w:color="auto" w:fill="auto"/>
          </w:tcPr>
          <w:p w14:paraId="1D2CBDAE" w14:textId="77777777" w:rsidR="006E28C0" w:rsidRPr="002A0139" w:rsidRDefault="006E28C0" w:rsidP="006E28C0">
            <w:pPr>
              <w:spacing w:line="240" w:lineRule="atLeast"/>
              <w:jc w:val="left"/>
              <w:rPr>
                <w:rFonts w:ascii="等线" w:hAnsi="等线" w:cs="Times New Roman"/>
                <w:strike/>
              </w:rPr>
            </w:pPr>
            <w:r w:rsidRPr="002A0139">
              <w:rPr>
                <w:strike/>
              </w:rPr>
              <w:t>F_VipOpenID</w:t>
            </w:r>
          </w:p>
        </w:tc>
        <w:tc>
          <w:tcPr>
            <w:tcW w:w="2977" w:type="dxa"/>
            <w:shd w:val="clear" w:color="auto" w:fill="auto"/>
          </w:tcPr>
          <w:p w14:paraId="58758F88" w14:textId="77777777" w:rsidR="006E28C0" w:rsidRPr="002A0139" w:rsidRDefault="006E28C0" w:rsidP="006E28C0">
            <w:pPr>
              <w:spacing w:line="240" w:lineRule="atLeast"/>
              <w:jc w:val="left"/>
              <w:rPr>
                <w:rFonts w:ascii="等线" w:hAnsi="等线" w:cs="Times New Roman"/>
                <w:strike/>
              </w:rPr>
            </w:pPr>
            <w:r w:rsidRPr="002A0139">
              <w:rPr>
                <w:strike/>
              </w:rPr>
              <w:t>VARCHAR(32) NOT NULL</w:t>
            </w:r>
          </w:p>
        </w:tc>
        <w:tc>
          <w:tcPr>
            <w:tcW w:w="1134" w:type="dxa"/>
            <w:shd w:val="clear" w:color="auto" w:fill="auto"/>
          </w:tcPr>
          <w:p w14:paraId="31102DA6"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4B3F998" w14:textId="77777777" w:rsidR="006E28C0" w:rsidRPr="002A0139" w:rsidRDefault="006E28C0" w:rsidP="006E28C0">
            <w:pPr>
              <w:tabs>
                <w:tab w:val="left" w:pos="780"/>
              </w:tabs>
              <w:rPr>
                <w:rFonts w:ascii="等线" w:hAnsi="等线" w:cs="Times New Roman"/>
                <w:strike/>
              </w:rPr>
            </w:pPr>
            <w:r w:rsidRPr="002A0139">
              <w:rPr>
                <w:rFonts w:ascii="等线" w:hAnsi="等线" w:cs="Times New Roman"/>
                <w:strike/>
              </w:rPr>
              <w:tab/>
            </w:r>
          </w:p>
        </w:tc>
      </w:tr>
      <w:tr w:rsidR="006E28C0" w:rsidRPr="002A0139" w14:paraId="623CD3A9" w14:textId="77777777" w:rsidTr="008937AB">
        <w:trPr>
          <w:trHeight w:val="267"/>
        </w:trPr>
        <w:tc>
          <w:tcPr>
            <w:tcW w:w="1836" w:type="dxa"/>
            <w:shd w:val="clear" w:color="auto" w:fill="auto"/>
          </w:tcPr>
          <w:p w14:paraId="6729D935" w14:textId="77777777" w:rsidR="006E28C0" w:rsidRPr="002A0139" w:rsidRDefault="006E28C0" w:rsidP="006E28C0">
            <w:pPr>
              <w:spacing w:line="240" w:lineRule="atLeast"/>
              <w:jc w:val="left"/>
              <w:rPr>
                <w:rFonts w:ascii="等线" w:hAnsi="等线" w:cs="Times New Roman"/>
                <w:strike/>
              </w:rPr>
            </w:pPr>
            <w:r w:rsidRPr="002A0139">
              <w:rPr>
                <w:strike/>
              </w:rPr>
              <w:t>卡券</w:t>
            </w:r>
            <w:r w:rsidRPr="002A0139">
              <w:rPr>
                <w:strike/>
              </w:rPr>
              <w:t>ID</w:t>
            </w:r>
          </w:p>
        </w:tc>
        <w:tc>
          <w:tcPr>
            <w:tcW w:w="2695" w:type="dxa"/>
            <w:shd w:val="clear" w:color="auto" w:fill="auto"/>
          </w:tcPr>
          <w:p w14:paraId="4B7EAE2E" w14:textId="77777777" w:rsidR="006E28C0" w:rsidRPr="002A0139" w:rsidRDefault="006E28C0" w:rsidP="006E28C0">
            <w:pPr>
              <w:spacing w:line="240" w:lineRule="atLeast"/>
              <w:jc w:val="left"/>
              <w:rPr>
                <w:rFonts w:ascii="等线" w:hAnsi="等线" w:cs="Times New Roman"/>
                <w:strike/>
              </w:rPr>
            </w:pPr>
            <w:r w:rsidRPr="002A0139">
              <w:rPr>
                <w:strike/>
              </w:rPr>
              <w:t>F_CardCouponID</w:t>
            </w:r>
          </w:p>
        </w:tc>
        <w:tc>
          <w:tcPr>
            <w:tcW w:w="2977" w:type="dxa"/>
            <w:shd w:val="clear" w:color="auto" w:fill="auto"/>
          </w:tcPr>
          <w:p w14:paraId="55ECF214" w14:textId="77777777" w:rsidR="006E28C0" w:rsidRPr="002A0139" w:rsidRDefault="006E28C0" w:rsidP="006E28C0">
            <w:pPr>
              <w:spacing w:line="240" w:lineRule="atLeast"/>
              <w:jc w:val="left"/>
              <w:rPr>
                <w:rFonts w:ascii="等线" w:hAnsi="等线" w:cs="Times New Roman"/>
                <w:strike/>
              </w:rPr>
            </w:pPr>
            <w:r w:rsidRPr="002A0139">
              <w:rPr>
                <w:strike/>
              </w:rPr>
              <w:t>VARCHAR(32) not NULL</w:t>
            </w:r>
          </w:p>
        </w:tc>
        <w:tc>
          <w:tcPr>
            <w:tcW w:w="1134" w:type="dxa"/>
            <w:shd w:val="clear" w:color="auto" w:fill="auto"/>
          </w:tcPr>
          <w:p w14:paraId="7E0FBB2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3C8C0231" w14:textId="77777777" w:rsidR="006E28C0" w:rsidRPr="002A0139" w:rsidRDefault="006E28C0" w:rsidP="006E28C0">
            <w:pPr>
              <w:spacing w:line="240" w:lineRule="atLeast"/>
              <w:jc w:val="left"/>
              <w:rPr>
                <w:rFonts w:ascii="等线" w:hAnsi="等线" w:cs="Times New Roman"/>
                <w:strike/>
              </w:rPr>
            </w:pPr>
          </w:p>
        </w:tc>
      </w:tr>
      <w:tr w:rsidR="006E28C0" w:rsidRPr="002A0139" w14:paraId="057F19D7" w14:textId="77777777" w:rsidTr="008937AB">
        <w:trPr>
          <w:trHeight w:val="267"/>
        </w:trPr>
        <w:tc>
          <w:tcPr>
            <w:tcW w:w="1836" w:type="dxa"/>
            <w:shd w:val="clear" w:color="auto" w:fill="auto"/>
          </w:tcPr>
          <w:p w14:paraId="5290EDA2" w14:textId="77777777" w:rsidR="006E28C0" w:rsidRPr="002A0139" w:rsidRDefault="006E28C0" w:rsidP="006E28C0">
            <w:pPr>
              <w:spacing w:line="240" w:lineRule="atLeast"/>
              <w:jc w:val="left"/>
              <w:rPr>
                <w:strike/>
              </w:rPr>
            </w:pPr>
          </w:p>
        </w:tc>
        <w:tc>
          <w:tcPr>
            <w:tcW w:w="2695" w:type="dxa"/>
            <w:shd w:val="clear" w:color="auto" w:fill="auto"/>
          </w:tcPr>
          <w:p w14:paraId="1CF947A1" w14:textId="77777777" w:rsidR="006E28C0" w:rsidRPr="002A0139" w:rsidRDefault="006E28C0" w:rsidP="006E28C0">
            <w:pPr>
              <w:spacing w:line="240" w:lineRule="atLeast"/>
              <w:jc w:val="left"/>
              <w:rPr>
                <w:strike/>
              </w:rPr>
            </w:pPr>
            <w:r w:rsidRPr="002A0139">
              <w:rPr>
                <w:strike/>
              </w:rPr>
              <w:t>F_IsGiveByFriend</w:t>
            </w:r>
          </w:p>
        </w:tc>
        <w:tc>
          <w:tcPr>
            <w:tcW w:w="2977" w:type="dxa"/>
            <w:shd w:val="clear" w:color="auto" w:fill="auto"/>
          </w:tcPr>
          <w:p w14:paraId="223DB4EC" w14:textId="77777777" w:rsidR="006E28C0" w:rsidRPr="002A0139" w:rsidRDefault="006E28C0" w:rsidP="006E28C0">
            <w:pPr>
              <w:spacing w:line="240" w:lineRule="atLeast"/>
              <w:jc w:val="left"/>
              <w:rPr>
                <w:strike/>
              </w:rPr>
            </w:pPr>
            <w:r w:rsidRPr="002A0139">
              <w:rPr>
                <w:strike/>
              </w:rPr>
              <w:t>INT NULL</w:t>
            </w:r>
          </w:p>
        </w:tc>
        <w:tc>
          <w:tcPr>
            <w:tcW w:w="1134" w:type="dxa"/>
            <w:shd w:val="clear" w:color="auto" w:fill="auto"/>
          </w:tcPr>
          <w:p w14:paraId="34527583"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A72E9C5" w14:textId="77777777" w:rsidR="006E28C0" w:rsidRPr="002A0139" w:rsidRDefault="006E28C0" w:rsidP="006E28C0">
            <w:pPr>
              <w:spacing w:line="240" w:lineRule="atLeast"/>
              <w:jc w:val="left"/>
              <w:rPr>
                <w:rFonts w:ascii="等线" w:hAnsi="等线" w:cs="Times New Roman"/>
                <w:strike/>
              </w:rPr>
            </w:pPr>
            <w:r w:rsidRPr="002A0139">
              <w:rPr>
                <w:strike/>
              </w:rPr>
              <w:t>是否为转赠领取，</w:t>
            </w:r>
            <w:r w:rsidRPr="002A0139">
              <w:rPr>
                <w:strike/>
              </w:rPr>
              <w:t>1</w:t>
            </w:r>
            <w:r w:rsidRPr="002A0139">
              <w:rPr>
                <w:strike/>
              </w:rPr>
              <w:t>代表是，</w:t>
            </w:r>
            <w:r w:rsidRPr="002A0139">
              <w:rPr>
                <w:strike/>
              </w:rPr>
              <w:t>0</w:t>
            </w:r>
            <w:r w:rsidRPr="002A0139">
              <w:rPr>
                <w:strike/>
              </w:rPr>
              <w:t>代表否</w:t>
            </w:r>
          </w:p>
        </w:tc>
      </w:tr>
      <w:tr w:rsidR="006E28C0" w:rsidRPr="002A0139" w14:paraId="05985CAD" w14:textId="77777777" w:rsidTr="008937AB">
        <w:trPr>
          <w:trHeight w:val="267"/>
        </w:trPr>
        <w:tc>
          <w:tcPr>
            <w:tcW w:w="1836" w:type="dxa"/>
            <w:shd w:val="clear" w:color="auto" w:fill="auto"/>
          </w:tcPr>
          <w:p w14:paraId="780EF676" w14:textId="77777777" w:rsidR="006E28C0" w:rsidRPr="002A0139" w:rsidRDefault="006E28C0" w:rsidP="006E28C0">
            <w:pPr>
              <w:spacing w:line="240" w:lineRule="atLeast"/>
              <w:jc w:val="left"/>
              <w:rPr>
                <w:strike/>
              </w:rPr>
            </w:pPr>
          </w:p>
        </w:tc>
        <w:tc>
          <w:tcPr>
            <w:tcW w:w="2695" w:type="dxa"/>
            <w:shd w:val="clear" w:color="auto" w:fill="auto"/>
          </w:tcPr>
          <w:p w14:paraId="71121742" w14:textId="77777777" w:rsidR="006E28C0" w:rsidRPr="002A0139" w:rsidRDefault="006E28C0" w:rsidP="006E28C0">
            <w:pPr>
              <w:spacing w:line="240" w:lineRule="atLeast"/>
              <w:jc w:val="left"/>
              <w:rPr>
                <w:strike/>
              </w:rPr>
            </w:pPr>
            <w:r w:rsidRPr="002A0139">
              <w:rPr>
                <w:strike/>
              </w:rPr>
              <w:t>F_FriendUserName</w:t>
            </w:r>
          </w:p>
        </w:tc>
        <w:tc>
          <w:tcPr>
            <w:tcW w:w="2977" w:type="dxa"/>
            <w:shd w:val="clear" w:color="auto" w:fill="auto"/>
          </w:tcPr>
          <w:p w14:paraId="5E132BB2" w14:textId="77777777" w:rsidR="006E28C0" w:rsidRPr="002A0139" w:rsidRDefault="006E28C0" w:rsidP="006E28C0">
            <w:pPr>
              <w:spacing w:line="240" w:lineRule="atLeast"/>
              <w:jc w:val="left"/>
              <w:rPr>
                <w:strike/>
              </w:rPr>
            </w:pPr>
            <w:r w:rsidRPr="002A0139">
              <w:rPr>
                <w:strike/>
              </w:rPr>
              <w:t>VARCHAR(32) NULL</w:t>
            </w:r>
          </w:p>
        </w:tc>
        <w:tc>
          <w:tcPr>
            <w:tcW w:w="1134" w:type="dxa"/>
            <w:shd w:val="clear" w:color="auto" w:fill="auto"/>
          </w:tcPr>
          <w:p w14:paraId="20803B16"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72677249" w14:textId="77777777" w:rsidR="006E28C0" w:rsidRPr="002A0139" w:rsidRDefault="006E28C0" w:rsidP="006E28C0">
            <w:pPr>
              <w:spacing w:line="240" w:lineRule="atLeast"/>
              <w:jc w:val="left"/>
              <w:rPr>
                <w:rFonts w:ascii="等线" w:hAnsi="等线" w:cs="Times New Roman"/>
                <w:strike/>
              </w:rPr>
            </w:pPr>
            <w:r w:rsidRPr="002A0139">
              <w:rPr>
                <w:strike/>
              </w:rPr>
              <w:t>当</w:t>
            </w:r>
            <w:r w:rsidRPr="002A0139">
              <w:rPr>
                <w:strike/>
              </w:rPr>
              <w:t>IsGiveByFriend</w:t>
            </w:r>
            <w:r w:rsidRPr="002A0139">
              <w:rPr>
                <w:strike/>
              </w:rPr>
              <w:t>为</w:t>
            </w:r>
            <w:r w:rsidRPr="002A0139">
              <w:rPr>
                <w:strike/>
              </w:rPr>
              <w:t>1</w:t>
            </w:r>
            <w:r w:rsidRPr="002A0139">
              <w:rPr>
                <w:strike/>
              </w:rPr>
              <w:t>时填入的字段，表示发起转赠用户的</w:t>
            </w:r>
            <w:r w:rsidRPr="002A0139">
              <w:rPr>
                <w:strike/>
              </w:rPr>
              <w:t>openid</w:t>
            </w:r>
          </w:p>
        </w:tc>
      </w:tr>
      <w:tr w:rsidR="006E28C0" w:rsidRPr="002A0139" w14:paraId="5808FB3C" w14:textId="77777777" w:rsidTr="008937AB">
        <w:trPr>
          <w:trHeight w:val="267"/>
        </w:trPr>
        <w:tc>
          <w:tcPr>
            <w:tcW w:w="1836" w:type="dxa"/>
            <w:shd w:val="clear" w:color="auto" w:fill="auto"/>
          </w:tcPr>
          <w:p w14:paraId="4127F997" w14:textId="77777777" w:rsidR="006E28C0" w:rsidRPr="002A0139" w:rsidRDefault="006E28C0" w:rsidP="006E28C0">
            <w:pPr>
              <w:spacing w:line="240" w:lineRule="atLeast"/>
              <w:jc w:val="left"/>
              <w:rPr>
                <w:strike/>
              </w:rPr>
            </w:pPr>
          </w:p>
        </w:tc>
        <w:tc>
          <w:tcPr>
            <w:tcW w:w="2695" w:type="dxa"/>
            <w:shd w:val="clear" w:color="auto" w:fill="auto"/>
          </w:tcPr>
          <w:p w14:paraId="359EFE28" w14:textId="77777777" w:rsidR="006E28C0" w:rsidRPr="002A0139" w:rsidRDefault="006E28C0" w:rsidP="006E28C0">
            <w:pPr>
              <w:spacing w:line="240" w:lineRule="atLeast"/>
              <w:jc w:val="left"/>
              <w:rPr>
                <w:strike/>
              </w:rPr>
            </w:pPr>
            <w:r w:rsidRPr="002A0139">
              <w:rPr>
                <w:strike/>
              </w:rPr>
              <w:t>F_Code</w:t>
            </w:r>
          </w:p>
        </w:tc>
        <w:tc>
          <w:tcPr>
            <w:tcW w:w="2977" w:type="dxa"/>
            <w:shd w:val="clear" w:color="auto" w:fill="auto"/>
          </w:tcPr>
          <w:p w14:paraId="2F891861" w14:textId="77777777" w:rsidR="006E28C0" w:rsidRPr="002A0139" w:rsidRDefault="006E28C0" w:rsidP="006E28C0">
            <w:pPr>
              <w:spacing w:line="240" w:lineRule="atLeast"/>
              <w:jc w:val="left"/>
              <w:rPr>
                <w:strike/>
              </w:rPr>
            </w:pPr>
            <w:r w:rsidRPr="002A0139">
              <w:rPr>
                <w:strike/>
              </w:rPr>
              <w:t>VARCHAR(20) NOT NULL</w:t>
            </w:r>
          </w:p>
        </w:tc>
        <w:tc>
          <w:tcPr>
            <w:tcW w:w="1134" w:type="dxa"/>
            <w:shd w:val="clear" w:color="auto" w:fill="auto"/>
          </w:tcPr>
          <w:p w14:paraId="3978FE88"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71C97135" w14:textId="77777777" w:rsidR="006E28C0" w:rsidRPr="002A0139" w:rsidRDefault="006E28C0" w:rsidP="006E28C0">
            <w:pPr>
              <w:spacing w:line="240" w:lineRule="atLeast"/>
              <w:jc w:val="left"/>
              <w:rPr>
                <w:rFonts w:ascii="等线" w:hAnsi="等线" w:cs="Times New Roman"/>
                <w:strike/>
              </w:rPr>
            </w:pPr>
            <w:r w:rsidRPr="002A0139">
              <w:rPr>
                <w:strike/>
              </w:rPr>
              <w:t>code</w:t>
            </w:r>
            <w:r w:rsidRPr="002A0139">
              <w:rPr>
                <w:strike/>
              </w:rPr>
              <w:t>序列号</w:t>
            </w:r>
          </w:p>
        </w:tc>
      </w:tr>
      <w:tr w:rsidR="006E28C0" w:rsidRPr="002A0139" w14:paraId="5C584B70" w14:textId="77777777" w:rsidTr="008937AB">
        <w:trPr>
          <w:trHeight w:val="267"/>
        </w:trPr>
        <w:tc>
          <w:tcPr>
            <w:tcW w:w="1836" w:type="dxa"/>
            <w:shd w:val="clear" w:color="auto" w:fill="auto"/>
          </w:tcPr>
          <w:p w14:paraId="6B9B05BC" w14:textId="77777777" w:rsidR="006E28C0" w:rsidRPr="002A0139" w:rsidRDefault="006E28C0" w:rsidP="006E28C0">
            <w:pPr>
              <w:spacing w:line="240" w:lineRule="atLeast"/>
              <w:jc w:val="left"/>
              <w:rPr>
                <w:strike/>
              </w:rPr>
            </w:pPr>
          </w:p>
        </w:tc>
        <w:tc>
          <w:tcPr>
            <w:tcW w:w="2695" w:type="dxa"/>
            <w:shd w:val="clear" w:color="auto" w:fill="auto"/>
          </w:tcPr>
          <w:p w14:paraId="3537EE71" w14:textId="77777777" w:rsidR="006E28C0" w:rsidRPr="002A0139" w:rsidRDefault="006E28C0" w:rsidP="006E28C0">
            <w:pPr>
              <w:spacing w:line="240" w:lineRule="atLeast"/>
              <w:jc w:val="left"/>
              <w:rPr>
                <w:strike/>
              </w:rPr>
            </w:pPr>
            <w:r w:rsidRPr="002A0139">
              <w:rPr>
                <w:strike/>
              </w:rPr>
              <w:t>F_OldUserCardCode</w:t>
            </w:r>
          </w:p>
        </w:tc>
        <w:tc>
          <w:tcPr>
            <w:tcW w:w="2977" w:type="dxa"/>
            <w:shd w:val="clear" w:color="auto" w:fill="auto"/>
          </w:tcPr>
          <w:p w14:paraId="3DC32351" w14:textId="77777777" w:rsidR="006E28C0" w:rsidRPr="002A0139" w:rsidRDefault="006E28C0" w:rsidP="006E28C0">
            <w:pPr>
              <w:spacing w:line="240" w:lineRule="atLeast"/>
              <w:jc w:val="left"/>
              <w:rPr>
                <w:strike/>
              </w:rPr>
            </w:pPr>
            <w:r w:rsidRPr="002A0139">
              <w:rPr>
                <w:strike/>
              </w:rPr>
              <w:t>VARCHAR(128) NULL</w:t>
            </w:r>
          </w:p>
        </w:tc>
        <w:tc>
          <w:tcPr>
            <w:tcW w:w="1134" w:type="dxa"/>
            <w:shd w:val="clear" w:color="auto" w:fill="auto"/>
          </w:tcPr>
          <w:p w14:paraId="022EB21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4730A20" w14:textId="77777777" w:rsidR="006E28C0" w:rsidRPr="002A0139" w:rsidRDefault="006E28C0" w:rsidP="006E28C0">
            <w:pPr>
              <w:spacing w:line="240" w:lineRule="atLeast"/>
              <w:jc w:val="left"/>
              <w:rPr>
                <w:rFonts w:ascii="等线" w:hAnsi="等线" w:cs="Times New Roman"/>
                <w:strike/>
              </w:rPr>
            </w:pPr>
            <w:r w:rsidRPr="002A0139">
              <w:rPr>
                <w:strike/>
              </w:rPr>
              <w:t>为保证安全，微信会在转赠发生后变更该卡券的</w:t>
            </w:r>
            <w:r w:rsidRPr="002A0139">
              <w:rPr>
                <w:strike/>
              </w:rPr>
              <w:t>code</w:t>
            </w:r>
            <w:r w:rsidRPr="002A0139">
              <w:rPr>
                <w:strike/>
              </w:rPr>
              <w:t>号，该字段表示转赠前的</w:t>
            </w:r>
            <w:r w:rsidRPr="002A0139">
              <w:rPr>
                <w:strike/>
              </w:rPr>
              <w:t>code</w:t>
            </w:r>
          </w:p>
        </w:tc>
      </w:tr>
      <w:tr w:rsidR="006E28C0" w:rsidRPr="002A0139" w14:paraId="2EFCC579" w14:textId="77777777" w:rsidTr="008937AB">
        <w:trPr>
          <w:trHeight w:val="267"/>
        </w:trPr>
        <w:tc>
          <w:tcPr>
            <w:tcW w:w="1836" w:type="dxa"/>
            <w:shd w:val="clear" w:color="auto" w:fill="auto"/>
          </w:tcPr>
          <w:p w14:paraId="4252E20D" w14:textId="77777777" w:rsidR="006E28C0" w:rsidRPr="002A0139" w:rsidRDefault="006E28C0" w:rsidP="006E28C0">
            <w:pPr>
              <w:spacing w:line="240" w:lineRule="atLeast"/>
              <w:jc w:val="left"/>
              <w:rPr>
                <w:strike/>
              </w:rPr>
            </w:pPr>
          </w:p>
        </w:tc>
        <w:tc>
          <w:tcPr>
            <w:tcW w:w="2695" w:type="dxa"/>
            <w:shd w:val="clear" w:color="auto" w:fill="auto"/>
          </w:tcPr>
          <w:p w14:paraId="00B6E8D0" w14:textId="77777777" w:rsidR="006E28C0" w:rsidRPr="002A0139" w:rsidRDefault="006E28C0" w:rsidP="006E28C0">
            <w:pPr>
              <w:spacing w:line="240" w:lineRule="atLeast"/>
              <w:jc w:val="left"/>
              <w:rPr>
                <w:strike/>
              </w:rPr>
            </w:pPr>
            <w:r w:rsidRPr="002A0139">
              <w:rPr>
                <w:strike/>
              </w:rPr>
              <w:t>F_UnionId</w:t>
            </w:r>
          </w:p>
        </w:tc>
        <w:tc>
          <w:tcPr>
            <w:tcW w:w="2977" w:type="dxa"/>
            <w:shd w:val="clear" w:color="auto" w:fill="auto"/>
          </w:tcPr>
          <w:p w14:paraId="040E301C" w14:textId="77777777" w:rsidR="006E28C0" w:rsidRPr="002A0139" w:rsidRDefault="006E28C0" w:rsidP="006E28C0">
            <w:pPr>
              <w:spacing w:line="240" w:lineRule="atLeast"/>
              <w:jc w:val="left"/>
              <w:rPr>
                <w:strike/>
              </w:rPr>
            </w:pPr>
            <w:r w:rsidRPr="002A0139">
              <w:rPr>
                <w:strike/>
              </w:rPr>
              <w:t>VARCHAR(32) NULL</w:t>
            </w:r>
          </w:p>
        </w:tc>
        <w:tc>
          <w:tcPr>
            <w:tcW w:w="1134" w:type="dxa"/>
            <w:shd w:val="clear" w:color="auto" w:fill="auto"/>
          </w:tcPr>
          <w:p w14:paraId="2F584CA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6981ADFD" w14:textId="77777777" w:rsidR="006E28C0" w:rsidRPr="002A0139" w:rsidRDefault="006E28C0" w:rsidP="006E28C0">
            <w:pPr>
              <w:spacing w:line="240" w:lineRule="atLeast"/>
              <w:jc w:val="left"/>
              <w:rPr>
                <w:rFonts w:ascii="等线" w:hAnsi="等线" w:cs="Times New Roman"/>
                <w:strike/>
              </w:rPr>
            </w:pPr>
            <w:r w:rsidRPr="002A0139">
              <w:rPr>
                <w:strike/>
              </w:rPr>
              <w:t>领券用户的</w:t>
            </w:r>
            <w:r w:rsidRPr="002A0139">
              <w:rPr>
                <w:strike/>
              </w:rPr>
              <w:t>UnionId</w:t>
            </w:r>
          </w:p>
        </w:tc>
      </w:tr>
      <w:tr w:rsidR="006E28C0" w:rsidRPr="002A0139" w14:paraId="225A48F1" w14:textId="77777777" w:rsidTr="008937AB">
        <w:trPr>
          <w:trHeight w:val="267"/>
        </w:trPr>
        <w:tc>
          <w:tcPr>
            <w:tcW w:w="1836" w:type="dxa"/>
            <w:shd w:val="clear" w:color="auto" w:fill="auto"/>
          </w:tcPr>
          <w:p w14:paraId="32308D2C" w14:textId="77777777" w:rsidR="006E28C0" w:rsidRPr="002A0139" w:rsidRDefault="006E28C0" w:rsidP="006E28C0">
            <w:pPr>
              <w:spacing w:line="240" w:lineRule="atLeast"/>
              <w:jc w:val="left"/>
              <w:rPr>
                <w:strike/>
              </w:rPr>
            </w:pPr>
          </w:p>
        </w:tc>
        <w:tc>
          <w:tcPr>
            <w:tcW w:w="2695" w:type="dxa"/>
            <w:shd w:val="clear" w:color="auto" w:fill="auto"/>
          </w:tcPr>
          <w:p w14:paraId="0BA49F23" w14:textId="77777777" w:rsidR="006E28C0" w:rsidRPr="002A0139" w:rsidRDefault="006E28C0" w:rsidP="006E28C0">
            <w:pPr>
              <w:spacing w:line="240" w:lineRule="atLeast"/>
              <w:jc w:val="left"/>
              <w:rPr>
                <w:strike/>
              </w:rPr>
            </w:pPr>
            <w:r w:rsidRPr="002A0139">
              <w:rPr>
                <w:strike/>
              </w:rPr>
              <w:t>F_Status</w:t>
            </w:r>
          </w:p>
        </w:tc>
        <w:tc>
          <w:tcPr>
            <w:tcW w:w="2977" w:type="dxa"/>
            <w:shd w:val="clear" w:color="auto" w:fill="auto"/>
          </w:tcPr>
          <w:p w14:paraId="4579C680" w14:textId="77777777" w:rsidR="006E28C0" w:rsidRPr="002A0139" w:rsidRDefault="006E28C0" w:rsidP="006E28C0">
            <w:pPr>
              <w:spacing w:line="240" w:lineRule="atLeast"/>
              <w:jc w:val="left"/>
              <w:rPr>
                <w:strike/>
              </w:rPr>
            </w:pPr>
            <w:r w:rsidRPr="002A0139">
              <w:rPr>
                <w:strike/>
              </w:rPr>
              <w:t>INT NOT NULL</w:t>
            </w:r>
          </w:p>
        </w:tc>
        <w:tc>
          <w:tcPr>
            <w:tcW w:w="1134" w:type="dxa"/>
            <w:shd w:val="clear" w:color="auto" w:fill="auto"/>
          </w:tcPr>
          <w:p w14:paraId="6BC0EC99"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63418A1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会员卡状态：</w:t>
            </w:r>
            <w:r w:rsidRPr="002A0139">
              <w:rPr>
                <w:rFonts w:ascii="等线" w:hAnsi="等线" w:cs="Times New Roman"/>
                <w:strike/>
              </w:rPr>
              <w:t>0=</w:t>
            </w:r>
            <w:r w:rsidRPr="002A0139">
              <w:rPr>
                <w:rFonts w:ascii="等线" w:hAnsi="等线" w:cs="Times New Roman"/>
                <w:strike/>
              </w:rPr>
              <w:t>未激活；</w:t>
            </w:r>
            <w:r w:rsidRPr="002A0139">
              <w:rPr>
                <w:rFonts w:ascii="等线" w:hAnsi="等线" w:cs="Times New Roman"/>
                <w:strike/>
              </w:rPr>
              <w:t>1=</w:t>
            </w:r>
            <w:r w:rsidRPr="002A0139">
              <w:rPr>
                <w:rFonts w:ascii="等线" w:hAnsi="等线" w:cs="Times New Roman"/>
                <w:strike/>
              </w:rPr>
              <w:t>正常；</w:t>
            </w:r>
            <w:r w:rsidRPr="002A0139">
              <w:rPr>
                <w:rFonts w:ascii="等线" w:hAnsi="等线" w:cs="Times New Roman"/>
                <w:strike/>
              </w:rPr>
              <w:t>2=</w:t>
            </w:r>
            <w:r w:rsidRPr="002A0139">
              <w:rPr>
                <w:rFonts w:ascii="等线" w:hAnsi="等线" w:cs="Times New Roman"/>
                <w:strike/>
              </w:rPr>
              <w:t>已过期；</w:t>
            </w:r>
            <w:r w:rsidRPr="002A0139">
              <w:rPr>
                <w:rFonts w:ascii="等线" w:hAnsi="等线" w:cs="Times New Roman"/>
                <w:strike/>
              </w:rPr>
              <w:t>3=</w:t>
            </w:r>
            <w:r w:rsidRPr="002A0139">
              <w:rPr>
                <w:rFonts w:ascii="等线" w:hAnsi="等线" w:cs="Times New Roman"/>
                <w:strike/>
              </w:rPr>
              <w:t>转赠中；</w:t>
            </w:r>
            <w:r w:rsidRPr="002A0139">
              <w:rPr>
                <w:rFonts w:ascii="等线" w:hAnsi="等线" w:cs="Times New Roman"/>
                <w:strike/>
              </w:rPr>
              <w:t>4=</w:t>
            </w:r>
            <w:r w:rsidRPr="002A0139">
              <w:rPr>
                <w:rFonts w:ascii="等线" w:hAnsi="等线" w:cs="Times New Roman"/>
                <w:strike/>
              </w:rPr>
              <w:t>转赠成功；</w:t>
            </w:r>
            <w:r w:rsidRPr="002A0139">
              <w:rPr>
                <w:rFonts w:ascii="等线" w:hAnsi="等线" w:cs="Times New Roman"/>
                <w:strike/>
              </w:rPr>
              <w:t>5=</w:t>
            </w:r>
            <w:r w:rsidRPr="002A0139">
              <w:rPr>
                <w:rFonts w:ascii="等线" w:hAnsi="等线" w:cs="Times New Roman"/>
                <w:strike/>
              </w:rPr>
              <w:t>转赠超时；</w:t>
            </w:r>
            <w:r w:rsidRPr="002A0139">
              <w:rPr>
                <w:rFonts w:ascii="等线" w:hAnsi="等线" w:cs="Times New Roman"/>
                <w:strike/>
              </w:rPr>
              <w:t>6=</w:t>
            </w:r>
            <w:r w:rsidRPr="002A0139">
              <w:rPr>
                <w:rFonts w:ascii="等线" w:hAnsi="等线" w:cs="Times New Roman"/>
                <w:strike/>
              </w:rPr>
              <w:t>已删除；</w:t>
            </w:r>
            <w:r w:rsidRPr="002A0139">
              <w:rPr>
                <w:rFonts w:ascii="等线" w:hAnsi="等线" w:cs="Times New Roman"/>
                <w:strike/>
              </w:rPr>
              <w:t>7=</w:t>
            </w:r>
            <w:r w:rsidRPr="002A0139">
              <w:rPr>
                <w:rFonts w:ascii="等线" w:hAnsi="等线" w:cs="Times New Roman"/>
                <w:strike/>
              </w:rPr>
              <w:t>已失效</w:t>
            </w:r>
          </w:p>
          <w:p w14:paraId="645B6C65"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优惠券状态：</w:t>
            </w:r>
            <w:r w:rsidRPr="002A0139">
              <w:rPr>
                <w:rFonts w:ascii="等线" w:hAnsi="等线" w:cs="Times New Roman"/>
                <w:strike/>
              </w:rPr>
              <w:t>0=</w:t>
            </w:r>
            <w:r w:rsidRPr="002A0139">
              <w:rPr>
                <w:rFonts w:ascii="等线" w:hAnsi="等线" w:cs="Times New Roman"/>
                <w:strike/>
              </w:rPr>
              <w:t>正常；</w:t>
            </w:r>
            <w:r w:rsidRPr="002A0139">
              <w:rPr>
                <w:rFonts w:ascii="等线" w:hAnsi="等线" w:cs="Times New Roman"/>
                <w:strike/>
              </w:rPr>
              <w:t>1=</w:t>
            </w:r>
            <w:r w:rsidRPr="002A0139">
              <w:rPr>
                <w:rFonts w:ascii="等线" w:hAnsi="等线" w:cs="Times New Roman"/>
                <w:strike/>
              </w:rPr>
              <w:t>已核销；</w:t>
            </w:r>
            <w:r w:rsidRPr="002A0139">
              <w:rPr>
                <w:rFonts w:ascii="等线" w:hAnsi="等线" w:cs="Times New Roman"/>
                <w:strike/>
              </w:rPr>
              <w:t>2=</w:t>
            </w:r>
            <w:r w:rsidRPr="002A0139">
              <w:rPr>
                <w:rFonts w:ascii="等线" w:hAnsi="等线" w:cs="Times New Roman"/>
                <w:strike/>
              </w:rPr>
              <w:t>已过期；</w:t>
            </w:r>
            <w:r w:rsidRPr="002A0139">
              <w:rPr>
                <w:rFonts w:ascii="等线" w:hAnsi="等线" w:cs="Times New Roman"/>
                <w:strike/>
              </w:rPr>
              <w:t>3=</w:t>
            </w:r>
            <w:r w:rsidRPr="002A0139">
              <w:rPr>
                <w:rFonts w:ascii="等线" w:hAnsi="等线" w:cs="Times New Roman"/>
                <w:strike/>
              </w:rPr>
              <w:t>转赠中；</w:t>
            </w:r>
            <w:r w:rsidRPr="002A0139">
              <w:rPr>
                <w:rFonts w:ascii="等线" w:hAnsi="等线" w:cs="Times New Roman"/>
                <w:strike/>
              </w:rPr>
              <w:t>4=</w:t>
            </w:r>
            <w:r w:rsidRPr="002A0139">
              <w:rPr>
                <w:rFonts w:ascii="等线" w:hAnsi="等线" w:cs="Times New Roman"/>
                <w:strike/>
              </w:rPr>
              <w:t>转赠超时；</w:t>
            </w:r>
            <w:r w:rsidRPr="002A0139">
              <w:rPr>
                <w:rFonts w:ascii="等线" w:hAnsi="等线" w:cs="Times New Roman"/>
                <w:strike/>
              </w:rPr>
              <w:t>5=</w:t>
            </w:r>
            <w:r w:rsidRPr="002A0139">
              <w:rPr>
                <w:rFonts w:ascii="等线" w:hAnsi="等线" w:cs="Times New Roman"/>
                <w:strike/>
              </w:rPr>
              <w:t>已删除；</w:t>
            </w:r>
            <w:r w:rsidRPr="002A0139">
              <w:rPr>
                <w:rFonts w:ascii="等线" w:hAnsi="等线" w:cs="Times New Roman"/>
                <w:strike/>
              </w:rPr>
              <w:t>6=</w:t>
            </w:r>
            <w:r w:rsidRPr="002A0139">
              <w:rPr>
                <w:rFonts w:ascii="等线" w:hAnsi="等线" w:cs="Times New Roman"/>
                <w:strike/>
              </w:rPr>
              <w:t>已失效</w:t>
            </w:r>
          </w:p>
        </w:tc>
      </w:tr>
      <w:tr w:rsidR="006E28C0" w:rsidRPr="002A0139" w14:paraId="5DF96F5A" w14:textId="77777777" w:rsidTr="008937AB">
        <w:trPr>
          <w:trHeight w:val="267"/>
        </w:trPr>
        <w:tc>
          <w:tcPr>
            <w:tcW w:w="1836" w:type="dxa"/>
            <w:shd w:val="clear" w:color="auto" w:fill="auto"/>
          </w:tcPr>
          <w:p w14:paraId="7CAD0EC1" w14:textId="77777777" w:rsidR="006E28C0" w:rsidRPr="002A0139" w:rsidRDefault="006E28C0" w:rsidP="006E28C0">
            <w:pPr>
              <w:spacing w:line="240" w:lineRule="atLeast"/>
              <w:jc w:val="left"/>
              <w:rPr>
                <w:strike/>
              </w:rPr>
            </w:pPr>
          </w:p>
        </w:tc>
        <w:tc>
          <w:tcPr>
            <w:tcW w:w="2695" w:type="dxa"/>
            <w:shd w:val="clear" w:color="auto" w:fill="auto"/>
          </w:tcPr>
          <w:p w14:paraId="161BEDB7" w14:textId="77777777" w:rsidR="006E28C0" w:rsidRPr="002A0139" w:rsidRDefault="006E28C0" w:rsidP="006E28C0">
            <w:pPr>
              <w:spacing w:line="240" w:lineRule="atLeast"/>
              <w:jc w:val="left"/>
              <w:rPr>
                <w:strike/>
              </w:rPr>
            </w:pPr>
            <w:r w:rsidRPr="002A0139">
              <w:rPr>
                <w:strike/>
              </w:rPr>
              <w:t>F_Type</w:t>
            </w:r>
          </w:p>
        </w:tc>
        <w:tc>
          <w:tcPr>
            <w:tcW w:w="2977" w:type="dxa"/>
            <w:shd w:val="clear" w:color="auto" w:fill="auto"/>
          </w:tcPr>
          <w:p w14:paraId="487B32A9" w14:textId="77777777" w:rsidR="006E28C0" w:rsidRPr="002A0139" w:rsidRDefault="006E28C0" w:rsidP="006E28C0">
            <w:pPr>
              <w:spacing w:line="240" w:lineRule="atLeast"/>
              <w:jc w:val="left"/>
              <w:rPr>
                <w:strike/>
              </w:rPr>
            </w:pPr>
            <w:r w:rsidRPr="002A0139">
              <w:rPr>
                <w:strike/>
              </w:rPr>
              <w:t>INT NOT NULL</w:t>
            </w:r>
          </w:p>
        </w:tc>
        <w:tc>
          <w:tcPr>
            <w:tcW w:w="1134" w:type="dxa"/>
            <w:shd w:val="clear" w:color="auto" w:fill="auto"/>
          </w:tcPr>
          <w:p w14:paraId="39536B8A" w14:textId="77777777" w:rsidR="006E28C0" w:rsidRPr="002A0139" w:rsidRDefault="006E28C0" w:rsidP="006E28C0">
            <w:pPr>
              <w:spacing w:line="240" w:lineRule="atLeast"/>
              <w:jc w:val="left"/>
              <w:rPr>
                <w:rFonts w:ascii="等线" w:hAnsi="等线" w:cs="Times New Roman"/>
                <w:strike/>
              </w:rPr>
            </w:pPr>
          </w:p>
        </w:tc>
        <w:tc>
          <w:tcPr>
            <w:tcW w:w="6859" w:type="dxa"/>
            <w:shd w:val="clear" w:color="auto" w:fill="auto"/>
          </w:tcPr>
          <w:p w14:paraId="5051676C" w14:textId="77777777" w:rsidR="006E28C0" w:rsidRPr="002A0139" w:rsidRDefault="006E28C0" w:rsidP="006E28C0">
            <w:pPr>
              <w:spacing w:line="240" w:lineRule="atLeast"/>
              <w:jc w:val="left"/>
              <w:rPr>
                <w:rFonts w:ascii="等线" w:hAnsi="等线" w:cs="Times New Roman"/>
                <w:strike/>
              </w:rPr>
            </w:pPr>
            <w:r w:rsidRPr="002A0139">
              <w:rPr>
                <w:strike/>
              </w:rPr>
              <w:t>卡券类型</w:t>
            </w:r>
            <w:r w:rsidRPr="002A0139">
              <w:rPr>
                <w:strike/>
              </w:rPr>
              <w:t>,0=</w:t>
            </w:r>
            <w:r w:rsidRPr="002A0139">
              <w:rPr>
                <w:strike/>
              </w:rPr>
              <w:t>会员卡</w:t>
            </w:r>
            <w:r w:rsidRPr="002A0139">
              <w:rPr>
                <w:strike/>
              </w:rPr>
              <w:t>,1=</w:t>
            </w:r>
            <w:r w:rsidRPr="002A0139">
              <w:rPr>
                <w:strike/>
              </w:rPr>
              <w:t>优惠券</w:t>
            </w:r>
          </w:p>
        </w:tc>
      </w:tr>
      <w:tr w:rsidR="006E28C0" w14:paraId="2F42845F" w14:textId="77777777" w:rsidTr="008937AB">
        <w:trPr>
          <w:trHeight w:val="267"/>
        </w:trPr>
        <w:tc>
          <w:tcPr>
            <w:tcW w:w="1836" w:type="dxa"/>
            <w:shd w:val="clear" w:color="auto" w:fill="auto"/>
          </w:tcPr>
          <w:p w14:paraId="4531B6B9" w14:textId="77777777" w:rsidR="006E28C0" w:rsidRDefault="006E28C0" w:rsidP="006E28C0">
            <w:pPr>
              <w:spacing w:line="240" w:lineRule="atLeast"/>
              <w:jc w:val="left"/>
            </w:pPr>
          </w:p>
        </w:tc>
        <w:tc>
          <w:tcPr>
            <w:tcW w:w="2695" w:type="dxa"/>
            <w:shd w:val="clear" w:color="auto" w:fill="auto"/>
          </w:tcPr>
          <w:p w14:paraId="1F3BA7AF" w14:textId="77777777" w:rsidR="006E28C0" w:rsidRDefault="006E28C0" w:rsidP="006E28C0">
            <w:pPr>
              <w:spacing w:line="240" w:lineRule="atLeast"/>
              <w:jc w:val="left"/>
            </w:pPr>
          </w:p>
        </w:tc>
        <w:tc>
          <w:tcPr>
            <w:tcW w:w="2977" w:type="dxa"/>
            <w:shd w:val="clear" w:color="auto" w:fill="auto"/>
          </w:tcPr>
          <w:p w14:paraId="4E9C9B32" w14:textId="77777777" w:rsidR="006E28C0" w:rsidRDefault="006E28C0" w:rsidP="006E28C0">
            <w:pPr>
              <w:spacing w:line="240" w:lineRule="atLeast"/>
              <w:jc w:val="left"/>
            </w:pPr>
          </w:p>
        </w:tc>
        <w:tc>
          <w:tcPr>
            <w:tcW w:w="1134" w:type="dxa"/>
            <w:shd w:val="clear" w:color="auto" w:fill="auto"/>
          </w:tcPr>
          <w:p w14:paraId="68FAB6F6" w14:textId="77777777" w:rsidR="006E28C0" w:rsidRPr="00E36D3E" w:rsidRDefault="006E28C0" w:rsidP="006E28C0">
            <w:pPr>
              <w:spacing w:line="240" w:lineRule="atLeast"/>
              <w:jc w:val="left"/>
              <w:rPr>
                <w:rFonts w:ascii="等线" w:hAnsi="等线" w:cs="Times New Roman"/>
              </w:rPr>
            </w:pPr>
          </w:p>
        </w:tc>
        <w:tc>
          <w:tcPr>
            <w:tcW w:w="6859" w:type="dxa"/>
            <w:shd w:val="clear" w:color="auto" w:fill="auto"/>
          </w:tcPr>
          <w:p w14:paraId="7549E77C" w14:textId="77777777" w:rsidR="006E28C0" w:rsidRPr="00BF46DB" w:rsidRDefault="006E28C0" w:rsidP="006E28C0">
            <w:pPr>
              <w:spacing w:line="240" w:lineRule="atLeast"/>
              <w:jc w:val="left"/>
              <w:rPr>
                <w:rFonts w:ascii="等线" w:hAnsi="等线" w:cs="Times New Roman"/>
              </w:rPr>
            </w:pPr>
          </w:p>
        </w:tc>
      </w:tr>
    </w:tbl>
    <w:p w14:paraId="25DD01F6" w14:textId="77777777" w:rsidR="006E28C0" w:rsidRPr="00950617" w:rsidRDefault="006E28C0" w:rsidP="006E28C0"/>
    <w:p w14:paraId="2AA0FEDA" w14:textId="77777777" w:rsidR="006E28C0" w:rsidRPr="002A0139" w:rsidRDefault="006E28C0" w:rsidP="002A0139">
      <w:pPr>
        <w:pStyle w:val="4"/>
        <w:rPr>
          <w:strike/>
        </w:rPr>
      </w:pPr>
      <w:r w:rsidRPr="002A0139">
        <w:rPr>
          <w:rFonts w:hint="eastAsia"/>
          <w:strike/>
        </w:rPr>
        <w:t>会员卡和券有效期表</w:t>
      </w:r>
      <w:r w:rsidRPr="002A0139">
        <w:rPr>
          <w:rFonts w:hint="eastAsia"/>
          <w:strike/>
        </w:rPr>
        <w:t xml:space="preserve"> T_Wx</w:t>
      </w:r>
      <w:r w:rsidRPr="002A0139">
        <w:rPr>
          <w:strike/>
        </w:rPr>
        <w:t>Date</w:t>
      </w:r>
      <w:r w:rsidRPr="002A0139">
        <w:rPr>
          <w:rFonts w:hint="eastAsia"/>
          <w:strike/>
        </w:rPr>
        <w:t>I</w:t>
      </w:r>
      <w:r w:rsidRPr="002A0139">
        <w:rPr>
          <w:strike/>
        </w:rPr>
        <w:t>nfo</w:t>
      </w:r>
    </w:p>
    <w:p w14:paraId="7D5DCBC8" w14:textId="77777777" w:rsidR="006E28C0" w:rsidRPr="002A0139" w:rsidRDefault="006E28C0" w:rsidP="006E28C0">
      <w:pPr>
        <w:rPr>
          <w:strike/>
        </w:rPr>
      </w:pPr>
      <w:r w:rsidRPr="002A0139">
        <w:rPr>
          <w:rFonts w:hint="eastAsia"/>
          <w:strike/>
        </w:rPr>
        <w:t>卡和券共用。</w:t>
      </w:r>
    </w:p>
    <w:p w14:paraId="125FA8A7" w14:textId="77777777" w:rsidR="006E28C0" w:rsidRPr="002A0139" w:rsidRDefault="006E28C0" w:rsidP="006E28C0">
      <w:pPr>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2A0139" w14:paraId="6D4567D2" w14:textId="77777777" w:rsidTr="008937AB">
        <w:trPr>
          <w:trHeight w:val="255"/>
        </w:trPr>
        <w:tc>
          <w:tcPr>
            <w:tcW w:w="1836" w:type="dxa"/>
            <w:shd w:val="clear" w:color="auto" w:fill="FF0000"/>
          </w:tcPr>
          <w:p w14:paraId="7AD5BED8"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75075CCD"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368019E3"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6B6DE537"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默认值</w:t>
            </w:r>
          </w:p>
        </w:tc>
        <w:tc>
          <w:tcPr>
            <w:tcW w:w="6349" w:type="dxa"/>
            <w:shd w:val="clear" w:color="auto" w:fill="FF0000"/>
          </w:tcPr>
          <w:p w14:paraId="71FF6151" w14:textId="77777777" w:rsidR="006E28C0" w:rsidRPr="002A0139" w:rsidRDefault="006E28C0" w:rsidP="006E28C0">
            <w:pPr>
              <w:spacing w:line="240" w:lineRule="atLeast"/>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42E745B3" w14:textId="77777777" w:rsidTr="008937AB">
        <w:trPr>
          <w:trHeight w:val="267"/>
        </w:trPr>
        <w:tc>
          <w:tcPr>
            <w:tcW w:w="1836" w:type="dxa"/>
            <w:shd w:val="clear" w:color="auto" w:fill="auto"/>
          </w:tcPr>
          <w:p w14:paraId="1AACC5D3"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有效期</w:t>
            </w:r>
            <w:r w:rsidRPr="002A0139">
              <w:rPr>
                <w:rFonts w:ascii="等线" w:hAnsi="等线" w:cs="Times New Roman" w:hint="eastAsia"/>
                <w:strike/>
              </w:rPr>
              <w:t>I</w:t>
            </w:r>
            <w:r w:rsidRPr="002A0139">
              <w:rPr>
                <w:rFonts w:ascii="等线" w:hAnsi="等线" w:cs="Times New Roman"/>
                <w:strike/>
              </w:rPr>
              <w:t>D</w:t>
            </w:r>
          </w:p>
        </w:tc>
        <w:tc>
          <w:tcPr>
            <w:tcW w:w="2695" w:type="dxa"/>
            <w:shd w:val="clear" w:color="auto" w:fill="auto"/>
          </w:tcPr>
          <w:p w14:paraId="712DDDB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F_</w:t>
            </w:r>
            <w:r w:rsidRPr="002A0139">
              <w:rPr>
                <w:rFonts w:ascii="等线" w:hAnsi="等线" w:cs="Times New Roman"/>
                <w:strike/>
              </w:rPr>
              <w:t>ID</w:t>
            </w:r>
          </w:p>
        </w:tc>
        <w:tc>
          <w:tcPr>
            <w:tcW w:w="2977" w:type="dxa"/>
            <w:shd w:val="clear" w:color="auto" w:fill="auto"/>
          </w:tcPr>
          <w:p w14:paraId="07A043FA"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2A5C76CF"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3846A463"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strike/>
              </w:rPr>
              <w:t>PRIMARY KEY</w:t>
            </w:r>
            <w:r w:rsidRPr="002A0139">
              <w:rPr>
                <w:rFonts w:ascii="等线" w:hAnsi="等线" w:cs="Times New Roman" w:hint="eastAsia"/>
                <w:strike/>
              </w:rPr>
              <w:t>，自增</w:t>
            </w:r>
            <w:r w:rsidRPr="002A0139">
              <w:rPr>
                <w:rFonts w:ascii="等线" w:hAnsi="等线" w:cs="Times New Roman" w:hint="eastAsia"/>
                <w:strike/>
              </w:rPr>
              <w:t>1</w:t>
            </w:r>
            <w:r w:rsidRPr="002A0139">
              <w:rPr>
                <w:rFonts w:ascii="等线" w:hAnsi="等线" w:cs="Times New Roman" w:hint="eastAsia"/>
                <w:strike/>
              </w:rPr>
              <w:t>。</w:t>
            </w:r>
          </w:p>
          <w:p w14:paraId="091D44D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某张会员卡的有效期的唯一标识。</w:t>
            </w:r>
          </w:p>
        </w:tc>
      </w:tr>
      <w:tr w:rsidR="006E28C0" w:rsidRPr="002A0139" w14:paraId="7C739CF8" w14:textId="77777777" w:rsidTr="008937AB">
        <w:trPr>
          <w:trHeight w:val="267"/>
        </w:trPr>
        <w:tc>
          <w:tcPr>
            <w:tcW w:w="1836" w:type="dxa"/>
            <w:shd w:val="clear" w:color="auto" w:fill="auto"/>
          </w:tcPr>
          <w:p w14:paraId="3D69AA1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使用时间的类型</w:t>
            </w:r>
          </w:p>
        </w:tc>
        <w:tc>
          <w:tcPr>
            <w:tcW w:w="2695" w:type="dxa"/>
            <w:shd w:val="clear" w:color="auto" w:fill="auto"/>
          </w:tcPr>
          <w:p w14:paraId="19AEE177"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F_</w:t>
            </w:r>
            <w:r w:rsidRPr="002A0139">
              <w:rPr>
                <w:rFonts w:ascii="Consolas" w:hAnsi="Consolas" w:cs="Consolas"/>
                <w:strike/>
                <w:color w:val="222222"/>
                <w:szCs w:val="21"/>
                <w:shd w:val="clear" w:color="auto" w:fill="F9F9FA"/>
              </w:rPr>
              <w:t>type</w:t>
            </w:r>
          </w:p>
        </w:tc>
        <w:tc>
          <w:tcPr>
            <w:tcW w:w="2977" w:type="dxa"/>
            <w:shd w:val="clear" w:color="auto" w:fill="auto"/>
          </w:tcPr>
          <w:p w14:paraId="650C530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Not 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varchar</w:t>
            </w:r>
          </w:p>
        </w:tc>
        <w:tc>
          <w:tcPr>
            <w:tcW w:w="1134" w:type="dxa"/>
            <w:shd w:val="clear" w:color="auto" w:fill="auto"/>
          </w:tcPr>
          <w:p w14:paraId="24DAAB68"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73EE898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使用时间的类型，支持：</w:t>
            </w:r>
          </w:p>
          <w:p w14:paraId="211EC43B"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1</w:t>
            </w:r>
            <w:r w:rsidRPr="002A0139">
              <w:rPr>
                <w:rFonts w:ascii="等线" w:hAnsi="等线" w:cs="Times New Roman" w:hint="eastAsia"/>
                <w:strike/>
              </w:rPr>
              <w:t>、固定时长有效类型</w:t>
            </w:r>
            <w:r w:rsidRPr="002A0139">
              <w:rPr>
                <w:rFonts w:ascii="等线" w:hAnsi="等线" w:cs="Times New Roman" w:hint="eastAsia"/>
                <w:strike/>
              </w:rPr>
              <w:t>()</w:t>
            </w:r>
            <w:r w:rsidRPr="002A0139">
              <w:rPr>
                <w:rFonts w:ascii="等线" w:hAnsi="等线" w:cs="Times New Roman" w:hint="eastAsia"/>
                <w:strike/>
              </w:rPr>
              <w:t>；</w:t>
            </w:r>
          </w:p>
          <w:p w14:paraId="345ACA4D"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2</w:t>
            </w:r>
            <w:r w:rsidRPr="002A0139">
              <w:rPr>
                <w:rFonts w:ascii="等线" w:hAnsi="等线" w:cs="Times New Roman" w:hint="eastAsia"/>
                <w:strike/>
              </w:rPr>
              <w:t>、固定日期有效类型</w:t>
            </w:r>
            <w:r w:rsidRPr="002A0139">
              <w:rPr>
                <w:rFonts w:ascii="等线" w:hAnsi="等线" w:cs="Times New Roman" w:hint="eastAsia"/>
                <w:strike/>
              </w:rPr>
              <w:t>()</w:t>
            </w:r>
            <w:r w:rsidRPr="002A0139">
              <w:rPr>
                <w:rFonts w:ascii="等线" w:hAnsi="等线" w:cs="Times New Roman" w:hint="eastAsia"/>
                <w:strike/>
              </w:rPr>
              <w:t>；</w:t>
            </w:r>
          </w:p>
          <w:p w14:paraId="1A0FAEA9" w14:textId="77777777" w:rsidR="006E28C0" w:rsidRPr="002A0139" w:rsidRDefault="006E28C0" w:rsidP="006E28C0">
            <w:pPr>
              <w:rPr>
                <w:rFonts w:ascii="等线" w:hAnsi="等线" w:cs="Times New Roman"/>
                <w:strike/>
              </w:rPr>
            </w:pPr>
            <w:r w:rsidRPr="002A0139">
              <w:rPr>
                <w:rFonts w:ascii="等线" w:hAnsi="等线" w:cs="Times New Roman" w:hint="eastAsia"/>
                <w:strike/>
              </w:rPr>
              <w:t>3</w:t>
            </w:r>
            <w:r w:rsidRPr="002A0139">
              <w:rPr>
                <w:rFonts w:ascii="等线" w:hAnsi="等线" w:cs="Times New Roman" w:hint="eastAsia"/>
                <w:strike/>
              </w:rPr>
              <w:t>、永久有效类型</w:t>
            </w:r>
            <w:r w:rsidRPr="002A0139">
              <w:rPr>
                <w:rFonts w:ascii="等线" w:hAnsi="等线" w:cs="Times New Roman" w:hint="eastAsia"/>
                <w:strike/>
              </w:rPr>
              <w:t>( DATE_TYPE_PERMANENT)</w:t>
            </w:r>
            <w:r w:rsidRPr="002A0139">
              <w:rPr>
                <w:rFonts w:ascii="等线" w:hAnsi="等线" w:cs="Times New Roman" w:hint="eastAsia"/>
                <w:strike/>
              </w:rPr>
              <w:t>。</w:t>
            </w:r>
          </w:p>
          <w:p w14:paraId="66AC5632" w14:textId="77777777" w:rsidR="006E28C0" w:rsidRPr="002A0139" w:rsidRDefault="006E28C0" w:rsidP="006E28C0">
            <w:pPr>
              <w:rPr>
                <w:rFonts w:ascii="等线" w:hAnsi="等线" w:cs="Times New Roman"/>
                <w:strike/>
              </w:rPr>
            </w:pPr>
            <w:r w:rsidRPr="002A0139">
              <w:rPr>
                <w:rFonts w:ascii="Microsoft YaHei UI" w:eastAsia="Microsoft YaHei UI" w:hAnsi="Microsoft YaHei UI" w:hint="eastAsia"/>
                <w:strike/>
                <w:color w:val="538135" w:themeColor="accent6" w:themeShade="BF"/>
                <w:szCs w:val="21"/>
              </w:rPr>
              <w:t>支持调用修改会员卡信息的接口进行修改，仅支持更改type为1的时间戳，不支持填入2，此时数据格式为int</w:t>
            </w:r>
            <w:r w:rsidRPr="002A0139">
              <w:rPr>
                <w:rFonts w:ascii="Microsoft YaHei UI" w:eastAsia="Microsoft YaHei UI" w:hAnsi="Microsoft YaHei UI" w:hint="eastAsia"/>
                <w:strike/>
                <w:color w:val="353535"/>
                <w:szCs w:val="21"/>
              </w:rPr>
              <w:t>。</w:t>
            </w:r>
          </w:p>
        </w:tc>
      </w:tr>
      <w:tr w:rsidR="006E28C0" w:rsidRPr="002A0139" w14:paraId="10C25B7B" w14:textId="77777777" w:rsidTr="008937AB">
        <w:trPr>
          <w:trHeight w:val="267"/>
        </w:trPr>
        <w:tc>
          <w:tcPr>
            <w:tcW w:w="1836" w:type="dxa"/>
            <w:shd w:val="clear" w:color="auto" w:fill="auto"/>
          </w:tcPr>
          <w:p w14:paraId="7A59CA01"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起用时间</w:t>
            </w:r>
          </w:p>
        </w:tc>
        <w:tc>
          <w:tcPr>
            <w:tcW w:w="2695" w:type="dxa"/>
            <w:shd w:val="clear" w:color="auto" w:fill="auto"/>
          </w:tcPr>
          <w:p w14:paraId="61A78890"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等线" w:hAnsi="等线" w:cs="Times New Roman" w:hint="eastAsia"/>
                <w:strike/>
              </w:rPr>
              <w:t>F_</w:t>
            </w:r>
            <w:r w:rsidRPr="002A0139">
              <w:rPr>
                <w:rFonts w:ascii="Microsoft YaHei UI" w:eastAsia="Microsoft YaHei UI" w:hAnsi="Microsoft YaHei UI" w:hint="eastAsia"/>
                <w:strike/>
                <w:color w:val="353535"/>
                <w:szCs w:val="21"/>
              </w:rPr>
              <w:t>BeginTimestamp</w:t>
            </w:r>
          </w:p>
          <w:p w14:paraId="732EF46B"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t>M</w:t>
            </w:r>
            <w:r w:rsidRPr="002A0139">
              <w:rPr>
                <w:rFonts w:ascii="Microsoft YaHei UI" w:eastAsia="Microsoft YaHei UI" w:hAnsi="Microsoft YaHei UI" w:hint="eastAsia"/>
                <w:strike/>
                <w:color w:val="353535"/>
                <w:szCs w:val="21"/>
                <w:shd w:val="clear" w:color="auto" w:fill="FF0000"/>
              </w:rPr>
              <w:t>odel名：begin_timestamp</w:t>
            </w:r>
          </w:p>
        </w:tc>
        <w:tc>
          <w:tcPr>
            <w:tcW w:w="2977" w:type="dxa"/>
            <w:shd w:val="clear" w:color="auto" w:fill="auto"/>
          </w:tcPr>
          <w:p w14:paraId="6B63B397"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6AED9878"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37FF3419"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typ为DATE_TYPE_FIX_TIME_RANGE时专用，表示起用时间。从1970年1月1日00:00:00至起用时间的秒数 （东八区时间,UTC+8，单位为秒）。</w:t>
            </w:r>
          </w:p>
          <w:p w14:paraId="547E6A57"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hint="eastAsia"/>
                <w:strike/>
                <w:color w:val="538135" w:themeColor="accent6" w:themeShade="BF"/>
                <w:szCs w:val="21"/>
              </w:rPr>
              <w:t>支持调用修改会员卡信息的接口进行修改，数据格式为unsigned int</w:t>
            </w:r>
            <w:r w:rsidRPr="002A0139">
              <w:rPr>
                <w:rFonts w:ascii="等线" w:hAnsi="等线" w:cs="Times New Roman" w:hint="eastAsia"/>
                <w:strike/>
              </w:rPr>
              <w:t>。</w:t>
            </w:r>
          </w:p>
        </w:tc>
      </w:tr>
      <w:tr w:rsidR="006E28C0" w:rsidRPr="002A0139" w14:paraId="68435E02" w14:textId="77777777" w:rsidTr="008937AB">
        <w:trPr>
          <w:trHeight w:val="267"/>
        </w:trPr>
        <w:tc>
          <w:tcPr>
            <w:tcW w:w="1836" w:type="dxa"/>
            <w:shd w:val="clear" w:color="auto" w:fill="auto"/>
          </w:tcPr>
          <w:p w14:paraId="0B3C494A"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结束时间</w:t>
            </w:r>
          </w:p>
        </w:tc>
        <w:tc>
          <w:tcPr>
            <w:tcW w:w="2695" w:type="dxa"/>
            <w:shd w:val="clear" w:color="auto" w:fill="auto"/>
          </w:tcPr>
          <w:p w14:paraId="22D459ED"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等线" w:hAnsi="等线" w:cs="Times New Roman" w:hint="eastAsia"/>
                <w:strike/>
              </w:rPr>
              <w:t>F_</w:t>
            </w:r>
            <w:r w:rsidRPr="002A0139">
              <w:rPr>
                <w:rFonts w:ascii="Microsoft YaHei UI" w:eastAsia="Microsoft YaHei UI" w:hAnsi="Microsoft YaHei UI" w:hint="eastAsia"/>
                <w:strike/>
                <w:color w:val="353535"/>
                <w:szCs w:val="21"/>
              </w:rPr>
              <w:t>EndTimestamp</w:t>
            </w:r>
          </w:p>
          <w:p w14:paraId="478A9BDC"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t>M</w:t>
            </w:r>
            <w:r w:rsidRPr="002A0139">
              <w:rPr>
                <w:rFonts w:ascii="Microsoft YaHei UI" w:eastAsia="Microsoft YaHei UI" w:hAnsi="Microsoft YaHei UI" w:hint="eastAsia"/>
                <w:strike/>
                <w:color w:val="353535"/>
                <w:szCs w:val="21"/>
                <w:shd w:val="clear" w:color="auto" w:fill="FF0000"/>
              </w:rPr>
              <w:t>odel名：e</w:t>
            </w:r>
            <w:r w:rsidRPr="002A0139">
              <w:rPr>
                <w:rFonts w:ascii="Microsoft YaHei UI" w:eastAsia="Microsoft YaHei UI" w:hAnsi="Microsoft YaHei UI"/>
                <w:strike/>
                <w:color w:val="353535"/>
                <w:szCs w:val="21"/>
                <w:shd w:val="clear" w:color="auto" w:fill="FF0000"/>
              </w:rPr>
              <w:t>nd_timestamp</w:t>
            </w:r>
          </w:p>
        </w:tc>
        <w:tc>
          <w:tcPr>
            <w:tcW w:w="2977" w:type="dxa"/>
            <w:shd w:val="clear" w:color="auto" w:fill="auto"/>
          </w:tcPr>
          <w:p w14:paraId="2B8A1AB1"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6C2ED4FC"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5BADBBD6"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type为DATE_TYPE_FIX_TERM_RANGE时专用，表示结束时间 （东八区时间,UTC+8，单位为秒）。</w:t>
            </w:r>
          </w:p>
          <w:p w14:paraId="330BD6FC"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538135" w:themeColor="accent6" w:themeShade="BF"/>
                <w:szCs w:val="21"/>
              </w:rPr>
              <w:t>支持调用修改会员卡信息的接口进行修改，数据格式为unsigned int</w:t>
            </w:r>
            <w:r w:rsidRPr="002A0139">
              <w:rPr>
                <w:rFonts w:ascii="等线" w:hAnsi="等线" w:cs="Times New Roman" w:hint="eastAsia"/>
                <w:strike/>
              </w:rPr>
              <w:t>。</w:t>
            </w:r>
          </w:p>
        </w:tc>
      </w:tr>
      <w:tr w:rsidR="006E28C0" w:rsidRPr="002A0139" w14:paraId="6CA13C12" w14:textId="77777777" w:rsidTr="008937AB">
        <w:trPr>
          <w:trHeight w:val="267"/>
        </w:trPr>
        <w:tc>
          <w:tcPr>
            <w:tcW w:w="1836" w:type="dxa"/>
            <w:shd w:val="clear" w:color="auto" w:fill="auto"/>
          </w:tcPr>
          <w:p w14:paraId="7B7A521B"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领取后多少天内有效</w:t>
            </w:r>
          </w:p>
        </w:tc>
        <w:tc>
          <w:tcPr>
            <w:tcW w:w="2695" w:type="dxa"/>
            <w:shd w:val="clear" w:color="auto" w:fill="auto"/>
          </w:tcPr>
          <w:p w14:paraId="1EACDEC8"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F_FixedTerm</w:t>
            </w:r>
          </w:p>
          <w:p w14:paraId="68EB53A1"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t>M</w:t>
            </w:r>
            <w:r w:rsidRPr="002A0139">
              <w:rPr>
                <w:rFonts w:ascii="Microsoft YaHei UI" w:eastAsia="Microsoft YaHei UI" w:hAnsi="Microsoft YaHei UI" w:hint="eastAsia"/>
                <w:strike/>
                <w:color w:val="353535"/>
                <w:szCs w:val="21"/>
                <w:shd w:val="clear" w:color="auto" w:fill="FF0000"/>
              </w:rPr>
              <w:t>odel名：f</w:t>
            </w:r>
            <w:r w:rsidRPr="002A0139">
              <w:rPr>
                <w:rFonts w:ascii="Microsoft YaHei UI" w:eastAsia="Microsoft YaHei UI" w:hAnsi="Microsoft YaHei UI"/>
                <w:strike/>
                <w:color w:val="353535"/>
                <w:szCs w:val="21"/>
                <w:shd w:val="clear" w:color="auto" w:fill="FF0000"/>
              </w:rPr>
              <w:t>ixed_term</w:t>
            </w:r>
          </w:p>
        </w:tc>
        <w:tc>
          <w:tcPr>
            <w:tcW w:w="2977" w:type="dxa"/>
            <w:shd w:val="clear" w:color="auto" w:fill="auto"/>
          </w:tcPr>
          <w:p w14:paraId="26F43170"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01196963"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46ECAA52"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type为DATE_TYPE_FIX_TERM时专用，表示自领取后多少天内有效，领取后当天有效填写0（单位为天）。</w:t>
            </w:r>
          </w:p>
          <w:p w14:paraId="004EDDD7"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C45911" w:themeColor="accent2" w:themeShade="BF"/>
                <w:szCs w:val="21"/>
              </w:rPr>
              <w:t>微信文档虽然没说该字段可以修改，但是以此表作为内容的键值（date_info）微信是允许修改的</w:t>
            </w:r>
            <w:r w:rsidRPr="002A0139">
              <w:rPr>
                <w:rFonts w:ascii="Microsoft YaHei UI" w:eastAsia="Microsoft YaHei UI" w:hAnsi="Microsoft YaHei UI" w:hint="eastAsia"/>
                <w:strike/>
                <w:szCs w:val="21"/>
              </w:rPr>
              <w:t>。</w:t>
            </w:r>
          </w:p>
        </w:tc>
      </w:tr>
      <w:tr w:rsidR="006E28C0" w:rsidRPr="002A0139" w14:paraId="60922706" w14:textId="77777777" w:rsidTr="008937AB">
        <w:trPr>
          <w:trHeight w:val="267"/>
        </w:trPr>
        <w:tc>
          <w:tcPr>
            <w:tcW w:w="1836" w:type="dxa"/>
            <w:shd w:val="clear" w:color="auto" w:fill="auto"/>
          </w:tcPr>
          <w:p w14:paraId="008A7CE0"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领取后多少天开始生效</w:t>
            </w:r>
          </w:p>
        </w:tc>
        <w:tc>
          <w:tcPr>
            <w:tcW w:w="2695" w:type="dxa"/>
            <w:shd w:val="clear" w:color="auto" w:fill="auto"/>
          </w:tcPr>
          <w:p w14:paraId="5BE54250" w14:textId="77777777" w:rsidR="006E28C0" w:rsidRPr="002A0139" w:rsidRDefault="006E28C0" w:rsidP="006E28C0">
            <w:pPr>
              <w:spacing w:line="240" w:lineRule="atLeast"/>
              <w:jc w:val="left"/>
              <w:rPr>
                <w:rFonts w:ascii="Microsoft YaHei UI" w:eastAsia="Microsoft YaHei UI" w:hAnsi="Microsoft YaHei UI"/>
                <w:strike/>
                <w:color w:val="353535"/>
                <w:szCs w:val="21"/>
              </w:rPr>
            </w:pPr>
            <w:r w:rsidRPr="002A0139">
              <w:rPr>
                <w:rFonts w:ascii="等线" w:hAnsi="等线" w:cs="Times New Roman" w:hint="eastAsia"/>
                <w:strike/>
              </w:rPr>
              <w:t>F_</w:t>
            </w:r>
            <w:r w:rsidRPr="002A0139">
              <w:rPr>
                <w:rFonts w:ascii="Microsoft YaHei UI" w:eastAsia="Microsoft YaHei UI" w:hAnsi="Microsoft YaHei UI" w:hint="eastAsia"/>
                <w:strike/>
                <w:color w:val="353535"/>
                <w:szCs w:val="21"/>
              </w:rPr>
              <w:t>FixedBeginTerm</w:t>
            </w:r>
          </w:p>
          <w:p w14:paraId="052DE5F6" w14:textId="77777777" w:rsidR="006E28C0" w:rsidRPr="002A0139" w:rsidRDefault="006E28C0" w:rsidP="006E28C0">
            <w:pPr>
              <w:spacing w:line="240" w:lineRule="atLeast"/>
              <w:jc w:val="left"/>
              <w:rPr>
                <w:rFonts w:ascii="等线" w:hAnsi="等线" w:cs="Times New Roman"/>
                <w:strike/>
              </w:rPr>
            </w:pPr>
            <w:r w:rsidRPr="002A0139">
              <w:rPr>
                <w:rFonts w:ascii="Microsoft YaHei UI" w:eastAsia="Microsoft YaHei UI" w:hAnsi="Microsoft YaHei UI"/>
                <w:strike/>
                <w:color w:val="353535"/>
                <w:szCs w:val="21"/>
                <w:shd w:val="clear" w:color="auto" w:fill="FF0000"/>
              </w:rPr>
              <w:t>M</w:t>
            </w:r>
            <w:r w:rsidRPr="002A0139">
              <w:rPr>
                <w:rFonts w:ascii="Microsoft YaHei UI" w:eastAsia="Microsoft YaHei UI" w:hAnsi="Microsoft YaHei UI" w:hint="eastAsia"/>
                <w:strike/>
                <w:color w:val="353535"/>
                <w:szCs w:val="21"/>
                <w:shd w:val="clear" w:color="auto" w:fill="FF0000"/>
              </w:rPr>
              <w:t>odel名：f</w:t>
            </w:r>
            <w:r w:rsidRPr="002A0139">
              <w:rPr>
                <w:rFonts w:ascii="Microsoft YaHei UI" w:eastAsia="Microsoft YaHei UI" w:hAnsi="Microsoft YaHei UI"/>
                <w:strike/>
                <w:color w:val="353535"/>
                <w:szCs w:val="21"/>
                <w:shd w:val="clear" w:color="auto" w:fill="FF0000"/>
              </w:rPr>
              <w:t>ixed_begin _term</w:t>
            </w:r>
          </w:p>
        </w:tc>
        <w:tc>
          <w:tcPr>
            <w:tcW w:w="2977" w:type="dxa"/>
            <w:shd w:val="clear" w:color="auto" w:fill="auto"/>
          </w:tcPr>
          <w:p w14:paraId="4CDBC6B6" w14:textId="77777777" w:rsidR="006E28C0" w:rsidRPr="002A0139" w:rsidRDefault="006E28C0" w:rsidP="006E28C0">
            <w:pPr>
              <w:spacing w:line="240" w:lineRule="atLeast"/>
              <w:jc w:val="left"/>
              <w:rPr>
                <w:rFonts w:ascii="等线" w:hAnsi="等线" w:cs="Times New Roman"/>
                <w:strike/>
              </w:rPr>
            </w:pPr>
            <w:r w:rsidRPr="002A0139">
              <w:rPr>
                <w:rFonts w:ascii="等线" w:hAnsi="等线" w:cs="Times New Roman" w:hint="eastAsia"/>
                <w:strike/>
              </w:rPr>
              <w:t>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w:t>
            </w:r>
          </w:p>
        </w:tc>
        <w:tc>
          <w:tcPr>
            <w:tcW w:w="1134" w:type="dxa"/>
            <w:shd w:val="clear" w:color="auto" w:fill="auto"/>
          </w:tcPr>
          <w:p w14:paraId="266324BC" w14:textId="77777777" w:rsidR="006E28C0" w:rsidRPr="002A0139" w:rsidRDefault="006E28C0" w:rsidP="006E28C0">
            <w:pPr>
              <w:spacing w:line="240" w:lineRule="atLeast"/>
              <w:jc w:val="left"/>
              <w:rPr>
                <w:rFonts w:ascii="等线" w:hAnsi="等线" w:cs="Times New Roman"/>
                <w:strike/>
              </w:rPr>
            </w:pPr>
          </w:p>
        </w:tc>
        <w:tc>
          <w:tcPr>
            <w:tcW w:w="6349" w:type="dxa"/>
            <w:shd w:val="clear" w:color="auto" w:fill="auto"/>
          </w:tcPr>
          <w:p w14:paraId="44851A5C" w14:textId="77777777" w:rsidR="006E28C0" w:rsidRPr="002A0139" w:rsidRDefault="006E28C0" w:rsidP="006E28C0">
            <w:pPr>
              <w:tabs>
                <w:tab w:val="left" w:pos="1005"/>
              </w:tabs>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353535"/>
                <w:szCs w:val="21"/>
              </w:rPr>
              <w:t>type为DATE_TYPE_FIX_TERM时专用，表示自领取后多少天开始生效。（单位为天）。</w:t>
            </w:r>
          </w:p>
          <w:p w14:paraId="41512200" w14:textId="77777777" w:rsidR="006E28C0" w:rsidRPr="002A0139" w:rsidRDefault="006E28C0" w:rsidP="006E28C0">
            <w:pPr>
              <w:tabs>
                <w:tab w:val="left" w:pos="1005"/>
              </w:tabs>
              <w:spacing w:line="240" w:lineRule="atLeast"/>
              <w:jc w:val="left"/>
              <w:rPr>
                <w:rFonts w:ascii="Microsoft YaHei UI" w:eastAsia="Microsoft YaHei UI" w:hAnsi="Microsoft YaHei UI"/>
                <w:strike/>
                <w:color w:val="353535"/>
                <w:szCs w:val="21"/>
              </w:rPr>
            </w:pPr>
            <w:r w:rsidRPr="002A0139">
              <w:rPr>
                <w:rFonts w:ascii="Microsoft YaHei UI" w:eastAsia="Microsoft YaHei UI" w:hAnsi="Microsoft YaHei UI" w:hint="eastAsia"/>
                <w:strike/>
                <w:color w:val="C45911" w:themeColor="accent2" w:themeShade="BF"/>
                <w:szCs w:val="21"/>
              </w:rPr>
              <w:t>微信文档虽然没说该字段可以修改，但是以此表作为内容的键值（date_info）微信是允许修改的</w:t>
            </w:r>
            <w:r w:rsidRPr="002A0139">
              <w:rPr>
                <w:rFonts w:ascii="Microsoft YaHei UI" w:eastAsia="Microsoft YaHei UI" w:hAnsi="Microsoft YaHei UI" w:hint="eastAsia"/>
                <w:strike/>
                <w:szCs w:val="21"/>
              </w:rPr>
              <w:t>。</w:t>
            </w:r>
          </w:p>
        </w:tc>
      </w:tr>
    </w:tbl>
    <w:p w14:paraId="61F006E4" w14:textId="77777777" w:rsidR="006E28C0" w:rsidRDefault="006E28C0" w:rsidP="006E28C0"/>
    <w:p w14:paraId="50454061" w14:textId="77777777" w:rsidR="006E28C0" w:rsidRDefault="006E28C0" w:rsidP="006E28C0"/>
    <w:p w14:paraId="0BC3A421" w14:textId="77777777" w:rsidR="006E28C0" w:rsidRPr="002A0139" w:rsidRDefault="006E28C0" w:rsidP="002A0139">
      <w:pPr>
        <w:pStyle w:val="4"/>
        <w:rPr>
          <w:strike/>
        </w:rPr>
      </w:pPr>
      <w:r>
        <w:rPr>
          <w:rFonts w:hint="eastAsia"/>
        </w:rPr>
        <w:t xml:space="preserve"> </w:t>
      </w:r>
      <w:r w:rsidRPr="002A0139">
        <w:rPr>
          <w:rFonts w:hint="eastAsia"/>
          <w:strike/>
        </w:rPr>
        <w:t>商品（会员卡）信息</w:t>
      </w:r>
      <w:r w:rsidRPr="002A0139">
        <w:rPr>
          <w:rFonts w:hint="eastAsia"/>
          <w:strike/>
        </w:rPr>
        <w:t xml:space="preserve"> T_WxSku</w:t>
      </w:r>
    </w:p>
    <w:p w14:paraId="6B7C4620" w14:textId="77777777" w:rsidR="006E28C0" w:rsidRPr="002A0139" w:rsidRDefault="006E28C0" w:rsidP="006E28C0">
      <w:pPr>
        <w:rPr>
          <w:strike/>
        </w:rPr>
      </w:pPr>
      <w:r w:rsidRPr="002A0139">
        <w:rPr>
          <w:rFonts w:hint="eastAsia"/>
          <w:strike/>
        </w:rPr>
        <w:t>卡和券共用。</w:t>
      </w:r>
    </w:p>
    <w:p w14:paraId="199B260D" w14:textId="77777777" w:rsidR="006E28C0" w:rsidRPr="002A0139" w:rsidRDefault="006E28C0" w:rsidP="006E28C0">
      <w:pPr>
        <w:rPr>
          <w:strike/>
        </w:rPr>
      </w:pPr>
    </w:p>
    <w:p w14:paraId="700F6DE7" w14:textId="77777777" w:rsidR="006E28C0" w:rsidRPr="002A0139" w:rsidRDefault="006E28C0" w:rsidP="006E28C0">
      <w:pPr>
        <w:rPr>
          <w:strike/>
        </w:rPr>
      </w:pPr>
      <w:r w:rsidRPr="002A0139">
        <w:rPr>
          <w:rFonts w:hint="eastAsia"/>
          <w:strike/>
        </w:rPr>
        <w:t>PS</w:t>
      </w:r>
      <w:r w:rsidRPr="002A0139">
        <w:rPr>
          <w:rFonts w:hint="eastAsia"/>
          <w:strike/>
        </w:rPr>
        <w:t>：</w:t>
      </w:r>
      <w:r w:rsidRPr="002A0139">
        <w:rPr>
          <w:rFonts w:hint="eastAsia"/>
          <w:strike/>
          <w:color w:val="2E74B5" w:themeColor="accent5" w:themeShade="BF"/>
        </w:rPr>
        <w:t>不支持修改</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6E28C0" w:rsidRPr="002A0139" w14:paraId="58B072FD" w14:textId="77777777" w:rsidTr="008937AB">
        <w:trPr>
          <w:trHeight w:val="255"/>
        </w:trPr>
        <w:tc>
          <w:tcPr>
            <w:tcW w:w="1836" w:type="dxa"/>
            <w:shd w:val="clear" w:color="auto" w:fill="FF0000"/>
          </w:tcPr>
          <w:p w14:paraId="1AF82511"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数据项</w:t>
            </w:r>
          </w:p>
        </w:tc>
        <w:tc>
          <w:tcPr>
            <w:tcW w:w="2695" w:type="dxa"/>
            <w:shd w:val="clear" w:color="auto" w:fill="FF0000"/>
          </w:tcPr>
          <w:p w14:paraId="3CB2B140"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SQL</w:t>
            </w:r>
            <w:r w:rsidRPr="002A0139">
              <w:rPr>
                <w:rFonts w:ascii="等线" w:hAnsi="等线" w:cs="Times New Roman"/>
                <w:strike/>
                <w:color w:val="FFFFFF"/>
              </w:rPr>
              <w:t xml:space="preserve"> field</w:t>
            </w:r>
          </w:p>
        </w:tc>
        <w:tc>
          <w:tcPr>
            <w:tcW w:w="2977" w:type="dxa"/>
            <w:shd w:val="clear" w:color="auto" w:fill="FF0000"/>
          </w:tcPr>
          <w:p w14:paraId="2E46C74E"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Type</w:t>
            </w:r>
          </w:p>
        </w:tc>
        <w:tc>
          <w:tcPr>
            <w:tcW w:w="1134" w:type="dxa"/>
            <w:shd w:val="clear" w:color="auto" w:fill="FF0000"/>
          </w:tcPr>
          <w:p w14:paraId="6C58DA1E"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默认值</w:t>
            </w:r>
          </w:p>
        </w:tc>
        <w:tc>
          <w:tcPr>
            <w:tcW w:w="6349" w:type="dxa"/>
            <w:shd w:val="clear" w:color="auto" w:fill="FF0000"/>
          </w:tcPr>
          <w:p w14:paraId="27B4A87C" w14:textId="77777777" w:rsidR="006E28C0" w:rsidRPr="002A0139" w:rsidRDefault="006E28C0" w:rsidP="008937AB">
            <w:pPr>
              <w:spacing w:line="240" w:lineRule="atLeast"/>
              <w:jc w:val="left"/>
              <w:rPr>
                <w:rFonts w:ascii="等线" w:hAnsi="等线" w:cs="Times New Roman"/>
                <w:strike/>
                <w:color w:val="FFFFFF"/>
              </w:rPr>
            </w:pPr>
            <w:r w:rsidRPr="002A0139">
              <w:rPr>
                <w:rFonts w:ascii="等线" w:hAnsi="等线" w:cs="Times New Roman" w:hint="eastAsia"/>
                <w:strike/>
                <w:color w:val="FFFFFF"/>
              </w:rPr>
              <w:t>说明</w:t>
            </w:r>
            <w:r w:rsidRPr="002A0139">
              <w:rPr>
                <w:rFonts w:ascii="等线" w:hAnsi="等线" w:cs="Times New Roman" w:hint="eastAsia"/>
                <w:strike/>
                <w:color w:val="FFFFFF"/>
              </w:rPr>
              <w:t>/</w:t>
            </w:r>
            <w:r w:rsidRPr="002A0139">
              <w:rPr>
                <w:rFonts w:ascii="等线" w:hAnsi="等线" w:cs="Times New Roman" w:hint="eastAsia"/>
                <w:strike/>
                <w:color w:val="FFFFFF"/>
              </w:rPr>
              <w:t>限制</w:t>
            </w:r>
            <w:r w:rsidRPr="002A0139">
              <w:rPr>
                <w:rFonts w:ascii="等线" w:hAnsi="等线" w:cs="Times New Roman" w:hint="eastAsia"/>
                <w:strike/>
                <w:color w:val="FFFFFF"/>
              </w:rPr>
              <w:t>/</w:t>
            </w:r>
            <w:r w:rsidRPr="002A0139">
              <w:rPr>
                <w:rFonts w:ascii="等线" w:hAnsi="等线" w:cs="Times New Roman" w:hint="eastAsia"/>
                <w:strike/>
                <w:color w:val="FFFFFF"/>
              </w:rPr>
              <w:t>规则</w:t>
            </w:r>
          </w:p>
        </w:tc>
      </w:tr>
      <w:tr w:rsidR="006E28C0" w:rsidRPr="002A0139" w14:paraId="226ADB07" w14:textId="77777777" w:rsidTr="008937AB">
        <w:trPr>
          <w:trHeight w:val="267"/>
        </w:trPr>
        <w:tc>
          <w:tcPr>
            <w:tcW w:w="1836" w:type="dxa"/>
            <w:shd w:val="clear" w:color="auto" w:fill="auto"/>
          </w:tcPr>
          <w:p w14:paraId="04383ADE"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F_I</w:t>
            </w:r>
            <w:r w:rsidRPr="002A0139">
              <w:rPr>
                <w:rFonts w:ascii="等线" w:hAnsi="等线" w:cs="Times New Roman"/>
                <w:strike/>
              </w:rPr>
              <w:t>D</w:t>
            </w:r>
          </w:p>
        </w:tc>
        <w:tc>
          <w:tcPr>
            <w:tcW w:w="2695" w:type="dxa"/>
            <w:shd w:val="clear" w:color="auto" w:fill="auto"/>
          </w:tcPr>
          <w:p w14:paraId="7C36F9C9"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w:t>
            </w:r>
            <w:r w:rsidRPr="002A0139">
              <w:rPr>
                <w:rFonts w:ascii="等线" w:hAnsi="等线" w:cs="Times New Roman"/>
                <w:strike/>
              </w:rPr>
              <w:t>ID</w:t>
            </w:r>
          </w:p>
        </w:tc>
        <w:tc>
          <w:tcPr>
            <w:tcW w:w="2977" w:type="dxa"/>
            <w:shd w:val="clear" w:color="auto" w:fill="auto"/>
          </w:tcPr>
          <w:p w14:paraId="64199B7D"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strike/>
              </w:rPr>
              <w:t>INT NOT NULL</w:t>
            </w:r>
          </w:p>
        </w:tc>
        <w:tc>
          <w:tcPr>
            <w:tcW w:w="1134" w:type="dxa"/>
            <w:shd w:val="clear" w:color="auto" w:fill="auto"/>
          </w:tcPr>
          <w:p w14:paraId="456EF3D6"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4C8D2206"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strike/>
              </w:rPr>
              <w:t>PRIMARY KEY</w:t>
            </w:r>
            <w:r w:rsidRPr="002A0139">
              <w:rPr>
                <w:rFonts w:ascii="等线" w:hAnsi="等线" w:cs="Times New Roman" w:hint="eastAsia"/>
                <w:strike/>
              </w:rPr>
              <w:t>，自增</w:t>
            </w:r>
            <w:r w:rsidRPr="002A0139">
              <w:rPr>
                <w:rFonts w:ascii="等线" w:hAnsi="等线" w:cs="Times New Roman" w:hint="eastAsia"/>
                <w:strike/>
              </w:rPr>
              <w:t>1</w:t>
            </w:r>
            <w:r w:rsidRPr="002A0139">
              <w:rPr>
                <w:rFonts w:ascii="等线" w:hAnsi="等线" w:cs="Times New Roman" w:hint="eastAsia"/>
                <w:strike/>
              </w:rPr>
              <w:t>。</w:t>
            </w:r>
          </w:p>
          <w:p w14:paraId="5D5F0C61"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某张会员卡商品信息的唯一标识。</w:t>
            </w:r>
          </w:p>
        </w:tc>
      </w:tr>
      <w:tr w:rsidR="006E28C0" w:rsidRPr="002A0139" w14:paraId="54B88B37" w14:textId="77777777" w:rsidTr="008937AB">
        <w:trPr>
          <w:trHeight w:val="267"/>
        </w:trPr>
        <w:tc>
          <w:tcPr>
            <w:tcW w:w="1836" w:type="dxa"/>
            <w:shd w:val="clear" w:color="auto" w:fill="auto"/>
          </w:tcPr>
          <w:p w14:paraId="786163B2"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库存数量</w:t>
            </w:r>
          </w:p>
        </w:tc>
        <w:tc>
          <w:tcPr>
            <w:tcW w:w="2695" w:type="dxa"/>
            <w:shd w:val="clear" w:color="auto" w:fill="auto"/>
          </w:tcPr>
          <w:p w14:paraId="4B3AA0CB"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F_Q</w:t>
            </w:r>
            <w:r w:rsidRPr="002A0139">
              <w:rPr>
                <w:rFonts w:ascii="等线" w:hAnsi="等线" w:cs="Times New Roman"/>
                <w:strike/>
              </w:rPr>
              <w:t>uantity</w:t>
            </w:r>
          </w:p>
        </w:tc>
        <w:tc>
          <w:tcPr>
            <w:tcW w:w="2977" w:type="dxa"/>
            <w:shd w:val="clear" w:color="auto" w:fill="auto"/>
          </w:tcPr>
          <w:p w14:paraId="233772C6" w14:textId="77777777" w:rsidR="006E28C0" w:rsidRPr="002A0139" w:rsidRDefault="006E28C0" w:rsidP="008937AB">
            <w:pPr>
              <w:spacing w:line="240" w:lineRule="atLeast"/>
              <w:jc w:val="left"/>
              <w:rPr>
                <w:rFonts w:ascii="等线" w:hAnsi="等线" w:cs="Times New Roman"/>
                <w:strike/>
              </w:rPr>
            </w:pPr>
            <w:r w:rsidRPr="002A0139">
              <w:rPr>
                <w:rFonts w:ascii="等线" w:hAnsi="等线" w:cs="Times New Roman" w:hint="eastAsia"/>
                <w:strike/>
              </w:rPr>
              <w:t>Not NULL</w:t>
            </w:r>
            <w:r w:rsidRPr="002A0139">
              <w:rPr>
                <w:rFonts w:ascii="等线" w:hAnsi="等线" w:cs="Times New Roman" w:hint="eastAsia"/>
                <w:strike/>
              </w:rPr>
              <w:t>，</w:t>
            </w:r>
            <w:r w:rsidRPr="002A0139">
              <w:rPr>
                <w:rFonts w:ascii="Microsoft YaHei UI" w:eastAsia="Microsoft YaHei UI" w:hAnsi="Microsoft YaHei UI" w:hint="eastAsia"/>
                <w:strike/>
                <w:color w:val="353535"/>
                <w:szCs w:val="21"/>
              </w:rPr>
              <w:t>int，上限为100000000</w:t>
            </w:r>
          </w:p>
        </w:tc>
        <w:tc>
          <w:tcPr>
            <w:tcW w:w="1134" w:type="dxa"/>
            <w:shd w:val="clear" w:color="auto" w:fill="auto"/>
          </w:tcPr>
          <w:p w14:paraId="213AE668" w14:textId="77777777" w:rsidR="006E28C0" w:rsidRPr="002A0139" w:rsidRDefault="006E28C0" w:rsidP="008937AB">
            <w:pPr>
              <w:spacing w:line="240" w:lineRule="atLeast"/>
              <w:jc w:val="left"/>
              <w:rPr>
                <w:rFonts w:ascii="等线" w:hAnsi="等线" w:cs="Times New Roman"/>
                <w:strike/>
              </w:rPr>
            </w:pPr>
          </w:p>
        </w:tc>
        <w:tc>
          <w:tcPr>
            <w:tcW w:w="6349" w:type="dxa"/>
            <w:shd w:val="clear" w:color="auto" w:fill="auto"/>
          </w:tcPr>
          <w:p w14:paraId="6BA5DA67" w14:textId="77777777" w:rsidR="006E28C0" w:rsidRPr="002A0139" w:rsidRDefault="006E28C0" w:rsidP="008937AB">
            <w:pPr>
              <w:spacing w:line="240" w:lineRule="atLeast"/>
              <w:jc w:val="left"/>
              <w:rPr>
                <w:rFonts w:ascii="等线" w:hAnsi="等线" w:cs="Times New Roman"/>
                <w:strike/>
              </w:rPr>
            </w:pPr>
            <w:r w:rsidRPr="002A0139">
              <w:rPr>
                <w:rFonts w:ascii="Microsoft YaHei UI" w:eastAsia="Microsoft YaHei UI" w:hAnsi="Microsoft YaHei UI" w:hint="eastAsia"/>
                <w:strike/>
                <w:color w:val="353535"/>
                <w:szCs w:val="21"/>
              </w:rPr>
              <w:t>卡券库存的数量，不支持填写0，上限为100000000。</w:t>
            </w:r>
          </w:p>
        </w:tc>
      </w:tr>
    </w:tbl>
    <w:p w14:paraId="46C1A91A" w14:textId="77777777" w:rsidR="006E28C0" w:rsidRDefault="006E28C0" w:rsidP="006E28C0"/>
    <w:p w14:paraId="0E812869" w14:textId="77777777" w:rsidR="006E28C0" w:rsidRPr="00AE2143" w:rsidRDefault="006E28C0" w:rsidP="006E28C0"/>
    <w:p w14:paraId="21B68038" w14:textId="77777777" w:rsidR="002E005C" w:rsidRPr="0064361B" w:rsidRDefault="002E005C" w:rsidP="002E005C">
      <w:pPr>
        <w:pStyle w:val="4"/>
        <w:rPr>
          <w:strike/>
          <w:color w:val="FF0000"/>
        </w:rPr>
      </w:pPr>
      <w:r>
        <w:rPr>
          <w:rFonts w:hint="eastAsia"/>
        </w:rPr>
        <w:t xml:space="preserve"> </w:t>
      </w:r>
      <w:r w:rsidRPr="0064361B">
        <w:rPr>
          <w:rFonts w:hint="eastAsia"/>
          <w:strike/>
        </w:rPr>
        <w:t>微信会员表</w:t>
      </w:r>
      <w:r w:rsidRPr="0064361B">
        <w:rPr>
          <w:rFonts w:hint="eastAsia"/>
          <w:strike/>
        </w:rPr>
        <w:t>T_WxVip</w:t>
      </w:r>
    </w:p>
    <w:p w14:paraId="7161AB00" w14:textId="77777777" w:rsidR="002E005C" w:rsidRPr="0064361B" w:rsidRDefault="002E005C" w:rsidP="002E005C">
      <w:pPr>
        <w:rPr>
          <w:b/>
          <w:strike/>
          <w:color w:val="538135" w:themeColor="accent6" w:themeShade="BF"/>
        </w:rPr>
      </w:pPr>
      <w:r w:rsidRPr="0064361B">
        <w:rPr>
          <w:rFonts w:hint="eastAsia"/>
          <w:b/>
          <w:strike/>
          <w:color w:val="538135" w:themeColor="accent6" w:themeShade="BF"/>
        </w:rPr>
        <w:t>字段来源参考的是查询会员信息接口：</w:t>
      </w:r>
      <w:hyperlink r:id="rId77" w:anchor="1" w:history="1">
        <w:r w:rsidRPr="0064361B">
          <w:rPr>
            <w:rStyle w:val="ad"/>
            <w:b/>
            <w:strike/>
          </w:rPr>
          <w:t>https://developers.weixin.qq.com/doc/offiaccount/Cards_and_Offer/Membership_Cards/Manage_Member_Card.html#1</w:t>
        </w:r>
      </w:hyperlink>
    </w:p>
    <w:p w14:paraId="4AEA03DA" w14:textId="77777777" w:rsidR="002E005C" w:rsidRPr="0064361B" w:rsidRDefault="002E005C" w:rsidP="002E005C">
      <w:pPr>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64361B" w14:paraId="7044E1D5" w14:textId="77777777" w:rsidTr="00BF3FFF">
        <w:trPr>
          <w:trHeight w:val="255"/>
        </w:trPr>
        <w:tc>
          <w:tcPr>
            <w:tcW w:w="1836" w:type="dxa"/>
            <w:shd w:val="clear" w:color="auto" w:fill="FF0000"/>
          </w:tcPr>
          <w:p w14:paraId="0EA2AEEB"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数据项</w:t>
            </w:r>
          </w:p>
        </w:tc>
        <w:tc>
          <w:tcPr>
            <w:tcW w:w="2695" w:type="dxa"/>
            <w:shd w:val="clear" w:color="auto" w:fill="FF0000"/>
          </w:tcPr>
          <w:p w14:paraId="121D365B"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SQL</w:t>
            </w:r>
            <w:r w:rsidRPr="0064361B">
              <w:rPr>
                <w:rFonts w:ascii="等线" w:hAnsi="等线" w:cs="Times New Roman"/>
                <w:strike/>
                <w:color w:val="FFFFFF"/>
              </w:rPr>
              <w:t xml:space="preserve"> field</w:t>
            </w:r>
          </w:p>
        </w:tc>
        <w:tc>
          <w:tcPr>
            <w:tcW w:w="2977" w:type="dxa"/>
            <w:shd w:val="clear" w:color="auto" w:fill="FF0000"/>
          </w:tcPr>
          <w:p w14:paraId="05BAF164"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Type</w:t>
            </w:r>
          </w:p>
        </w:tc>
        <w:tc>
          <w:tcPr>
            <w:tcW w:w="1134" w:type="dxa"/>
            <w:shd w:val="clear" w:color="auto" w:fill="FF0000"/>
          </w:tcPr>
          <w:p w14:paraId="6FCB42DF"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默认值</w:t>
            </w:r>
          </w:p>
        </w:tc>
        <w:tc>
          <w:tcPr>
            <w:tcW w:w="6349" w:type="dxa"/>
            <w:shd w:val="clear" w:color="auto" w:fill="FF0000"/>
          </w:tcPr>
          <w:p w14:paraId="63D15208"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说明</w:t>
            </w:r>
            <w:r w:rsidRPr="0064361B">
              <w:rPr>
                <w:rFonts w:ascii="等线" w:hAnsi="等线" w:cs="Times New Roman" w:hint="eastAsia"/>
                <w:strike/>
                <w:color w:val="FFFFFF"/>
              </w:rPr>
              <w:t>/</w:t>
            </w:r>
            <w:r w:rsidRPr="0064361B">
              <w:rPr>
                <w:rFonts w:ascii="等线" w:hAnsi="等线" w:cs="Times New Roman" w:hint="eastAsia"/>
                <w:strike/>
                <w:color w:val="FFFFFF"/>
              </w:rPr>
              <w:t>限制</w:t>
            </w:r>
            <w:r w:rsidRPr="0064361B">
              <w:rPr>
                <w:rFonts w:ascii="等线" w:hAnsi="等线" w:cs="Times New Roman" w:hint="eastAsia"/>
                <w:strike/>
                <w:color w:val="FFFFFF"/>
              </w:rPr>
              <w:t>/</w:t>
            </w:r>
            <w:r w:rsidRPr="0064361B">
              <w:rPr>
                <w:rFonts w:ascii="等线" w:hAnsi="等线" w:cs="Times New Roman" w:hint="eastAsia"/>
                <w:strike/>
                <w:color w:val="FFFFFF"/>
              </w:rPr>
              <w:t>规则</w:t>
            </w:r>
          </w:p>
        </w:tc>
      </w:tr>
      <w:tr w:rsidR="002E005C" w:rsidRPr="0064361B" w14:paraId="0EF56ECC" w14:textId="77777777" w:rsidTr="00BF3FFF">
        <w:trPr>
          <w:trHeight w:val="267"/>
        </w:trPr>
        <w:tc>
          <w:tcPr>
            <w:tcW w:w="1836" w:type="dxa"/>
            <w:shd w:val="clear" w:color="auto" w:fill="auto"/>
          </w:tcPr>
          <w:p w14:paraId="1D989BEC" w14:textId="77777777" w:rsidR="002E005C" w:rsidRPr="0064361B" w:rsidRDefault="002E005C" w:rsidP="00BF3FFF">
            <w:pPr>
              <w:spacing w:line="240" w:lineRule="atLeast"/>
              <w:jc w:val="left"/>
              <w:rPr>
                <w:rFonts w:ascii="等线" w:hAnsi="等线" w:cs="Times New Roman"/>
                <w:strike/>
              </w:rPr>
            </w:pPr>
          </w:p>
        </w:tc>
        <w:tc>
          <w:tcPr>
            <w:tcW w:w="2695" w:type="dxa"/>
            <w:shd w:val="clear" w:color="auto" w:fill="auto"/>
          </w:tcPr>
          <w:p w14:paraId="02A263D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w:t>
            </w:r>
            <w:r w:rsidRPr="0064361B">
              <w:rPr>
                <w:rFonts w:ascii="等线" w:hAnsi="等线" w:cs="Times New Roman"/>
                <w:strike/>
              </w:rPr>
              <w:t>_ID</w:t>
            </w:r>
          </w:p>
        </w:tc>
        <w:tc>
          <w:tcPr>
            <w:tcW w:w="2977" w:type="dxa"/>
            <w:shd w:val="clear" w:color="auto" w:fill="auto"/>
          </w:tcPr>
          <w:p w14:paraId="2ADBC315"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4BD7D007"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31546D64" w14:textId="77777777" w:rsidR="002E005C" w:rsidRPr="0064361B" w:rsidRDefault="002E005C" w:rsidP="00BF3FFF">
            <w:pPr>
              <w:spacing w:line="240" w:lineRule="atLeast"/>
              <w:jc w:val="left"/>
              <w:rPr>
                <w:rFonts w:ascii="等线" w:hAnsi="等线" w:cs="Times New Roman"/>
                <w:strike/>
              </w:rPr>
            </w:pPr>
          </w:p>
        </w:tc>
      </w:tr>
      <w:tr w:rsidR="002E005C" w:rsidRPr="0064361B" w14:paraId="2A12D27E" w14:textId="77777777" w:rsidTr="00BF3FFF">
        <w:trPr>
          <w:trHeight w:val="267"/>
        </w:trPr>
        <w:tc>
          <w:tcPr>
            <w:tcW w:w="1836" w:type="dxa"/>
            <w:shd w:val="clear" w:color="auto" w:fill="auto"/>
          </w:tcPr>
          <w:p w14:paraId="78A836F0" w14:textId="77777777" w:rsidR="002E005C" w:rsidRPr="0064361B" w:rsidRDefault="002E005C" w:rsidP="00BF3FFF">
            <w:pPr>
              <w:spacing w:line="240" w:lineRule="atLeast"/>
              <w:jc w:val="left"/>
              <w:rPr>
                <w:rFonts w:ascii="等线" w:hAnsi="等线" w:cs="Times New Roman"/>
                <w:strike/>
              </w:rPr>
            </w:pPr>
          </w:p>
        </w:tc>
        <w:tc>
          <w:tcPr>
            <w:tcW w:w="2695" w:type="dxa"/>
            <w:shd w:val="clear" w:color="auto" w:fill="auto"/>
          </w:tcPr>
          <w:p w14:paraId="6850832E"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w:t>
            </w:r>
            <w:r w:rsidRPr="0064361B">
              <w:rPr>
                <w:rFonts w:ascii="等线" w:hAnsi="等线" w:cs="Times New Roman"/>
                <w:strike/>
              </w:rPr>
              <w:t>_VipID</w:t>
            </w:r>
          </w:p>
        </w:tc>
        <w:tc>
          <w:tcPr>
            <w:tcW w:w="2977" w:type="dxa"/>
            <w:shd w:val="clear" w:color="auto" w:fill="auto"/>
          </w:tcPr>
          <w:p w14:paraId="73C56E6C"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782A28F5"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472256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外键</w:t>
            </w:r>
          </w:p>
        </w:tc>
      </w:tr>
      <w:tr w:rsidR="002E005C" w:rsidRPr="0064361B" w14:paraId="11E11F3B" w14:textId="77777777" w:rsidTr="00BF3FFF">
        <w:trPr>
          <w:trHeight w:val="267"/>
        </w:trPr>
        <w:tc>
          <w:tcPr>
            <w:tcW w:w="1836" w:type="dxa"/>
            <w:shd w:val="clear" w:color="auto" w:fill="auto"/>
          </w:tcPr>
          <w:p w14:paraId="2F21E3F9" w14:textId="77777777" w:rsidR="002E005C" w:rsidRPr="0064361B" w:rsidRDefault="002E005C" w:rsidP="00BF3FFF">
            <w:pPr>
              <w:spacing w:line="240" w:lineRule="atLeast"/>
              <w:jc w:val="left"/>
              <w:rPr>
                <w:rFonts w:ascii="等线" w:hAnsi="等线" w:cs="Times New Roman"/>
                <w:strike/>
              </w:rPr>
            </w:pPr>
            <w:r w:rsidRPr="0064361B">
              <w:rPr>
                <w:rFonts w:ascii="Microsoft YaHei UI" w:eastAsia="Microsoft YaHei UI" w:hAnsi="Microsoft YaHei UI" w:hint="eastAsia"/>
                <w:strike/>
                <w:color w:val="353535"/>
                <w:szCs w:val="21"/>
              </w:rPr>
              <w:t>用户在本公众号内唯一识别码</w:t>
            </w:r>
          </w:p>
        </w:tc>
        <w:tc>
          <w:tcPr>
            <w:tcW w:w="2695" w:type="dxa"/>
            <w:shd w:val="clear" w:color="auto" w:fill="auto"/>
          </w:tcPr>
          <w:p w14:paraId="423383C6" w14:textId="77777777" w:rsidR="002E005C" w:rsidRPr="0064361B" w:rsidRDefault="00D75865" w:rsidP="00BF3FFF">
            <w:pPr>
              <w:spacing w:line="240" w:lineRule="atLeast"/>
              <w:jc w:val="left"/>
              <w:rPr>
                <w:rFonts w:ascii="等线" w:hAnsi="等线" w:cs="Times New Roman"/>
                <w:strike/>
              </w:rPr>
            </w:pPr>
            <w:r w:rsidRPr="0064361B">
              <w:rPr>
                <w:rFonts w:ascii="Microsoft YaHei UI" w:eastAsia="Microsoft YaHei UI" w:hAnsi="Microsoft YaHei UI"/>
                <w:strike/>
                <w:color w:val="353535"/>
                <w:szCs w:val="21"/>
              </w:rPr>
              <w:t>F_PublicAccountOpenID</w:t>
            </w:r>
          </w:p>
        </w:tc>
        <w:tc>
          <w:tcPr>
            <w:tcW w:w="2977" w:type="dxa"/>
            <w:shd w:val="clear" w:color="auto" w:fill="auto"/>
          </w:tcPr>
          <w:p w14:paraId="4D53253C" w14:textId="77777777" w:rsidR="002E005C" w:rsidRPr="0064361B" w:rsidRDefault="002E005C" w:rsidP="00BF3FFF">
            <w:pPr>
              <w:spacing w:line="240" w:lineRule="atLeast"/>
              <w:jc w:val="left"/>
              <w:rPr>
                <w:rFonts w:ascii="等线" w:hAnsi="等线" w:cs="Times New Roman"/>
                <w:strike/>
              </w:rPr>
            </w:pPr>
            <w:r w:rsidRPr="0064361B">
              <w:rPr>
                <w:strike/>
              </w:rPr>
              <w:t>VARCHAR(32)</w:t>
            </w:r>
          </w:p>
        </w:tc>
        <w:tc>
          <w:tcPr>
            <w:tcW w:w="1134" w:type="dxa"/>
            <w:shd w:val="clear" w:color="auto" w:fill="auto"/>
          </w:tcPr>
          <w:p w14:paraId="09C854A1"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6563523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用户在本公众号内唯一识别码。</w:t>
            </w:r>
          </w:p>
          <w:p w14:paraId="2E551A5D" w14:textId="77777777" w:rsidR="002E005C" w:rsidRPr="0064361B" w:rsidRDefault="002E005C" w:rsidP="00BF3FFF">
            <w:pPr>
              <w:spacing w:line="240" w:lineRule="atLeast"/>
              <w:jc w:val="left"/>
              <w:rPr>
                <w:rFonts w:ascii="等线" w:hAnsi="等线" w:cs="Times New Roman"/>
                <w:strike/>
              </w:rPr>
            </w:pPr>
            <w:r w:rsidRPr="0064361B">
              <w:rPr>
                <w:rFonts w:ascii="Microsoft YaHei UI" w:eastAsia="Microsoft YaHei UI" w:hAnsi="Microsoft YaHei UI" w:hint="eastAsia"/>
                <w:strike/>
                <w:color w:val="353535"/>
                <w:szCs w:val="21"/>
              </w:rPr>
              <w:t>PS：</w:t>
            </w:r>
            <w:r w:rsidRPr="0064361B">
              <w:rPr>
                <w:rFonts w:ascii="Microsoft YaHei UI" w:eastAsia="Microsoft YaHei UI" w:hAnsi="Microsoft YaHei UI" w:hint="eastAsia"/>
                <w:strike/>
                <w:color w:val="FF0000"/>
                <w:szCs w:val="21"/>
              </w:rPr>
              <w:t>该字段在会员与会员卡的关联表里也有记录，可在两个表中取一个表保留该字段，用于判断顾客是否为会员。</w:t>
            </w:r>
          </w:p>
        </w:tc>
      </w:tr>
      <w:tr w:rsidR="00D75865" w:rsidRPr="0064361B" w14:paraId="311DD8A1" w14:textId="77777777" w:rsidTr="00BF3FFF">
        <w:trPr>
          <w:trHeight w:val="267"/>
        </w:trPr>
        <w:tc>
          <w:tcPr>
            <w:tcW w:w="1836" w:type="dxa"/>
            <w:shd w:val="clear" w:color="auto" w:fill="auto"/>
          </w:tcPr>
          <w:p w14:paraId="0477CBD1"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02D2B8F1"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rPr>
              <w:t>F_MiniProgramOpenID</w:t>
            </w:r>
          </w:p>
        </w:tc>
        <w:tc>
          <w:tcPr>
            <w:tcW w:w="2977" w:type="dxa"/>
            <w:shd w:val="clear" w:color="auto" w:fill="auto"/>
          </w:tcPr>
          <w:p w14:paraId="690DA8E0" w14:textId="77777777" w:rsidR="00D75865" w:rsidRPr="0064361B" w:rsidRDefault="00D75865" w:rsidP="00BF3FFF">
            <w:pPr>
              <w:spacing w:line="240" w:lineRule="atLeast"/>
              <w:jc w:val="left"/>
              <w:rPr>
                <w:strike/>
              </w:rPr>
            </w:pPr>
          </w:p>
        </w:tc>
        <w:tc>
          <w:tcPr>
            <w:tcW w:w="1134" w:type="dxa"/>
            <w:shd w:val="clear" w:color="auto" w:fill="auto"/>
          </w:tcPr>
          <w:p w14:paraId="4C14837A" w14:textId="77777777" w:rsidR="00D75865" w:rsidRPr="0064361B" w:rsidRDefault="00D75865" w:rsidP="00BF3FFF">
            <w:pPr>
              <w:spacing w:line="240" w:lineRule="atLeast"/>
              <w:jc w:val="left"/>
              <w:rPr>
                <w:rFonts w:ascii="等线" w:hAnsi="等线" w:cs="Times New Roman"/>
                <w:strike/>
              </w:rPr>
            </w:pPr>
          </w:p>
        </w:tc>
        <w:tc>
          <w:tcPr>
            <w:tcW w:w="6349" w:type="dxa"/>
            <w:shd w:val="clear" w:color="auto" w:fill="auto"/>
          </w:tcPr>
          <w:p w14:paraId="4A04B197"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r>
      <w:tr w:rsidR="00D75865" w:rsidRPr="0064361B" w14:paraId="69C7CB89" w14:textId="77777777" w:rsidTr="00BF3FFF">
        <w:trPr>
          <w:trHeight w:val="267"/>
        </w:trPr>
        <w:tc>
          <w:tcPr>
            <w:tcW w:w="1836" w:type="dxa"/>
            <w:shd w:val="clear" w:color="auto" w:fill="auto"/>
          </w:tcPr>
          <w:p w14:paraId="610C6C1B"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349C3CEC"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rPr>
              <w:t>F_UnionID</w:t>
            </w:r>
          </w:p>
        </w:tc>
        <w:tc>
          <w:tcPr>
            <w:tcW w:w="2977" w:type="dxa"/>
            <w:shd w:val="clear" w:color="auto" w:fill="auto"/>
          </w:tcPr>
          <w:p w14:paraId="68D9FFE6" w14:textId="77777777" w:rsidR="00D75865" w:rsidRPr="0064361B" w:rsidRDefault="00D75865" w:rsidP="00BF3FFF">
            <w:pPr>
              <w:spacing w:line="240" w:lineRule="atLeast"/>
              <w:jc w:val="left"/>
              <w:rPr>
                <w:strike/>
              </w:rPr>
            </w:pPr>
          </w:p>
        </w:tc>
        <w:tc>
          <w:tcPr>
            <w:tcW w:w="1134" w:type="dxa"/>
            <w:shd w:val="clear" w:color="auto" w:fill="auto"/>
          </w:tcPr>
          <w:p w14:paraId="0E3B166A" w14:textId="77777777" w:rsidR="00D75865" w:rsidRPr="0064361B" w:rsidRDefault="00D75865" w:rsidP="00BF3FFF">
            <w:pPr>
              <w:spacing w:line="240" w:lineRule="atLeast"/>
              <w:jc w:val="left"/>
              <w:rPr>
                <w:rFonts w:ascii="等线" w:hAnsi="等线" w:cs="Times New Roman"/>
                <w:strike/>
              </w:rPr>
            </w:pPr>
          </w:p>
        </w:tc>
        <w:tc>
          <w:tcPr>
            <w:tcW w:w="6349" w:type="dxa"/>
            <w:shd w:val="clear" w:color="auto" w:fill="auto"/>
          </w:tcPr>
          <w:p w14:paraId="0BD79DA7" w14:textId="77777777" w:rsidR="00D75865" w:rsidRPr="0064361B" w:rsidRDefault="00D75865" w:rsidP="00BF3FFF">
            <w:pPr>
              <w:spacing w:line="240" w:lineRule="atLeast"/>
              <w:jc w:val="left"/>
              <w:rPr>
                <w:rFonts w:ascii="Microsoft YaHei UI" w:eastAsia="Microsoft YaHei UI" w:hAnsi="Microsoft YaHei UI"/>
                <w:strike/>
                <w:color w:val="353535"/>
                <w:szCs w:val="21"/>
              </w:rPr>
            </w:pPr>
          </w:p>
        </w:tc>
      </w:tr>
      <w:tr w:rsidR="002E005C" w:rsidRPr="0064361B" w14:paraId="06331808" w14:textId="77777777" w:rsidTr="00BF3FFF">
        <w:trPr>
          <w:trHeight w:val="267"/>
        </w:trPr>
        <w:tc>
          <w:tcPr>
            <w:tcW w:w="1836" w:type="dxa"/>
            <w:shd w:val="clear" w:color="auto" w:fill="auto"/>
          </w:tcPr>
          <w:p w14:paraId="30D825A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用户昵称</w:t>
            </w:r>
          </w:p>
        </w:tc>
        <w:tc>
          <w:tcPr>
            <w:tcW w:w="2695" w:type="dxa"/>
            <w:shd w:val="clear" w:color="auto" w:fill="auto"/>
          </w:tcPr>
          <w:p w14:paraId="6F2869A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F_Nickname</w:t>
            </w:r>
          </w:p>
        </w:tc>
        <w:tc>
          <w:tcPr>
            <w:tcW w:w="2977" w:type="dxa"/>
            <w:shd w:val="clear" w:color="auto" w:fill="auto"/>
          </w:tcPr>
          <w:p w14:paraId="7C6B0A07" w14:textId="77777777" w:rsidR="002E005C" w:rsidRPr="0064361B" w:rsidRDefault="002E005C" w:rsidP="00BF3FFF">
            <w:pPr>
              <w:spacing w:line="240" w:lineRule="atLeast"/>
              <w:jc w:val="left"/>
              <w:rPr>
                <w:rFonts w:ascii="等线" w:hAnsi="等线" w:cs="Times New Roman"/>
                <w:strike/>
              </w:rPr>
            </w:pPr>
            <w:r w:rsidRPr="0064361B">
              <w:rPr>
                <w:strike/>
              </w:rPr>
              <w:t>VARCHAR(32)</w:t>
            </w:r>
          </w:p>
        </w:tc>
        <w:tc>
          <w:tcPr>
            <w:tcW w:w="1134" w:type="dxa"/>
            <w:shd w:val="clear" w:color="auto" w:fill="auto"/>
          </w:tcPr>
          <w:p w14:paraId="316CBC3C"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337E0FD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用户昵称。该字段在顾客修改自己信息时会发生改变，所以顾客每次在微信发起请求时，nbr是否都需要查询并更新该字段？还是只在界面提供一个刷新按钮，商家每次点击便批量更新会员表的该字段信息？</w:t>
            </w:r>
          </w:p>
        </w:tc>
      </w:tr>
      <w:tr w:rsidR="002E005C" w:rsidRPr="0064361B" w14:paraId="70A95F11" w14:textId="77777777" w:rsidTr="00BF3FFF">
        <w:trPr>
          <w:trHeight w:val="267"/>
        </w:trPr>
        <w:tc>
          <w:tcPr>
            <w:tcW w:w="1836" w:type="dxa"/>
            <w:shd w:val="clear" w:color="auto" w:fill="auto"/>
          </w:tcPr>
          <w:p w14:paraId="712DABB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积分信息</w:t>
            </w:r>
          </w:p>
        </w:tc>
        <w:tc>
          <w:tcPr>
            <w:tcW w:w="2695" w:type="dxa"/>
            <w:shd w:val="clear" w:color="auto" w:fill="auto"/>
          </w:tcPr>
          <w:p w14:paraId="0021904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F_Bonus</w:t>
            </w:r>
          </w:p>
        </w:tc>
        <w:tc>
          <w:tcPr>
            <w:tcW w:w="2977" w:type="dxa"/>
            <w:shd w:val="clear" w:color="auto" w:fill="auto"/>
          </w:tcPr>
          <w:p w14:paraId="22A7E25C"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int</w:t>
            </w:r>
          </w:p>
        </w:tc>
        <w:tc>
          <w:tcPr>
            <w:tcW w:w="1134" w:type="dxa"/>
            <w:shd w:val="clear" w:color="auto" w:fill="auto"/>
          </w:tcPr>
          <w:p w14:paraId="1DA3A79C"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2A61D8C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积分信息。顾客每次使用微信支付增加积分或使用积分抵扣现金时该字段会发生改变，其改变有两种方式：</w:t>
            </w:r>
          </w:p>
          <w:p w14:paraId="06C5FA4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1、nbr调用微信修改会员信息接口发起修改会员信息请求后，再调用微信查询会员信息接口进行会员信息更新；</w:t>
            </w:r>
          </w:p>
          <w:p w14:paraId="741E2650" w14:textId="77777777" w:rsidR="002E005C" w:rsidRPr="0064361B" w:rsidRDefault="002E005C" w:rsidP="00BF3FFF">
            <w:pPr>
              <w:rPr>
                <w:rFonts w:ascii="Microsoft YaHei UI" w:eastAsia="Microsoft YaHei UI" w:hAnsi="Microsoft YaHei UI"/>
                <w:strike/>
                <w:color w:val="353535"/>
                <w:szCs w:val="21"/>
              </w:rPr>
            </w:pPr>
            <w:r w:rsidRPr="0064361B">
              <w:rPr>
                <w:rFonts w:hint="eastAsia"/>
                <w:strike/>
              </w:rPr>
              <w:t>2</w:t>
            </w:r>
            <w:r w:rsidRPr="0064361B">
              <w:rPr>
                <w:rFonts w:hint="eastAsia"/>
                <w:strike/>
              </w:rPr>
              <w:t>、</w:t>
            </w:r>
            <w:r w:rsidRPr="0064361B">
              <w:rPr>
                <w:rFonts w:ascii="Microsoft YaHei UI" w:eastAsia="Microsoft YaHei UI" w:hAnsi="Microsoft YaHei UI" w:hint="eastAsia"/>
                <w:strike/>
                <w:color w:val="353535"/>
                <w:szCs w:val="21"/>
              </w:rPr>
              <w:t>nbr调用微信修改会员信息接口发起修改会员信息请求时，也顺便自己根据发送内容自行更新会员信息；</w:t>
            </w:r>
          </w:p>
          <w:p w14:paraId="43B0CCB0" w14:textId="77777777" w:rsidR="002E005C" w:rsidRPr="0064361B" w:rsidRDefault="002E005C" w:rsidP="00BF3FFF">
            <w:pPr>
              <w:rPr>
                <w:strike/>
              </w:rPr>
            </w:pPr>
            <w:r w:rsidRPr="0064361B">
              <w:rPr>
                <w:rFonts w:ascii="Microsoft YaHei UI" w:eastAsia="Microsoft YaHei UI" w:hAnsi="Microsoft YaHei UI" w:hint="eastAsia"/>
                <w:strike/>
                <w:color w:val="353535"/>
                <w:szCs w:val="21"/>
              </w:rPr>
              <w:t>需giggs决定使用哪种，方式1的话一旦微信会员积分信息更新失败，nbr数据库的会员信息也会更新失败；方式2就可能出现微信和nbr只有一方更新会员信息成功的情况，造成数据不同步。</w:t>
            </w:r>
          </w:p>
        </w:tc>
      </w:tr>
      <w:tr w:rsidR="002E005C" w:rsidRPr="0064361B" w14:paraId="11C2BA72" w14:textId="77777777" w:rsidTr="00BF3FFF">
        <w:trPr>
          <w:trHeight w:val="267"/>
        </w:trPr>
        <w:tc>
          <w:tcPr>
            <w:tcW w:w="1836" w:type="dxa"/>
            <w:shd w:val="clear" w:color="auto" w:fill="auto"/>
          </w:tcPr>
          <w:p w14:paraId="2CB0F4E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余额信息</w:t>
            </w:r>
          </w:p>
        </w:tc>
        <w:tc>
          <w:tcPr>
            <w:tcW w:w="2695" w:type="dxa"/>
            <w:shd w:val="clear" w:color="auto" w:fill="auto"/>
          </w:tcPr>
          <w:p w14:paraId="1BB11BB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F_Balance</w:t>
            </w:r>
          </w:p>
        </w:tc>
        <w:tc>
          <w:tcPr>
            <w:tcW w:w="2977" w:type="dxa"/>
            <w:shd w:val="clear" w:color="auto" w:fill="auto"/>
          </w:tcPr>
          <w:p w14:paraId="7480F95E"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float</w:t>
            </w:r>
          </w:p>
        </w:tc>
        <w:tc>
          <w:tcPr>
            <w:tcW w:w="1134" w:type="dxa"/>
            <w:shd w:val="clear" w:color="auto" w:fill="auto"/>
          </w:tcPr>
          <w:p w14:paraId="12EB8CB4"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71818B1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余额信息。目前会员卡不需要开通储值功能，所以该字段可以考虑暂不创建。</w:t>
            </w:r>
          </w:p>
        </w:tc>
      </w:tr>
      <w:tr w:rsidR="002E005C" w:rsidRPr="0064361B" w14:paraId="723BCDCA" w14:textId="77777777" w:rsidTr="00BF3FFF">
        <w:trPr>
          <w:trHeight w:val="267"/>
        </w:trPr>
        <w:tc>
          <w:tcPr>
            <w:tcW w:w="1836" w:type="dxa"/>
            <w:shd w:val="clear" w:color="auto" w:fill="auto"/>
          </w:tcPr>
          <w:p w14:paraId="767751E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用户性别</w:t>
            </w:r>
          </w:p>
        </w:tc>
        <w:tc>
          <w:tcPr>
            <w:tcW w:w="2695" w:type="dxa"/>
            <w:shd w:val="clear" w:color="auto" w:fill="auto"/>
          </w:tcPr>
          <w:p w14:paraId="5A8DBE0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 Sex</w:t>
            </w:r>
          </w:p>
        </w:tc>
        <w:tc>
          <w:tcPr>
            <w:tcW w:w="2977" w:type="dxa"/>
            <w:shd w:val="clear" w:color="auto" w:fill="auto"/>
          </w:tcPr>
          <w:p w14:paraId="0ABF9B2A" w14:textId="77777777" w:rsidR="002E005C" w:rsidRPr="0064361B" w:rsidRDefault="002E005C" w:rsidP="00BF3FFF">
            <w:pPr>
              <w:spacing w:line="240" w:lineRule="atLeast"/>
              <w:jc w:val="left"/>
              <w:rPr>
                <w:rFonts w:ascii="等线" w:hAnsi="等线" w:cs="Times New Roman"/>
                <w:strike/>
              </w:rPr>
            </w:pPr>
            <w:r w:rsidRPr="0064361B">
              <w:rPr>
                <w:rFonts w:hint="eastAsia"/>
                <w:strike/>
              </w:rPr>
              <w:t>int</w:t>
            </w:r>
          </w:p>
        </w:tc>
        <w:tc>
          <w:tcPr>
            <w:tcW w:w="1134" w:type="dxa"/>
            <w:shd w:val="clear" w:color="auto" w:fill="auto"/>
          </w:tcPr>
          <w:p w14:paraId="73B04976"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4CFF1E5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 0代表男，1代表女 用户性别。</w:t>
            </w:r>
            <w:r w:rsidRPr="0064361B">
              <w:rPr>
                <w:rFonts w:ascii="Microsoft YaHei UI" w:eastAsia="Microsoft YaHei UI" w:hAnsi="Microsoft YaHei UI" w:hint="eastAsia"/>
                <w:strike/>
                <w:color w:val="353535"/>
                <w:szCs w:val="21"/>
                <w:highlight w:val="yellow"/>
              </w:rPr>
              <w:t>跟上面用户昵称相同的疑问</w:t>
            </w:r>
            <w:r w:rsidRPr="0064361B">
              <w:rPr>
                <w:rFonts w:ascii="Microsoft YaHei UI" w:eastAsia="Microsoft YaHei UI" w:hAnsi="Microsoft YaHei UI" w:hint="eastAsia"/>
                <w:strike/>
                <w:color w:val="353535"/>
                <w:szCs w:val="21"/>
              </w:rPr>
              <w:t>。该字段是需要的。</w:t>
            </w:r>
          </w:p>
        </w:tc>
      </w:tr>
      <w:tr w:rsidR="002E005C" w:rsidRPr="0064361B" w14:paraId="2F2FE6AB" w14:textId="77777777" w:rsidTr="00BF3FFF">
        <w:trPr>
          <w:trHeight w:val="267"/>
        </w:trPr>
        <w:tc>
          <w:tcPr>
            <w:tcW w:w="1836" w:type="dxa"/>
            <w:shd w:val="clear" w:color="auto" w:fill="auto"/>
          </w:tcPr>
          <w:p w14:paraId="7B52A49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w:t>
            </w:r>
          </w:p>
        </w:tc>
        <w:tc>
          <w:tcPr>
            <w:tcW w:w="2695" w:type="dxa"/>
            <w:shd w:val="clear" w:color="auto" w:fill="auto"/>
          </w:tcPr>
          <w:p w14:paraId="2C80DF0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F_UserInfo</w:t>
            </w:r>
          </w:p>
          <w:p w14:paraId="66F966A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shd w:val="clear" w:color="auto" w:fill="FF0000"/>
              </w:rPr>
              <w:t>M</w:t>
            </w:r>
            <w:r w:rsidRPr="0064361B">
              <w:rPr>
                <w:rFonts w:ascii="Microsoft YaHei UI" w:eastAsia="Microsoft YaHei UI" w:hAnsi="Microsoft YaHei UI" w:hint="eastAsia"/>
                <w:strike/>
                <w:color w:val="353535"/>
                <w:szCs w:val="21"/>
                <w:shd w:val="clear" w:color="auto" w:fill="FF0000"/>
              </w:rPr>
              <w:t>odel名：u</w:t>
            </w:r>
            <w:r w:rsidRPr="0064361B">
              <w:rPr>
                <w:rFonts w:ascii="Microsoft YaHei UI" w:eastAsia="Microsoft YaHei UI" w:hAnsi="Microsoft YaHei UI"/>
                <w:strike/>
                <w:color w:val="353535"/>
                <w:szCs w:val="21"/>
                <w:shd w:val="clear" w:color="auto" w:fill="FF0000"/>
              </w:rPr>
              <w:t>ser_info</w:t>
            </w:r>
          </w:p>
        </w:tc>
        <w:tc>
          <w:tcPr>
            <w:tcW w:w="2977" w:type="dxa"/>
            <w:shd w:val="clear" w:color="auto" w:fill="auto"/>
          </w:tcPr>
          <w:p w14:paraId="08E44E0B" w14:textId="77777777" w:rsidR="002E005C" w:rsidRPr="0064361B" w:rsidRDefault="002E005C" w:rsidP="00BF3FFF">
            <w:pPr>
              <w:spacing w:line="240" w:lineRule="atLeast"/>
              <w:jc w:val="left"/>
              <w:rPr>
                <w:rFonts w:ascii="等线" w:hAnsi="等线" w:cs="Times New Roman"/>
                <w:strike/>
              </w:rPr>
            </w:pPr>
            <w:r w:rsidRPr="0064361B">
              <w:rPr>
                <w:strike/>
              </w:rPr>
              <w:t>VARCHAR(</w:t>
            </w:r>
            <w:r w:rsidRPr="0064361B">
              <w:rPr>
                <w:rFonts w:hint="eastAsia"/>
                <w:strike/>
              </w:rPr>
              <w:t>100</w:t>
            </w:r>
            <w:r w:rsidRPr="0064361B">
              <w:rPr>
                <w:strike/>
              </w:rPr>
              <w:t>)</w:t>
            </w:r>
          </w:p>
        </w:tc>
        <w:tc>
          <w:tcPr>
            <w:tcW w:w="1134" w:type="dxa"/>
            <w:shd w:val="clear" w:color="auto" w:fill="auto"/>
          </w:tcPr>
          <w:p w14:paraId="3992BE02"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4D902D8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会员信息。暂不确定该字段具体会返回什么内容，有可能是一个数组数据，需测试得知，以便分析其可修改性。</w:t>
            </w:r>
          </w:p>
        </w:tc>
      </w:tr>
      <w:tr w:rsidR="002E005C" w:rsidRPr="0064361B" w14:paraId="21C6BA64" w14:textId="77777777" w:rsidTr="00BF3FFF">
        <w:trPr>
          <w:trHeight w:val="267"/>
        </w:trPr>
        <w:tc>
          <w:tcPr>
            <w:tcW w:w="1836" w:type="dxa"/>
            <w:shd w:val="clear" w:color="auto" w:fill="auto"/>
          </w:tcPr>
          <w:p w14:paraId="5BB0F84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会员卡会员信息类目</w:t>
            </w:r>
          </w:p>
        </w:tc>
        <w:tc>
          <w:tcPr>
            <w:tcW w:w="2695" w:type="dxa"/>
            <w:shd w:val="clear" w:color="auto" w:fill="auto"/>
          </w:tcPr>
          <w:p w14:paraId="2F32751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w:t>
            </w:r>
            <w:bookmarkStart w:id="318" w:name="OLE_LINK54"/>
            <w:bookmarkStart w:id="319" w:name="OLE_LINK55"/>
            <w:bookmarkStart w:id="320" w:name="OLE_LINK56"/>
            <w:r w:rsidRPr="0064361B">
              <w:rPr>
                <w:rFonts w:ascii="Microsoft YaHei UI" w:eastAsia="Microsoft YaHei UI" w:hAnsi="Microsoft YaHei UI" w:hint="eastAsia"/>
                <w:strike/>
                <w:color w:val="353535"/>
                <w:szCs w:val="21"/>
              </w:rPr>
              <w:t>CustomFieldList</w:t>
            </w:r>
            <w:bookmarkEnd w:id="318"/>
            <w:bookmarkEnd w:id="319"/>
            <w:bookmarkEnd w:id="320"/>
          </w:p>
          <w:p w14:paraId="3DC1F7E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shd w:val="clear" w:color="auto" w:fill="FF0000"/>
              </w:rPr>
              <w:t>M</w:t>
            </w:r>
            <w:r w:rsidRPr="0064361B">
              <w:rPr>
                <w:rFonts w:ascii="Microsoft YaHei UI" w:eastAsia="Microsoft YaHei UI" w:hAnsi="Microsoft YaHei UI" w:hint="eastAsia"/>
                <w:strike/>
                <w:color w:val="353535"/>
                <w:szCs w:val="21"/>
                <w:shd w:val="clear" w:color="auto" w:fill="FF0000"/>
              </w:rPr>
              <w:t>odel名：</w:t>
            </w:r>
            <w:bookmarkStart w:id="321" w:name="OLE_LINK57"/>
            <w:bookmarkStart w:id="322" w:name="OLE_LINK58"/>
            <w:r w:rsidRPr="0064361B">
              <w:rPr>
                <w:rFonts w:ascii="Microsoft YaHei UI" w:eastAsia="Microsoft YaHei UI" w:hAnsi="Microsoft YaHei UI" w:hint="eastAsia"/>
                <w:strike/>
                <w:color w:val="353535"/>
                <w:szCs w:val="21"/>
                <w:shd w:val="clear" w:color="auto" w:fill="FF0000"/>
              </w:rPr>
              <w:t>c</w:t>
            </w:r>
            <w:r w:rsidRPr="0064361B">
              <w:rPr>
                <w:rFonts w:ascii="Microsoft YaHei UI" w:eastAsia="Microsoft YaHei UI" w:hAnsi="Microsoft YaHei UI"/>
                <w:strike/>
                <w:color w:val="353535"/>
                <w:szCs w:val="21"/>
                <w:shd w:val="clear" w:color="auto" w:fill="FF0000"/>
              </w:rPr>
              <w:t>ustom_field_list</w:t>
            </w:r>
            <w:bookmarkEnd w:id="321"/>
            <w:bookmarkEnd w:id="322"/>
          </w:p>
        </w:tc>
        <w:tc>
          <w:tcPr>
            <w:tcW w:w="2977" w:type="dxa"/>
            <w:shd w:val="clear" w:color="auto" w:fill="auto"/>
          </w:tcPr>
          <w:p w14:paraId="554F1907"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567FF46A"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5D05C4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开发者设置的会员卡会员信息类目，如等级。</w:t>
            </w:r>
          </w:p>
          <w:p w14:paraId="2571CEFD" w14:textId="77777777" w:rsidR="002E005C" w:rsidRPr="0064361B" w:rsidRDefault="002E005C" w:rsidP="00BF3FFF">
            <w:pPr>
              <w:spacing w:line="240" w:lineRule="atLeast"/>
              <w:jc w:val="left"/>
              <w:rPr>
                <w:rFonts w:ascii="Microsoft YaHei UI" w:eastAsia="Microsoft YaHei UI" w:hAnsi="Microsoft YaHei UI"/>
                <w:strike/>
                <w:color w:val="FF0000"/>
                <w:szCs w:val="21"/>
              </w:rPr>
            </w:pPr>
            <w:r w:rsidRPr="0064361B">
              <w:rPr>
                <w:rFonts w:ascii="Microsoft YaHei UI" w:eastAsia="Microsoft YaHei UI" w:hAnsi="Microsoft YaHei UI" w:hint="eastAsia"/>
                <w:strike/>
                <w:color w:val="353535"/>
                <w:szCs w:val="21"/>
              </w:rPr>
              <w:t>PS：</w:t>
            </w:r>
            <w:r w:rsidRPr="0064361B">
              <w:rPr>
                <w:rFonts w:ascii="Microsoft YaHei UI" w:eastAsia="Microsoft YaHei UI" w:hAnsi="Microsoft YaHei UI" w:hint="eastAsia"/>
                <w:strike/>
                <w:color w:val="FF0000"/>
                <w:szCs w:val="21"/>
              </w:rPr>
              <w:t>这个可能会是一个json数据。</w:t>
            </w:r>
          </w:p>
          <w:p w14:paraId="1A1E91A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538135" w:themeColor="accent6" w:themeShade="BF"/>
                <w:szCs w:val="21"/>
              </w:rPr>
              <w:t>该字段的内容在商家修改会员卡的相关内容时，会发生修改</w:t>
            </w:r>
            <w:r w:rsidRPr="0064361B">
              <w:rPr>
                <w:rFonts w:ascii="Microsoft YaHei UI" w:eastAsia="Microsoft YaHei UI" w:hAnsi="Microsoft YaHei UI" w:hint="eastAsia"/>
                <w:strike/>
                <w:szCs w:val="21"/>
              </w:rPr>
              <w:t>。</w:t>
            </w:r>
          </w:p>
        </w:tc>
      </w:tr>
      <w:tr w:rsidR="002E005C" w:rsidRPr="0064361B" w14:paraId="24DF2415" w14:textId="77777777" w:rsidTr="00BF3FFF">
        <w:trPr>
          <w:trHeight w:val="267"/>
        </w:trPr>
        <w:tc>
          <w:tcPr>
            <w:tcW w:w="1836" w:type="dxa"/>
            <w:shd w:val="clear" w:color="auto" w:fill="auto"/>
          </w:tcPr>
          <w:p w14:paraId="5FE9586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会员信息类目名称</w:t>
            </w:r>
          </w:p>
        </w:tc>
        <w:tc>
          <w:tcPr>
            <w:tcW w:w="2695" w:type="dxa"/>
            <w:shd w:val="clear" w:color="auto" w:fill="auto"/>
          </w:tcPr>
          <w:p w14:paraId="15F2667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F_Name</w:t>
            </w:r>
          </w:p>
        </w:tc>
        <w:tc>
          <w:tcPr>
            <w:tcW w:w="2977" w:type="dxa"/>
            <w:shd w:val="clear" w:color="auto" w:fill="auto"/>
          </w:tcPr>
          <w:p w14:paraId="0F513899" w14:textId="77777777" w:rsidR="002E005C" w:rsidRPr="0064361B" w:rsidRDefault="002E005C" w:rsidP="00BF3FFF">
            <w:pPr>
              <w:spacing w:line="240" w:lineRule="atLeast"/>
              <w:jc w:val="left"/>
              <w:rPr>
                <w:rFonts w:ascii="等线" w:hAnsi="等线" w:cs="Times New Roman"/>
                <w:strike/>
              </w:rPr>
            </w:pPr>
            <w:r w:rsidRPr="0064361B">
              <w:rPr>
                <w:strike/>
              </w:rPr>
              <w:t>VARCHAR(32)</w:t>
            </w:r>
          </w:p>
        </w:tc>
        <w:tc>
          <w:tcPr>
            <w:tcW w:w="1134" w:type="dxa"/>
            <w:shd w:val="clear" w:color="auto" w:fill="auto"/>
          </w:tcPr>
          <w:p w14:paraId="39F511DC"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9BAFB5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会员信息类目名称。该字段内容可能会是F_Custom_field_list字段里的内容。</w:t>
            </w:r>
          </w:p>
          <w:p w14:paraId="65481675" w14:textId="77777777" w:rsidR="002E005C" w:rsidRPr="0064361B" w:rsidRDefault="002E005C" w:rsidP="00BF3FFF">
            <w:pPr>
              <w:spacing w:line="240" w:lineRule="atLeast"/>
              <w:jc w:val="left"/>
              <w:rPr>
                <w:rFonts w:ascii="Microsoft YaHei UI" w:eastAsia="Microsoft YaHei UI" w:hAnsi="Microsoft YaHei UI"/>
                <w:strike/>
                <w:color w:val="FF0000"/>
                <w:szCs w:val="21"/>
              </w:rPr>
            </w:pPr>
            <w:r w:rsidRPr="0064361B">
              <w:rPr>
                <w:rFonts w:ascii="Microsoft YaHei UI" w:eastAsia="Microsoft YaHei UI" w:hAnsi="Microsoft YaHei UI" w:hint="eastAsia"/>
                <w:strike/>
                <w:color w:val="353535"/>
                <w:szCs w:val="21"/>
              </w:rPr>
              <w:t>PS：</w:t>
            </w:r>
            <w:r w:rsidRPr="0064361B">
              <w:rPr>
                <w:rFonts w:ascii="Microsoft YaHei UI" w:eastAsia="Microsoft YaHei UI" w:hAnsi="Microsoft YaHei UI" w:hint="eastAsia"/>
                <w:strike/>
                <w:color w:val="FF0000"/>
                <w:szCs w:val="21"/>
              </w:rPr>
              <w:t>已有的会员表已有该字段，需要改名。</w:t>
            </w:r>
          </w:p>
          <w:p w14:paraId="1992840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538135" w:themeColor="accent6" w:themeShade="BF"/>
                <w:szCs w:val="21"/>
              </w:rPr>
              <w:t>该字段的内容在商家修改会员卡的相关内容时，会发生修改</w:t>
            </w:r>
            <w:r w:rsidRPr="0064361B">
              <w:rPr>
                <w:rFonts w:ascii="Microsoft YaHei UI" w:eastAsia="Microsoft YaHei UI" w:hAnsi="Microsoft YaHei UI" w:hint="eastAsia"/>
                <w:strike/>
                <w:szCs w:val="21"/>
              </w:rPr>
              <w:t>。</w:t>
            </w:r>
          </w:p>
        </w:tc>
      </w:tr>
      <w:tr w:rsidR="002E005C" w:rsidRPr="0064361B" w14:paraId="77B9C367" w14:textId="77777777" w:rsidTr="00BF3FFF">
        <w:trPr>
          <w:trHeight w:val="267"/>
        </w:trPr>
        <w:tc>
          <w:tcPr>
            <w:tcW w:w="1836" w:type="dxa"/>
            <w:shd w:val="clear" w:color="auto" w:fill="auto"/>
          </w:tcPr>
          <w:p w14:paraId="1F780DE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会员卡信息类目值</w:t>
            </w:r>
          </w:p>
        </w:tc>
        <w:tc>
          <w:tcPr>
            <w:tcW w:w="2695" w:type="dxa"/>
            <w:shd w:val="clear" w:color="auto" w:fill="auto"/>
          </w:tcPr>
          <w:p w14:paraId="5BBAFDD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F_Value</w:t>
            </w:r>
          </w:p>
        </w:tc>
        <w:tc>
          <w:tcPr>
            <w:tcW w:w="2977" w:type="dxa"/>
            <w:shd w:val="clear" w:color="auto" w:fill="auto"/>
          </w:tcPr>
          <w:p w14:paraId="2FA8D22F" w14:textId="77777777" w:rsidR="002E005C" w:rsidRPr="0064361B" w:rsidRDefault="002E005C" w:rsidP="00BF3FFF">
            <w:pPr>
              <w:spacing w:line="240" w:lineRule="atLeast"/>
              <w:jc w:val="left"/>
              <w:rPr>
                <w:rFonts w:ascii="等线" w:hAnsi="等线" w:cs="Times New Roman"/>
                <w:strike/>
              </w:rPr>
            </w:pPr>
            <w:r w:rsidRPr="0064361B">
              <w:rPr>
                <w:strike/>
              </w:rPr>
              <w:t>VARCHAR(32)</w:t>
            </w:r>
          </w:p>
        </w:tc>
        <w:tc>
          <w:tcPr>
            <w:tcW w:w="1134" w:type="dxa"/>
            <w:shd w:val="clear" w:color="auto" w:fill="auto"/>
          </w:tcPr>
          <w:p w14:paraId="7A942DF0"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21B33A5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会员卡信息类目值，比如等级值等。该字段内容可能会是F_Custom_field_list字段里的内容。</w:t>
            </w:r>
          </w:p>
          <w:p w14:paraId="73D2C41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538135" w:themeColor="accent6" w:themeShade="BF"/>
                <w:szCs w:val="21"/>
              </w:rPr>
              <w:t>该字段的内容在商家修改会员卡的相关内容时，会发生修改</w:t>
            </w:r>
            <w:r w:rsidRPr="0064361B">
              <w:rPr>
                <w:rFonts w:ascii="Microsoft YaHei UI" w:eastAsia="Microsoft YaHei UI" w:hAnsi="Microsoft YaHei UI" w:hint="eastAsia"/>
                <w:strike/>
                <w:szCs w:val="21"/>
              </w:rPr>
              <w:t>。</w:t>
            </w:r>
          </w:p>
        </w:tc>
      </w:tr>
      <w:tr w:rsidR="002E005C" w:rsidRPr="0064361B" w14:paraId="0A4A9D67" w14:textId="77777777" w:rsidTr="00BF3FFF">
        <w:trPr>
          <w:trHeight w:val="267"/>
        </w:trPr>
        <w:tc>
          <w:tcPr>
            <w:tcW w:w="1836" w:type="dxa"/>
            <w:shd w:val="clear" w:color="auto" w:fill="auto"/>
          </w:tcPr>
          <w:p w14:paraId="2C8A3BD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用户会员卡状态</w:t>
            </w:r>
          </w:p>
        </w:tc>
        <w:tc>
          <w:tcPr>
            <w:tcW w:w="2695" w:type="dxa"/>
            <w:shd w:val="clear" w:color="auto" w:fill="auto"/>
          </w:tcPr>
          <w:p w14:paraId="4E26262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F_UserCardStatus</w:t>
            </w:r>
          </w:p>
          <w:p w14:paraId="2891B25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strike/>
                <w:color w:val="353535"/>
                <w:szCs w:val="21"/>
                <w:shd w:val="clear" w:color="auto" w:fill="FF0000"/>
              </w:rPr>
              <w:t>M</w:t>
            </w:r>
            <w:r w:rsidRPr="0064361B">
              <w:rPr>
                <w:rFonts w:ascii="Microsoft YaHei UI" w:eastAsia="Microsoft YaHei UI" w:hAnsi="Microsoft YaHei UI" w:hint="eastAsia"/>
                <w:strike/>
                <w:color w:val="353535"/>
                <w:szCs w:val="21"/>
                <w:shd w:val="clear" w:color="auto" w:fill="FF0000"/>
              </w:rPr>
              <w:t>odel名：u</w:t>
            </w:r>
            <w:r w:rsidRPr="0064361B">
              <w:rPr>
                <w:rFonts w:ascii="Microsoft YaHei UI" w:eastAsia="Microsoft YaHei UI" w:hAnsi="Microsoft YaHei UI"/>
                <w:strike/>
                <w:color w:val="353535"/>
                <w:szCs w:val="21"/>
                <w:shd w:val="clear" w:color="auto" w:fill="FF0000"/>
              </w:rPr>
              <w:t>ser_card_status</w:t>
            </w:r>
          </w:p>
        </w:tc>
        <w:tc>
          <w:tcPr>
            <w:tcW w:w="2977" w:type="dxa"/>
            <w:shd w:val="clear" w:color="auto" w:fill="auto"/>
          </w:tcPr>
          <w:p w14:paraId="78732165" w14:textId="77777777" w:rsidR="002E005C" w:rsidRPr="0064361B" w:rsidRDefault="002E005C" w:rsidP="00BF3FFF">
            <w:pPr>
              <w:spacing w:line="240" w:lineRule="atLeast"/>
              <w:jc w:val="left"/>
              <w:rPr>
                <w:rFonts w:ascii="等线" w:hAnsi="等线" w:cs="Times New Roman"/>
                <w:strike/>
              </w:rPr>
            </w:pPr>
            <w:r w:rsidRPr="0064361B">
              <w:rPr>
                <w:strike/>
              </w:rPr>
              <w:t>VARCHAR(</w:t>
            </w:r>
            <w:r w:rsidRPr="0064361B">
              <w:rPr>
                <w:rFonts w:hint="eastAsia"/>
                <w:strike/>
              </w:rPr>
              <w:t>16</w:t>
            </w:r>
            <w:r w:rsidRPr="0064361B">
              <w:rPr>
                <w:strike/>
              </w:rPr>
              <w:t>)</w:t>
            </w:r>
          </w:p>
        </w:tc>
        <w:tc>
          <w:tcPr>
            <w:tcW w:w="1134" w:type="dxa"/>
            <w:shd w:val="clear" w:color="auto" w:fill="auto"/>
          </w:tcPr>
          <w:p w14:paraId="73D51A92"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51694F0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当前用户会员卡状态：</w:t>
            </w:r>
          </w:p>
          <w:p w14:paraId="500A4A8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1、NORMAL 正常；</w:t>
            </w:r>
          </w:p>
          <w:p w14:paraId="35D9648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2、EXPIRE 已过期；</w:t>
            </w:r>
          </w:p>
          <w:p w14:paraId="6FF32A5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3、GIFTING 转赠中；</w:t>
            </w:r>
          </w:p>
          <w:p w14:paraId="5EAC69D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4、GIFT_SUCC 转赠成功；</w:t>
            </w:r>
          </w:p>
          <w:p w14:paraId="1765C20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5、GIFT_TIMEOUT 转赠超时；</w:t>
            </w:r>
          </w:p>
          <w:p w14:paraId="35D0C38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6、DELETE 已删除；</w:t>
            </w:r>
          </w:p>
          <w:p w14:paraId="24EB0FF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7、UNAVAILABLE 已失效。</w:t>
            </w:r>
          </w:p>
          <w:p w14:paraId="68CFD6A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目前计划在收到领卡事件推送时创建会员表，此时会员卡应该是未激活状态，实现需要设置0作为未激活的状态？虽然目前是设置会员卡领取后自动激活，但是也有可能自动激活会员卡失败。</w:t>
            </w:r>
          </w:p>
          <w:p w14:paraId="086AF52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用户删除会员卡时会有删除事件推送，可据此修改用户会员卡状态为已删除。</w:t>
            </w:r>
          </w:p>
        </w:tc>
      </w:tr>
      <w:tr w:rsidR="002E005C" w:rsidRPr="0064361B" w14:paraId="65A89111" w14:textId="77777777" w:rsidTr="00BF3FFF">
        <w:trPr>
          <w:trHeight w:val="267"/>
        </w:trPr>
        <w:tc>
          <w:tcPr>
            <w:tcW w:w="1836" w:type="dxa"/>
            <w:shd w:val="clear" w:color="auto" w:fill="auto"/>
          </w:tcPr>
          <w:p w14:paraId="6B85248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上次使用时间</w:t>
            </w:r>
          </w:p>
        </w:tc>
        <w:tc>
          <w:tcPr>
            <w:tcW w:w="2695" w:type="dxa"/>
            <w:shd w:val="clear" w:color="auto" w:fill="auto"/>
          </w:tcPr>
          <w:p w14:paraId="6DD80E8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F_LastUsedDateTime</w:t>
            </w:r>
          </w:p>
        </w:tc>
        <w:tc>
          <w:tcPr>
            <w:tcW w:w="2977" w:type="dxa"/>
            <w:shd w:val="clear" w:color="auto" w:fill="auto"/>
          </w:tcPr>
          <w:p w14:paraId="14B28B65"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dateTime</w:t>
            </w:r>
          </w:p>
        </w:tc>
        <w:tc>
          <w:tcPr>
            <w:tcW w:w="1134" w:type="dxa"/>
            <w:shd w:val="clear" w:color="auto" w:fill="auto"/>
          </w:tcPr>
          <w:p w14:paraId="209A4B47"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5A46B55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上次使用积分时间，根据页面需要补充的字段。记录顾客最新一次使用会员卡的时间，用于商家根据此字段进行会员查询。</w:t>
            </w:r>
          </w:p>
        </w:tc>
      </w:tr>
      <w:tr w:rsidR="00EA049E" w:rsidRPr="0064361B" w14:paraId="68031F27" w14:textId="77777777" w:rsidTr="008E169E">
        <w:trPr>
          <w:trHeight w:val="267"/>
        </w:trPr>
        <w:tc>
          <w:tcPr>
            <w:tcW w:w="1836" w:type="dxa"/>
            <w:shd w:val="clear" w:color="auto" w:fill="auto"/>
          </w:tcPr>
          <w:p w14:paraId="0ED222AE" w14:textId="77777777" w:rsidR="00EA049E" w:rsidRPr="0064361B" w:rsidRDefault="00EA049E" w:rsidP="00EA049E">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2E891719" w14:textId="064080B7" w:rsidR="00EA049E" w:rsidRPr="0064361B" w:rsidRDefault="00EA049E" w:rsidP="00EA049E">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F_CreateDatetime</w:t>
            </w:r>
          </w:p>
        </w:tc>
        <w:tc>
          <w:tcPr>
            <w:tcW w:w="2977" w:type="dxa"/>
            <w:shd w:val="clear" w:color="auto" w:fill="auto"/>
          </w:tcPr>
          <w:p w14:paraId="5C47E229" w14:textId="77777777" w:rsidR="00EA049E" w:rsidRPr="0064361B" w:rsidRDefault="00EA049E" w:rsidP="00EA049E">
            <w:pPr>
              <w:spacing w:line="240" w:lineRule="atLeast"/>
              <w:jc w:val="left"/>
              <w:rPr>
                <w:rFonts w:ascii="等线" w:hAnsi="等线" w:cs="Times New Roman"/>
                <w:strike/>
              </w:rPr>
            </w:pPr>
          </w:p>
        </w:tc>
        <w:tc>
          <w:tcPr>
            <w:tcW w:w="1134" w:type="dxa"/>
            <w:shd w:val="clear" w:color="auto" w:fill="auto"/>
          </w:tcPr>
          <w:p w14:paraId="4CBC350E" w14:textId="77777777" w:rsidR="00EA049E" w:rsidRPr="0064361B" w:rsidRDefault="00EA049E" w:rsidP="00EA049E">
            <w:pPr>
              <w:spacing w:line="240" w:lineRule="atLeast"/>
              <w:jc w:val="left"/>
              <w:rPr>
                <w:rFonts w:ascii="等线" w:hAnsi="等线" w:cs="Times New Roman"/>
                <w:strike/>
              </w:rPr>
            </w:pPr>
          </w:p>
        </w:tc>
        <w:tc>
          <w:tcPr>
            <w:tcW w:w="6349" w:type="dxa"/>
            <w:shd w:val="clear" w:color="auto" w:fill="FF0000"/>
          </w:tcPr>
          <w:p w14:paraId="6B4C4515" w14:textId="7396AD5E" w:rsidR="00EA049E" w:rsidRPr="0064361B" w:rsidRDefault="00EA049E" w:rsidP="00EA049E">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用户在微信领会员卡的时间</w:t>
            </w:r>
          </w:p>
        </w:tc>
      </w:tr>
    </w:tbl>
    <w:p w14:paraId="5ACF03FE" w14:textId="77777777" w:rsidR="002E005C" w:rsidRPr="0064361B" w:rsidRDefault="002E005C" w:rsidP="002E005C">
      <w:pPr>
        <w:spacing w:line="240" w:lineRule="atLeast"/>
        <w:jc w:val="left"/>
        <w:rPr>
          <w:strike/>
        </w:rPr>
      </w:pPr>
      <w:r w:rsidRPr="0064361B">
        <w:rPr>
          <w:rFonts w:hint="eastAsia"/>
          <w:strike/>
        </w:rPr>
        <w:t>再增加</w:t>
      </w:r>
      <w:r w:rsidRPr="0064361B">
        <w:rPr>
          <w:rFonts w:hint="eastAsia"/>
          <w:strike/>
        </w:rPr>
        <w:t xml:space="preserve"> </w:t>
      </w:r>
      <w:r w:rsidRPr="0064361B">
        <w:rPr>
          <w:rFonts w:hint="eastAsia"/>
          <w:strike/>
        </w:rPr>
        <w:t>某些字段，指向</w:t>
      </w:r>
      <w:r w:rsidRPr="0064361B">
        <w:rPr>
          <w:rFonts w:hint="eastAsia"/>
          <w:strike/>
        </w:rPr>
        <w:t>T_WxVip</w:t>
      </w:r>
      <w:r w:rsidRPr="0064361B">
        <w:rPr>
          <w:rFonts w:hint="eastAsia"/>
          <w:strike/>
        </w:rPr>
        <w:t>和</w:t>
      </w:r>
      <w:r w:rsidRPr="0064361B">
        <w:rPr>
          <w:rFonts w:hint="eastAsia"/>
          <w:strike/>
        </w:rPr>
        <w:t>T_AlipayVip</w:t>
      </w:r>
      <w:r w:rsidRPr="0064361B">
        <w:rPr>
          <w:rFonts w:hint="eastAsia"/>
          <w:strike/>
        </w:rPr>
        <w:t>。</w:t>
      </w:r>
    </w:p>
    <w:p w14:paraId="52D90588" w14:textId="77777777" w:rsidR="002E005C" w:rsidRDefault="002E005C" w:rsidP="002E005C">
      <w:pPr>
        <w:spacing w:line="240" w:lineRule="atLeast"/>
        <w:jc w:val="left"/>
      </w:pPr>
    </w:p>
    <w:p w14:paraId="6AB61F93" w14:textId="77777777" w:rsidR="002E005C" w:rsidRDefault="002E005C" w:rsidP="002E005C">
      <w:pPr>
        <w:spacing w:line="240" w:lineRule="atLeast"/>
        <w:jc w:val="left"/>
      </w:pPr>
    </w:p>
    <w:p w14:paraId="67E63D31" w14:textId="77777777" w:rsidR="002E005C" w:rsidRPr="0064361B" w:rsidRDefault="002E005C" w:rsidP="002E005C">
      <w:pPr>
        <w:pStyle w:val="4"/>
        <w:rPr>
          <w:strike/>
        </w:rPr>
      </w:pPr>
      <w:r>
        <w:rPr>
          <w:rFonts w:hint="eastAsia"/>
        </w:rPr>
        <w:t xml:space="preserve"> </w:t>
      </w:r>
      <w:r>
        <w:rPr>
          <w:rFonts w:hint="eastAsia"/>
        </w:rPr>
        <w:t>会</w:t>
      </w:r>
      <w:r w:rsidRPr="0064361B">
        <w:rPr>
          <w:rFonts w:hint="eastAsia"/>
          <w:strike/>
        </w:rPr>
        <w:t>员单元表</w:t>
      </w:r>
      <w:r w:rsidRPr="0064361B">
        <w:rPr>
          <w:rFonts w:hint="eastAsia"/>
          <w:strike/>
        </w:rPr>
        <w:t>T</w:t>
      </w:r>
      <w:r w:rsidRPr="0064361B">
        <w:rPr>
          <w:strike/>
        </w:rPr>
        <w:t>_VipUnit</w:t>
      </w:r>
      <w:r w:rsidRPr="0064361B">
        <w:rPr>
          <w:rFonts w:hint="eastAsia"/>
          <w:strike/>
        </w:rPr>
        <w:t>此表暂时不需要</w:t>
      </w:r>
    </w:p>
    <w:tbl>
      <w:tblPr>
        <w:tblW w:w="15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613"/>
        <w:gridCol w:w="3119"/>
        <w:gridCol w:w="1225"/>
        <w:gridCol w:w="5528"/>
      </w:tblGrid>
      <w:tr w:rsidR="002E005C" w:rsidRPr="0064361B" w14:paraId="24F2E5BD" w14:textId="77777777" w:rsidTr="00BF3FFF">
        <w:trPr>
          <w:trHeight w:val="255"/>
        </w:trPr>
        <w:tc>
          <w:tcPr>
            <w:tcW w:w="2830" w:type="dxa"/>
            <w:shd w:val="clear" w:color="auto" w:fill="FF0000"/>
          </w:tcPr>
          <w:p w14:paraId="06C66522"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数据项</w:t>
            </w:r>
          </w:p>
        </w:tc>
        <w:tc>
          <w:tcPr>
            <w:tcW w:w="2613" w:type="dxa"/>
            <w:shd w:val="clear" w:color="auto" w:fill="FF0000"/>
          </w:tcPr>
          <w:p w14:paraId="04228526"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SQL</w:t>
            </w:r>
            <w:r w:rsidRPr="0064361B">
              <w:rPr>
                <w:strike/>
                <w:color w:val="FFFFFF" w:themeColor="background1"/>
              </w:rPr>
              <w:t xml:space="preserve"> field</w:t>
            </w:r>
          </w:p>
        </w:tc>
        <w:tc>
          <w:tcPr>
            <w:tcW w:w="3119" w:type="dxa"/>
            <w:shd w:val="clear" w:color="auto" w:fill="FF0000"/>
          </w:tcPr>
          <w:p w14:paraId="3B5AB455"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Type</w:t>
            </w:r>
          </w:p>
        </w:tc>
        <w:tc>
          <w:tcPr>
            <w:tcW w:w="1225" w:type="dxa"/>
            <w:shd w:val="clear" w:color="auto" w:fill="FF0000"/>
          </w:tcPr>
          <w:p w14:paraId="21C4FD31"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默认值</w:t>
            </w:r>
          </w:p>
        </w:tc>
        <w:tc>
          <w:tcPr>
            <w:tcW w:w="5528" w:type="dxa"/>
            <w:shd w:val="clear" w:color="auto" w:fill="FF0000"/>
          </w:tcPr>
          <w:p w14:paraId="1D321240"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说明</w:t>
            </w:r>
            <w:r w:rsidRPr="0064361B">
              <w:rPr>
                <w:rFonts w:hint="eastAsia"/>
                <w:strike/>
                <w:color w:val="FFFFFF" w:themeColor="background1"/>
              </w:rPr>
              <w:t>/</w:t>
            </w:r>
            <w:r w:rsidRPr="0064361B">
              <w:rPr>
                <w:rFonts w:hint="eastAsia"/>
                <w:strike/>
                <w:color w:val="FFFFFF" w:themeColor="background1"/>
              </w:rPr>
              <w:t>限制</w:t>
            </w:r>
            <w:r w:rsidRPr="0064361B">
              <w:rPr>
                <w:rFonts w:hint="eastAsia"/>
                <w:strike/>
                <w:color w:val="FFFFFF" w:themeColor="background1"/>
              </w:rPr>
              <w:t>/</w:t>
            </w:r>
            <w:r w:rsidRPr="0064361B">
              <w:rPr>
                <w:rFonts w:hint="eastAsia"/>
                <w:strike/>
                <w:color w:val="FFFFFF" w:themeColor="background1"/>
              </w:rPr>
              <w:t>规则</w:t>
            </w:r>
          </w:p>
        </w:tc>
      </w:tr>
      <w:tr w:rsidR="002E005C" w:rsidRPr="0064361B" w14:paraId="74695178" w14:textId="77777777" w:rsidTr="00BF3FFF">
        <w:trPr>
          <w:trHeight w:val="267"/>
        </w:trPr>
        <w:tc>
          <w:tcPr>
            <w:tcW w:w="2830" w:type="dxa"/>
          </w:tcPr>
          <w:p w14:paraId="156437E3" w14:textId="77777777" w:rsidR="002E005C" w:rsidRPr="0064361B" w:rsidRDefault="002E005C" w:rsidP="00BF3FFF">
            <w:pPr>
              <w:spacing w:line="240" w:lineRule="atLeast"/>
              <w:jc w:val="left"/>
              <w:rPr>
                <w:strike/>
              </w:rPr>
            </w:pPr>
            <w:r w:rsidRPr="0064361B">
              <w:rPr>
                <w:rFonts w:hint="eastAsia"/>
                <w:strike/>
              </w:rPr>
              <w:t>ID</w:t>
            </w:r>
          </w:p>
        </w:tc>
        <w:tc>
          <w:tcPr>
            <w:tcW w:w="2613" w:type="dxa"/>
          </w:tcPr>
          <w:p w14:paraId="40C0CA18" w14:textId="77777777" w:rsidR="002E005C" w:rsidRPr="0064361B" w:rsidRDefault="002E005C" w:rsidP="00BF3FFF">
            <w:pPr>
              <w:spacing w:line="240" w:lineRule="atLeast"/>
              <w:jc w:val="left"/>
              <w:rPr>
                <w:strike/>
              </w:rPr>
            </w:pPr>
            <w:r w:rsidRPr="0064361B">
              <w:rPr>
                <w:rFonts w:hint="eastAsia"/>
                <w:strike/>
              </w:rPr>
              <w:t>F_</w:t>
            </w:r>
            <w:r w:rsidRPr="0064361B">
              <w:rPr>
                <w:strike/>
              </w:rPr>
              <w:t>ID</w:t>
            </w:r>
          </w:p>
        </w:tc>
        <w:tc>
          <w:tcPr>
            <w:tcW w:w="3119" w:type="dxa"/>
          </w:tcPr>
          <w:p w14:paraId="3F15D143" w14:textId="77777777" w:rsidR="002E005C" w:rsidRPr="0064361B" w:rsidRDefault="002E005C" w:rsidP="00BF3FFF">
            <w:pPr>
              <w:spacing w:line="240" w:lineRule="atLeast"/>
              <w:jc w:val="left"/>
              <w:rPr>
                <w:strike/>
              </w:rPr>
            </w:pPr>
          </w:p>
        </w:tc>
        <w:tc>
          <w:tcPr>
            <w:tcW w:w="1225" w:type="dxa"/>
          </w:tcPr>
          <w:p w14:paraId="4309C950" w14:textId="77777777" w:rsidR="002E005C" w:rsidRPr="0064361B" w:rsidRDefault="002E005C" w:rsidP="00BF3FFF">
            <w:pPr>
              <w:spacing w:line="240" w:lineRule="atLeast"/>
              <w:jc w:val="left"/>
              <w:rPr>
                <w:strike/>
              </w:rPr>
            </w:pPr>
          </w:p>
        </w:tc>
        <w:tc>
          <w:tcPr>
            <w:tcW w:w="5528" w:type="dxa"/>
          </w:tcPr>
          <w:p w14:paraId="697CD0F6" w14:textId="77777777" w:rsidR="002E005C" w:rsidRPr="0064361B" w:rsidRDefault="002E005C" w:rsidP="00BF3FFF">
            <w:pPr>
              <w:spacing w:line="240" w:lineRule="atLeast"/>
              <w:jc w:val="left"/>
              <w:rPr>
                <w:strike/>
              </w:rPr>
            </w:pPr>
            <w:r w:rsidRPr="0064361B">
              <w:rPr>
                <w:rFonts w:hint="eastAsia"/>
                <w:strike/>
              </w:rPr>
              <w:t>会员在后台上创建的话，会生成这个</w:t>
            </w:r>
            <w:r w:rsidRPr="0064361B">
              <w:rPr>
                <w:rFonts w:hint="eastAsia"/>
                <w:strike/>
              </w:rPr>
              <w:t>ID</w:t>
            </w:r>
          </w:p>
        </w:tc>
      </w:tr>
      <w:tr w:rsidR="002E005C" w:rsidRPr="0064361B" w14:paraId="333AB8F4" w14:textId="77777777" w:rsidTr="00BF3FFF">
        <w:trPr>
          <w:trHeight w:val="267"/>
        </w:trPr>
        <w:tc>
          <w:tcPr>
            <w:tcW w:w="2830" w:type="dxa"/>
          </w:tcPr>
          <w:p w14:paraId="07675C36" w14:textId="77777777" w:rsidR="002E005C" w:rsidRPr="0064361B" w:rsidRDefault="002E005C" w:rsidP="00BF3FFF">
            <w:pPr>
              <w:spacing w:line="240" w:lineRule="atLeast"/>
              <w:jc w:val="left"/>
              <w:rPr>
                <w:strike/>
              </w:rPr>
            </w:pPr>
          </w:p>
        </w:tc>
        <w:tc>
          <w:tcPr>
            <w:tcW w:w="2613" w:type="dxa"/>
          </w:tcPr>
          <w:p w14:paraId="23494196" w14:textId="77777777" w:rsidR="002E005C" w:rsidRPr="0064361B" w:rsidRDefault="002E005C" w:rsidP="00BF3FFF">
            <w:pPr>
              <w:spacing w:line="240" w:lineRule="atLeast"/>
              <w:jc w:val="left"/>
              <w:rPr>
                <w:strike/>
              </w:rPr>
            </w:pPr>
            <w:r w:rsidRPr="0064361B">
              <w:rPr>
                <w:rFonts w:hint="eastAsia"/>
                <w:strike/>
              </w:rPr>
              <w:t>F</w:t>
            </w:r>
            <w:r w:rsidRPr="0064361B">
              <w:rPr>
                <w:strike/>
              </w:rPr>
              <w:t>_VipID</w:t>
            </w:r>
          </w:p>
        </w:tc>
        <w:tc>
          <w:tcPr>
            <w:tcW w:w="3119" w:type="dxa"/>
          </w:tcPr>
          <w:p w14:paraId="4C65D349" w14:textId="77777777" w:rsidR="002E005C" w:rsidRPr="0064361B" w:rsidRDefault="002E005C" w:rsidP="00BF3FFF">
            <w:pPr>
              <w:spacing w:line="240" w:lineRule="atLeast"/>
              <w:jc w:val="left"/>
              <w:rPr>
                <w:strike/>
              </w:rPr>
            </w:pPr>
            <w:r w:rsidRPr="0064361B">
              <w:rPr>
                <w:strike/>
              </w:rPr>
              <w:t>Int not null</w:t>
            </w:r>
          </w:p>
        </w:tc>
        <w:tc>
          <w:tcPr>
            <w:tcW w:w="1225" w:type="dxa"/>
          </w:tcPr>
          <w:p w14:paraId="79676F68" w14:textId="77777777" w:rsidR="002E005C" w:rsidRPr="0064361B" w:rsidRDefault="002E005C" w:rsidP="00BF3FFF">
            <w:pPr>
              <w:spacing w:line="240" w:lineRule="atLeast"/>
              <w:jc w:val="left"/>
              <w:rPr>
                <w:strike/>
              </w:rPr>
            </w:pPr>
          </w:p>
        </w:tc>
        <w:tc>
          <w:tcPr>
            <w:tcW w:w="5528" w:type="dxa"/>
          </w:tcPr>
          <w:p w14:paraId="1029EB76" w14:textId="77777777" w:rsidR="002E005C" w:rsidRPr="0064361B" w:rsidRDefault="002E005C" w:rsidP="00BF3FFF">
            <w:pPr>
              <w:spacing w:line="240" w:lineRule="atLeast"/>
              <w:jc w:val="left"/>
              <w:rPr>
                <w:strike/>
              </w:rPr>
            </w:pPr>
            <w:r w:rsidRPr="0064361B">
              <w:rPr>
                <w:rFonts w:hint="eastAsia"/>
                <w:strike/>
              </w:rPr>
              <w:t>主表</w:t>
            </w:r>
            <w:r w:rsidRPr="0064361B">
              <w:rPr>
                <w:rFonts w:hint="eastAsia"/>
                <w:strike/>
              </w:rPr>
              <w:t>ID</w:t>
            </w:r>
          </w:p>
        </w:tc>
      </w:tr>
      <w:tr w:rsidR="002E005C" w:rsidRPr="0064361B" w14:paraId="2697A8BF" w14:textId="77777777" w:rsidTr="00BF3FFF">
        <w:trPr>
          <w:trHeight w:val="267"/>
        </w:trPr>
        <w:tc>
          <w:tcPr>
            <w:tcW w:w="2830" w:type="dxa"/>
          </w:tcPr>
          <w:p w14:paraId="6ED62D1F" w14:textId="77777777" w:rsidR="002E005C" w:rsidRPr="0064361B" w:rsidRDefault="002E005C" w:rsidP="00BF3FFF">
            <w:pPr>
              <w:spacing w:line="240" w:lineRule="atLeast"/>
              <w:jc w:val="left"/>
              <w:rPr>
                <w:strike/>
              </w:rPr>
            </w:pPr>
            <w:r w:rsidRPr="0064361B">
              <w:rPr>
                <w:rFonts w:hint="eastAsia"/>
                <w:strike/>
              </w:rPr>
              <w:t>I</w:t>
            </w:r>
            <w:r w:rsidRPr="0064361B">
              <w:rPr>
                <w:strike/>
              </w:rPr>
              <w:t>CID</w:t>
            </w:r>
          </w:p>
        </w:tc>
        <w:tc>
          <w:tcPr>
            <w:tcW w:w="2613" w:type="dxa"/>
          </w:tcPr>
          <w:p w14:paraId="298DFF37" w14:textId="77777777" w:rsidR="002E005C" w:rsidRPr="0064361B" w:rsidRDefault="002E005C" w:rsidP="00BF3FFF">
            <w:pPr>
              <w:spacing w:line="240" w:lineRule="atLeast"/>
              <w:jc w:val="left"/>
              <w:rPr>
                <w:strike/>
              </w:rPr>
            </w:pPr>
            <w:r w:rsidRPr="0064361B">
              <w:rPr>
                <w:rFonts w:hint="eastAsia"/>
                <w:strike/>
              </w:rPr>
              <w:t>F</w:t>
            </w:r>
            <w:r w:rsidRPr="0064361B">
              <w:rPr>
                <w:strike/>
              </w:rPr>
              <w:t>_ICID</w:t>
            </w:r>
          </w:p>
        </w:tc>
        <w:tc>
          <w:tcPr>
            <w:tcW w:w="3119" w:type="dxa"/>
          </w:tcPr>
          <w:p w14:paraId="4784ABAF" w14:textId="77777777" w:rsidR="002E005C" w:rsidRPr="0064361B" w:rsidRDefault="002E005C" w:rsidP="00BF3FFF">
            <w:pPr>
              <w:spacing w:line="240" w:lineRule="atLeast"/>
              <w:jc w:val="left"/>
              <w:rPr>
                <w:strike/>
              </w:rPr>
            </w:pPr>
            <w:r w:rsidRPr="0064361B">
              <w:rPr>
                <w:rFonts w:hint="eastAsia"/>
                <w:strike/>
              </w:rPr>
              <w:t>NULL</w:t>
            </w:r>
            <w:r w:rsidRPr="0064361B">
              <w:rPr>
                <w:strike/>
              </w:rPr>
              <w:t>, Varchar(</w:t>
            </w:r>
            <w:r w:rsidRPr="0064361B">
              <w:rPr>
                <w:rFonts w:hint="eastAsia"/>
                <w:strike/>
              </w:rPr>
              <w:t>18</w:t>
            </w:r>
            <w:r w:rsidRPr="0064361B">
              <w:rPr>
                <w:strike/>
              </w:rPr>
              <w:t>)</w:t>
            </w:r>
          </w:p>
        </w:tc>
        <w:tc>
          <w:tcPr>
            <w:tcW w:w="1225" w:type="dxa"/>
          </w:tcPr>
          <w:p w14:paraId="47BB3616" w14:textId="77777777" w:rsidR="002E005C" w:rsidRPr="0064361B" w:rsidRDefault="002E005C" w:rsidP="00BF3FFF">
            <w:pPr>
              <w:spacing w:line="240" w:lineRule="atLeast"/>
              <w:jc w:val="left"/>
              <w:rPr>
                <w:strike/>
              </w:rPr>
            </w:pPr>
          </w:p>
        </w:tc>
        <w:tc>
          <w:tcPr>
            <w:tcW w:w="5528" w:type="dxa"/>
          </w:tcPr>
          <w:p w14:paraId="7416B7D7"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14BD6AFF" w14:textId="77777777" w:rsidTr="00BF3FFF">
        <w:trPr>
          <w:trHeight w:val="267"/>
        </w:trPr>
        <w:tc>
          <w:tcPr>
            <w:tcW w:w="2830" w:type="dxa"/>
          </w:tcPr>
          <w:p w14:paraId="233161C2" w14:textId="77777777" w:rsidR="002E005C" w:rsidRPr="0064361B" w:rsidRDefault="002E005C" w:rsidP="00BF3FFF">
            <w:pPr>
              <w:spacing w:line="240" w:lineRule="atLeast"/>
              <w:jc w:val="left"/>
              <w:rPr>
                <w:strike/>
              </w:rPr>
            </w:pPr>
            <w:r w:rsidRPr="0064361B">
              <w:rPr>
                <w:rFonts w:hint="eastAsia"/>
                <w:strike/>
              </w:rPr>
              <w:t>手机</w:t>
            </w:r>
          </w:p>
        </w:tc>
        <w:tc>
          <w:tcPr>
            <w:tcW w:w="2613" w:type="dxa"/>
          </w:tcPr>
          <w:p w14:paraId="3880160F" w14:textId="77777777" w:rsidR="002E005C" w:rsidRPr="0064361B" w:rsidRDefault="002E005C" w:rsidP="00BF3FFF">
            <w:pPr>
              <w:spacing w:line="240" w:lineRule="atLeast"/>
              <w:jc w:val="left"/>
              <w:rPr>
                <w:strike/>
              </w:rPr>
            </w:pPr>
            <w:r w:rsidRPr="0064361B">
              <w:rPr>
                <w:rFonts w:hint="eastAsia"/>
                <w:strike/>
              </w:rPr>
              <w:t>F_</w:t>
            </w:r>
            <w:r w:rsidRPr="0064361B">
              <w:rPr>
                <w:strike/>
              </w:rPr>
              <w:t>Mobile</w:t>
            </w:r>
          </w:p>
        </w:tc>
        <w:tc>
          <w:tcPr>
            <w:tcW w:w="3119" w:type="dxa"/>
          </w:tcPr>
          <w:p w14:paraId="24DB1B56" w14:textId="77777777" w:rsidR="002E005C" w:rsidRPr="0064361B" w:rsidRDefault="002E005C" w:rsidP="00BF3FFF">
            <w:pPr>
              <w:spacing w:line="240" w:lineRule="atLeast"/>
              <w:jc w:val="left"/>
              <w:rPr>
                <w:strike/>
              </w:rPr>
            </w:pPr>
            <w:r w:rsidRPr="0064361B">
              <w:rPr>
                <w:rFonts w:hint="eastAsia"/>
                <w:strike/>
              </w:rPr>
              <w:t>NULL</w:t>
            </w:r>
            <w:r w:rsidRPr="0064361B">
              <w:rPr>
                <w:strike/>
              </w:rPr>
              <w:t>, Varchar(11)</w:t>
            </w:r>
          </w:p>
        </w:tc>
        <w:tc>
          <w:tcPr>
            <w:tcW w:w="1225" w:type="dxa"/>
          </w:tcPr>
          <w:p w14:paraId="04B47C93" w14:textId="77777777" w:rsidR="002E005C" w:rsidRPr="0064361B" w:rsidRDefault="002E005C" w:rsidP="00BF3FFF">
            <w:pPr>
              <w:spacing w:line="240" w:lineRule="atLeast"/>
              <w:jc w:val="left"/>
              <w:rPr>
                <w:strike/>
              </w:rPr>
            </w:pPr>
            <w:r w:rsidRPr="0064361B">
              <w:rPr>
                <w:rFonts w:hint="eastAsia"/>
                <w:strike/>
              </w:rPr>
              <w:t>N</w:t>
            </w:r>
            <w:r w:rsidRPr="0064361B">
              <w:rPr>
                <w:strike/>
              </w:rPr>
              <w:t>ULL</w:t>
            </w:r>
          </w:p>
        </w:tc>
        <w:tc>
          <w:tcPr>
            <w:tcW w:w="5528" w:type="dxa"/>
          </w:tcPr>
          <w:p w14:paraId="1B1BCE13"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44F7C57B" w14:textId="77777777" w:rsidTr="00BF3FFF">
        <w:trPr>
          <w:trHeight w:val="267"/>
        </w:trPr>
        <w:tc>
          <w:tcPr>
            <w:tcW w:w="2830" w:type="dxa"/>
          </w:tcPr>
          <w:p w14:paraId="41BE860A" w14:textId="77777777" w:rsidR="002E005C" w:rsidRPr="0064361B" w:rsidRDefault="002E005C" w:rsidP="00BF3FFF">
            <w:pPr>
              <w:spacing w:line="240" w:lineRule="atLeast"/>
              <w:jc w:val="left"/>
              <w:rPr>
                <w:strike/>
              </w:rPr>
            </w:pPr>
            <w:r w:rsidRPr="0064361B">
              <w:rPr>
                <w:rFonts w:hint="eastAsia"/>
                <w:strike/>
              </w:rPr>
              <w:t>微信号</w:t>
            </w:r>
          </w:p>
        </w:tc>
        <w:tc>
          <w:tcPr>
            <w:tcW w:w="2613" w:type="dxa"/>
          </w:tcPr>
          <w:p w14:paraId="4528F976" w14:textId="77777777" w:rsidR="002E005C" w:rsidRPr="0064361B" w:rsidRDefault="002E005C" w:rsidP="00BF3FFF">
            <w:pPr>
              <w:spacing w:line="240" w:lineRule="atLeast"/>
              <w:jc w:val="left"/>
              <w:rPr>
                <w:strike/>
              </w:rPr>
            </w:pPr>
            <w:r w:rsidRPr="0064361B">
              <w:rPr>
                <w:rFonts w:hint="eastAsia"/>
                <w:strike/>
              </w:rPr>
              <w:t>F</w:t>
            </w:r>
            <w:r w:rsidRPr="0064361B">
              <w:rPr>
                <w:strike/>
              </w:rPr>
              <w:t>_Wechat</w:t>
            </w:r>
          </w:p>
        </w:tc>
        <w:tc>
          <w:tcPr>
            <w:tcW w:w="3119" w:type="dxa"/>
          </w:tcPr>
          <w:p w14:paraId="4FF6F6D0" w14:textId="77777777" w:rsidR="002E005C" w:rsidRPr="0064361B" w:rsidRDefault="002E005C" w:rsidP="00BF3FFF">
            <w:pPr>
              <w:spacing w:line="240" w:lineRule="atLeast"/>
              <w:jc w:val="left"/>
              <w:rPr>
                <w:strike/>
              </w:rPr>
            </w:pPr>
            <w:r w:rsidRPr="0064361B">
              <w:rPr>
                <w:rFonts w:hint="eastAsia"/>
                <w:strike/>
              </w:rPr>
              <w:t>NULL</w:t>
            </w:r>
            <w:r w:rsidRPr="0064361B">
              <w:rPr>
                <w:strike/>
              </w:rPr>
              <w:t>, Varchar(</w:t>
            </w:r>
            <w:r w:rsidRPr="0064361B">
              <w:rPr>
                <w:rFonts w:hint="eastAsia"/>
                <w:strike/>
              </w:rPr>
              <w:t>20</w:t>
            </w:r>
            <w:r w:rsidRPr="0064361B">
              <w:rPr>
                <w:strike/>
              </w:rPr>
              <w:t>)</w:t>
            </w:r>
          </w:p>
        </w:tc>
        <w:tc>
          <w:tcPr>
            <w:tcW w:w="1225" w:type="dxa"/>
          </w:tcPr>
          <w:p w14:paraId="50676653" w14:textId="77777777" w:rsidR="002E005C" w:rsidRPr="0064361B" w:rsidRDefault="002E005C" w:rsidP="00BF3FFF">
            <w:pPr>
              <w:spacing w:line="240" w:lineRule="atLeast"/>
              <w:jc w:val="left"/>
              <w:rPr>
                <w:strike/>
              </w:rPr>
            </w:pPr>
          </w:p>
        </w:tc>
        <w:tc>
          <w:tcPr>
            <w:tcW w:w="5528" w:type="dxa"/>
          </w:tcPr>
          <w:p w14:paraId="29CD530C"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7F839289" w14:textId="77777777" w:rsidTr="00BF3FFF">
        <w:trPr>
          <w:trHeight w:val="267"/>
        </w:trPr>
        <w:tc>
          <w:tcPr>
            <w:tcW w:w="2830" w:type="dxa"/>
          </w:tcPr>
          <w:p w14:paraId="705FDC84" w14:textId="77777777" w:rsidR="002E005C" w:rsidRPr="0064361B" w:rsidRDefault="002E005C" w:rsidP="00BF3FFF">
            <w:pPr>
              <w:spacing w:line="240" w:lineRule="atLeast"/>
              <w:jc w:val="left"/>
              <w:rPr>
                <w:strike/>
              </w:rPr>
            </w:pPr>
            <w:r w:rsidRPr="0064361B">
              <w:rPr>
                <w:rFonts w:hint="eastAsia"/>
                <w:strike/>
              </w:rPr>
              <w:t>Q</w:t>
            </w:r>
            <w:r w:rsidRPr="0064361B">
              <w:rPr>
                <w:strike/>
              </w:rPr>
              <w:t>Q</w:t>
            </w:r>
          </w:p>
        </w:tc>
        <w:tc>
          <w:tcPr>
            <w:tcW w:w="2613" w:type="dxa"/>
          </w:tcPr>
          <w:p w14:paraId="289BB62E" w14:textId="77777777" w:rsidR="002E005C" w:rsidRPr="0064361B" w:rsidRDefault="002E005C" w:rsidP="00BF3FFF">
            <w:pPr>
              <w:spacing w:line="240" w:lineRule="atLeast"/>
              <w:jc w:val="left"/>
              <w:rPr>
                <w:strike/>
              </w:rPr>
            </w:pPr>
            <w:r w:rsidRPr="0064361B">
              <w:rPr>
                <w:rFonts w:hint="eastAsia"/>
                <w:strike/>
              </w:rPr>
              <w:t>F</w:t>
            </w:r>
            <w:r w:rsidRPr="0064361B">
              <w:rPr>
                <w:strike/>
              </w:rPr>
              <w:t>_QQ</w:t>
            </w:r>
          </w:p>
        </w:tc>
        <w:tc>
          <w:tcPr>
            <w:tcW w:w="3119" w:type="dxa"/>
          </w:tcPr>
          <w:p w14:paraId="78A8D0DC" w14:textId="77777777" w:rsidR="002E005C" w:rsidRPr="0064361B" w:rsidRDefault="002E005C" w:rsidP="00BF3FFF">
            <w:pPr>
              <w:spacing w:line="240" w:lineRule="atLeast"/>
              <w:jc w:val="left"/>
              <w:rPr>
                <w:strike/>
              </w:rPr>
            </w:pPr>
            <w:r w:rsidRPr="0064361B">
              <w:rPr>
                <w:rFonts w:hint="eastAsia"/>
                <w:strike/>
              </w:rPr>
              <w:t>NULL</w:t>
            </w:r>
            <w:r w:rsidRPr="0064361B">
              <w:rPr>
                <w:strike/>
              </w:rPr>
              <w:t>, Varchar(1</w:t>
            </w:r>
            <w:r w:rsidRPr="0064361B">
              <w:rPr>
                <w:rFonts w:hint="eastAsia"/>
                <w:strike/>
              </w:rPr>
              <w:t>2</w:t>
            </w:r>
            <w:r w:rsidRPr="0064361B">
              <w:rPr>
                <w:strike/>
              </w:rPr>
              <w:t>)</w:t>
            </w:r>
          </w:p>
        </w:tc>
        <w:tc>
          <w:tcPr>
            <w:tcW w:w="1225" w:type="dxa"/>
          </w:tcPr>
          <w:p w14:paraId="7F617311" w14:textId="77777777" w:rsidR="002E005C" w:rsidRPr="0064361B" w:rsidRDefault="002E005C" w:rsidP="00BF3FFF">
            <w:pPr>
              <w:spacing w:line="240" w:lineRule="atLeast"/>
              <w:jc w:val="left"/>
              <w:rPr>
                <w:strike/>
              </w:rPr>
            </w:pPr>
          </w:p>
        </w:tc>
        <w:tc>
          <w:tcPr>
            <w:tcW w:w="5528" w:type="dxa"/>
          </w:tcPr>
          <w:p w14:paraId="588849C9" w14:textId="77777777" w:rsidR="002E005C" w:rsidRPr="0064361B" w:rsidRDefault="002E005C" w:rsidP="00BF3FFF">
            <w:pPr>
              <w:spacing w:line="240" w:lineRule="atLeast"/>
              <w:jc w:val="left"/>
              <w:rPr>
                <w:strike/>
              </w:rPr>
            </w:pPr>
            <w:r w:rsidRPr="0064361B">
              <w:rPr>
                <w:rFonts w:hint="eastAsia"/>
                <w:strike/>
              </w:rPr>
              <w:t>字段惟一</w:t>
            </w:r>
          </w:p>
        </w:tc>
      </w:tr>
      <w:tr w:rsidR="002E005C" w:rsidRPr="0064361B" w14:paraId="6C263C60" w14:textId="77777777" w:rsidTr="00BF3FFF">
        <w:trPr>
          <w:trHeight w:val="267"/>
        </w:trPr>
        <w:tc>
          <w:tcPr>
            <w:tcW w:w="2830" w:type="dxa"/>
          </w:tcPr>
          <w:p w14:paraId="75998EE6" w14:textId="77777777" w:rsidR="002E005C" w:rsidRPr="0064361B" w:rsidRDefault="002E005C" w:rsidP="00BF3FFF">
            <w:pPr>
              <w:spacing w:line="240" w:lineRule="atLeast"/>
              <w:jc w:val="left"/>
              <w:rPr>
                <w:strike/>
              </w:rPr>
            </w:pPr>
            <w:r w:rsidRPr="0064361B">
              <w:rPr>
                <w:rFonts w:hint="eastAsia"/>
                <w:strike/>
              </w:rPr>
              <w:t>Name</w:t>
            </w:r>
          </w:p>
        </w:tc>
        <w:tc>
          <w:tcPr>
            <w:tcW w:w="2613" w:type="dxa"/>
          </w:tcPr>
          <w:p w14:paraId="1F0BF495" w14:textId="77777777" w:rsidR="002E005C" w:rsidRPr="0064361B" w:rsidRDefault="002E005C" w:rsidP="00BF3FFF">
            <w:pPr>
              <w:spacing w:line="240" w:lineRule="atLeast"/>
              <w:jc w:val="left"/>
              <w:rPr>
                <w:strike/>
              </w:rPr>
            </w:pPr>
            <w:r w:rsidRPr="0064361B">
              <w:rPr>
                <w:rFonts w:hint="eastAsia"/>
                <w:strike/>
              </w:rPr>
              <w:t>F</w:t>
            </w:r>
            <w:r w:rsidRPr="0064361B">
              <w:rPr>
                <w:strike/>
              </w:rPr>
              <w:t>_Name</w:t>
            </w:r>
          </w:p>
        </w:tc>
        <w:tc>
          <w:tcPr>
            <w:tcW w:w="3119" w:type="dxa"/>
          </w:tcPr>
          <w:p w14:paraId="28B2C8AE" w14:textId="77777777" w:rsidR="002E005C" w:rsidRPr="0064361B" w:rsidRDefault="002E005C" w:rsidP="00BF3FFF">
            <w:pPr>
              <w:spacing w:line="240" w:lineRule="atLeast"/>
              <w:jc w:val="left"/>
              <w:rPr>
                <w:strike/>
              </w:rPr>
            </w:pPr>
            <w:r w:rsidRPr="0064361B">
              <w:rPr>
                <w:rFonts w:hint="eastAsia"/>
                <w:strike/>
                <w:highlight w:val="yellow"/>
              </w:rPr>
              <w:t>中英文，</w:t>
            </w:r>
            <w:r w:rsidRPr="0064361B">
              <w:rPr>
                <w:rFonts w:hint="eastAsia"/>
                <w:strike/>
                <w:highlight w:val="yellow"/>
              </w:rPr>
              <w:t>(</w:t>
            </w:r>
            <w:r w:rsidRPr="0064361B">
              <w:rPr>
                <w:strike/>
                <w:highlight w:val="yellow"/>
              </w:rPr>
              <w:t>0, 12]</w:t>
            </w:r>
            <w:r w:rsidRPr="0064361B">
              <w:rPr>
                <w:rFonts w:hint="eastAsia"/>
                <w:strike/>
                <w:highlight w:val="yellow"/>
              </w:rPr>
              <w:t>字符。</w:t>
            </w:r>
            <w:r w:rsidRPr="0064361B">
              <w:rPr>
                <w:strike/>
                <w:highlight w:val="yellow"/>
              </w:rPr>
              <w:t>Varchar(12), NOT NULL</w:t>
            </w:r>
          </w:p>
        </w:tc>
        <w:tc>
          <w:tcPr>
            <w:tcW w:w="1225" w:type="dxa"/>
          </w:tcPr>
          <w:p w14:paraId="6DC978CD" w14:textId="77777777" w:rsidR="002E005C" w:rsidRPr="0064361B" w:rsidRDefault="002E005C" w:rsidP="00BF3FFF">
            <w:pPr>
              <w:spacing w:line="240" w:lineRule="atLeast"/>
              <w:jc w:val="left"/>
              <w:rPr>
                <w:strike/>
              </w:rPr>
            </w:pPr>
          </w:p>
        </w:tc>
        <w:tc>
          <w:tcPr>
            <w:tcW w:w="5528" w:type="dxa"/>
          </w:tcPr>
          <w:p w14:paraId="652C3626" w14:textId="77777777" w:rsidR="002E005C" w:rsidRPr="0064361B" w:rsidRDefault="002E005C" w:rsidP="00BF3FFF">
            <w:pPr>
              <w:spacing w:line="240" w:lineRule="atLeast"/>
              <w:jc w:val="left"/>
              <w:rPr>
                <w:strike/>
              </w:rPr>
            </w:pPr>
          </w:p>
        </w:tc>
      </w:tr>
      <w:tr w:rsidR="002E005C" w:rsidRPr="0064361B" w14:paraId="0E5FCFFA" w14:textId="77777777" w:rsidTr="00BF3FFF">
        <w:trPr>
          <w:trHeight w:val="267"/>
        </w:trPr>
        <w:tc>
          <w:tcPr>
            <w:tcW w:w="2830" w:type="dxa"/>
          </w:tcPr>
          <w:p w14:paraId="11E71049" w14:textId="77777777" w:rsidR="002E005C" w:rsidRPr="0064361B" w:rsidRDefault="002E005C" w:rsidP="00BF3FFF">
            <w:pPr>
              <w:spacing w:line="240" w:lineRule="atLeast"/>
              <w:jc w:val="left"/>
              <w:rPr>
                <w:strike/>
              </w:rPr>
            </w:pPr>
            <w:r w:rsidRPr="0064361B">
              <w:rPr>
                <w:rFonts w:hint="eastAsia"/>
                <w:strike/>
              </w:rPr>
              <w:t>生日</w:t>
            </w:r>
          </w:p>
        </w:tc>
        <w:tc>
          <w:tcPr>
            <w:tcW w:w="2613" w:type="dxa"/>
          </w:tcPr>
          <w:p w14:paraId="68687917" w14:textId="77777777" w:rsidR="002E005C" w:rsidRPr="0064361B" w:rsidRDefault="002E005C" w:rsidP="00BF3FFF">
            <w:pPr>
              <w:spacing w:line="240" w:lineRule="atLeast"/>
              <w:jc w:val="left"/>
              <w:rPr>
                <w:strike/>
              </w:rPr>
            </w:pPr>
            <w:r w:rsidRPr="0064361B">
              <w:rPr>
                <w:rFonts w:hint="eastAsia"/>
                <w:strike/>
              </w:rPr>
              <w:t>F</w:t>
            </w:r>
            <w:r w:rsidRPr="0064361B">
              <w:rPr>
                <w:strike/>
              </w:rPr>
              <w:t>_Birthday</w:t>
            </w:r>
          </w:p>
        </w:tc>
        <w:tc>
          <w:tcPr>
            <w:tcW w:w="3119" w:type="dxa"/>
          </w:tcPr>
          <w:p w14:paraId="0AFA4685" w14:textId="77777777" w:rsidR="002E005C" w:rsidRPr="0064361B" w:rsidRDefault="002E005C" w:rsidP="00BF3FFF">
            <w:pPr>
              <w:spacing w:line="240" w:lineRule="atLeast"/>
              <w:jc w:val="left"/>
              <w:rPr>
                <w:strike/>
              </w:rPr>
            </w:pPr>
          </w:p>
        </w:tc>
        <w:tc>
          <w:tcPr>
            <w:tcW w:w="1225" w:type="dxa"/>
          </w:tcPr>
          <w:p w14:paraId="3E7003A7" w14:textId="77777777" w:rsidR="002E005C" w:rsidRPr="0064361B" w:rsidRDefault="002E005C" w:rsidP="00BF3FFF">
            <w:pPr>
              <w:spacing w:line="240" w:lineRule="atLeast"/>
              <w:jc w:val="left"/>
              <w:rPr>
                <w:strike/>
              </w:rPr>
            </w:pPr>
          </w:p>
        </w:tc>
        <w:tc>
          <w:tcPr>
            <w:tcW w:w="5528" w:type="dxa"/>
          </w:tcPr>
          <w:p w14:paraId="6A49055E" w14:textId="77777777" w:rsidR="002E005C" w:rsidRPr="0064361B" w:rsidRDefault="002E005C" w:rsidP="00BF3FFF">
            <w:pPr>
              <w:spacing w:line="240" w:lineRule="atLeast"/>
              <w:jc w:val="left"/>
              <w:rPr>
                <w:strike/>
              </w:rPr>
            </w:pPr>
          </w:p>
        </w:tc>
      </w:tr>
      <w:tr w:rsidR="002E005C" w:rsidRPr="0064361B" w14:paraId="67A46FB6" w14:textId="77777777" w:rsidTr="00BF3FFF">
        <w:trPr>
          <w:trHeight w:val="267"/>
        </w:trPr>
        <w:tc>
          <w:tcPr>
            <w:tcW w:w="2830" w:type="dxa"/>
          </w:tcPr>
          <w:p w14:paraId="0CBA61B8" w14:textId="77777777" w:rsidR="002E005C" w:rsidRPr="0064361B" w:rsidRDefault="002E005C" w:rsidP="00BF3FFF">
            <w:pPr>
              <w:spacing w:line="240" w:lineRule="atLeast"/>
              <w:jc w:val="left"/>
              <w:rPr>
                <w:strike/>
              </w:rPr>
            </w:pPr>
            <w:r w:rsidRPr="0064361B">
              <w:rPr>
                <w:rFonts w:hint="eastAsia"/>
                <w:strike/>
              </w:rPr>
              <w:t>创建时间</w:t>
            </w:r>
          </w:p>
        </w:tc>
        <w:tc>
          <w:tcPr>
            <w:tcW w:w="2613" w:type="dxa"/>
          </w:tcPr>
          <w:p w14:paraId="654396A6" w14:textId="77777777" w:rsidR="002E005C" w:rsidRPr="0064361B" w:rsidRDefault="002E005C" w:rsidP="00BF3FFF">
            <w:pPr>
              <w:spacing w:line="240" w:lineRule="atLeast"/>
              <w:jc w:val="left"/>
              <w:rPr>
                <w:strike/>
              </w:rPr>
            </w:pPr>
            <w:r w:rsidRPr="0064361B">
              <w:rPr>
                <w:strike/>
              </w:rPr>
              <w:t>F_CreateDatetime</w:t>
            </w:r>
          </w:p>
        </w:tc>
        <w:tc>
          <w:tcPr>
            <w:tcW w:w="3119" w:type="dxa"/>
          </w:tcPr>
          <w:p w14:paraId="6CF75118" w14:textId="77777777" w:rsidR="002E005C" w:rsidRPr="0064361B" w:rsidRDefault="002E005C" w:rsidP="00BF3FFF">
            <w:pPr>
              <w:spacing w:line="240" w:lineRule="atLeast"/>
              <w:jc w:val="left"/>
              <w:rPr>
                <w:strike/>
              </w:rPr>
            </w:pPr>
            <w:r w:rsidRPr="0064361B">
              <w:rPr>
                <w:strike/>
              </w:rPr>
              <w:t>DATETIME NOT NULL DEFAULT now()</w:t>
            </w:r>
          </w:p>
        </w:tc>
        <w:tc>
          <w:tcPr>
            <w:tcW w:w="1225" w:type="dxa"/>
          </w:tcPr>
          <w:p w14:paraId="66EEEA0C" w14:textId="77777777" w:rsidR="002E005C" w:rsidRPr="0064361B" w:rsidRDefault="002E005C" w:rsidP="00BF3FFF">
            <w:pPr>
              <w:spacing w:line="240" w:lineRule="atLeast"/>
              <w:jc w:val="left"/>
              <w:rPr>
                <w:strike/>
              </w:rPr>
            </w:pPr>
          </w:p>
        </w:tc>
        <w:tc>
          <w:tcPr>
            <w:tcW w:w="5528" w:type="dxa"/>
          </w:tcPr>
          <w:p w14:paraId="7695B096" w14:textId="77777777" w:rsidR="002E005C" w:rsidRPr="0064361B" w:rsidRDefault="002E005C" w:rsidP="00BF3FFF">
            <w:pPr>
              <w:spacing w:line="240" w:lineRule="atLeast"/>
              <w:jc w:val="left"/>
              <w:rPr>
                <w:strike/>
              </w:rPr>
            </w:pPr>
          </w:p>
        </w:tc>
      </w:tr>
      <w:tr w:rsidR="002E005C" w:rsidRPr="0064361B" w14:paraId="6F46E3CA" w14:textId="77777777" w:rsidTr="00BF3FFF">
        <w:trPr>
          <w:trHeight w:val="267"/>
        </w:trPr>
        <w:tc>
          <w:tcPr>
            <w:tcW w:w="2830" w:type="dxa"/>
          </w:tcPr>
          <w:p w14:paraId="2A5E97D3" w14:textId="77777777" w:rsidR="002E005C" w:rsidRPr="0064361B" w:rsidRDefault="002E005C" w:rsidP="00BF3FFF">
            <w:pPr>
              <w:spacing w:line="240" w:lineRule="atLeast"/>
              <w:jc w:val="left"/>
              <w:rPr>
                <w:strike/>
              </w:rPr>
            </w:pPr>
            <w:r w:rsidRPr="0064361B">
              <w:rPr>
                <w:rFonts w:hint="eastAsia"/>
                <w:strike/>
              </w:rPr>
              <w:t>修改时间</w:t>
            </w:r>
          </w:p>
        </w:tc>
        <w:tc>
          <w:tcPr>
            <w:tcW w:w="2613" w:type="dxa"/>
          </w:tcPr>
          <w:p w14:paraId="09F3330D" w14:textId="77777777" w:rsidR="002E005C" w:rsidRPr="0064361B" w:rsidRDefault="002E005C" w:rsidP="00BF3FFF">
            <w:pPr>
              <w:spacing w:line="240" w:lineRule="atLeast"/>
              <w:jc w:val="left"/>
              <w:rPr>
                <w:strike/>
              </w:rPr>
            </w:pPr>
            <w:r w:rsidRPr="0064361B">
              <w:rPr>
                <w:strike/>
              </w:rPr>
              <w:t>F_UpdateDatetime</w:t>
            </w:r>
          </w:p>
        </w:tc>
        <w:tc>
          <w:tcPr>
            <w:tcW w:w="3119" w:type="dxa"/>
          </w:tcPr>
          <w:p w14:paraId="51FA3271" w14:textId="77777777" w:rsidR="002E005C" w:rsidRPr="0064361B" w:rsidRDefault="002E005C" w:rsidP="00BF3FFF">
            <w:pPr>
              <w:spacing w:line="240" w:lineRule="atLeast"/>
              <w:jc w:val="left"/>
              <w:rPr>
                <w:strike/>
              </w:rPr>
            </w:pPr>
            <w:r w:rsidRPr="0064361B">
              <w:rPr>
                <w:strike/>
              </w:rPr>
              <w:t>DATETIME NOT NULL DEFAULT now()</w:t>
            </w:r>
          </w:p>
        </w:tc>
        <w:tc>
          <w:tcPr>
            <w:tcW w:w="1225" w:type="dxa"/>
          </w:tcPr>
          <w:p w14:paraId="066E0626" w14:textId="77777777" w:rsidR="002E005C" w:rsidRPr="0064361B" w:rsidRDefault="002E005C" w:rsidP="00BF3FFF">
            <w:pPr>
              <w:spacing w:line="240" w:lineRule="atLeast"/>
              <w:jc w:val="left"/>
              <w:rPr>
                <w:strike/>
              </w:rPr>
            </w:pPr>
          </w:p>
        </w:tc>
        <w:tc>
          <w:tcPr>
            <w:tcW w:w="5528" w:type="dxa"/>
          </w:tcPr>
          <w:p w14:paraId="45EEA543" w14:textId="77777777" w:rsidR="002E005C" w:rsidRPr="0064361B" w:rsidRDefault="002E005C" w:rsidP="00BF3FFF">
            <w:pPr>
              <w:spacing w:line="240" w:lineRule="atLeast"/>
              <w:jc w:val="left"/>
              <w:rPr>
                <w:strike/>
              </w:rPr>
            </w:pPr>
          </w:p>
        </w:tc>
      </w:tr>
    </w:tbl>
    <w:p w14:paraId="0D9D9E2B" w14:textId="77777777" w:rsidR="002E005C" w:rsidRDefault="002E005C" w:rsidP="002E005C"/>
    <w:p w14:paraId="72C98CBE" w14:textId="77777777" w:rsidR="002E005C" w:rsidRPr="00A22FD0" w:rsidRDefault="002E005C" w:rsidP="002E005C"/>
    <w:p w14:paraId="5ECD1386" w14:textId="2619EABF" w:rsidR="002E005C" w:rsidRPr="007B17D9" w:rsidRDefault="002E005C" w:rsidP="002E005C">
      <w:pPr>
        <w:pStyle w:val="4"/>
        <w:spacing w:line="240" w:lineRule="atLeast"/>
        <w:jc w:val="left"/>
        <w:rPr>
          <w:strike/>
        </w:rPr>
      </w:pPr>
      <w:r w:rsidRPr="007B17D9">
        <w:rPr>
          <w:rFonts w:hint="eastAsia"/>
          <w:strike/>
        </w:rPr>
        <w:t>会员类别变更表</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512FA751" w14:textId="77777777" w:rsidTr="00BF3FFF">
        <w:trPr>
          <w:trHeight w:val="255"/>
        </w:trPr>
        <w:tc>
          <w:tcPr>
            <w:tcW w:w="1836" w:type="dxa"/>
            <w:shd w:val="clear" w:color="auto" w:fill="FF0000"/>
          </w:tcPr>
          <w:p w14:paraId="7C72E0E8" w14:textId="77777777" w:rsidR="002E005C" w:rsidRDefault="002E005C" w:rsidP="00BF3FFF">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5E2B0D54" w14:textId="77777777" w:rsidR="002E005C" w:rsidRDefault="002E005C" w:rsidP="00BF3FFF">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34AB42D5" w14:textId="77777777" w:rsidR="002E005C" w:rsidRDefault="002E005C" w:rsidP="00BF3FFF">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92FADC3" w14:textId="77777777" w:rsidR="002E005C" w:rsidRDefault="002E005C" w:rsidP="00BF3FFF">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2529D727" w14:textId="77777777" w:rsidR="002E005C" w:rsidRDefault="002E005C" w:rsidP="00BF3FFF">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2E005C" w14:paraId="34541FD3" w14:textId="77777777" w:rsidTr="00BF3FFF">
        <w:trPr>
          <w:trHeight w:val="267"/>
        </w:trPr>
        <w:tc>
          <w:tcPr>
            <w:tcW w:w="1836" w:type="dxa"/>
          </w:tcPr>
          <w:p w14:paraId="2C32B873" w14:textId="77777777" w:rsidR="002E005C" w:rsidRDefault="002E005C" w:rsidP="00BF3FFF">
            <w:pPr>
              <w:spacing w:line="240" w:lineRule="atLeast"/>
              <w:jc w:val="left"/>
            </w:pPr>
            <w:r>
              <w:rPr>
                <w:rFonts w:hint="eastAsia"/>
              </w:rPr>
              <w:t>会员</w:t>
            </w:r>
            <w:r>
              <w:rPr>
                <w:rFonts w:hint="eastAsia"/>
              </w:rPr>
              <w:t>ID</w:t>
            </w:r>
          </w:p>
        </w:tc>
        <w:tc>
          <w:tcPr>
            <w:tcW w:w="2218" w:type="dxa"/>
          </w:tcPr>
          <w:p w14:paraId="30DAEE71" w14:textId="77777777" w:rsidR="002E005C" w:rsidRDefault="002E005C" w:rsidP="00BF3FFF">
            <w:pPr>
              <w:spacing w:line="240" w:lineRule="atLeast"/>
              <w:jc w:val="left"/>
            </w:pPr>
            <w:r>
              <w:rPr>
                <w:rFonts w:hint="eastAsia"/>
              </w:rPr>
              <w:t>F_</w:t>
            </w:r>
            <w:r>
              <w:t>ID</w:t>
            </w:r>
          </w:p>
        </w:tc>
        <w:tc>
          <w:tcPr>
            <w:tcW w:w="2218" w:type="dxa"/>
          </w:tcPr>
          <w:p w14:paraId="59FA36A5" w14:textId="77777777" w:rsidR="002E005C" w:rsidRDefault="002E005C" w:rsidP="00BF3FFF">
            <w:pPr>
              <w:spacing w:line="240" w:lineRule="atLeast"/>
              <w:jc w:val="left"/>
            </w:pPr>
          </w:p>
        </w:tc>
        <w:tc>
          <w:tcPr>
            <w:tcW w:w="1177" w:type="dxa"/>
          </w:tcPr>
          <w:p w14:paraId="6F0F50B9" w14:textId="77777777" w:rsidR="002E005C" w:rsidRDefault="002E005C" w:rsidP="00BF3FFF">
            <w:pPr>
              <w:spacing w:line="240" w:lineRule="atLeast"/>
              <w:jc w:val="left"/>
            </w:pPr>
          </w:p>
        </w:tc>
        <w:tc>
          <w:tcPr>
            <w:tcW w:w="3781" w:type="dxa"/>
          </w:tcPr>
          <w:p w14:paraId="3998C1EB" w14:textId="77777777" w:rsidR="002E005C" w:rsidRDefault="002E005C" w:rsidP="00BF3FFF">
            <w:pPr>
              <w:spacing w:line="240" w:lineRule="atLeast"/>
              <w:jc w:val="left"/>
            </w:pPr>
          </w:p>
        </w:tc>
      </w:tr>
      <w:tr w:rsidR="002E005C" w14:paraId="68154DDC" w14:textId="77777777" w:rsidTr="00BF3FFF">
        <w:trPr>
          <w:trHeight w:val="267"/>
        </w:trPr>
        <w:tc>
          <w:tcPr>
            <w:tcW w:w="1836" w:type="dxa"/>
          </w:tcPr>
          <w:p w14:paraId="1A55B81F" w14:textId="77777777" w:rsidR="002E005C" w:rsidRDefault="002E005C" w:rsidP="00BF3FFF">
            <w:pPr>
              <w:spacing w:line="240" w:lineRule="atLeast"/>
              <w:jc w:val="left"/>
            </w:pPr>
            <w:r>
              <w:rPr>
                <w:rFonts w:hint="eastAsia"/>
              </w:rPr>
              <w:t>区域</w:t>
            </w:r>
          </w:p>
        </w:tc>
        <w:tc>
          <w:tcPr>
            <w:tcW w:w="2218" w:type="dxa"/>
          </w:tcPr>
          <w:p w14:paraId="65854843" w14:textId="77777777" w:rsidR="002E005C" w:rsidRDefault="002E005C" w:rsidP="00BF3FFF">
            <w:pPr>
              <w:spacing w:line="240" w:lineRule="atLeast"/>
              <w:jc w:val="left"/>
            </w:pPr>
          </w:p>
        </w:tc>
        <w:tc>
          <w:tcPr>
            <w:tcW w:w="2218" w:type="dxa"/>
          </w:tcPr>
          <w:p w14:paraId="45322BB9" w14:textId="77777777" w:rsidR="002E005C" w:rsidRDefault="002E005C" w:rsidP="00BF3FFF">
            <w:pPr>
              <w:spacing w:line="240" w:lineRule="atLeast"/>
              <w:jc w:val="left"/>
            </w:pPr>
          </w:p>
        </w:tc>
        <w:tc>
          <w:tcPr>
            <w:tcW w:w="1177" w:type="dxa"/>
          </w:tcPr>
          <w:p w14:paraId="30C43BF0" w14:textId="77777777" w:rsidR="002E005C" w:rsidRDefault="002E005C" w:rsidP="00BF3FFF">
            <w:pPr>
              <w:spacing w:line="240" w:lineRule="atLeast"/>
              <w:jc w:val="left"/>
            </w:pPr>
          </w:p>
        </w:tc>
        <w:tc>
          <w:tcPr>
            <w:tcW w:w="3781" w:type="dxa"/>
          </w:tcPr>
          <w:p w14:paraId="733C36F5" w14:textId="77777777" w:rsidR="002E005C" w:rsidRDefault="002E005C" w:rsidP="00BF3FFF">
            <w:pPr>
              <w:spacing w:line="240" w:lineRule="atLeast"/>
              <w:jc w:val="left"/>
            </w:pPr>
          </w:p>
        </w:tc>
      </w:tr>
      <w:tr w:rsidR="002E005C" w14:paraId="5626DDEE" w14:textId="77777777" w:rsidTr="00BF3FFF">
        <w:trPr>
          <w:trHeight w:val="267"/>
        </w:trPr>
        <w:tc>
          <w:tcPr>
            <w:tcW w:w="1836" w:type="dxa"/>
          </w:tcPr>
          <w:p w14:paraId="1458F0AD" w14:textId="77777777" w:rsidR="002E005C" w:rsidRDefault="002E005C" w:rsidP="00BF3FFF">
            <w:pPr>
              <w:spacing w:line="240" w:lineRule="atLeast"/>
              <w:jc w:val="left"/>
            </w:pPr>
            <w:r>
              <w:rPr>
                <w:rFonts w:hint="eastAsia"/>
              </w:rPr>
              <w:t>变更日期时间</w:t>
            </w:r>
          </w:p>
        </w:tc>
        <w:tc>
          <w:tcPr>
            <w:tcW w:w="2218" w:type="dxa"/>
          </w:tcPr>
          <w:p w14:paraId="3315EB13" w14:textId="77777777" w:rsidR="002E005C" w:rsidRDefault="002E005C" w:rsidP="00BF3FFF">
            <w:pPr>
              <w:spacing w:line="240" w:lineRule="atLeast"/>
              <w:jc w:val="left"/>
            </w:pPr>
          </w:p>
        </w:tc>
        <w:tc>
          <w:tcPr>
            <w:tcW w:w="2218" w:type="dxa"/>
          </w:tcPr>
          <w:p w14:paraId="6AE803A7" w14:textId="77777777" w:rsidR="002E005C" w:rsidRDefault="002E005C" w:rsidP="00BF3FFF">
            <w:pPr>
              <w:spacing w:line="240" w:lineRule="atLeast"/>
              <w:jc w:val="left"/>
            </w:pPr>
          </w:p>
        </w:tc>
        <w:tc>
          <w:tcPr>
            <w:tcW w:w="1177" w:type="dxa"/>
          </w:tcPr>
          <w:p w14:paraId="61E11002" w14:textId="77777777" w:rsidR="002E005C" w:rsidRDefault="002E005C" w:rsidP="00BF3FFF">
            <w:pPr>
              <w:spacing w:line="240" w:lineRule="atLeast"/>
              <w:jc w:val="left"/>
            </w:pPr>
          </w:p>
        </w:tc>
        <w:tc>
          <w:tcPr>
            <w:tcW w:w="3781" w:type="dxa"/>
          </w:tcPr>
          <w:p w14:paraId="122FFDC3" w14:textId="77777777" w:rsidR="002E005C" w:rsidRDefault="002E005C" w:rsidP="00BF3FFF">
            <w:pPr>
              <w:spacing w:line="240" w:lineRule="atLeast"/>
              <w:jc w:val="left"/>
            </w:pPr>
          </w:p>
        </w:tc>
      </w:tr>
      <w:tr w:rsidR="002E005C" w14:paraId="3AA048C1" w14:textId="77777777" w:rsidTr="00BF3FFF">
        <w:trPr>
          <w:trHeight w:val="267"/>
        </w:trPr>
        <w:tc>
          <w:tcPr>
            <w:tcW w:w="1836" w:type="dxa"/>
          </w:tcPr>
          <w:p w14:paraId="2C1CE73A" w14:textId="77777777" w:rsidR="002E005C" w:rsidRDefault="002E005C" w:rsidP="00BF3FFF">
            <w:pPr>
              <w:spacing w:line="240" w:lineRule="atLeast"/>
              <w:jc w:val="left"/>
            </w:pPr>
          </w:p>
        </w:tc>
        <w:tc>
          <w:tcPr>
            <w:tcW w:w="2218" w:type="dxa"/>
          </w:tcPr>
          <w:p w14:paraId="6BDF67E5" w14:textId="77777777" w:rsidR="002E005C" w:rsidRDefault="002E005C" w:rsidP="00BF3FFF">
            <w:pPr>
              <w:spacing w:line="240" w:lineRule="atLeast"/>
              <w:jc w:val="left"/>
            </w:pPr>
          </w:p>
        </w:tc>
        <w:tc>
          <w:tcPr>
            <w:tcW w:w="2218" w:type="dxa"/>
          </w:tcPr>
          <w:p w14:paraId="74A1B57F" w14:textId="77777777" w:rsidR="002E005C" w:rsidRDefault="002E005C" w:rsidP="00BF3FFF">
            <w:pPr>
              <w:spacing w:line="240" w:lineRule="atLeast"/>
              <w:jc w:val="left"/>
            </w:pPr>
          </w:p>
        </w:tc>
        <w:tc>
          <w:tcPr>
            <w:tcW w:w="1177" w:type="dxa"/>
          </w:tcPr>
          <w:p w14:paraId="7ABCCC55" w14:textId="77777777" w:rsidR="002E005C" w:rsidRDefault="002E005C" w:rsidP="00BF3FFF">
            <w:pPr>
              <w:spacing w:line="240" w:lineRule="atLeast"/>
              <w:jc w:val="left"/>
            </w:pPr>
          </w:p>
        </w:tc>
        <w:tc>
          <w:tcPr>
            <w:tcW w:w="3781" w:type="dxa"/>
          </w:tcPr>
          <w:p w14:paraId="37F7DB2E" w14:textId="77777777" w:rsidR="002E005C" w:rsidRDefault="002E005C" w:rsidP="00BF3FFF">
            <w:pPr>
              <w:spacing w:line="240" w:lineRule="atLeast"/>
              <w:jc w:val="left"/>
            </w:pPr>
          </w:p>
        </w:tc>
      </w:tr>
      <w:tr w:rsidR="002E005C" w14:paraId="05910101" w14:textId="77777777" w:rsidTr="00BF3FFF">
        <w:trPr>
          <w:trHeight w:val="267"/>
        </w:trPr>
        <w:tc>
          <w:tcPr>
            <w:tcW w:w="1836" w:type="dxa"/>
          </w:tcPr>
          <w:p w14:paraId="3213F42C" w14:textId="77777777" w:rsidR="002E005C" w:rsidRDefault="002E005C" w:rsidP="00BF3FFF">
            <w:pPr>
              <w:spacing w:line="240" w:lineRule="atLeast"/>
              <w:jc w:val="left"/>
            </w:pPr>
          </w:p>
        </w:tc>
        <w:tc>
          <w:tcPr>
            <w:tcW w:w="2218" w:type="dxa"/>
          </w:tcPr>
          <w:p w14:paraId="428B1094" w14:textId="77777777" w:rsidR="002E005C" w:rsidRDefault="002E005C" w:rsidP="00BF3FFF">
            <w:pPr>
              <w:spacing w:line="240" w:lineRule="atLeast"/>
              <w:jc w:val="left"/>
            </w:pPr>
          </w:p>
        </w:tc>
        <w:tc>
          <w:tcPr>
            <w:tcW w:w="2218" w:type="dxa"/>
          </w:tcPr>
          <w:p w14:paraId="6C07DA60" w14:textId="77777777" w:rsidR="002E005C" w:rsidRDefault="002E005C" w:rsidP="00BF3FFF">
            <w:pPr>
              <w:spacing w:line="240" w:lineRule="atLeast"/>
              <w:jc w:val="left"/>
            </w:pPr>
          </w:p>
        </w:tc>
        <w:tc>
          <w:tcPr>
            <w:tcW w:w="1177" w:type="dxa"/>
          </w:tcPr>
          <w:p w14:paraId="04518233" w14:textId="77777777" w:rsidR="002E005C" w:rsidRDefault="002E005C" w:rsidP="00BF3FFF">
            <w:pPr>
              <w:spacing w:line="240" w:lineRule="atLeast"/>
              <w:jc w:val="left"/>
            </w:pPr>
          </w:p>
        </w:tc>
        <w:tc>
          <w:tcPr>
            <w:tcW w:w="3781" w:type="dxa"/>
          </w:tcPr>
          <w:p w14:paraId="45FC929A" w14:textId="77777777" w:rsidR="002E005C" w:rsidRDefault="002E005C" w:rsidP="00BF3FFF">
            <w:pPr>
              <w:spacing w:line="240" w:lineRule="atLeast"/>
              <w:jc w:val="left"/>
            </w:pPr>
          </w:p>
        </w:tc>
      </w:tr>
    </w:tbl>
    <w:p w14:paraId="26E03BC9" w14:textId="77777777" w:rsidR="002E005C" w:rsidRDefault="002E005C" w:rsidP="002E005C">
      <w:pPr>
        <w:spacing w:line="240" w:lineRule="atLeast"/>
        <w:jc w:val="left"/>
      </w:pPr>
    </w:p>
    <w:p w14:paraId="03625F3F" w14:textId="77777777" w:rsidR="002E005C" w:rsidRPr="007B17D9" w:rsidRDefault="002E005C" w:rsidP="002E005C">
      <w:pPr>
        <w:pStyle w:val="4"/>
        <w:spacing w:line="240" w:lineRule="atLeast"/>
        <w:jc w:val="left"/>
        <w:rPr>
          <w:strike/>
        </w:rPr>
      </w:pPr>
      <w:r>
        <w:rPr>
          <w:rFonts w:hint="eastAsia"/>
          <w:strike/>
        </w:rPr>
        <w:t xml:space="preserve"> </w:t>
      </w:r>
      <w:r w:rsidRPr="007B17D9">
        <w:rPr>
          <w:rFonts w:hint="eastAsia"/>
          <w:strike/>
        </w:rPr>
        <w:t>会员积分历史表</w:t>
      </w:r>
      <w:r w:rsidRPr="007B17D9">
        <w:rPr>
          <w:strike/>
        </w:rPr>
        <w:t>T_VIP_PointHistory</w:t>
      </w:r>
      <w:r w:rsidRPr="007B17D9">
        <w:rPr>
          <w:strike/>
          <w:highlight w:val="red"/>
        </w:rPr>
        <w:t>T_VipPointHistory</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76643B5F" w14:textId="77777777" w:rsidTr="00BF3FFF">
        <w:trPr>
          <w:trHeight w:val="255"/>
        </w:trPr>
        <w:tc>
          <w:tcPr>
            <w:tcW w:w="1836" w:type="dxa"/>
            <w:shd w:val="clear" w:color="auto" w:fill="FF0000"/>
          </w:tcPr>
          <w:p w14:paraId="6FECA377"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数据项</w:t>
            </w:r>
          </w:p>
        </w:tc>
        <w:tc>
          <w:tcPr>
            <w:tcW w:w="2218" w:type="dxa"/>
            <w:shd w:val="clear" w:color="auto" w:fill="FF0000"/>
          </w:tcPr>
          <w:p w14:paraId="6447F32E"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SQL</w:t>
            </w:r>
            <w:r w:rsidRPr="0064361B">
              <w:rPr>
                <w:strike/>
                <w:color w:val="FFFFFF" w:themeColor="background1"/>
              </w:rPr>
              <w:t xml:space="preserve"> field</w:t>
            </w:r>
          </w:p>
        </w:tc>
        <w:tc>
          <w:tcPr>
            <w:tcW w:w="2218" w:type="dxa"/>
            <w:shd w:val="clear" w:color="auto" w:fill="FF0000"/>
          </w:tcPr>
          <w:p w14:paraId="37491BBB"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Type</w:t>
            </w:r>
          </w:p>
        </w:tc>
        <w:tc>
          <w:tcPr>
            <w:tcW w:w="1177" w:type="dxa"/>
            <w:shd w:val="clear" w:color="auto" w:fill="FF0000"/>
          </w:tcPr>
          <w:p w14:paraId="0AB99D9E"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默认值</w:t>
            </w:r>
          </w:p>
        </w:tc>
        <w:tc>
          <w:tcPr>
            <w:tcW w:w="3781" w:type="dxa"/>
            <w:shd w:val="clear" w:color="auto" w:fill="FF0000"/>
          </w:tcPr>
          <w:p w14:paraId="0DE07138" w14:textId="77777777" w:rsidR="002E005C" w:rsidRPr="0064361B" w:rsidRDefault="002E005C" w:rsidP="00BF3FFF">
            <w:pPr>
              <w:spacing w:line="240" w:lineRule="atLeast"/>
              <w:jc w:val="left"/>
              <w:rPr>
                <w:strike/>
                <w:color w:val="FFFFFF" w:themeColor="background1"/>
              </w:rPr>
            </w:pPr>
            <w:r w:rsidRPr="0064361B">
              <w:rPr>
                <w:rFonts w:hint="eastAsia"/>
                <w:strike/>
                <w:color w:val="FFFFFF" w:themeColor="background1"/>
              </w:rPr>
              <w:t>说明</w:t>
            </w:r>
            <w:r w:rsidRPr="0064361B">
              <w:rPr>
                <w:rFonts w:hint="eastAsia"/>
                <w:strike/>
                <w:color w:val="FFFFFF" w:themeColor="background1"/>
              </w:rPr>
              <w:t>/</w:t>
            </w:r>
            <w:r w:rsidRPr="0064361B">
              <w:rPr>
                <w:rFonts w:hint="eastAsia"/>
                <w:strike/>
                <w:color w:val="FFFFFF" w:themeColor="background1"/>
              </w:rPr>
              <w:t>限制</w:t>
            </w:r>
            <w:r w:rsidRPr="0064361B">
              <w:rPr>
                <w:rFonts w:hint="eastAsia"/>
                <w:strike/>
                <w:color w:val="FFFFFF" w:themeColor="background1"/>
              </w:rPr>
              <w:t>/</w:t>
            </w:r>
            <w:r w:rsidRPr="0064361B">
              <w:rPr>
                <w:rFonts w:hint="eastAsia"/>
                <w:strike/>
                <w:color w:val="FFFFFF" w:themeColor="background1"/>
              </w:rPr>
              <w:t>规则</w:t>
            </w:r>
          </w:p>
        </w:tc>
      </w:tr>
      <w:tr w:rsidR="002E005C" w14:paraId="423BA0A7" w14:textId="77777777" w:rsidTr="00BF3FFF">
        <w:trPr>
          <w:trHeight w:val="267"/>
        </w:trPr>
        <w:tc>
          <w:tcPr>
            <w:tcW w:w="1836" w:type="dxa"/>
          </w:tcPr>
          <w:p w14:paraId="7E469708" w14:textId="77777777" w:rsidR="002E005C" w:rsidRPr="0064361B" w:rsidRDefault="002E005C" w:rsidP="00BF3FFF">
            <w:pPr>
              <w:spacing w:line="240" w:lineRule="atLeast"/>
              <w:jc w:val="left"/>
              <w:rPr>
                <w:strike/>
              </w:rPr>
            </w:pPr>
            <w:r w:rsidRPr="0064361B">
              <w:rPr>
                <w:rFonts w:hint="eastAsia"/>
                <w:strike/>
              </w:rPr>
              <w:t>ID</w:t>
            </w:r>
          </w:p>
        </w:tc>
        <w:tc>
          <w:tcPr>
            <w:tcW w:w="2218" w:type="dxa"/>
          </w:tcPr>
          <w:p w14:paraId="751D00EB" w14:textId="77777777" w:rsidR="002E005C" w:rsidRPr="0064361B" w:rsidRDefault="002E005C" w:rsidP="00BF3FFF">
            <w:pPr>
              <w:spacing w:line="240" w:lineRule="atLeast"/>
              <w:jc w:val="left"/>
              <w:rPr>
                <w:strike/>
              </w:rPr>
            </w:pPr>
            <w:r w:rsidRPr="0064361B">
              <w:rPr>
                <w:rFonts w:hint="eastAsia"/>
                <w:strike/>
              </w:rPr>
              <w:t>F_</w:t>
            </w:r>
            <w:r w:rsidRPr="0064361B">
              <w:rPr>
                <w:strike/>
              </w:rPr>
              <w:t>ID</w:t>
            </w:r>
          </w:p>
        </w:tc>
        <w:tc>
          <w:tcPr>
            <w:tcW w:w="2218" w:type="dxa"/>
          </w:tcPr>
          <w:p w14:paraId="74B930AD" w14:textId="77777777" w:rsidR="002E005C" w:rsidRPr="0064361B" w:rsidRDefault="002E005C" w:rsidP="00BF3FFF">
            <w:pPr>
              <w:spacing w:line="240" w:lineRule="atLeast"/>
              <w:jc w:val="left"/>
              <w:rPr>
                <w:strike/>
              </w:rPr>
            </w:pPr>
          </w:p>
        </w:tc>
        <w:tc>
          <w:tcPr>
            <w:tcW w:w="1177" w:type="dxa"/>
          </w:tcPr>
          <w:p w14:paraId="7F8D600B" w14:textId="77777777" w:rsidR="002E005C" w:rsidRPr="0064361B" w:rsidRDefault="002E005C" w:rsidP="00BF3FFF">
            <w:pPr>
              <w:spacing w:line="240" w:lineRule="atLeast"/>
              <w:jc w:val="left"/>
              <w:rPr>
                <w:strike/>
              </w:rPr>
            </w:pPr>
          </w:p>
        </w:tc>
        <w:tc>
          <w:tcPr>
            <w:tcW w:w="3781" w:type="dxa"/>
          </w:tcPr>
          <w:p w14:paraId="6DAA884B" w14:textId="77777777" w:rsidR="002E005C" w:rsidRPr="0064361B" w:rsidRDefault="002E005C" w:rsidP="00BF3FFF">
            <w:pPr>
              <w:spacing w:line="240" w:lineRule="atLeast"/>
              <w:jc w:val="left"/>
              <w:rPr>
                <w:strike/>
              </w:rPr>
            </w:pPr>
          </w:p>
        </w:tc>
      </w:tr>
      <w:tr w:rsidR="002E005C" w14:paraId="0FD9121F" w14:textId="77777777" w:rsidTr="00BF3FFF">
        <w:trPr>
          <w:trHeight w:val="267"/>
        </w:trPr>
        <w:tc>
          <w:tcPr>
            <w:tcW w:w="1836" w:type="dxa"/>
          </w:tcPr>
          <w:p w14:paraId="048F06CE" w14:textId="77777777" w:rsidR="002E005C" w:rsidRPr="0064361B" w:rsidRDefault="002E005C" w:rsidP="00BF3FFF">
            <w:pPr>
              <w:spacing w:line="240" w:lineRule="atLeast"/>
              <w:jc w:val="left"/>
              <w:rPr>
                <w:strike/>
                <w:highlight w:val="red"/>
              </w:rPr>
            </w:pPr>
            <w:r w:rsidRPr="0064361B">
              <w:rPr>
                <w:rFonts w:hint="eastAsia"/>
                <w:strike/>
                <w:highlight w:val="red"/>
              </w:rPr>
              <w:t>会员</w:t>
            </w:r>
            <w:r w:rsidRPr="0064361B">
              <w:rPr>
                <w:rFonts w:hint="eastAsia"/>
                <w:strike/>
                <w:highlight w:val="red"/>
              </w:rPr>
              <w:t>ID</w:t>
            </w:r>
          </w:p>
        </w:tc>
        <w:tc>
          <w:tcPr>
            <w:tcW w:w="2218" w:type="dxa"/>
          </w:tcPr>
          <w:p w14:paraId="7E04C208" w14:textId="77777777" w:rsidR="002E005C" w:rsidRPr="0064361B" w:rsidRDefault="002E005C" w:rsidP="00BF3FFF">
            <w:pPr>
              <w:spacing w:line="240" w:lineRule="atLeast"/>
              <w:jc w:val="left"/>
              <w:rPr>
                <w:strike/>
                <w:highlight w:val="red"/>
              </w:rPr>
            </w:pPr>
            <w:r w:rsidRPr="0064361B">
              <w:rPr>
                <w:rFonts w:hint="eastAsia"/>
                <w:strike/>
                <w:highlight w:val="red"/>
              </w:rPr>
              <w:t>F_VIP_</w:t>
            </w:r>
            <w:r w:rsidRPr="0064361B">
              <w:rPr>
                <w:strike/>
                <w:highlight w:val="red"/>
              </w:rPr>
              <w:t>ID</w:t>
            </w:r>
          </w:p>
          <w:p w14:paraId="1794ABC3" w14:textId="77777777" w:rsidR="002E005C" w:rsidRPr="0064361B" w:rsidRDefault="002E005C" w:rsidP="00BF3FFF">
            <w:pPr>
              <w:spacing w:line="240" w:lineRule="atLeast"/>
              <w:jc w:val="left"/>
              <w:rPr>
                <w:strike/>
                <w:highlight w:val="red"/>
              </w:rPr>
            </w:pPr>
            <w:r w:rsidRPr="0064361B">
              <w:rPr>
                <w:rFonts w:hint="eastAsia"/>
                <w:strike/>
                <w:highlight w:val="red"/>
              </w:rPr>
              <w:t>F</w:t>
            </w:r>
            <w:r w:rsidRPr="0064361B">
              <w:rPr>
                <w:strike/>
                <w:highlight w:val="red"/>
              </w:rPr>
              <w:t>_VipID</w:t>
            </w:r>
          </w:p>
        </w:tc>
        <w:tc>
          <w:tcPr>
            <w:tcW w:w="2218" w:type="dxa"/>
          </w:tcPr>
          <w:p w14:paraId="3D8E1F3F" w14:textId="77777777" w:rsidR="002E005C" w:rsidRPr="0064361B" w:rsidRDefault="002E005C" w:rsidP="00BF3FFF">
            <w:pPr>
              <w:spacing w:line="240" w:lineRule="atLeast"/>
              <w:jc w:val="left"/>
              <w:rPr>
                <w:strike/>
              </w:rPr>
            </w:pPr>
          </w:p>
        </w:tc>
        <w:tc>
          <w:tcPr>
            <w:tcW w:w="1177" w:type="dxa"/>
          </w:tcPr>
          <w:p w14:paraId="105191B3" w14:textId="77777777" w:rsidR="002E005C" w:rsidRPr="0064361B" w:rsidRDefault="002E005C" w:rsidP="00BF3FFF">
            <w:pPr>
              <w:spacing w:line="240" w:lineRule="atLeast"/>
              <w:jc w:val="left"/>
              <w:rPr>
                <w:strike/>
              </w:rPr>
            </w:pPr>
          </w:p>
        </w:tc>
        <w:tc>
          <w:tcPr>
            <w:tcW w:w="3781" w:type="dxa"/>
          </w:tcPr>
          <w:p w14:paraId="244F4364" w14:textId="77777777" w:rsidR="002E005C" w:rsidRPr="0064361B" w:rsidRDefault="002E005C" w:rsidP="00BF3FFF">
            <w:pPr>
              <w:spacing w:line="240" w:lineRule="atLeast"/>
              <w:jc w:val="left"/>
              <w:rPr>
                <w:strike/>
              </w:rPr>
            </w:pPr>
          </w:p>
        </w:tc>
      </w:tr>
      <w:tr w:rsidR="002E005C" w14:paraId="57CF69AF" w14:textId="77777777" w:rsidTr="00BF3FFF">
        <w:trPr>
          <w:trHeight w:val="267"/>
        </w:trPr>
        <w:tc>
          <w:tcPr>
            <w:tcW w:w="1836" w:type="dxa"/>
          </w:tcPr>
          <w:p w14:paraId="1598EAFC" w14:textId="77777777" w:rsidR="002E005C" w:rsidRPr="0064361B" w:rsidRDefault="002E005C" w:rsidP="00BF3FFF">
            <w:pPr>
              <w:spacing w:line="240" w:lineRule="atLeast"/>
              <w:jc w:val="left"/>
              <w:rPr>
                <w:strike/>
              </w:rPr>
            </w:pPr>
            <w:r w:rsidRPr="0064361B">
              <w:rPr>
                <w:rFonts w:hint="eastAsia"/>
                <w:strike/>
              </w:rPr>
              <w:t>增减积分值</w:t>
            </w:r>
          </w:p>
        </w:tc>
        <w:tc>
          <w:tcPr>
            <w:tcW w:w="2218" w:type="dxa"/>
          </w:tcPr>
          <w:p w14:paraId="267B701C" w14:textId="77777777" w:rsidR="002E005C" w:rsidRPr="0064361B" w:rsidRDefault="002E005C" w:rsidP="00BF3FFF">
            <w:pPr>
              <w:spacing w:line="240" w:lineRule="atLeast"/>
              <w:jc w:val="left"/>
              <w:rPr>
                <w:strike/>
              </w:rPr>
            </w:pPr>
            <w:r w:rsidRPr="0064361B">
              <w:rPr>
                <w:rFonts w:hint="eastAsia"/>
                <w:strike/>
              </w:rPr>
              <w:t>F_</w:t>
            </w:r>
            <w:r w:rsidRPr="0064361B">
              <w:rPr>
                <w:strike/>
              </w:rPr>
              <w:t>PointChanged</w:t>
            </w:r>
          </w:p>
        </w:tc>
        <w:tc>
          <w:tcPr>
            <w:tcW w:w="2218" w:type="dxa"/>
          </w:tcPr>
          <w:p w14:paraId="68889C3D" w14:textId="77777777" w:rsidR="002E005C" w:rsidRPr="0064361B" w:rsidRDefault="002E005C" w:rsidP="00BF3FFF">
            <w:pPr>
              <w:spacing w:line="240" w:lineRule="atLeast"/>
              <w:jc w:val="left"/>
              <w:rPr>
                <w:strike/>
              </w:rPr>
            </w:pPr>
          </w:p>
        </w:tc>
        <w:tc>
          <w:tcPr>
            <w:tcW w:w="1177" w:type="dxa"/>
          </w:tcPr>
          <w:p w14:paraId="5BDEC798" w14:textId="77777777" w:rsidR="002E005C" w:rsidRPr="0064361B" w:rsidRDefault="002E005C" w:rsidP="00BF3FFF">
            <w:pPr>
              <w:spacing w:line="240" w:lineRule="atLeast"/>
              <w:jc w:val="left"/>
              <w:rPr>
                <w:strike/>
              </w:rPr>
            </w:pPr>
          </w:p>
        </w:tc>
        <w:tc>
          <w:tcPr>
            <w:tcW w:w="3781" w:type="dxa"/>
          </w:tcPr>
          <w:p w14:paraId="0C9C0097" w14:textId="77777777" w:rsidR="002E005C" w:rsidRPr="0064361B" w:rsidRDefault="002E005C" w:rsidP="00BF3FFF">
            <w:pPr>
              <w:spacing w:line="240" w:lineRule="atLeast"/>
              <w:jc w:val="left"/>
              <w:rPr>
                <w:strike/>
              </w:rPr>
            </w:pPr>
            <w:r w:rsidRPr="0064361B">
              <w:rPr>
                <w:rFonts w:hint="eastAsia"/>
                <w:strike/>
              </w:rPr>
              <w:t>3</w:t>
            </w:r>
            <w:r w:rsidRPr="0064361B">
              <w:rPr>
                <w:rFonts w:hint="eastAsia"/>
                <w:strike/>
              </w:rPr>
              <w:t>，</w:t>
            </w:r>
            <w:r w:rsidRPr="0064361B">
              <w:rPr>
                <w:rFonts w:hint="eastAsia"/>
                <w:strike/>
              </w:rPr>
              <w:t>-3</w:t>
            </w:r>
            <w:r w:rsidRPr="0064361B">
              <w:rPr>
                <w:rFonts w:hint="eastAsia"/>
                <w:strike/>
              </w:rPr>
              <w:t>，等等，可正可负</w:t>
            </w:r>
          </w:p>
        </w:tc>
      </w:tr>
      <w:tr w:rsidR="002E005C" w14:paraId="45DA4091" w14:textId="77777777" w:rsidTr="00BF3FFF">
        <w:trPr>
          <w:trHeight w:val="267"/>
        </w:trPr>
        <w:tc>
          <w:tcPr>
            <w:tcW w:w="1836" w:type="dxa"/>
          </w:tcPr>
          <w:p w14:paraId="4B164DB1" w14:textId="77777777" w:rsidR="002E005C" w:rsidRPr="0064361B" w:rsidRDefault="002E005C" w:rsidP="00BF3FFF">
            <w:pPr>
              <w:spacing w:line="240" w:lineRule="atLeast"/>
              <w:jc w:val="left"/>
              <w:rPr>
                <w:strike/>
              </w:rPr>
            </w:pPr>
            <w:r w:rsidRPr="0064361B">
              <w:rPr>
                <w:rFonts w:hint="eastAsia"/>
                <w:strike/>
              </w:rPr>
              <w:t>增减原因</w:t>
            </w:r>
          </w:p>
        </w:tc>
        <w:tc>
          <w:tcPr>
            <w:tcW w:w="2218" w:type="dxa"/>
          </w:tcPr>
          <w:p w14:paraId="31AF6774" w14:textId="77777777" w:rsidR="002E005C" w:rsidRPr="0064361B" w:rsidRDefault="002E005C" w:rsidP="00BF3FFF">
            <w:pPr>
              <w:spacing w:line="240" w:lineRule="atLeast"/>
              <w:jc w:val="left"/>
              <w:rPr>
                <w:strike/>
              </w:rPr>
            </w:pPr>
            <w:r w:rsidRPr="0064361B">
              <w:rPr>
                <w:rFonts w:hint="eastAsia"/>
                <w:strike/>
              </w:rPr>
              <w:t>F</w:t>
            </w:r>
            <w:r w:rsidRPr="0064361B">
              <w:rPr>
                <w:strike/>
              </w:rPr>
              <w:t>_PointChangeCause</w:t>
            </w:r>
          </w:p>
        </w:tc>
        <w:tc>
          <w:tcPr>
            <w:tcW w:w="2218" w:type="dxa"/>
          </w:tcPr>
          <w:p w14:paraId="3120930D" w14:textId="77777777" w:rsidR="002E005C" w:rsidRPr="0064361B" w:rsidRDefault="002E005C" w:rsidP="00BF3FFF">
            <w:pPr>
              <w:spacing w:line="240" w:lineRule="atLeast"/>
              <w:jc w:val="left"/>
              <w:rPr>
                <w:strike/>
              </w:rPr>
            </w:pPr>
          </w:p>
        </w:tc>
        <w:tc>
          <w:tcPr>
            <w:tcW w:w="1177" w:type="dxa"/>
          </w:tcPr>
          <w:p w14:paraId="49B61F41" w14:textId="77777777" w:rsidR="002E005C" w:rsidRPr="0064361B" w:rsidRDefault="002E005C" w:rsidP="00BF3FFF">
            <w:pPr>
              <w:spacing w:line="240" w:lineRule="atLeast"/>
              <w:jc w:val="left"/>
              <w:rPr>
                <w:strike/>
              </w:rPr>
            </w:pPr>
          </w:p>
        </w:tc>
        <w:tc>
          <w:tcPr>
            <w:tcW w:w="3781" w:type="dxa"/>
          </w:tcPr>
          <w:p w14:paraId="6AD9F008" w14:textId="77777777" w:rsidR="002E005C" w:rsidRPr="0064361B" w:rsidRDefault="002E005C" w:rsidP="00BF3FFF">
            <w:pPr>
              <w:spacing w:line="240" w:lineRule="atLeast"/>
              <w:jc w:val="left"/>
              <w:rPr>
                <w:strike/>
              </w:rPr>
            </w:pPr>
            <w:r w:rsidRPr="0064361B">
              <w:rPr>
                <w:rFonts w:hint="eastAsia"/>
                <w:strike/>
              </w:rPr>
              <w:t>？？？？？</w:t>
            </w:r>
          </w:p>
        </w:tc>
      </w:tr>
      <w:tr w:rsidR="002E005C" w14:paraId="28A7F497" w14:textId="77777777" w:rsidTr="00BF3FFF">
        <w:trPr>
          <w:trHeight w:val="267"/>
        </w:trPr>
        <w:tc>
          <w:tcPr>
            <w:tcW w:w="1836" w:type="dxa"/>
          </w:tcPr>
          <w:p w14:paraId="60EBD69C" w14:textId="77777777" w:rsidR="002E005C" w:rsidRPr="0064361B" w:rsidRDefault="002E005C" w:rsidP="00BF3FFF">
            <w:pPr>
              <w:spacing w:line="240" w:lineRule="atLeast"/>
              <w:jc w:val="left"/>
              <w:rPr>
                <w:strike/>
                <w:highlight w:val="yellow"/>
              </w:rPr>
            </w:pPr>
            <w:r w:rsidRPr="0064361B">
              <w:rPr>
                <w:rFonts w:hint="eastAsia"/>
                <w:strike/>
                <w:highlight w:val="yellow"/>
              </w:rPr>
              <w:t>对应的零售单</w:t>
            </w:r>
            <w:r w:rsidRPr="0064361B">
              <w:rPr>
                <w:rFonts w:hint="eastAsia"/>
                <w:strike/>
                <w:highlight w:val="yellow"/>
              </w:rPr>
              <w:t>I</w:t>
            </w:r>
            <w:r w:rsidRPr="0064361B">
              <w:rPr>
                <w:strike/>
                <w:highlight w:val="yellow"/>
              </w:rPr>
              <w:t>D</w:t>
            </w:r>
          </w:p>
        </w:tc>
        <w:tc>
          <w:tcPr>
            <w:tcW w:w="2218" w:type="dxa"/>
          </w:tcPr>
          <w:p w14:paraId="52951A01" w14:textId="77777777" w:rsidR="002E005C" w:rsidRPr="0064361B" w:rsidRDefault="002E005C" w:rsidP="00BF3FFF">
            <w:pPr>
              <w:spacing w:line="240" w:lineRule="atLeast"/>
              <w:jc w:val="left"/>
              <w:rPr>
                <w:strike/>
                <w:highlight w:val="yellow"/>
              </w:rPr>
            </w:pPr>
            <w:r w:rsidRPr="0064361B">
              <w:rPr>
                <w:rFonts w:hint="eastAsia"/>
                <w:strike/>
                <w:highlight w:val="yellow"/>
              </w:rPr>
              <w:t>F</w:t>
            </w:r>
            <w:r w:rsidRPr="0064361B">
              <w:rPr>
                <w:strike/>
                <w:highlight w:val="yellow"/>
              </w:rPr>
              <w:t>_RetailTradeID</w:t>
            </w:r>
          </w:p>
        </w:tc>
        <w:tc>
          <w:tcPr>
            <w:tcW w:w="2218" w:type="dxa"/>
          </w:tcPr>
          <w:p w14:paraId="3D137174" w14:textId="77777777" w:rsidR="002E005C" w:rsidRPr="0064361B" w:rsidRDefault="002E005C" w:rsidP="00BF3FFF">
            <w:pPr>
              <w:spacing w:line="240" w:lineRule="atLeast"/>
              <w:jc w:val="left"/>
              <w:rPr>
                <w:strike/>
                <w:highlight w:val="yellow"/>
              </w:rPr>
            </w:pPr>
          </w:p>
        </w:tc>
        <w:tc>
          <w:tcPr>
            <w:tcW w:w="1177" w:type="dxa"/>
          </w:tcPr>
          <w:p w14:paraId="2DF447DB" w14:textId="77777777" w:rsidR="002E005C" w:rsidRPr="0064361B" w:rsidRDefault="002E005C" w:rsidP="00BF3FFF">
            <w:pPr>
              <w:spacing w:line="240" w:lineRule="atLeast"/>
              <w:jc w:val="left"/>
              <w:rPr>
                <w:strike/>
                <w:highlight w:val="yellow"/>
              </w:rPr>
            </w:pPr>
          </w:p>
        </w:tc>
        <w:tc>
          <w:tcPr>
            <w:tcW w:w="3781" w:type="dxa"/>
          </w:tcPr>
          <w:p w14:paraId="0F7578CC" w14:textId="77777777" w:rsidR="002E005C" w:rsidRPr="0064361B" w:rsidRDefault="002E005C" w:rsidP="00BF3FFF">
            <w:pPr>
              <w:spacing w:line="240" w:lineRule="atLeast"/>
              <w:jc w:val="left"/>
              <w:rPr>
                <w:strike/>
                <w:highlight w:val="yellow"/>
              </w:rPr>
            </w:pPr>
            <w:r w:rsidRPr="0064361B">
              <w:rPr>
                <w:rFonts w:hint="eastAsia"/>
                <w:strike/>
                <w:highlight w:val="yellow"/>
              </w:rPr>
              <w:t>代替增减原因字段</w:t>
            </w:r>
          </w:p>
        </w:tc>
      </w:tr>
      <w:tr w:rsidR="002E005C" w14:paraId="4911FB50" w14:textId="77777777" w:rsidTr="00BF3FFF">
        <w:trPr>
          <w:trHeight w:val="267"/>
        </w:trPr>
        <w:tc>
          <w:tcPr>
            <w:tcW w:w="1836" w:type="dxa"/>
          </w:tcPr>
          <w:p w14:paraId="4E5F0D76" w14:textId="77777777" w:rsidR="002E005C" w:rsidRPr="0064361B" w:rsidRDefault="002E005C" w:rsidP="00BF3FFF">
            <w:pPr>
              <w:spacing w:line="240" w:lineRule="atLeast"/>
              <w:jc w:val="left"/>
              <w:rPr>
                <w:strike/>
                <w:highlight w:val="yellow"/>
              </w:rPr>
            </w:pPr>
            <w:r w:rsidRPr="0064361B">
              <w:rPr>
                <w:rFonts w:hint="eastAsia"/>
                <w:strike/>
                <w:highlight w:val="yellow"/>
              </w:rPr>
              <w:t>日期时间</w:t>
            </w:r>
          </w:p>
        </w:tc>
        <w:tc>
          <w:tcPr>
            <w:tcW w:w="2218" w:type="dxa"/>
          </w:tcPr>
          <w:p w14:paraId="2F944215" w14:textId="77777777" w:rsidR="002E005C" w:rsidRPr="0064361B" w:rsidRDefault="002E005C" w:rsidP="00BF3FFF">
            <w:pPr>
              <w:spacing w:line="240" w:lineRule="atLeast"/>
              <w:jc w:val="left"/>
              <w:rPr>
                <w:strike/>
                <w:highlight w:val="yellow"/>
              </w:rPr>
            </w:pPr>
            <w:r w:rsidRPr="0064361B">
              <w:rPr>
                <w:rFonts w:hint="eastAsia"/>
                <w:strike/>
                <w:highlight w:val="yellow"/>
              </w:rPr>
              <w:t>F</w:t>
            </w:r>
            <w:r w:rsidRPr="0064361B">
              <w:rPr>
                <w:strike/>
                <w:highlight w:val="yellow"/>
              </w:rPr>
              <w:t>_CreateDatetime</w:t>
            </w:r>
          </w:p>
        </w:tc>
        <w:tc>
          <w:tcPr>
            <w:tcW w:w="2218" w:type="dxa"/>
          </w:tcPr>
          <w:p w14:paraId="65B7EDC7" w14:textId="77777777" w:rsidR="002E005C" w:rsidRPr="0064361B" w:rsidRDefault="002E005C" w:rsidP="00BF3FFF">
            <w:pPr>
              <w:spacing w:line="240" w:lineRule="atLeast"/>
              <w:jc w:val="left"/>
              <w:rPr>
                <w:strike/>
                <w:highlight w:val="yellow"/>
              </w:rPr>
            </w:pPr>
          </w:p>
        </w:tc>
        <w:tc>
          <w:tcPr>
            <w:tcW w:w="1177" w:type="dxa"/>
          </w:tcPr>
          <w:p w14:paraId="5C29D670" w14:textId="77777777" w:rsidR="002E005C" w:rsidRPr="0064361B" w:rsidRDefault="002E005C" w:rsidP="00BF3FFF">
            <w:pPr>
              <w:spacing w:line="240" w:lineRule="atLeast"/>
              <w:jc w:val="left"/>
              <w:rPr>
                <w:strike/>
                <w:highlight w:val="yellow"/>
              </w:rPr>
            </w:pPr>
          </w:p>
        </w:tc>
        <w:tc>
          <w:tcPr>
            <w:tcW w:w="3781" w:type="dxa"/>
          </w:tcPr>
          <w:p w14:paraId="4C147D26" w14:textId="77777777" w:rsidR="002E005C" w:rsidRPr="0064361B" w:rsidRDefault="002E005C" w:rsidP="00BF3FFF">
            <w:pPr>
              <w:spacing w:line="240" w:lineRule="atLeast"/>
              <w:jc w:val="left"/>
              <w:rPr>
                <w:strike/>
                <w:highlight w:val="yellow"/>
              </w:rPr>
            </w:pPr>
          </w:p>
        </w:tc>
      </w:tr>
      <w:tr w:rsidR="002E005C" w14:paraId="4549CA1B" w14:textId="77777777" w:rsidTr="00BF3FFF">
        <w:trPr>
          <w:trHeight w:val="267"/>
        </w:trPr>
        <w:tc>
          <w:tcPr>
            <w:tcW w:w="1836" w:type="dxa"/>
          </w:tcPr>
          <w:p w14:paraId="51E3041A" w14:textId="77777777" w:rsidR="002E005C" w:rsidRPr="0064361B" w:rsidRDefault="002E005C" w:rsidP="00BF3FFF">
            <w:pPr>
              <w:spacing w:line="240" w:lineRule="atLeast"/>
              <w:jc w:val="left"/>
              <w:rPr>
                <w:strike/>
              </w:rPr>
            </w:pPr>
          </w:p>
        </w:tc>
        <w:tc>
          <w:tcPr>
            <w:tcW w:w="2218" w:type="dxa"/>
          </w:tcPr>
          <w:p w14:paraId="0D2143B2" w14:textId="77777777" w:rsidR="002E005C" w:rsidRPr="0064361B" w:rsidRDefault="002E005C" w:rsidP="00BF3FFF">
            <w:pPr>
              <w:spacing w:line="240" w:lineRule="atLeast"/>
              <w:jc w:val="left"/>
              <w:rPr>
                <w:strike/>
              </w:rPr>
            </w:pPr>
          </w:p>
        </w:tc>
        <w:tc>
          <w:tcPr>
            <w:tcW w:w="2218" w:type="dxa"/>
          </w:tcPr>
          <w:p w14:paraId="502ECCDE" w14:textId="77777777" w:rsidR="002E005C" w:rsidRPr="0064361B" w:rsidRDefault="002E005C" w:rsidP="00BF3FFF">
            <w:pPr>
              <w:spacing w:line="240" w:lineRule="atLeast"/>
              <w:jc w:val="left"/>
              <w:rPr>
                <w:strike/>
              </w:rPr>
            </w:pPr>
          </w:p>
        </w:tc>
        <w:tc>
          <w:tcPr>
            <w:tcW w:w="1177" w:type="dxa"/>
          </w:tcPr>
          <w:p w14:paraId="2E764C3F" w14:textId="77777777" w:rsidR="002E005C" w:rsidRPr="0064361B" w:rsidRDefault="002E005C" w:rsidP="00BF3FFF">
            <w:pPr>
              <w:spacing w:line="240" w:lineRule="atLeast"/>
              <w:jc w:val="left"/>
              <w:rPr>
                <w:strike/>
              </w:rPr>
            </w:pPr>
          </w:p>
        </w:tc>
        <w:tc>
          <w:tcPr>
            <w:tcW w:w="3781" w:type="dxa"/>
          </w:tcPr>
          <w:p w14:paraId="0B57E06F" w14:textId="77777777" w:rsidR="002E005C" w:rsidRPr="0064361B" w:rsidRDefault="002E005C" w:rsidP="00BF3FFF">
            <w:pPr>
              <w:spacing w:line="240" w:lineRule="atLeast"/>
              <w:jc w:val="left"/>
              <w:rPr>
                <w:strike/>
              </w:rPr>
            </w:pPr>
          </w:p>
        </w:tc>
      </w:tr>
    </w:tbl>
    <w:p w14:paraId="3ADB4819" w14:textId="77777777" w:rsidR="002E005C" w:rsidRDefault="002E005C" w:rsidP="002E005C">
      <w:pPr>
        <w:spacing w:line="240" w:lineRule="atLeast"/>
        <w:jc w:val="left"/>
      </w:pPr>
    </w:p>
    <w:p w14:paraId="0969BC34" w14:textId="77777777" w:rsidR="002E005C" w:rsidRDefault="002E005C" w:rsidP="002E005C">
      <w:pPr>
        <w:pStyle w:val="4"/>
        <w:spacing w:line="240" w:lineRule="atLeast"/>
        <w:jc w:val="left"/>
        <w:rPr>
          <w:strike/>
        </w:rPr>
      </w:pPr>
      <w:r>
        <w:rPr>
          <w:rFonts w:hint="eastAsia"/>
          <w:strike/>
        </w:rPr>
        <w:t xml:space="preserve"> </w:t>
      </w:r>
      <w:r w:rsidRPr="001078CD">
        <w:rPr>
          <w:rFonts w:hint="eastAsia"/>
          <w:strike/>
        </w:rPr>
        <w:t>会员消费历史表</w:t>
      </w:r>
      <w:r w:rsidRPr="001078CD">
        <w:rPr>
          <w:strike/>
        </w:rPr>
        <w:t>T_VIP_ConsumeHistory</w:t>
      </w:r>
    </w:p>
    <w:p w14:paraId="3865D78E" w14:textId="77777777" w:rsidR="002E005C" w:rsidRDefault="002E005C" w:rsidP="002E005C">
      <w:pPr>
        <w:spacing w:line="240" w:lineRule="atLeast"/>
        <w:jc w:val="left"/>
      </w:pPr>
      <w:r>
        <w:rPr>
          <w:rFonts w:hint="eastAsia"/>
        </w:rPr>
        <w:t>不再需要这个表。其消费数据直接存储在</w:t>
      </w:r>
      <w:r>
        <w:rPr>
          <w:rFonts w:hint="eastAsia"/>
        </w:rPr>
        <w:t>T</w:t>
      </w:r>
      <w:r>
        <w:t>_RetailTrade</w:t>
      </w:r>
      <w:r>
        <w:rPr>
          <w:rFonts w:hint="eastAsia"/>
        </w:rPr>
        <w:t>中。</w:t>
      </w:r>
    </w:p>
    <w:p w14:paraId="360B330F" w14:textId="77777777" w:rsidR="002E005C" w:rsidRPr="001078CD" w:rsidRDefault="002E005C" w:rsidP="002E005C">
      <w:pPr>
        <w:spacing w:line="240" w:lineRule="atLeast"/>
        <w:jc w:val="left"/>
      </w:pP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rsidRPr="001078CD" w14:paraId="29CCF559" w14:textId="77777777" w:rsidTr="00BF3FFF">
        <w:trPr>
          <w:trHeight w:val="255"/>
        </w:trPr>
        <w:tc>
          <w:tcPr>
            <w:tcW w:w="1836" w:type="dxa"/>
            <w:shd w:val="clear" w:color="auto" w:fill="FF0000"/>
          </w:tcPr>
          <w:p w14:paraId="66B2A36F"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数据项</w:t>
            </w:r>
          </w:p>
        </w:tc>
        <w:tc>
          <w:tcPr>
            <w:tcW w:w="2218" w:type="dxa"/>
            <w:shd w:val="clear" w:color="auto" w:fill="FF0000"/>
          </w:tcPr>
          <w:p w14:paraId="6E34C31F"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SQL</w:t>
            </w:r>
            <w:r w:rsidRPr="001078CD">
              <w:rPr>
                <w:strike/>
                <w:color w:val="FFFFFF" w:themeColor="background1"/>
              </w:rPr>
              <w:t xml:space="preserve"> field</w:t>
            </w:r>
          </w:p>
        </w:tc>
        <w:tc>
          <w:tcPr>
            <w:tcW w:w="2218" w:type="dxa"/>
            <w:shd w:val="clear" w:color="auto" w:fill="FF0000"/>
          </w:tcPr>
          <w:p w14:paraId="792E6861"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Type</w:t>
            </w:r>
          </w:p>
        </w:tc>
        <w:tc>
          <w:tcPr>
            <w:tcW w:w="1177" w:type="dxa"/>
            <w:shd w:val="clear" w:color="auto" w:fill="FF0000"/>
          </w:tcPr>
          <w:p w14:paraId="046755A4"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默认值</w:t>
            </w:r>
          </w:p>
        </w:tc>
        <w:tc>
          <w:tcPr>
            <w:tcW w:w="3781" w:type="dxa"/>
            <w:shd w:val="clear" w:color="auto" w:fill="FF0000"/>
          </w:tcPr>
          <w:p w14:paraId="0B4D268F" w14:textId="77777777" w:rsidR="002E005C" w:rsidRPr="001078CD" w:rsidRDefault="002E005C" w:rsidP="00BF3FFF">
            <w:pPr>
              <w:spacing w:line="240" w:lineRule="atLeast"/>
              <w:jc w:val="left"/>
              <w:rPr>
                <w:strike/>
                <w:color w:val="FFFFFF" w:themeColor="background1"/>
              </w:rPr>
            </w:pPr>
            <w:r w:rsidRPr="001078CD">
              <w:rPr>
                <w:rFonts w:hint="eastAsia"/>
                <w:strike/>
                <w:color w:val="FFFFFF" w:themeColor="background1"/>
              </w:rPr>
              <w:t>说明</w:t>
            </w:r>
            <w:r w:rsidRPr="001078CD">
              <w:rPr>
                <w:rFonts w:hint="eastAsia"/>
                <w:strike/>
                <w:color w:val="FFFFFF" w:themeColor="background1"/>
              </w:rPr>
              <w:t>/</w:t>
            </w:r>
            <w:r w:rsidRPr="001078CD">
              <w:rPr>
                <w:rFonts w:hint="eastAsia"/>
                <w:strike/>
                <w:color w:val="FFFFFF" w:themeColor="background1"/>
              </w:rPr>
              <w:t>限制</w:t>
            </w:r>
            <w:r w:rsidRPr="001078CD">
              <w:rPr>
                <w:rFonts w:hint="eastAsia"/>
                <w:strike/>
                <w:color w:val="FFFFFF" w:themeColor="background1"/>
              </w:rPr>
              <w:t>/</w:t>
            </w:r>
            <w:r w:rsidRPr="001078CD">
              <w:rPr>
                <w:rFonts w:hint="eastAsia"/>
                <w:strike/>
                <w:color w:val="FFFFFF" w:themeColor="background1"/>
              </w:rPr>
              <w:t>规则</w:t>
            </w:r>
          </w:p>
        </w:tc>
      </w:tr>
      <w:tr w:rsidR="002E005C" w:rsidRPr="001078CD" w14:paraId="7E674617" w14:textId="77777777" w:rsidTr="00BF3FFF">
        <w:trPr>
          <w:trHeight w:val="267"/>
        </w:trPr>
        <w:tc>
          <w:tcPr>
            <w:tcW w:w="1836" w:type="dxa"/>
          </w:tcPr>
          <w:p w14:paraId="36ED100E" w14:textId="77777777" w:rsidR="002E005C" w:rsidRPr="001078CD" w:rsidRDefault="002E005C" w:rsidP="00BF3FFF">
            <w:pPr>
              <w:spacing w:line="240" w:lineRule="atLeast"/>
              <w:jc w:val="left"/>
              <w:rPr>
                <w:strike/>
              </w:rPr>
            </w:pPr>
            <w:r w:rsidRPr="001078CD">
              <w:rPr>
                <w:rFonts w:hint="eastAsia"/>
                <w:strike/>
              </w:rPr>
              <w:t>ID</w:t>
            </w:r>
          </w:p>
        </w:tc>
        <w:tc>
          <w:tcPr>
            <w:tcW w:w="2218" w:type="dxa"/>
          </w:tcPr>
          <w:p w14:paraId="3F8DAFD2" w14:textId="77777777" w:rsidR="002E005C" w:rsidRPr="001078CD" w:rsidRDefault="002E005C" w:rsidP="00BF3FFF">
            <w:pPr>
              <w:spacing w:line="240" w:lineRule="atLeast"/>
              <w:jc w:val="left"/>
              <w:rPr>
                <w:strike/>
              </w:rPr>
            </w:pPr>
            <w:r w:rsidRPr="001078CD">
              <w:rPr>
                <w:rFonts w:hint="eastAsia"/>
                <w:strike/>
              </w:rPr>
              <w:t>F_</w:t>
            </w:r>
            <w:r w:rsidRPr="001078CD">
              <w:rPr>
                <w:strike/>
              </w:rPr>
              <w:t>ID</w:t>
            </w:r>
          </w:p>
        </w:tc>
        <w:tc>
          <w:tcPr>
            <w:tcW w:w="2218" w:type="dxa"/>
          </w:tcPr>
          <w:p w14:paraId="399ED0C0" w14:textId="77777777" w:rsidR="002E005C" w:rsidRPr="001078CD" w:rsidRDefault="002E005C" w:rsidP="00BF3FFF">
            <w:pPr>
              <w:spacing w:line="240" w:lineRule="atLeast"/>
              <w:jc w:val="left"/>
              <w:rPr>
                <w:strike/>
              </w:rPr>
            </w:pPr>
          </w:p>
        </w:tc>
        <w:tc>
          <w:tcPr>
            <w:tcW w:w="1177" w:type="dxa"/>
          </w:tcPr>
          <w:p w14:paraId="1CBB17D7" w14:textId="77777777" w:rsidR="002E005C" w:rsidRPr="001078CD" w:rsidRDefault="002E005C" w:rsidP="00BF3FFF">
            <w:pPr>
              <w:spacing w:line="240" w:lineRule="atLeast"/>
              <w:jc w:val="left"/>
              <w:rPr>
                <w:strike/>
              </w:rPr>
            </w:pPr>
          </w:p>
        </w:tc>
        <w:tc>
          <w:tcPr>
            <w:tcW w:w="3781" w:type="dxa"/>
          </w:tcPr>
          <w:p w14:paraId="508E4E86" w14:textId="77777777" w:rsidR="002E005C" w:rsidRPr="001078CD" w:rsidRDefault="002E005C" w:rsidP="00BF3FFF">
            <w:pPr>
              <w:spacing w:line="240" w:lineRule="atLeast"/>
              <w:jc w:val="left"/>
              <w:rPr>
                <w:strike/>
              </w:rPr>
            </w:pPr>
          </w:p>
        </w:tc>
      </w:tr>
      <w:tr w:rsidR="002E005C" w:rsidRPr="001078CD" w14:paraId="200543B8" w14:textId="77777777" w:rsidTr="00BF3FFF">
        <w:trPr>
          <w:trHeight w:val="267"/>
        </w:trPr>
        <w:tc>
          <w:tcPr>
            <w:tcW w:w="1836" w:type="dxa"/>
          </w:tcPr>
          <w:p w14:paraId="5AF8D145" w14:textId="77777777" w:rsidR="002E005C" w:rsidRPr="001078CD" w:rsidRDefault="002E005C" w:rsidP="00BF3FFF">
            <w:pPr>
              <w:spacing w:line="240" w:lineRule="atLeast"/>
              <w:jc w:val="left"/>
              <w:rPr>
                <w:strike/>
              </w:rPr>
            </w:pPr>
            <w:r w:rsidRPr="001078CD">
              <w:rPr>
                <w:rFonts w:hint="eastAsia"/>
                <w:strike/>
              </w:rPr>
              <w:t>会员</w:t>
            </w:r>
            <w:r w:rsidRPr="001078CD">
              <w:rPr>
                <w:rFonts w:hint="eastAsia"/>
                <w:strike/>
              </w:rPr>
              <w:t>ID</w:t>
            </w:r>
          </w:p>
        </w:tc>
        <w:tc>
          <w:tcPr>
            <w:tcW w:w="2218" w:type="dxa"/>
          </w:tcPr>
          <w:p w14:paraId="16813A15" w14:textId="77777777" w:rsidR="002E005C" w:rsidRPr="001078CD" w:rsidRDefault="002E005C" w:rsidP="00BF3FFF">
            <w:pPr>
              <w:spacing w:line="240" w:lineRule="atLeast"/>
              <w:jc w:val="left"/>
              <w:rPr>
                <w:strike/>
              </w:rPr>
            </w:pPr>
            <w:r w:rsidRPr="001078CD">
              <w:rPr>
                <w:rFonts w:hint="eastAsia"/>
                <w:strike/>
              </w:rPr>
              <w:t>F_VIP_</w:t>
            </w:r>
            <w:r w:rsidRPr="001078CD">
              <w:rPr>
                <w:strike/>
              </w:rPr>
              <w:t>ID</w:t>
            </w:r>
          </w:p>
        </w:tc>
        <w:tc>
          <w:tcPr>
            <w:tcW w:w="2218" w:type="dxa"/>
          </w:tcPr>
          <w:p w14:paraId="769DEE53" w14:textId="77777777" w:rsidR="002E005C" w:rsidRPr="001078CD" w:rsidRDefault="002E005C" w:rsidP="00BF3FFF">
            <w:pPr>
              <w:spacing w:line="240" w:lineRule="atLeast"/>
              <w:jc w:val="left"/>
              <w:rPr>
                <w:strike/>
              </w:rPr>
            </w:pPr>
          </w:p>
        </w:tc>
        <w:tc>
          <w:tcPr>
            <w:tcW w:w="1177" w:type="dxa"/>
          </w:tcPr>
          <w:p w14:paraId="23CCD6EC" w14:textId="77777777" w:rsidR="002E005C" w:rsidRPr="001078CD" w:rsidRDefault="002E005C" w:rsidP="00BF3FFF">
            <w:pPr>
              <w:spacing w:line="240" w:lineRule="atLeast"/>
              <w:jc w:val="left"/>
              <w:rPr>
                <w:strike/>
              </w:rPr>
            </w:pPr>
          </w:p>
        </w:tc>
        <w:tc>
          <w:tcPr>
            <w:tcW w:w="3781" w:type="dxa"/>
          </w:tcPr>
          <w:p w14:paraId="045DDD73" w14:textId="77777777" w:rsidR="002E005C" w:rsidRPr="001078CD" w:rsidRDefault="002E005C" w:rsidP="00BF3FFF">
            <w:pPr>
              <w:spacing w:line="240" w:lineRule="atLeast"/>
              <w:jc w:val="left"/>
              <w:rPr>
                <w:strike/>
              </w:rPr>
            </w:pPr>
          </w:p>
        </w:tc>
      </w:tr>
      <w:tr w:rsidR="002E005C" w:rsidRPr="001078CD" w14:paraId="0D7F77FD" w14:textId="77777777" w:rsidTr="00BF3FFF">
        <w:trPr>
          <w:trHeight w:val="267"/>
        </w:trPr>
        <w:tc>
          <w:tcPr>
            <w:tcW w:w="1836" w:type="dxa"/>
          </w:tcPr>
          <w:p w14:paraId="0503B381" w14:textId="77777777" w:rsidR="002E005C" w:rsidRPr="001078CD" w:rsidRDefault="002E005C" w:rsidP="00BF3FFF">
            <w:pPr>
              <w:spacing w:line="240" w:lineRule="atLeast"/>
              <w:jc w:val="left"/>
              <w:rPr>
                <w:strike/>
              </w:rPr>
            </w:pPr>
            <w:r w:rsidRPr="001078CD">
              <w:rPr>
                <w:rFonts w:hint="eastAsia"/>
                <w:strike/>
              </w:rPr>
              <w:t>交易</w:t>
            </w:r>
            <w:r w:rsidRPr="001078CD">
              <w:rPr>
                <w:rFonts w:hint="eastAsia"/>
                <w:strike/>
              </w:rPr>
              <w:t>ID</w:t>
            </w:r>
          </w:p>
        </w:tc>
        <w:tc>
          <w:tcPr>
            <w:tcW w:w="2218" w:type="dxa"/>
          </w:tcPr>
          <w:p w14:paraId="7A09FE2D" w14:textId="77777777" w:rsidR="002E005C" w:rsidRPr="001078CD" w:rsidRDefault="002E005C" w:rsidP="00BF3FFF">
            <w:pPr>
              <w:spacing w:line="240" w:lineRule="atLeast"/>
              <w:jc w:val="left"/>
              <w:rPr>
                <w:strike/>
              </w:rPr>
            </w:pPr>
            <w:r w:rsidRPr="001078CD">
              <w:rPr>
                <w:rFonts w:hint="eastAsia"/>
                <w:strike/>
              </w:rPr>
              <w:t>F</w:t>
            </w:r>
            <w:r w:rsidRPr="001078CD">
              <w:rPr>
                <w:strike/>
              </w:rPr>
              <w:t>_TradeID</w:t>
            </w:r>
          </w:p>
        </w:tc>
        <w:tc>
          <w:tcPr>
            <w:tcW w:w="2218" w:type="dxa"/>
          </w:tcPr>
          <w:p w14:paraId="6C690BE4" w14:textId="77777777" w:rsidR="002E005C" w:rsidRPr="001078CD" w:rsidRDefault="002E005C" w:rsidP="00BF3FFF">
            <w:pPr>
              <w:spacing w:line="240" w:lineRule="atLeast"/>
              <w:jc w:val="left"/>
              <w:rPr>
                <w:strike/>
              </w:rPr>
            </w:pPr>
          </w:p>
        </w:tc>
        <w:tc>
          <w:tcPr>
            <w:tcW w:w="1177" w:type="dxa"/>
          </w:tcPr>
          <w:p w14:paraId="14FA1A4C" w14:textId="77777777" w:rsidR="002E005C" w:rsidRPr="001078CD" w:rsidRDefault="002E005C" w:rsidP="00BF3FFF">
            <w:pPr>
              <w:spacing w:line="240" w:lineRule="atLeast"/>
              <w:jc w:val="left"/>
              <w:rPr>
                <w:strike/>
              </w:rPr>
            </w:pPr>
          </w:p>
        </w:tc>
        <w:tc>
          <w:tcPr>
            <w:tcW w:w="3781" w:type="dxa"/>
          </w:tcPr>
          <w:p w14:paraId="59CFA1CF" w14:textId="77777777" w:rsidR="002E005C" w:rsidRPr="001078CD" w:rsidRDefault="002E005C" w:rsidP="00BF3FFF">
            <w:pPr>
              <w:spacing w:line="240" w:lineRule="atLeast"/>
              <w:jc w:val="left"/>
              <w:rPr>
                <w:strike/>
              </w:rPr>
            </w:pPr>
          </w:p>
        </w:tc>
      </w:tr>
      <w:tr w:rsidR="002E005C" w:rsidRPr="001078CD" w14:paraId="0B582923" w14:textId="77777777" w:rsidTr="00BF3FFF">
        <w:trPr>
          <w:trHeight w:val="267"/>
        </w:trPr>
        <w:tc>
          <w:tcPr>
            <w:tcW w:w="1836" w:type="dxa"/>
          </w:tcPr>
          <w:p w14:paraId="6E2AED10" w14:textId="77777777" w:rsidR="002E005C" w:rsidRPr="001078CD" w:rsidRDefault="002E005C" w:rsidP="00BF3FFF">
            <w:pPr>
              <w:spacing w:line="240" w:lineRule="atLeast"/>
              <w:jc w:val="left"/>
              <w:rPr>
                <w:strike/>
              </w:rPr>
            </w:pPr>
            <w:r w:rsidRPr="001078CD">
              <w:rPr>
                <w:rFonts w:hint="eastAsia"/>
                <w:strike/>
              </w:rPr>
              <w:t>日期时间</w:t>
            </w:r>
          </w:p>
        </w:tc>
        <w:tc>
          <w:tcPr>
            <w:tcW w:w="2218" w:type="dxa"/>
          </w:tcPr>
          <w:p w14:paraId="7FD57BF0" w14:textId="77777777" w:rsidR="002E005C" w:rsidRPr="001078CD" w:rsidRDefault="002E005C" w:rsidP="00BF3FFF">
            <w:pPr>
              <w:spacing w:line="240" w:lineRule="atLeast"/>
              <w:jc w:val="left"/>
              <w:rPr>
                <w:strike/>
              </w:rPr>
            </w:pPr>
            <w:r w:rsidRPr="001078CD">
              <w:rPr>
                <w:rFonts w:hint="eastAsia"/>
                <w:strike/>
              </w:rPr>
              <w:t>F</w:t>
            </w:r>
            <w:r w:rsidRPr="001078CD">
              <w:rPr>
                <w:strike/>
              </w:rPr>
              <w:t>_Datetime</w:t>
            </w:r>
          </w:p>
        </w:tc>
        <w:tc>
          <w:tcPr>
            <w:tcW w:w="2218" w:type="dxa"/>
          </w:tcPr>
          <w:p w14:paraId="3C00B394" w14:textId="77777777" w:rsidR="002E005C" w:rsidRPr="001078CD" w:rsidRDefault="002E005C" w:rsidP="00BF3FFF">
            <w:pPr>
              <w:spacing w:line="240" w:lineRule="atLeast"/>
              <w:jc w:val="left"/>
              <w:rPr>
                <w:strike/>
              </w:rPr>
            </w:pPr>
          </w:p>
        </w:tc>
        <w:tc>
          <w:tcPr>
            <w:tcW w:w="1177" w:type="dxa"/>
          </w:tcPr>
          <w:p w14:paraId="01F60551" w14:textId="77777777" w:rsidR="002E005C" w:rsidRPr="001078CD" w:rsidRDefault="002E005C" w:rsidP="00BF3FFF">
            <w:pPr>
              <w:spacing w:line="240" w:lineRule="atLeast"/>
              <w:jc w:val="left"/>
              <w:rPr>
                <w:strike/>
              </w:rPr>
            </w:pPr>
          </w:p>
        </w:tc>
        <w:tc>
          <w:tcPr>
            <w:tcW w:w="3781" w:type="dxa"/>
          </w:tcPr>
          <w:p w14:paraId="5636B204" w14:textId="77777777" w:rsidR="002E005C" w:rsidRPr="001078CD" w:rsidRDefault="002E005C" w:rsidP="00BF3FFF">
            <w:pPr>
              <w:spacing w:line="240" w:lineRule="atLeast"/>
              <w:jc w:val="left"/>
              <w:rPr>
                <w:strike/>
              </w:rPr>
            </w:pPr>
          </w:p>
        </w:tc>
      </w:tr>
      <w:tr w:rsidR="002E005C" w14:paraId="24A2A941" w14:textId="77777777" w:rsidTr="00BF3FFF">
        <w:trPr>
          <w:trHeight w:val="267"/>
        </w:trPr>
        <w:tc>
          <w:tcPr>
            <w:tcW w:w="1836" w:type="dxa"/>
          </w:tcPr>
          <w:p w14:paraId="502EDA7D" w14:textId="77777777" w:rsidR="002E005C" w:rsidRDefault="002E005C" w:rsidP="00BF3FFF">
            <w:pPr>
              <w:spacing w:line="240" w:lineRule="atLeast"/>
              <w:jc w:val="left"/>
            </w:pPr>
          </w:p>
        </w:tc>
        <w:tc>
          <w:tcPr>
            <w:tcW w:w="2218" w:type="dxa"/>
          </w:tcPr>
          <w:p w14:paraId="3080BEC9" w14:textId="77777777" w:rsidR="002E005C" w:rsidRDefault="002E005C" w:rsidP="00BF3FFF">
            <w:pPr>
              <w:spacing w:line="240" w:lineRule="atLeast"/>
              <w:jc w:val="left"/>
            </w:pPr>
          </w:p>
        </w:tc>
        <w:tc>
          <w:tcPr>
            <w:tcW w:w="2218" w:type="dxa"/>
          </w:tcPr>
          <w:p w14:paraId="5623E289" w14:textId="77777777" w:rsidR="002E005C" w:rsidRDefault="002E005C" w:rsidP="00BF3FFF">
            <w:pPr>
              <w:spacing w:line="240" w:lineRule="atLeast"/>
              <w:jc w:val="left"/>
            </w:pPr>
          </w:p>
        </w:tc>
        <w:tc>
          <w:tcPr>
            <w:tcW w:w="1177" w:type="dxa"/>
          </w:tcPr>
          <w:p w14:paraId="39B6807B" w14:textId="77777777" w:rsidR="002E005C" w:rsidRDefault="002E005C" w:rsidP="00BF3FFF">
            <w:pPr>
              <w:spacing w:line="240" w:lineRule="atLeast"/>
              <w:jc w:val="left"/>
            </w:pPr>
          </w:p>
        </w:tc>
        <w:tc>
          <w:tcPr>
            <w:tcW w:w="3781" w:type="dxa"/>
          </w:tcPr>
          <w:p w14:paraId="296BB8F0" w14:textId="77777777" w:rsidR="002E005C" w:rsidRDefault="002E005C" w:rsidP="00BF3FFF">
            <w:pPr>
              <w:spacing w:line="240" w:lineRule="atLeast"/>
              <w:jc w:val="left"/>
            </w:pPr>
          </w:p>
        </w:tc>
      </w:tr>
    </w:tbl>
    <w:p w14:paraId="0F43E2D5" w14:textId="77777777" w:rsidR="002E005C" w:rsidRDefault="002E005C" w:rsidP="002E005C">
      <w:pPr>
        <w:spacing w:line="240" w:lineRule="atLeast"/>
        <w:jc w:val="left"/>
      </w:pPr>
    </w:p>
    <w:p w14:paraId="3A61AC0B" w14:textId="77777777" w:rsidR="002E005C" w:rsidRPr="007B17D9" w:rsidRDefault="002E005C" w:rsidP="002E005C">
      <w:pPr>
        <w:pStyle w:val="4"/>
        <w:spacing w:line="240" w:lineRule="atLeast"/>
        <w:jc w:val="left"/>
        <w:rPr>
          <w:strike/>
        </w:rPr>
      </w:pPr>
      <w:r>
        <w:rPr>
          <w:rFonts w:hint="eastAsia"/>
          <w:strike/>
        </w:rPr>
        <w:t xml:space="preserve"> </w:t>
      </w:r>
      <w:r w:rsidRPr="007B17D9">
        <w:rPr>
          <w:rFonts w:hint="eastAsia"/>
          <w:strike/>
        </w:rPr>
        <w:t>储值卡表</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1C7AAB39" w14:textId="77777777" w:rsidTr="00BF3FFF">
        <w:trPr>
          <w:trHeight w:val="255"/>
        </w:trPr>
        <w:tc>
          <w:tcPr>
            <w:tcW w:w="1836" w:type="dxa"/>
            <w:shd w:val="clear" w:color="auto" w:fill="FF0000"/>
          </w:tcPr>
          <w:p w14:paraId="5011F158"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数据项</w:t>
            </w:r>
          </w:p>
        </w:tc>
        <w:tc>
          <w:tcPr>
            <w:tcW w:w="2218" w:type="dxa"/>
            <w:shd w:val="clear" w:color="auto" w:fill="FF0000"/>
          </w:tcPr>
          <w:p w14:paraId="5B64A485"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SQL</w:t>
            </w:r>
            <w:r w:rsidRPr="007B17D9">
              <w:rPr>
                <w:strike/>
                <w:color w:val="FFFFFF" w:themeColor="background1"/>
              </w:rPr>
              <w:t xml:space="preserve"> field</w:t>
            </w:r>
          </w:p>
        </w:tc>
        <w:tc>
          <w:tcPr>
            <w:tcW w:w="2218" w:type="dxa"/>
            <w:shd w:val="clear" w:color="auto" w:fill="FF0000"/>
          </w:tcPr>
          <w:p w14:paraId="3F085D34"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Type</w:t>
            </w:r>
          </w:p>
        </w:tc>
        <w:tc>
          <w:tcPr>
            <w:tcW w:w="1177" w:type="dxa"/>
            <w:shd w:val="clear" w:color="auto" w:fill="FF0000"/>
          </w:tcPr>
          <w:p w14:paraId="3EEC7A65"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默认值</w:t>
            </w:r>
          </w:p>
        </w:tc>
        <w:tc>
          <w:tcPr>
            <w:tcW w:w="3781" w:type="dxa"/>
            <w:shd w:val="clear" w:color="auto" w:fill="FF0000"/>
          </w:tcPr>
          <w:p w14:paraId="11203AC1"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说明</w:t>
            </w:r>
            <w:r w:rsidRPr="007B17D9">
              <w:rPr>
                <w:rFonts w:hint="eastAsia"/>
                <w:strike/>
                <w:color w:val="FFFFFF" w:themeColor="background1"/>
              </w:rPr>
              <w:t>/</w:t>
            </w:r>
            <w:r w:rsidRPr="007B17D9">
              <w:rPr>
                <w:rFonts w:hint="eastAsia"/>
                <w:strike/>
                <w:color w:val="FFFFFF" w:themeColor="background1"/>
              </w:rPr>
              <w:t>限制</w:t>
            </w:r>
            <w:r w:rsidRPr="007B17D9">
              <w:rPr>
                <w:rFonts w:hint="eastAsia"/>
                <w:strike/>
                <w:color w:val="FFFFFF" w:themeColor="background1"/>
              </w:rPr>
              <w:t>/</w:t>
            </w:r>
            <w:r w:rsidRPr="007B17D9">
              <w:rPr>
                <w:rFonts w:hint="eastAsia"/>
                <w:strike/>
                <w:color w:val="FFFFFF" w:themeColor="background1"/>
              </w:rPr>
              <w:t>规则</w:t>
            </w:r>
          </w:p>
        </w:tc>
      </w:tr>
      <w:tr w:rsidR="002E005C" w14:paraId="5DA842DC" w14:textId="77777777" w:rsidTr="00BF3FFF">
        <w:trPr>
          <w:trHeight w:val="267"/>
        </w:trPr>
        <w:tc>
          <w:tcPr>
            <w:tcW w:w="1836" w:type="dxa"/>
          </w:tcPr>
          <w:p w14:paraId="29076A86" w14:textId="77777777" w:rsidR="002E005C" w:rsidRPr="007B17D9" w:rsidRDefault="002E005C" w:rsidP="00BF3FFF">
            <w:pPr>
              <w:spacing w:line="240" w:lineRule="atLeast"/>
              <w:jc w:val="left"/>
              <w:rPr>
                <w:strike/>
              </w:rPr>
            </w:pPr>
            <w:r w:rsidRPr="007B17D9">
              <w:rPr>
                <w:rFonts w:hint="eastAsia"/>
                <w:strike/>
              </w:rPr>
              <w:t>卡</w:t>
            </w:r>
            <w:r w:rsidRPr="007B17D9">
              <w:rPr>
                <w:rFonts w:hint="eastAsia"/>
                <w:strike/>
              </w:rPr>
              <w:t>ID</w:t>
            </w:r>
          </w:p>
        </w:tc>
        <w:tc>
          <w:tcPr>
            <w:tcW w:w="2218" w:type="dxa"/>
          </w:tcPr>
          <w:p w14:paraId="1C8E4EBB" w14:textId="77777777" w:rsidR="002E005C" w:rsidRPr="007B17D9" w:rsidRDefault="002E005C" w:rsidP="00BF3FFF">
            <w:pPr>
              <w:spacing w:line="240" w:lineRule="atLeast"/>
              <w:jc w:val="left"/>
              <w:rPr>
                <w:strike/>
              </w:rPr>
            </w:pPr>
            <w:r w:rsidRPr="007B17D9">
              <w:rPr>
                <w:rFonts w:hint="eastAsia"/>
                <w:strike/>
              </w:rPr>
              <w:t>F_</w:t>
            </w:r>
            <w:r w:rsidRPr="007B17D9">
              <w:rPr>
                <w:strike/>
              </w:rPr>
              <w:t>ID</w:t>
            </w:r>
          </w:p>
        </w:tc>
        <w:tc>
          <w:tcPr>
            <w:tcW w:w="2218" w:type="dxa"/>
          </w:tcPr>
          <w:p w14:paraId="1A6F0A51" w14:textId="77777777" w:rsidR="002E005C" w:rsidRPr="007B17D9" w:rsidRDefault="002E005C" w:rsidP="00BF3FFF">
            <w:pPr>
              <w:spacing w:line="240" w:lineRule="atLeast"/>
              <w:jc w:val="left"/>
              <w:rPr>
                <w:strike/>
              </w:rPr>
            </w:pPr>
          </w:p>
        </w:tc>
        <w:tc>
          <w:tcPr>
            <w:tcW w:w="1177" w:type="dxa"/>
          </w:tcPr>
          <w:p w14:paraId="30EB899D" w14:textId="77777777" w:rsidR="002E005C" w:rsidRPr="007B17D9" w:rsidRDefault="002E005C" w:rsidP="00BF3FFF">
            <w:pPr>
              <w:spacing w:line="240" w:lineRule="atLeast"/>
              <w:jc w:val="left"/>
              <w:rPr>
                <w:strike/>
              </w:rPr>
            </w:pPr>
          </w:p>
        </w:tc>
        <w:tc>
          <w:tcPr>
            <w:tcW w:w="3781" w:type="dxa"/>
          </w:tcPr>
          <w:p w14:paraId="570B0AC0" w14:textId="77777777" w:rsidR="002E005C" w:rsidRPr="007B17D9" w:rsidRDefault="002E005C" w:rsidP="00BF3FFF">
            <w:pPr>
              <w:spacing w:line="240" w:lineRule="atLeast"/>
              <w:jc w:val="left"/>
              <w:rPr>
                <w:strike/>
              </w:rPr>
            </w:pPr>
          </w:p>
        </w:tc>
      </w:tr>
      <w:tr w:rsidR="002E005C" w14:paraId="1A5FE29F" w14:textId="77777777" w:rsidTr="00BF3FFF">
        <w:trPr>
          <w:trHeight w:val="267"/>
        </w:trPr>
        <w:tc>
          <w:tcPr>
            <w:tcW w:w="1836" w:type="dxa"/>
          </w:tcPr>
          <w:p w14:paraId="1B19ED55" w14:textId="77777777" w:rsidR="002E005C" w:rsidRPr="007B17D9" w:rsidRDefault="002E005C" w:rsidP="00BF3FFF">
            <w:pPr>
              <w:spacing w:line="240" w:lineRule="atLeast"/>
              <w:jc w:val="left"/>
              <w:rPr>
                <w:strike/>
              </w:rPr>
            </w:pPr>
            <w:r w:rsidRPr="007B17D9">
              <w:rPr>
                <w:rFonts w:hint="eastAsia"/>
                <w:strike/>
              </w:rPr>
              <w:t>会员</w:t>
            </w:r>
            <w:r w:rsidRPr="007B17D9">
              <w:rPr>
                <w:rFonts w:hint="eastAsia"/>
                <w:strike/>
              </w:rPr>
              <w:t>ID</w:t>
            </w:r>
          </w:p>
        </w:tc>
        <w:tc>
          <w:tcPr>
            <w:tcW w:w="2218" w:type="dxa"/>
          </w:tcPr>
          <w:p w14:paraId="4CB28F93" w14:textId="77777777" w:rsidR="002E005C" w:rsidRPr="007B17D9" w:rsidRDefault="002E005C" w:rsidP="00BF3FFF">
            <w:pPr>
              <w:spacing w:line="240" w:lineRule="atLeast"/>
              <w:jc w:val="left"/>
              <w:rPr>
                <w:strike/>
              </w:rPr>
            </w:pPr>
          </w:p>
        </w:tc>
        <w:tc>
          <w:tcPr>
            <w:tcW w:w="2218" w:type="dxa"/>
          </w:tcPr>
          <w:p w14:paraId="793ACEFE" w14:textId="77777777" w:rsidR="002E005C" w:rsidRPr="007B17D9" w:rsidRDefault="002E005C" w:rsidP="00BF3FFF">
            <w:pPr>
              <w:spacing w:line="240" w:lineRule="atLeast"/>
              <w:jc w:val="left"/>
              <w:rPr>
                <w:strike/>
              </w:rPr>
            </w:pPr>
          </w:p>
        </w:tc>
        <w:tc>
          <w:tcPr>
            <w:tcW w:w="1177" w:type="dxa"/>
          </w:tcPr>
          <w:p w14:paraId="6023E93F" w14:textId="77777777" w:rsidR="002E005C" w:rsidRPr="007B17D9" w:rsidRDefault="002E005C" w:rsidP="00BF3FFF">
            <w:pPr>
              <w:spacing w:line="240" w:lineRule="atLeast"/>
              <w:jc w:val="left"/>
              <w:rPr>
                <w:strike/>
              </w:rPr>
            </w:pPr>
          </w:p>
        </w:tc>
        <w:tc>
          <w:tcPr>
            <w:tcW w:w="3781" w:type="dxa"/>
          </w:tcPr>
          <w:p w14:paraId="5CB80335" w14:textId="77777777" w:rsidR="002E005C" w:rsidRPr="007B17D9" w:rsidRDefault="002E005C" w:rsidP="00BF3FFF">
            <w:pPr>
              <w:spacing w:line="240" w:lineRule="atLeast"/>
              <w:jc w:val="left"/>
              <w:rPr>
                <w:strike/>
              </w:rPr>
            </w:pPr>
          </w:p>
        </w:tc>
      </w:tr>
      <w:tr w:rsidR="002E005C" w14:paraId="1CA4AA09" w14:textId="77777777" w:rsidTr="00BF3FFF">
        <w:trPr>
          <w:trHeight w:val="267"/>
        </w:trPr>
        <w:tc>
          <w:tcPr>
            <w:tcW w:w="1836" w:type="dxa"/>
          </w:tcPr>
          <w:p w14:paraId="6B85A37C" w14:textId="77777777" w:rsidR="002E005C" w:rsidRPr="007B17D9" w:rsidRDefault="002E005C" w:rsidP="00BF3FFF">
            <w:pPr>
              <w:spacing w:line="240" w:lineRule="atLeast"/>
              <w:jc w:val="left"/>
              <w:rPr>
                <w:strike/>
              </w:rPr>
            </w:pPr>
            <w:r w:rsidRPr="007B17D9">
              <w:rPr>
                <w:rFonts w:hint="eastAsia"/>
                <w:strike/>
              </w:rPr>
              <w:t>余额</w:t>
            </w:r>
          </w:p>
        </w:tc>
        <w:tc>
          <w:tcPr>
            <w:tcW w:w="2218" w:type="dxa"/>
          </w:tcPr>
          <w:p w14:paraId="00DDAEF5" w14:textId="77777777" w:rsidR="002E005C" w:rsidRPr="007B17D9" w:rsidRDefault="002E005C" w:rsidP="00BF3FFF">
            <w:pPr>
              <w:spacing w:line="240" w:lineRule="atLeast"/>
              <w:jc w:val="left"/>
              <w:rPr>
                <w:strike/>
              </w:rPr>
            </w:pPr>
          </w:p>
        </w:tc>
        <w:tc>
          <w:tcPr>
            <w:tcW w:w="2218" w:type="dxa"/>
          </w:tcPr>
          <w:p w14:paraId="538D977D" w14:textId="77777777" w:rsidR="002E005C" w:rsidRPr="007B17D9" w:rsidRDefault="002E005C" w:rsidP="00BF3FFF">
            <w:pPr>
              <w:spacing w:line="240" w:lineRule="atLeast"/>
              <w:jc w:val="left"/>
              <w:rPr>
                <w:strike/>
              </w:rPr>
            </w:pPr>
            <w:r w:rsidRPr="007B17D9">
              <w:rPr>
                <w:rFonts w:hint="eastAsia"/>
                <w:strike/>
              </w:rPr>
              <w:t>实数</w:t>
            </w:r>
          </w:p>
        </w:tc>
        <w:tc>
          <w:tcPr>
            <w:tcW w:w="1177" w:type="dxa"/>
          </w:tcPr>
          <w:p w14:paraId="79F96FDF" w14:textId="77777777" w:rsidR="002E005C" w:rsidRPr="007B17D9" w:rsidRDefault="002E005C" w:rsidP="00BF3FFF">
            <w:pPr>
              <w:spacing w:line="240" w:lineRule="atLeast"/>
              <w:jc w:val="left"/>
              <w:rPr>
                <w:strike/>
              </w:rPr>
            </w:pPr>
          </w:p>
        </w:tc>
        <w:tc>
          <w:tcPr>
            <w:tcW w:w="3781" w:type="dxa"/>
          </w:tcPr>
          <w:p w14:paraId="7145C508" w14:textId="77777777" w:rsidR="002E005C" w:rsidRPr="007B17D9" w:rsidRDefault="002E005C" w:rsidP="00BF3FFF">
            <w:pPr>
              <w:spacing w:line="240" w:lineRule="atLeast"/>
              <w:jc w:val="left"/>
              <w:rPr>
                <w:strike/>
              </w:rPr>
            </w:pPr>
          </w:p>
        </w:tc>
      </w:tr>
    </w:tbl>
    <w:p w14:paraId="741BE4EC" w14:textId="77777777" w:rsidR="002E005C" w:rsidRDefault="002E005C" w:rsidP="002E005C">
      <w:pPr>
        <w:spacing w:line="240" w:lineRule="atLeast"/>
        <w:jc w:val="left"/>
      </w:pPr>
    </w:p>
    <w:p w14:paraId="6D2A20C7" w14:textId="77777777" w:rsidR="002E005C" w:rsidRPr="007B17D9" w:rsidRDefault="002E005C" w:rsidP="002E005C">
      <w:pPr>
        <w:pStyle w:val="4"/>
        <w:spacing w:line="240" w:lineRule="atLeast"/>
        <w:jc w:val="left"/>
        <w:rPr>
          <w:strike/>
        </w:rPr>
      </w:pPr>
      <w:r>
        <w:rPr>
          <w:rFonts w:hint="eastAsia"/>
          <w:strike/>
        </w:rPr>
        <w:t xml:space="preserve"> </w:t>
      </w:r>
      <w:r w:rsidRPr="007B17D9">
        <w:rPr>
          <w:rFonts w:hint="eastAsia"/>
          <w:strike/>
        </w:rPr>
        <w:t>储值卡消费历史表</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14:paraId="299F366D" w14:textId="77777777" w:rsidTr="00BF3FFF">
        <w:trPr>
          <w:trHeight w:val="255"/>
        </w:trPr>
        <w:tc>
          <w:tcPr>
            <w:tcW w:w="1836" w:type="dxa"/>
            <w:shd w:val="clear" w:color="auto" w:fill="FF0000"/>
          </w:tcPr>
          <w:p w14:paraId="043853A1"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数据项</w:t>
            </w:r>
          </w:p>
        </w:tc>
        <w:tc>
          <w:tcPr>
            <w:tcW w:w="2218" w:type="dxa"/>
            <w:shd w:val="clear" w:color="auto" w:fill="FF0000"/>
          </w:tcPr>
          <w:p w14:paraId="7FECF92A"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SQL</w:t>
            </w:r>
            <w:r w:rsidRPr="007B17D9">
              <w:rPr>
                <w:strike/>
                <w:color w:val="FFFFFF" w:themeColor="background1"/>
              </w:rPr>
              <w:t xml:space="preserve"> field</w:t>
            </w:r>
          </w:p>
        </w:tc>
        <w:tc>
          <w:tcPr>
            <w:tcW w:w="2218" w:type="dxa"/>
            <w:shd w:val="clear" w:color="auto" w:fill="FF0000"/>
          </w:tcPr>
          <w:p w14:paraId="411FAA82"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Type</w:t>
            </w:r>
          </w:p>
        </w:tc>
        <w:tc>
          <w:tcPr>
            <w:tcW w:w="1177" w:type="dxa"/>
            <w:shd w:val="clear" w:color="auto" w:fill="FF0000"/>
          </w:tcPr>
          <w:p w14:paraId="76DD0694"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默认值</w:t>
            </w:r>
          </w:p>
        </w:tc>
        <w:tc>
          <w:tcPr>
            <w:tcW w:w="3781" w:type="dxa"/>
            <w:shd w:val="clear" w:color="auto" w:fill="FF0000"/>
          </w:tcPr>
          <w:p w14:paraId="1852554D" w14:textId="77777777" w:rsidR="002E005C" w:rsidRPr="007B17D9" w:rsidRDefault="002E005C" w:rsidP="00BF3FFF">
            <w:pPr>
              <w:spacing w:line="240" w:lineRule="atLeast"/>
              <w:jc w:val="left"/>
              <w:rPr>
                <w:strike/>
                <w:color w:val="FFFFFF" w:themeColor="background1"/>
              </w:rPr>
            </w:pPr>
            <w:r w:rsidRPr="007B17D9">
              <w:rPr>
                <w:rFonts w:hint="eastAsia"/>
                <w:strike/>
                <w:color w:val="FFFFFF" w:themeColor="background1"/>
              </w:rPr>
              <w:t>说明</w:t>
            </w:r>
            <w:r w:rsidRPr="007B17D9">
              <w:rPr>
                <w:rFonts w:hint="eastAsia"/>
                <w:strike/>
                <w:color w:val="FFFFFF" w:themeColor="background1"/>
              </w:rPr>
              <w:t>/</w:t>
            </w:r>
            <w:r w:rsidRPr="007B17D9">
              <w:rPr>
                <w:rFonts w:hint="eastAsia"/>
                <w:strike/>
                <w:color w:val="FFFFFF" w:themeColor="background1"/>
              </w:rPr>
              <w:t>限制</w:t>
            </w:r>
            <w:r w:rsidRPr="007B17D9">
              <w:rPr>
                <w:rFonts w:hint="eastAsia"/>
                <w:strike/>
                <w:color w:val="FFFFFF" w:themeColor="background1"/>
              </w:rPr>
              <w:t>/</w:t>
            </w:r>
            <w:r w:rsidRPr="007B17D9">
              <w:rPr>
                <w:rFonts w:hint="eastAsia"/>
                <w:strike/>
                <w:color w:val="FFFFFF" w:themeColor="background1"/>
              </w:rPr>
              <w:t>规则</w:t>
            </w:r>
          </w:p>
        </w:tc>
      </w:tr>
      <w:tr w:rsidR="002E005C" w14:paraId="54C9A2E7" w14:textId="77777777" w:rsidTr="00BF3FFF">
        <w:trPr>
          <w:trHeight w:val="267"/>
        </w:trPr>
        <w:tc>
          <w:tcPr>
            <w:tcW w:w="1836" w:type="dxa"/>
          </w:tcPr>
          <w:p w14:paraId="5BF7CA10" w14:textId="77777777" w:rsidR="002E005C" w:rsidRPr="007B17D9" w:rsidRDefault="002E005C" w:rsidP="00BF3FFF">
            <w:pPr>
              <w:spacing w:line="240" w:lineRule="atLeast"/>
              <w:jc w:val="left"/>
              <w:rPr>
                <w:strike/>
              </w:rPr>
            </w:pPr>
            <w:r w:rsidRPr="007B17D9">
              <w:rPr>
                <w:rFonts w:hint="eastAsia"/>
                <w:strike/>
              </w:rPr>
              <w:t>卡</w:t>
            </w:r>
            <w:r w:rsidRPr="007B17D9">
              <w:rPr>
                <w:rFonts w:hint="eastAsia"/>
                <w:strike/>
              </w:rPr>
              <w:t>ID</w:t>
            </w:r>
          </w:p>
        </w:tc>
        <w:tc>
          <w:tcPr>
            <w:tcW w:w="2218" w:type="dxa"/>
          </w:tcPr>
          <w:p w14:paraId="4C0FB92E" w14:textId="77777777" w:rsidR="002E005C" w:rsidRPr="007B17D9" w:rsidRDefault="002E005C" w:rsidP="00BF3FFF">
            <w:pPr>
              <w:spacing w:line="240" w:lineRule="atLeast"/>
              <w:jc w:val="left"/>
              <w:rPr>
                <w:strike/>
              </w:rPr>
            </w:pPr>
            <w:r w:rsidRPr="007B17D9">
              <w:rPr>
                <w:rFonts w:hint="eastAsia"/>
                <w:strike/>
              </w:rPr>
              <w:t>F_</w:t>
            </w:r>
            <w:r w:rsidRPr="007B17D9">
              <w:rPr>
                <w:strike/>
              </w:rPr>
              <w:t>ID</w:t>
            </w:r>
          </w:p>
        </w:tc>
        <w:tc>
          <w:tcPr>
            <w:tcW w:w="2218" w:type="dxa"/>
          </w:tcPr>
          <w:p w14:paraId="123FECBC" w14:textId="77777777" w:rsidR="002E005C" w:rsidRPr="007B17D9" w:rsidRDefault="002E005C" w:rsidP="00BF3FFF">
            <w:pPr>
              <w:spacing w:line="240" w:lineRule="atLeast"/>
              <w:jc w:val="left"/>
              <w:rPr>
                <w:strike/>
              </w:rPr>
            </w:pPr>
          </w:p>
        </w:tc>
        <w:tc>
          <w:tcPr>
            <w:tcW w:w="1177" w:type="dxa"/>
          </w:tcPr>
          <w:p w14:paraId="3969A5AA" w14:textId="77777777" w:rsidR="002E005C" w:rsidRPr="007B17D9" w:rsidRDefault="002E005C" w:rsidP="00BF3FFF">
            <w:pPr>
              <w:spacing w:line="240" w:lineRule="atLeast"/>
              <w:jc w:val="left"/>
              <w:rPr>
                <w:strike/>
              </w:rPr>
            </w:pPr>
          </w:p>
        </w:tc>
        <w:tc>
          <w:tcPr>
            <w:tcW w:w="3781" w:type="dxa"/>
          </w:tcPr>
          <w:p w14:paraId="25053B88" w14:textId="77777777" w:rsidR="002E005C" w:rsidRPr="007B17D9" w:rsidRDefault="002E005C" w:rsidP="00BF3FFF">
            <w:pPr>
              <w:spacing w:line="240" w:lineRule="atLeast"/>
              <w:jc w:val="left"/>
              <w:rPr>
                <w:strike/>
              </w:rPr>
            </w:pPr>
          </w:p>
        </w:tc>
      </w:tr>
      <w:tr w:rsidR="002E005C" w14:paraId="56A14943" w14:textId="77777777" w:rsidTr="00BF3FFF">
        <w:trPr>
          <w:trHeight w:val="267"/>
        </w:trPr>
        <w:tc>
          <w:tcPr>
            <w:tcW w:w="1836" w:type="dxa"/>
          </w:tcPr>
          <w:p w14:paraId="567B513B" w14:textId="77777777" w:rsidR="002E005C" w:rsidRPr="007B17D9" w:rsidRDefault="002E005C" w:rsidP="00BF3FFF">
            <w:pPr>
              <w:spacing w:line="240" w:lineRule="atLeast"/>
              <w:jc w:val="left"/>
              <w:rPr>
                <w:strike/>
              </w:rPr>
            </w:pPr>
            <w:r w:rsidRPr="007B17D9">
              <w:rPr>
                <w:rFonts w:hint="eastAsia"/>
                <w:strike/>
              </w:rPr>
              <w:t>消费金额</w:t>
            </w:r>
          </w:p>
        </w:tc>
        <w:tc>
          <w:tcPr>
            <w:tcW w:w="2218" w:type="dxa"/>
          </w:tcPr>
          <w:p w14:paraId="53E8320E" w14:textId="77777777" w:rsidR="002E005C" w:rsidRPr="007B17D9" w:rsidRDefault="002E005C" w:rsidP="00BF3FFF">
            <w:pPr>
              <w:spacing w:line="240" w:lineRule="atLeast"/>
              <w:jc w:val="left"/>
              <w:rPr>
                <w:strike/>
              </w:rPr>
            </w:pPr>
          </w:p>
        </w:tc>
        <w:tc>
          <w:tcPr>
            <w:tcW w:w="2218" w:type="dxa"/>
          </w:tcPr>
          <w:p w14:paraId="0DD512F6" w14:textId="77777777" w:rsidR="002E005C" w:rsidRPr="007B17D9" w:rsidRDefault="002E005C" w:rsidP="00BF3FFF">
            <w:pPr>
              <w:spacing w:line="240" w:lineRule="atLeast"/>
              <w:jc w:val="left"/>
              <w:rPr>
                <w:strike/>
              </w:rPr>
            </w:pPr>
            <w:r w:rsidRPr="007B17D9">
              <w:rPr>
                <w:rFonts w:hint="eastAsia"/>
                <w:strike/>
              </w:rPr>
              <w:t>实数</w:t>
            </w:r>
          </w:p>
        </w:tc>
        <w:tc>
          <w:tcPr>
            <w:tcW w:w="1177" w:type="dxa"/>
          </w:tcPr>
          <w:p w14:paraId="424532F8" w14:textId="77777777" w:rsidR="002E005C" w:rsidRPr="007B17D9" w:rsidRDefault="002E005C" w:rsidP="00BF3FFF">
            <w:pPr>
              <w:spacing w:line="240" w:lineRule="atLeast"/>
              <w:jc w:val="left"/>
              <w:rPr>
                <w:strike/>
              </w:rPr>
            </w:pPr>
          </w:p>
        </w:tc>
        <w:tc>
          <w:tcPr>
            <w:tcW w:w="3781" w:type="dxa"/>
          </w:tcPr>
          <w:p w14:paraId="73C1387F" w14:textId="77777777" w:rsidR="002E005C" w:rsidRPr="007B17D9" w:rsidRDefault="002E005C" w:rsidP="00BF3FFF">
            <w:pPr>
              <w:spacing w:line="240" w:lineRule="atLeast"/>
              <w:jc w:val="left"/>
              <w:rPr>
                <w:strike/>
              </w:rPr>
            </w:pPr>
          </w:p>
        </w:tc>
      </w:tr>
    </w:tbl>
    <w:p w14:paraId="04846330" w14:textId="77777777" w:rsidR="002E005C" w:rsidRDefault="002E005C" w:rsidP="002E005C">
      <w:pPr>
        <w:spacing w:line="240" w:lineRule="atLeast"/>
        <w:jc w:val="left"/>
      </w:pPr>
    </w:p>
    <w:p w14:paraId="65DDE5BA" w14:textId="77777777" w:rsidR="002E005C" w:rsidRPr="003B19C0" w:rsidRDefault="002E005C" w:rsidP="002E005C">
      <w:pPr>
        <w:pStyle w:val="4"/>
        <w:spacing w:line="240" w:lineRule="atLeast"/>
        <w:jc w:val="left"/>
        <w:rPr>
          <w:strike/>
        </w:rPr>
      </w:pPr>
      <w:r w:rsidRPr="003B19C0">
        <w:rPr>
          <w:rFonts w:hint="eastAsia"/>
          <w:strike/>
        </w:rPr>
        <w:t xml:space="preserve"> </w:t>
      </w:r>
      <w:r w:rsidRPr="003B19C0">
        <w:rPr>
          <w:rFonts w:hint="eastAsia"/>
          <w:strike/>
        </w:rPr>
        <w:t>计次卡：</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2E005C" w:rsidRPr="007B17D9" w14:paraId="155BF655" w14:textId="77777777" w:rsidTr="00BF3FFF">
        <w:trPr>
          <w:trHeight w:val="255"/>
        </w:trPr>
        <w:tc>
          <w:tcPr>
            <w:tcW w:w="1836" w:type="dxa"/>
            <w:shd w:val="clear" w:color="auto" w:fill="FF0000"/>
          </w:tcPr>
          <w:p w14:paraId="0CC300BE"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数据项</w:t>
            </w:r>
          </w:p>
        </w:tc>
        <w:tc>
          <w:tcPr>
            <w:tcW w:w="2218" w:type="dxa"/>
            <w:shd w:val="clear" w:color="auto" w:fill="FF0000"/>
          </w:tcPr>
          <w:p w14:paraId="30002947"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SQL</w:t>
            </w:r>
            <w:r w:rsidRPr="007B17D9">
              <w:rPr>
                <w:color w:val="FFFFFF" w:themeColor="background1"/>
              </w:rPr>
              <w:t xml:space="preserve"> field</w:t>
            </w:r>
          </w:p>
        </w:tc>
        <w:tc>
          <w:tcPr>
            <w:tcW w:w="2218" w:type="dxa"/>
            <w:shd w:val="clear" w:color="auto" w:fill="FF0000"/>
          </w:tcPr>
          <w:p w14:paraId="113C61BC"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Type</w:t>
            </w:r>
          </w:p>
        </w:tc>
        <w:tc>
          <w:tcPr>
            <w:tcW w:w="1177" w:type="dxa"/>
            <w:shd w:val="clear" w:color="auto" w:fill="FF0000"/>
          </w:tcPr>
          <w:p w14:paraId="547E3413"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默认值</w:t>
            </w:r>
          </w:p>
        </w:tc>
        <w:tc>
          <w:tcPr>
            <w:tcW w:w="3781" w:type="dxa"/>
            <w:shd w:val="clear" w:color="auto" w:fill="FF0000"/>
          </w:tcPr>
          <w:p w14:paraId="08A0A163" w14:textId="77777777" w:rsidR="002E005C" w:rsidRPr="007B17D9" w:rsidRDefault="002E005C" w:rsidP="00BF3FFF">
            <w:pPr>
              <w:spacing w:line="240" w:lineRule="atLeast"/>
              <w:jc w:val="left"/>
              <w:rPr>
                <w:color w:val="FFFFFF" w:themeColor="background1"/>
              </w:rPr>
            </w:pPr>
            <w:r w:rsidRPr="007B17D9">
              <w:rPr>
                <w:rFonts w:hint="eastAsia"/>
                <w:color w:val="FFFFFF" w:themeColor="background1"/>
              </w:rPr>
              <w:t>说明</w:t>
            </w:r>
            <w:r w:rsidRPr="007B17D9">
              <w:rPr>
                <w:rFonts w:hint="eastAsia"/>
                <w:color w:val="FFFFFF" w:themeColor="background1"/>
              </w:rPr>
              <w:t>/</w:t>
            </w:r>
            <w:r w:rsidRPr="007B17D9">
              <w:rPr>
                <w:rFonts w:hint="eastAsia"/>
                <w:color w:val="FFFFFF" w:themeColor="background1"/>
              </w:rPr>
              <w:t>限制</w:t>
            </w:r>
            <w:r w:rsidRPr="007B17D9">
              <w:rPr>
                <w:rFonts w:hint="eastAsia"/>
                <w:color w:val="FFFFFF" w:themeColor="background1"/>
              </w:rPr>
              <w:t>/</w:t>
            </w:r>
            <w:r w:rsidRPr="007B17D9">
              <w:rPr>
                <w:rFonts w:hint="eastAsia"/>
                <w:color w:val="FFFFFF" w:themeColor="background1"/>
              </w:rPr>
              <w:t>规则</w:t>
            </w:r>
          </w:p>
        </w:tc>
      </w:tr>
      <w:tr w:rsidR="002E005C" w:rsidRPr="007B17D9" w14:paraId="7B9C61D5" w14:textId="77777777" w:rsidTr="00BF3FFF">
        <w:trPr>
          <w:trHeight w:val="267"/>
        </w:trPr>
        <w:tc>
          <w:tcPr>
            <w:tcW w:w="1836" w:type="dxa"/>
          </w:tcPr>
          <w:p w14:paraId="0405EA88" w14:textId="77777777" w:rsidR="002E005C" w:rsidRPr="007B17D9" w:rsidRDefault="002E005C" w:rsidP="00BF3FFF">
            <w:pPr>
              <w:spacing w:line="240" w:lineRule="atLeast"/>
              <w:jc w:val="left"/>
            </w:pPr>
          </w:p>
        </w:tc>
        <w:tc>
          <w:tcPr>
            <w:tcW w:w="2218" w:type="dxa"/>
          </w:tcPr>
          <w:p w14:paraId="72031A1A" w14:textId="77777777" w:rsidR="002E005C" w:rsidRPr="007B17D9" w:rsidRDefault="002E005C" w:rsidP="00BF3FFF">
            <w:pPr>
              <w:spacing w:line="240" w:lineRule="atLeast"/>
              <w:jc w:val="left"/>
            </w:pPr>
            <w:r w:rsidRPr="007B17D9">
              <w:rPr>
                <w:rFonts w:hint="eastAsia"/>
              </w:rPr>
              <w:t>F_</w:t>
            </w:r>
            <w:r w:rsidRPr="007B17D9">
              <w:t>ID</w:t>
            </w:r>
          </w:p>
        </w:tc>
        <w:tc>
          <w:tcPr>
            <w:tcW w:w="2218" w:type="dxa"/>
          </w:tcPr>
          <w:p w14:paraId="7C0D4836" w14:textId="77777777" w:rsidR="002E005C" w:rsidRPr="007B17D9" w:rsidRDefault="002E005C" w:rsidP="00BF3FFF">
            <w:pPr>
              <w:spacing w:line="240" w:lineRule="atLeast"/>
              <w:jc w:val="left"/>
            </w:pPr>
          </w:p>
        </w:tc>
        <w:tc>
          <w:tcPr>
            <w:tcW w:w="1177" w:type="dxa"/>
          </w:tcPr>
          <w:p w14:paraId="249827B2" w14:textId="77777777" w:rsidR="002E005C" w:rsidRPr="007B17D9" w:rsidRDefault="002E005C" w:rsidP="00BF3FFF">
            <w:pPr>
              <w:spacing w:line="240" w:lineRule="atLeast"/>
              <w:jc w:val="left"/>
            </w:pPr>
          </w:p>
        </w:tc>
        <w:tc>
          <w:tcPr>
            <w:tcW w:w="3781" w:type="dxa"/>
          </w:tcPr>
          <w:p w14:paraId="7C3796AD" w14:textId="77777777" w:rsidR="002E005C" w:rsidRPr="007B17D9" w:rsidRDefault="002E005C" w:rsidP="00BF3FFF">
            <w:pPr>
              <w:spacing w:line="240" w:lineRule="atLeast"/>
              <w:jc w:val="left"/>
            </w:pPr>
          </w:p>
        </w:tc>
      </w:tr>
    </w:tbl>
    <w:p w14:paraId="3962134D" w14:textId="77777777" w:rsidR="002E005C" w:rsidRDefault="002E005C" w:rsidP="002E005C">
      <w:pPr>
        <w:spacing w:line="240" w:lineRule="atLeast"/>
        <w:jc w:val="left"/>
      </w:pPr>
    </w:p>
    <w:p w14:paraId="028B529C" w14:textId="77777777" w:rsidR="002E005C" w:rsidRPr="0064361B" w:rsidRDefault="002E005C" w:rsidP="002E005C">
      <w:pPr>
        <w:pStyle w:val="4"/>
        <w:rPr>
          <w:strike/>
        </w:rPr>
      </w:pPr>
      <w:r>
        <w:t xml:space="preserve"> </w:t>
      </w:r>
      <w:r w:rsidRPr="0064361B">
        <w:rPr>
          <w:strike/>
        </w:rPr>
        <w:t>Wx</w:t>
      </w:r>
      <w:r w:rsidRPr="0064361B">
        <w:rPr>
          <w:rFonts w:hint="eastAsia"/>
          <w:strike/>
        </w:rPr>
        <w:t>会员卡</w:t>
      </w:r>
      <w:r w:rsidRPr="0064361B">
        <w:rPr>
          <w:rFonts w:hint="eastAsia"/>
          <w:strike/>
        </w:rPr>
        <w:t>T_WxCard</w:t>
      </w:r>
    </w:p>
    <w:p w14:paraId="35ECD1C9" w14:textId="77777777" w:rsidR="002E005C" w:rsidRPr="0064361B" w:rsidRDefault="002E005C" w:rsidP="002E005C">
      <w:pPr>
        <w:rPr>
          <w:strike/>
        </w:rPr>
      </w:pPr>
      <w:r w:rsidRPr="0064361B">
        <w:rPr>
          <w:rFonts w:hint="eastAsia"/>
          <w:strike/>
          <w:highlight w:val="red"/>
        </w:rPr>
        <w:t>对应</w:t>
      </w:r>
      <w:r w:rsidRPr="0064361B">
        <w:rPr>
          <w:rFonts w:hint="eastAsia"/>
          <w:strike/>
          <w:highlight w:val="red"/>
        </w:rPr>
        <w:t>JSON</w:t>
      </w:r>
      <w:r w:rsidRPr="0064361B">
        <w:rPr>
          <w:rFonts w:hint="eastAsia"/>
          <w:strike/>
          <w:highlight w:val="red"/>
        </w:rPr>
        <w:t>中的</w:t>
      </w:r>
      <w:r w:rsidRPr="0064361B">
        <w:rPr>
          <w:rFonts w:hint="eastAsia"/>
          <w:strike/>
          <w:highlight w:val="red"/>
        </w:rPr>
        <w:t>m</w:t>
      </w:r>
      <w:r w:rsidRPr="0064361B">
        <w:rPr>
          <w:strike/>
          <w:highlight w:val="red"/>
        </w:rPr>
        <w:t>ember_card</w:t>
      </w:r>
      <w:r w:rsidRPr="0064361B">
        <w:rPr>
          <w:rFonts w:hint="eastAsia"/>
          <w:strike/>
          <w:highlight w:val="red"/>
        </w:rPr>
        <w:t>节。在设计</w:t>
      </w:r>
      <w:r w:rsidRPr="0064361B">
        <w:rPr>
          <w:rFonts w:hint="eastAsia"/>
          <w:strike/>
          <w:highlight w:val="red"/>
        </w:rPr>
        <w:t>Model</w:t>
      </w:r>
      <w:r w:rsidRPr="0064361B">
        <w:rPr>
          <w:rFonts w:hint="eastAsia"/>
          <w:strike/>
          <w:highlight w:val="red"/>
        </w:rPr>
        <w:t>时，如果不采用</w:t>
      </w:r>
      <w:r w:rsidRPr="0064361B">
        <w:rPr>
          <w:rFonts w:hint="eastAsia"/>
          <w:strike/>
          <w:highlight w:val="red"/>
        </w:rPr>
        <w:t>m</w:t>
      </w:r>
      <w:r w:rsidRPr="0064361B">
        <w:rPr>
          <w:strike/>
          <w:highlight w:val="red"/>
        </w:rPr>
        <w:t>ember_card</w:t>
      </w:r>
      <w:r w:rsidRPr="0064361B">
        <w:rPr>
          <w:rFonts w:hint="eastAsia"/>
          <w:strike/>
          <w:highlight w:val="red"/>
        </w:rPr>
        <w:t>这个名称，则需要考虑在</w:t>
      </w:r>
      <w:r w:rsidRPr="0064361B">
        <w:rPr>
          <w:rFonts w:hint="eastAsia"/>
          <w:strike/>
          <w:highlight w:val="red"/>
        </w:rPr>
        <w:t>toJSON</w:t>
      </w:r>
      <w:r w:rsidRPr="0064361B">
        <w:rPr>
          <w:rFonts w:hint="eastAsia"/>
          <w:strike/>
          <w:highlight w:val="red"/>
        </w:rPr>
        <w:t>后，如何将类名转换为</w:t>
      </w:r>
      <w:r w:rsidRPr="0064361B">
        <w:rPr>
          <w:rFonts w:hint="eastAsia"/>
          <w:strike/>
          <w:highlight w:val="red"/>
        </w:rPr>
        <w:t>m</w:t>
      </w:r>
      <w:r w:rsidRPr="0064361B">
        <w:rPr>
          <w:strike/>
          <w:highlight w:val="red"/>
        </w:rPr>
        <w:t>ember_card</w:t>
      </w:r>
      <w:r w:rsidRPr="0064361B">
        <w:rPr>
          <w:rFonts w:hint="eastAsia"/>
          <w:strike/>
          <w:highlight w:val="red"/>
        </w:rPr>
        <w:t>。</w:t>
      </w:r>
    </w:p>
    <w:p w14:paraId="5938DED1" w14:textId="77777777" w:rsidR="002E005C" w:rsidRPr="0064361B" w:rsidRDefault="002E005C" w:rsidP="002E005C">
      <w:pPr>
        <w:rPr>
          <w:strike/>
          <w:color w:val="C45911" w:themeColor="accent2" w:themeShade="BF"/>
        </w:rPr>
      </w:pPr>
      <w:r w:rsidRPr="0064361B">
        <w:rPr>
          <w:rFonts w:hint="eastAsia"/>
          <w:strike/>
        </w:rPr>
        <w:t>PS</w:t>
      </w:r>
      <w:r w:rsidRPr="0064361B">
        <w:rPr>
          <w:rFonts w:hint="eastAsia"/>
          <w:strike/>
        </w:rPr>
        <w:t>：</w:t>
      </w:r>
      <w:r w:rsidRPr="0064361B">
        <w:rPr>
          <w:rFonts w:hint="eastAsia"/>
          <w:strike/>
          <w:color w:val="C45911" w:themeColor="accent2" w:themeShade="BF"/>
        </w:rPr>
        <w:t>目前会员卡只提供创建和修改功能</w:t>
      </w:r>
    </w:p>
    <w:p w14:paraId="75C8DDC0" w14:textId="77777777" w:rsidR="002E005C" w:rsidRPr="0064361B" w:rsidRDefault="002E005C" w:rsidP="002E005C">
      <w:pPr>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64361B" w14:paraId="7BEC8BD5" w14:textId="77777777" w:rsidTr="00BF3FFF">
        <w:trPr>
          <w:trHeight w:val="255"/>
        </w:trPr>
        <w:tc>
          <w:tcPr>
            <w:tcW w:w="1836" w:type="dxa"/>
            <w:shd w:val="clear" w:color="auto" w:fill="FF0000"/>
          </w:tcPr>
          <w:p w14:paraId="35F0092F"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数据项</w:t>
            </w:r>
          </w:p>
        </w:tc>
        <w:tc>
          <w:tcPr>
            <w:tcW w:w="2695" w:type="dxa"/>
            <w:shd w:val="clear" w:color="auto" w:fill="FF0000"/>
          </w:tcPr>
          <w:p w14:paraId="549D226B"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SQL</w:t>
            </w:r>
            <w:r w:rsidRPr="0064361B">
              <w:rPr>
                <w:rFonts w:ascii="等线" w:hAnsi="等线" w:cs="Times New Roman"/>
                <w:strike/>
                <w:color w:val="FFFFFF"/>
              </w:rPr>
              <w:t xml:space="preserve"> field</w:t>
            </w:r>
          </w:p>
        </w:tc>
        <w:tc>
          <w:tcPr>
            <w:tcW w:w="2977" w:type="dxa"/>
            <w:shd w:val="clear" w:color="auto" w:fill="FF0000"/>
          </w:tcPr>
          <w:p w14:paraId="2B3E549D"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Type</w:t>
            </w:r>
          </w:p>
        </w:tc>
        <w:tc>
          <w:tcPr>
            <w:tcW w:w="1134" w:type="dxa"/>
            <w:shd w:val="clear" w:color="auto" w:fill="FF0000"/>
          </w:tcPr>
          <w:p w14:paraId="1140DA8A"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默认值</w:t>
            </w:r>
          </w:p>
        </w:tc>
        <w:tc>
          <w:tcPr>
            <w:tcW w:w="6349" w:type="dxa"/>
            <w:shd w:val="clear" w:color="auto" w:fill="FF0000"/>
          </w:tcPr>
          <w:p w14:paraId="000C88E6"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说明</w:t>
            </w:r>
            <w:r w:rsidRPr="0064361B">
              <w:rPr>
                <w:rFonts w:ascii="等线" w:hAnsi="等线" w:cs="Times New Roman" w:hint="eastAsia"/>
                <w:strike/>
                <w:color w:val="FFFFFF"/>
              </w:rPr>
              <w:t>/</w:t>
            </w:r>
            <w:r w:rsidRPr="0064361B">
              <w:rPr>
                <w:rFonts w:ascii="等线" w:hAnsi="等线" w:cs="Times New Roman" w:hint="eastAsia"/>
                <w:strike/>
                <w:color w:val="FFFFFF"/>
              </w:rPr>
              <w:t>限制</w:t>
            </w:r>
            <w:r w:rsidRPr="0064361B">
              <w:rPr>
                <w:rFonts w:ascii="等线" w:hAnsi="等线" w:cs="Times New Roman" w:hint="eastAsia"/>
                <w:strike/>
                <w:color w:val="FFFFFF"/>
              </w:rPr>
              <w:t>/</w:t>
            </w:r>
            <w:r w:rsidRPr="0064361B">
              <w:rPr>
                <w:rFonts w:ascii="等线" w:hAnsi="等线" w:cs="Times New Roman" w:hint="eastAsia"/>
                <w:strike/>
                <w:color w:val="FFFFFF"/>
              </w:rPr>
              <w:t>规则</w:t>
            </w:r>
          </w:p>
        </w:tc>
      </w:tr>
      <w:tr w:rsidR="002E005C" w:rsidRPr="0064361B" w14:paraId="3556F33C" w14:textId="77777777" w:rsidTr="00BF3FFF">
        <w:trPr>
          <w:trHeight w:val="267"/>
        </w:trPr>
        <w:tc>
          <w:tcPr>
            <w:tcW w:w="1836" w:type="dxa"/>
            <w:shd w:val="clear" w:color="auto" w:fill="auto"/>
          </w:tcPr>
          <w:p w14:paraId="3CBD77F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W</w:t>
            </w:r>
            <w:r w:rsidRPr="0064361B">
              <w:rPr>
                <w:rFonts w:ascii="等线" w:hAnsi="等线" w:cs="Times New Roman"/>
                <w:strike/>
              </w:rPr>
              <w:t>x</w:t>
            </w:r>
            <w:r w:rsidRPr="0064361B">
              <w:rPr>
                <w:rFonts w:ascii="等线" w:hAnsi="等线" w:cs="Times New Roman" w:hint="eastAsia"/>
                <w:strike/>
              </w:rPr>
              <w:t>会员卡</w:t>
            </w:r>
            <w:r w:rsidRPr="0064361B">
              <w:rPr>
                <w:rFonts w:ascii="等线" w:hAnsi="等线" w:cs="Times New Roman" w:hint="eastAsia"/>
                <w:strike/>
              </w:rPr>
              <w:t>I</w:t>
            </w:r>
            <w:r w:rsidRPr="0064361B">
              <w:rPr>
                <w:rFonts w:ascii="等线" w:hAnsi="等线" w:cs="Times New Roman"/>
                <w:strike/>
              </w:rPr>
              <w:t>D</w:t>
            </w:r>
          </w:p>
        </w:tc>
        <w:tc>
          <w:tcPr>
            <w:tcW w:w="2695" w:type="dxa"/>
            <w:shd w:val="clear" w:color="auto" w:fill="auto"/>
          </w:tcPr>
          <w:p w14:paraId="4BB13E7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F_</w:t>
            </w:r>
            <w:r w:rsidRPr="0064361B">
              <w:rPr>
                <w:rFonts w:ascii="等线" w:hAnsi="等线" w:cs="Times New Roman"/>
                <w:strike/>
              </w:rPr>
              <w:t>ID</w:t>
            </w:r>
          </w:p>
        </w:tc>
        <w:tc>
          <w:tcPr>
            <w:tcW w:w="2977" w:type="dxa"/>
            <w:shd w:val="clear" w:color="auto" w:fill="auto"/>
          </w:tcPr>
          <w:p w14:paraId="69B52F7E"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INT NOT NULL</w:t>
            </w:r>
          </w:p>
        </w:tc>
        <w:tc>
          <w:tcPr>
            <w:tcW w:w="1134" w:type="dxa"/>
            <w:shd w:val="clear" w:color="auto" w:fill="auto"/>
          </w:tcPr>
          <w:p w14:paraId="66EBE8AF" w14:textId="77777777" w:rsidR="002E005C" w:rsidRPr="0064361B" w:rsidRDefault="002E005C" w:rsidP="00BF3FFF">
            <w:pPr>
              <w:spacing w:line="240" w:lineRule="atLeast"/>
              <w:jc w:val="left"/>
              <w:rPr>
                <w:rFonts w:ascii="等线" w:hAnsi="等线" w:cs="Times New Roman"/>
                <w:strike/>
              </w:rPr>
            </w:pPr>
          </w:p>
        </w:tc>
        <w:tc>
          <w:tcPr>
            <w:tcW w:w="6349" w:type="dxa"/>
            <w:shd w:val="clear" w:color="auto" w:fill="auto"/>
          </w:tcPr>
          <w:p w14:paraId="034A81B5"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PRIMARY KEY</w:t>
            </w:r>
            <w:r w:rsidRPr="0064361B">
              <w:rPr>
                <w:rFonts w:ascii="等线" w:hAnsi="等线" w:cs="Times New Roman" w:hint="eastAsia"/>
                <w:strike/>
              </w:rPr>
              <w:t>，自增</w:t>
            </w:r>
            <w:r w:rsidRPr="0064361B">
              <w:rPr>
                <w:rFonts w:ascii="等线" w:hAnsi="等线" w:cs="Times New Roman" w:hint="eastAsia"/>
                <w:strike/>
              </w:rPr>
              <w:t>1</w:t>
            </w:r>
            <w:r w:rsidRPr="0064361B">
              <w:rPr>
                <w:rFonts w:ascii="等线" w:hAnsi="等线" w:cs="Times New Roman" w:hint="eastAsia"/>
                <w:strike/>
              </w:rPr>
              <w:t>。</w:t>
            </w:r>
          </w:p>
          <w:p w14:paraId="5C5EA11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某张会员卡的唯一标识。目前一个公众号只支持创建一种多张会员卡，所以届时该表只会存在一条数据。目前会员卡设计是不支持删除，只支持修改。</w:t>
            </w:r>
          </w:p>
        </w:tc>
      </w:tr>
      <w:tr w:rsidR="002E005C" w:rsidRPr="0064361B" w14:paraId="3461894A" w14:textId="77777777" w:rsidTr="00BF3FFF">
        <w:trPr>
          <w:trHeight w:val="267"/>
        </w:trPr>
        <w:tc>
          <w:tcPr>
            <w:tcW w:w="1836" w:type="dxa"/>
            <w:shd w:val="clear" w:color="auto" w:fill="auto"/>
          </w:tcPr>
          <w:p w14:paraId="63BE0349"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会员卡类型</w:t>
            </w:r>
          </w:p>
        </w:tc>
        <w:tc>
          <w:tcPr>
            <w:tcW w:w="2695" w:type="dxa"/>
            <w:shd w:val="clear" w:color="auto" w:fill="auto"/>
          </w:tcPr>
          <w:p w14:paraId="0B90F41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F_C</w:t>
            </w:r>
            <w:r w:rsidRPr="0064361B">
              <w:rPr>
                <w:rFonts w:ascii="等线" w:hAnsi="等线" w:cs="Times New Roman"/>
                <w:strike/>
              </w:rPr>
              <w:t>ardType</w:t>
            </w:r>
          </w:p>
          <w:p w14:paraId="52F0F7C3" w14:textId="77777777" w:rsidR="002150F9" w:rsidRPr="0064361B" w:rsidRDefault="002150F9" w:rsidP="00BF3FFF">
            <w:pPr>
              <w:spacing w:line="240" w:lineRule="atLeast"/>
              <w:jc w:val="left"/>
              <w:rPr>
                <w:rFonts w:ascii="等线" w:hAnsi="等线" w:cs="Times New Roman"/>
                <w:strike/>
              </w:rPr>
            </w:pPr>
            <w:r w:rsidRPr="0064361B">
              <w:rPr>
                <w:rFonts w:ascii="等线" w:hAnsi="等线" w:cs="Times New Roman" w:hint="eastAsia"/>
                <w:strike/>
                <w:highlight w:val="magenta"/>
              </w:rPr>
              <w:t>对应的</w:t>
            </w:r>
            <w:r w:rsidRPr="0064361B">
              <w:rPr>
                <w:rFonts w:ascii="等线" w:hAnsi="等线" w:cs="Times New Roman"/>
                <w:strike/>
                <w:highlight w:val="magenta"/>
              </w:rPr>
              <w:t>Model</w:t>
            </w:r>
            <w:r w:rsidRPr="0064361B">
              <w:rPr>
                <w:rFonts w:ascii="等线" w:hAnsi="等线" w:cs="Times New Roman"/>
                <w:strike/>
                <w:highlight w:val="magenta"/>
              </w:rPr>
              <w:t>字段名为：</w:t>
            </w:r>
            <w:r w:rsidRPr="0064361B">
              <w:rPr>
                <w:rFonts w:ascii="等线" w:hAnsi="等线" w:cs="Times New Roman"/>
                <w:strike/>
                <w:highlight w:val="magenta"/>
              </w:rPr>
              <w:t>card_type</w:t>
            </w:r>
          </w:p>
        </w:tc>
        <w:tc>
          <w:tcPr>
            <w:tcW w:w="2977" w:type="dxa"/>
            <w:shd w:val="clear" w:color="auto" w:fill="auto"/>
          </w:tcPr>
          <w:p w14:paraId="015DD2C7"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 xml:space="preserve">Not </w:t>
            </w:r>
            <w:r w:rsidRPr="0064361B">
              <w:rPr>
                <w:rFonts w:ascii="等线" w:hAnsi="等线" w:cs="Times New Roman" w:hint="eastAsia"/>
                <w:strike/>
              </w:rPr>
              <w:t>NULL,</w:t>
            </w:r>
            <w:r w:rsidRPr="0064361B">
              <w:rPr>
                <w:rFonts w:ascii="等线" w:hAnsi="等线" w:cs="Times New Roman"/>
                <w:strike/>
              </w:rPr>
              <w:t xml:space="preserve"> </w:t>
            </w:r>
            <w:r w:rsidRPr="0064361B">
              <w:rPr>
                <w:rFonts w:ascii="等线" w:hAnsi="等线" w:cs="Times New Roman" w:hint="eastAsia"/>
                <w:strike/>
              </w:rPr>
              <w:t>varch</w:t>
            </w:r>
            <w:r w:rsidRPr="0064361B">
              <w:rPr>
                <w:rFonts w:ascii="等线" w:hAnsi="等线" w:cs="Times New Roman"/>
                <w:strike/>
              </w:rPr>
              <w:t>ar(24)</w:t>
            </w:r>
          </w:p>
        </w:tc>
        <w:tc>
          <w:tcPr>
            <w:tcW w:w="1134" w:type="dxa"/>
            <w:shd w:val="clear" w:color="auto" w:fill="auto"/>
          </w:tcPr>
          <w:p w14:paraId="076BD51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MEMBER_CARD</w:t>
            </w:r>
          </w:p>
        </w:tc>
        <w:tc>
          <w:tcPr>
            <w:tcW w:w="6349" w:type="dxa"/>
            <w:shd w:val="clear" w:color="auto" w:fill="auto"/>
          </w:tcPr>
          <w:p w14:paraId="4EDAA10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目前一个公众号只支持创建一种多张会员卡，所以此表届时只会有一条数据。</w:t>
            </w:r>
            <w:r w:rsidRPr="0064361B">
              <w:rPr>
                <w:rFonts w:ascii="等线" w:hAnsi="等线" w:cs="Times New Roman" w:hint="eastAsia"/>
                <w:strike/>
                <w:color w:val="538135" w:themeColor="accent6" w:themeShade="BF"/>
              </w:rPr>
              <w:t>暂未找到支持修改该字段内容的接口</w:t>
            </w:r>
            <w:r w:rsidRPr="0064361B">
              <w:rPr>
                <w:rFonts w:ascii="等线" w:hAnsi="等线" w:cs="Times New Roman" w:hint="eastAsia"/>
                <w:strike/>
              </w:rPr>
              <w:t>。</w:t>
            </w:r>
          </w:p>
        </w:tc>
      </w:tr>
      <w:tr w:rsidR="002E005C" w:rsidRPr="0064361B" w14:paraId="40091F6D" w14:textId="77777777" w:rsidTr="00BF3FFF">
        <w:trPr>
          <w:trHeight w:val="267"/>
        </w:trPr>
        <w:tc>
          <w:tcPr>
            <w:tcW w:w="1836" w:type="dxa"/>
            <w:shd w:val="clear" w:color="auto" w:fill="auto"/>
          </w:tcPr>
          <w:p w14:paraId="1CDCACF5"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highlight w:val="yellow"/>
              </w:rPr>
              <w:t>会员卡结构体</w:t>
            </w:r>
          </w:p>
        </w:tc>
        <w:tc>
          <w:tcPr>
            <w:tcW w:w="2695" w:type="dxa"/>
            <w:shd w:val="clear" w:color="auto" w:fill="auto"/>
          </w:tcPr>
          <w:p w14:paraId="58E3FB02" w14:textId="77777777" w:rsidR="002E005C" w:rsidRPr="0064361B" w:rsidRDefault="002E005C" w:rsidP="00BF3FFF">
            <w:pPr>
              <w:spacing w:line="240" w:lineRule="atLeast"/>
              <w:jc w:val="left"/>
              <w:rPr>
                <w:rFonts w:ascii="Consolas" w:hAnsi="Consolas" w:cs="Consolas"/>
                <w:strike/>
                <w:color w:val="222222"/>
                <w:szCs w:val="21"/>
                <w:highlight w:val="yellow"/>
                <w:shd w:val="clear" w:color="auto" w:fill="F9F9FA"/>
              </w:rPr>
            </w:pPr>
            <w:r w:rsidRPr="0064361B">
              <w:rPr>
                <w:rFonts w:ascii="等线" w:hAnsi="等线" w:cs="Times New Roman" w:hint="eastAsia"/>
                <w:strike/>
                <w:highlight w:val="yellow"/>
              </w:rPr>
              <w:t>F_</w:t>
            </w:r>
            <w:r w:rsidRPr="0064361B">
              <w:rPr>
                <w:rFonts w:ascii="Consolas" w:hAnsi="Consolas" w:cs="Consolas" w:hint="eastAsia"/>
                <w:strike/>
                <w:color w:val="222222"/>
                <w:szCs w:val="21"/>
                <w:highlight w:val="yellow"/>
                <w:shd w:val="clear" w:color="auto" w:fill="F9F9FA"/>
              </w:rPr>
              <w:t>M</w:t>
            </w:r>
            <w:r w:rsidRPr="0064361B">
              <w:rPr>
                <w:rFonts w:ascii="Consolas" w:hAnsi="Consolas" w:cs="Consolas"/>
                <w:strike/>
                <w:color w:val="222222"/>
                <w:szCs w:val="21"/>
                <w:highlight w:val="yellow"/>
                <w:shd w:val="clear" w:color="auto" w:fill="F9F9FA"/>
              </w:rPr>
              <w:t>ember_card</w:t>
            </w:r>
          </w:p>
          <w:p w14:paraId="3D216AEC" w14:textId="77777777" w:rsidR="002E005C" w:rsidRPr="0064361B" w:rsidRDefault="002E005C" w:rsidP="00BF3FFF">
            <w:pPr>
              <w:spacing w:line="240" w:lineRule="atLeast"/>
              <w:jc w:val="left"/>
              <w:rPr>
                <w:rFonts w:ascii="等线" w:hAnsi="等线" w:cs="Times New Roman"/>
                <w:strike/>
                <w:highlight w:val="yellow"/>
              </w:rPr>
            </w:pPr>
            <w:r w:rsidRPr="0064361B">
              <w:rPr>
                <w:rFonts w:ascii="Consolas" w:hAnsi="Consolas" w:cs="Consolas"/>
                <w:strike/>
                <w:color w:val="222222"/>
                <w:szCs w:val="21"/>
                <w:highlight w:val="red"/>
                <w:shd w:val="clear" w:color="auto" w:fill="F9F9FA"/>
              </w:rPr>
              <w:t>M</w:t>
            </w:r>
            <w:r w:rsidRPr="0064361B">
              <w:rPr>
                <w:rFonts w:ascii="Consolas" w:hAnsi="Consolas" w:cs="Consolas" w:hint="eastAsia"/>
                <w:strike/>
                <w:color w:val="222222"/>
                <w:szCs w:val="21"/>
                <w:highlight w:val="red"/>
                <w:shd w:val="clear" w:color="auto" w:fill="F9F9FA"/>
              </w:rPr>
              <w:t>odel</w:t>
            </w:r>
            <w:r w:rsidRPr="0064361B">
              <w:rPr>
                <w:rFonts w:ascii="Consolas" w:hAnsi="Consolas" w:cs="Consolas" w:hint="eastAsia"/>
                <w:strike/>
                <w:color w:val="222222"/>
                <w:szCs w:val="21"/>
                <w:highlight w:val="red"/>
                <w:shd w:val="clear" w:color="auto" w:fill="F9F9FA"/>
              </w:rPr>
              <w:t>对应的字段</w:t>
            </w:r>
            <w:r w:rsidRPr="0064361B">
              <w:rPr>
                <w:rFonts w:ascii="Consolas" w:hAnsi="Consolas" w:cs="Consolas" w:hint="eastAsia"/>
                <w:strike/>
                <w:color w:val="222222"/>
                <w:szCs w:val="21"/>
                <w:highlight w:val="red"/>
                <w:shd w:val="clear" w:color="auto" w:fill="F9F9FA"/>
              </w:rPr>
              <w:t>/</w:t>
            </w:r>
            <w:r w:rsidRPr="0064361B">
              <w:rPr>
                <w:rFonts w:ascii="Consolas" w:hAnsi="Consolas" w:cs="Consolas" w:hint="eastAsia"/>
                <w:strike/>
                <w:color w:val="222222"/>
                <w:szCs w:val="21"/>
                <w:highlight w:val="red"/>
                <w:shd w:val="clear" w:color="auto" w:fill="F9F9FA"/>
              </w:rPr>
              <w:t>类是</w:t>
            </w:r>
            <w:r w:rsidRPr="0064361B">
              <w:rPr>
                <w:rFonts w:ascii="Consolas" w:hAnsi="Consolas" w:cs="Consolas" w:hint="eastAsia"/>
                <w:strike/>
                <w:color w:val="222222"/>
                <w:szCs w:val="21"/>
                <w:highlight w:val="red"/>
                <w:shd w:val="clear" w:color="auto" w:fill="F9F9FA"/>
              </w:rPr>
              <w:t>m</w:t>
            </w:r>
            <w:r w:rsidRPr="0064361B">
              <w:rPr>
                <w:rFonts w:ascii="Consolas" w:hAnsi="Consolas" w:cs="Consolas"/>
                <w:strike/>
                <w:color w:val="222222"/>
                <w:szCs w:val="21"/>
                <w:highlight w:val="red"/>
                <w:shd w:val="clear" w:color="auto" w:fill="F9F9FA"/>
              </w:rPr>
              <w:t>ember_card</w:t>
            </w:r>
          </w:p>
        </w:tc>
        <w:tc>
          <w:tcPr>
            <w:tcW w:w="2977" w:type="dxa"/>
            <w:shd w:val="clear" w:color="auto" w:fill="auto"/>
          </w:tcPr>
          <w:p w14:paraId="460FA87D" w14:textId="77777777" w:rsidR="002E005C" w:rsidRPr="0064361B" w:rsidRDefault="002E005C" w:rsidP="00BF3FFF">
            <w:pPr>
              <w:spacing w:line="240" w:lineRule="atLeast"/>
              <w:jc w:val="left"/>
              <w:rPr>
                <w:rFonts w:ascii="等线" w:hAnsi="等线" w:cs="Times New Roman"/>
                <w:strike/>
                <w:highlight w:val="yellow"/>
              </w:rPr>
            </w:pPr>
            <w:r w:rsidRPr="0064361B">
              <w:rPr>
                <w:rFonts w:ascii="Microsoft YaHei UI" w:eastAsia="Microsoft YaHei UI" w:hAnsi="Microsoft YaHei UI" w:hint="eastAsia"/>
                <w:strike/>
                <w:color w:val="353535"/>
                <w:szCs w:val="21"/>
                <w:highlight w:val="yellow"/>
              </w:rPr>
              <w:t>不可NULL，JSON接口</w:t>
            </w:r>
          </w:p>
        </w:tc>
        <w:tc>
          <w:tcPr>
            <w:tcW w:w="1134" w:type="dxa"/>
            <w:shd w:val="clear" w:color="auto" w:fill="auto"/>
          </w:tcPr>
          <w:p w14:paraId="61BFAB8F" w14:textId="77777777" w:rsidR="002E005C" w:rsidRPr="0064361B"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11257939"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highlight w:val="yellow"/>
              </w:rPr>
              <w:t>具体数据见从表</w:t>
            </w:r>
            <w:r w:rsidRPr="0064361B">
              <w:rPr>
                <w:rFonts w:hint="eastAsia"/>
                <w:strike/>
              </w:rPr>
              <w:t>T_Wx</w:t>
            </w:r>
            <w:r w:rsidRPr="0064361B">
              <w:rPr>
                <w:rFonts w:ascii="Consolas" w:hAnsi="Consolas" w:cs="Consolas" w:hint="eastAsia"/>
                <w:strike/>
                <w:color w:val="222222"/>
                <w:szCs w:val="21"/>
                <w:shd w:val="clear" w:color="auto" w:fill="F9F9FA"/>
              </w:rPr>
              <w:t>C</w:t>
            </w:r>
            <w:r w:rsidRPr="0064361B">
              <w:rPr>
                <w:rFonts w:ascii="Consolas" w:hAnsi="Consolas" w:cs="Consolas"/>
                <w:strike/>
                <w:color w:val="222222"/>
                <w:szCs w:val="21"/>
                <w:shd w:val="clear" w:color="auto" w:fill="F9F9FA"/>
              </w:rPr>
              <w:t>ard</w:t>
            </w:r>
            <w:r w:rsidRPr="0064361B">
              <w:rPr>
                <w:rFonts w:ascii="Consolas" w:hAnsi="Consolas" w:cs="Consolas" w:hint="eastAsia"/>
                <w:strike/>
                <w:color w:val="222222"/>
                <w:szCs w:val="21"/>
                <w:shd w:val="clear" w:color="auto" w:fill="F9F9FA"/>
              </w:rPr>
              <w:t>Detail</w:t>
            </w:r>
            <w:r w:rsidRPr="0064361B">
              <w:rPr>
                <w:rFonts w:ascii="等线" w:hAnsi="等线" w:cs="Times New Roman" w:hint="eastAsia"/>
                <w:strike/>
                <w:highlight w:val="yellow"/>
              </w:rPr>
              <w:t>。</w:t>
            </w:r>
          </w:p>
          <w:p w14:paraId="65A8453D" w14:textId="77777777" w:rsidR="002E005C" w:rsidRPr="0064361B" w:rsidRDefault="002E005C" w:rsidP="00BF3FFF">
            <w:pPr>
              <w:spacing w:line="240" w:lineRule="atLeast"/>
              <w:jc w:val="left"/>
              <w:rPr>
                <w:rFonts w:ascii="等线" w:hAnsi="等线" w:cs="Times New Roman"/>
                <w:strike/>
                <w:highlight w:val="red"/>
              </w:rPr>
            </w:pPr>
            <w:r w:rsidRPr="0064361B">
              <w:rPr>
                <w:rFonts w:ascii="等线" w:hAnsi="等线" w:cs="Times New Roman" w:hint="eastAsia"/>
                <w:strike/>
                <w:highlight w:val="red"/>
              </w:rPr>
              <w:t>M</w:t>
            </w:r>
            <w:r w:rsidRPr="0064361B">
              <w:rPr>
                <w:rFonts w:ascii="等线" w:hAnsi="等线" w:cs="Times New Roman"/>
                <w:strike/>
                <w:highlight w:val="red"/>
              </w:rPr>
              <w:t>odel</w:t>
            </w:r>
            <w:r w:rsidRPr="0064361B">
              <w:rPr>
                <w:rFonts w:ascii="等线" w:hAnsi="等线" w:cs="Times New Roman" w:hint="eastAsia"/>
                <w:strike/>
                <w:highlight w:val="red"/>
              </w:rPr>
              <w:t>里需要增加此类，但是表不需要这个字段</w:t>
            </w:r>
          </w:p>
          <w:p w14:paraId="03752495" w14:textId="77777777" w:rsidR="002E005C" w:rsidRPr="0064361B" w:rsidRDefault="002E005C" w:rsidP="00BF3FFF">
            <w:pPr>
              <w:spacing w:line="240" w:lineRule="atLeast"/>
              <w:jc w:val="left"/>
              <w:rPr>
                <w:rFonts w:ascii="等线" w:hAnsi="等线" w:cs="Times New Roman"/>
                <w:strike/>
                <w:highlight w:val="yellow"/>
              </w:rPr>
            </w:pPr>
            <w:r w:rsidRPr="0064361B">
              <w:rPr>
                <w:rFonts w:ascii="Microsoft YaHei UI" w:eastAsia="Microsoft YaHei UI" w:hAnsi="Microsoft YaHei UI" w:hint="eastAsia"/>
                <w:strike/>
                <w:color w:val="538135" w:themeColor="accent6" w:themeShade="BF"/>
                <w:szCs w:val="21"/>
              </w:rPr>
              <w:t>部分内容支持调用修改会员卡信息的接口进行修改</w:t>
            </w:r>
            <w:r w:rsidRPr="0064361B">
              <w:rPr>
                <w:rFonts w:ascii="Microsoft YaHei UI" w:eastAsia="Microsoft YaHei UI" w:hAnsi="Microsoft YaHei UI" w:hint="eastAsia"/>
                <w:strike/>
                <w:color w:val="353535"/>
                <w:szCs w:val="21"/>
              </w:rPr>
              <w:t>。</w:t>
            </w:r>
          </w:p>
        </w:tc>
      </w:tr>
      <w:tr w:rsidR="002E005C" w:rsidRPr="0064361B" w14:paraId="02200968" w14:textId="77777777" w:rsidTr="00BF3FFF">
        <w:trPr>
          <w:trHeight w:val="267"/>
        </w:trPr>
        <w:tc>
          <w:tcPr>
            <w:tcW w:w="1836" w:type="dxa"/>
            <w:shd w:val="clear" w:color="auto" w:fill="auto"/>
          </w:tcPr>
          <w:p w14:paraId="39077463"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rPr>
              <w:t>状态</w:t>
            </w:r>
          </w:p>
        </w:tc>
        <w:tc>
          <w:tcPr>
            <w:tcW w:w="2695" w:type="dxa"/>
            <w:shd w:val="clear" w:color="auto" w:fill="auto"/>
          </w:tcPr>
          <w:p w14:paraId="6E08C0FF"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rPr>
              <w:t>F_Status</w:t>
            </w:r>
          </w:p>
        </w:tc>
        <w:tc>
          <w:tcPr>
            <w:tcW w:w="2977" w:type="dxa"/>
            <w:shd w:val="clear" w:color="auto" w:fill="auto"/>
          </w:tcPr>
          <w:p w14:paraId="60E0D7F8" w14:textId="77777777" w:rsidR="002E005C" w:rsidRPr="0064361B" w:rsidRDefault="00F163B1" w:rsidP="00BF3FFF">
            <w:pPr>
              <w:spacing w:line="240" w:lineRule="atLeast"/>
              <w:jc w:val="left"/>
              <w:rPr>
                <w:rFonts w:ascii="Microsoft YaHei UI" w:eastAsia="Microsoft YaHei UI" w:hAnsi="Microsoft YaHei UI"/>
                <w:strike/>
                <w:color w:val="353535"/>
                <w:szCs w:val="21"/>
                <w:highlight w:val="yellow"/>
              </w:rPr>
            </w:pPr>
            <w:r w:rsidRPr="0064361B">
              <w:rPr>
                <w:rFonts w:ascii="Microsoft YaHei UI" w:eastAsia="Microsoft YaHei UI" w:hAnsi="Microsoft YaHei UI"/>
                <w:strike/>
                <w:color w:val="353535"/>
                <w:szCs w:val="21"/>
                <w:highlight w:val="yellow"/>
              </w:rPr>
              <w:t>Varchar(30) not null</w:t>
            </w:r>
          </w:p>
        </w:tc>
        <w:tc>
          <w:tcPr>
            <w:tcW w:w="1134" w:type="dxa"/>
            <w:shd w:val="clear" w:color="auto" w:fill="auto"/>
          </w:tcPr>
          <w:p w14:paraId="2CCA1D23" w14:textId="77777777" w:rsidR="002E005C" w:rsidRPr="0064361B"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60CC8B99" w14:textId="77777777" w:rsidR="00F163B1" w:rsidRPr="0064361B" w:rsidRDefault="00F163B1" w:rsidP="00BF3FFF">
            <w:pPr>
              <w:spacing w:line="240" w:lineRule="atLeast"/>
              <w:jc w:val="left"/>
              <w:rPr>
                <w:rFonts w:ascii="等线" w:hAnsi="等线" w:cs="Times New Roman"/>
                <w:strike/>
              </w:rPr>
            </w:pPr>
            <w:r w:rsidRPr="0064361B">
              <w:rPr>
                <w:rFonts w:ascii="等线" w:hAnsi="等线" w:cs="Times New Roman" w:hint="eastAsia"/>
                <w:strike/>
              </w:rPr>
              <w:t>“</w:t>
            </w:r>
            <w:r w:rsidRPr="0064361B">
              <w:rPr>
                <w:rFonts w:ascii="等线" w:hAnsi="等线" w:cs="Times New Roman"/>
                <w:strike/>
              </w:rPr>
              <w:t xml:space="preserve">CARD_STATUS_NOT_VERIFY”, </w:t>
            </w:r>
            <w:r w:rsidRPr="0064361B">
              <w:rPr>
                <w:rFonts w:ascii="等线" w:hAnsi="等线" w:cs="Times New Roman"/>
                <w:strike/>
              </w:rPr>
              <w:t>待审核</w:t>
            </w:r>
            <w:r w:rsidRPr="0064361B">
              <w:rPr>
                <w:rFonts w:ascii="等线" w:hAnsi="等线" w:cs="Times New Roman"/>
                <w:strike/>
              </w:rPr>
              <w:t xml:space="preserve"> </w:t>
            </w:r>
            <w:r w:rsidRPr="0064361B">
              <w:rPr>
                <w:rFonts w:ascii="等线" w:hAnsi="等线" w:cs="Times New Roman"/>
                <w:strike/>
              </w:rPr>
              <w:t>；</w:t>
            </w:r>
            <w:r w:rsidRPr="0064361B">
              <w:rPr>
                <w:rFonts w:ascii="等线" w:hAnsi="等线" w:cs="Times New Roman"/>
                <w:strike/>
              </w:rPr>
              <w:t xml:space="preserve"> “CARD_STATUS_VERIFY_FAIL”, </w:t>
            </w:r>
            <w:r w:rsidRPr="0064361B">
              <w:rPr>
                <w:rFonts w:ascii="等线" w:hAnsi="等线" w:cs="Times New Roman"/>
                <w:strike/>
              </w:rPr>
              <w:t>审核失败；</w:t>
            </w:r>
            <w:r w:rsidRPr="0064361B">
              <w:rPr>
                <w:rFonts w:ascii="等线" w:hAnsi="等线" w:cs="Times New Roman"/>
                <w:strike/>
              </w:rPr>
              <w:t xml:space="preserve"> “CARD_STATUS_VERIFY_OK”</w:t>
            </w:r>
            <w:r w:rsidRPr="0064361B">
              <w:rPr>
                <w:rFonts w:ascii="等线" w:hAnsi="等线" w:cs="Times New Roman"/>
                <w:strike/>
              </w:rPr>
              <w:t>，</w:t>
            </w:r>
            <w:r w:rsidRPr="0064361B">
              <w:rPr>
                <w:rFonts w:ascii="等线" w:hAnsi="等线" w:cs="Times New Roman"/>
                <w:strike/>
              </w:rPr>
              <w:t xml:space="preserve"> </w:t>
            </w:r>
            <w:r w:rsidRPr="0064361B">
              <w:rPr>
                <w:rFonts w:ascii="等线" w:hAnsi="等线" w:cs="Times New Roman"/>
                <w:strike/>
              </w:rPr>
              <w:t>通过审核；</w:t>
            </w:r>
            <w:r w:rsidRPr="0064361B">
              <w:rPr>
                <w:rFonts w:ascii="等线" w:hAnsi="等线" w:cs="Times New Roman"/>
                <w:strike/>
              </w:rPr>
              <w:t xml:space="preserve"> “CARD_STATUS_DELETE”</w:t>
            </w:r>
            <w:r w:rsidRPr="0064361B">
              <w:rPr>
                <w:rFonts w:ascii="等线" w:hAnsi="等线" w:cs="Times New Roman"/>
                <w:strike/>
              </w:rPr>
              <w:t>，</w:t>
            </w:r>
            <w:r w:rsidRPr="0064361B">
              <w:rPr>
                <w:rFonts w:ascii="等线" w:hAnsi="等线" w:cs="Times New Roman"/>
                <w:strike/>
              </w:rPr>
              <w:t xml:space="preserve"> </w:t>
            </w:r>
            <w:r w:rsidRPr="0064361B">
              <w:rPr>
                <w:rFonts w:ascii="等线" w:hAnsi="等线" w:cs="Times New Roman"/>
                <w:strike/>
              </w:rPr>
              <w:t>卡券被商户删除；</w:t>
            </w:r>
            <w:r w:rsidRPr="0064361B">
              <w:rPr>
                <w:rFonts w:ascii="等线" w:hAnsi="等线" w:cs="Times New Roman"/>
                <w:strike/>
              </w:rPr>
              <w:t xml:space="preserve"> “CARD_STATUS_DISPATCH”</w:t>
            </w:r>
            <w:r w:rsidRPr="0064361B">
              <w:rPr>
                <w:rFonts w:ascii="等线" w:hAnsi="等线" w:cs="Times New Roman"/>
                <w:strike/>
              </w:rPr>
              <w:t>，在公众平台投放过的卡券；</w:t>
            </w:r>
          </w:p>
          <w:p w14:paraId="22145C27" w14:textId="77777777" w:rsidR="002E005C" w:rsidRPr="0064361B" w:rsidRDefault="002E005C" w:rsidP="00BF3FFF">
            <w:pPr>
              <w:spacing w:line="240" w:lineRule="atLeast"/>
              <w:jc w:val="left"/>
              <w:rPr>
                <w:rFonts w:ascii="等线" w:hAnsi="等线" w:cs="Times New Roman"/>
                <w:strike/>
                <w:highlight w:val="yellow"/>
              </w:rPr>
            </w:pPr>
            <w:r w:rsidRPr="0064361B">
              <w:rPr>
                <w:rFonts w:ascii="等线" w:hAnsi="等线" w:cs="Times New Roman" w:hint="eastAsia"/>
                <w:strike/>
              </w:rPr>
              <w:t>创建会员卡时，会提交给微信审核，审核成功会有审核事件推送，后端可据此修改会员卡的状态。</w:t>
            </w:r>
          </w:p>
        </w:tc>
      </w:tr>
      <w:tr w:rsidR="002E005C" w:rsidRPr="0064361B" w14:paraId="659B5A36" w14:textId="77777777" w:rsidTr="00BF3FFF">
        <w:trPr>
          <w:trHeight w:val="267"/>
        </w:trPr>
        <w:tc>
          <w:tcPr>
            <w:tcW w:w="1836" w:type="dxa"/>
            <w:shd w:val="clear" w:color="auto" w:fill="auto"/>
          </w:tcPr>
          <w:p w14:paraId="221587F7" w14:textId="77777777" w:rsidR="002E005C" w:rsidRPr="0064361B" w:rsidRDefault="002E005C" w:rsidP="00BF3FFF">
            <w:pPr>
              <w:spacing w:line="240" w:lineRule="atLeast"/>
              <w:jc w:val="left"/>
              <w:rPr>
                <w:strike/>
                <w:highlight w:val="red"/>
              </w:rPr>
            </w:pPr>
            <w:r w:rsidRPr="0064361B">
              <w:rPr>
                <w:rFonts w:hint="eastAsia"/>
                <w:strike/>
                <w:highlight w:val="red"/>
              </w:rPr>
              <w:t>WX</w:t>
            </w:r>
            <w:r w:rsidRPr="0064361B">
              <w:rPr>
                <w:rFonts w:hint="eastAsia"/>
                <w:strike/>
                <w:highlight w:val="red"/>
              </w:rPr>
              <w:t>开卡时间</w:t>
            </w:r>
          </w:p>
        </w:tc>
        <w:tc>
          <w:tcPr>
            <w:tcW w:w="2695" w:type="dxa"/>
            <w:shd w:val="clear" w:color="auto" w:fill="auto"/>
          </w:tcPr>
          <w:p w14:paraId="2F0DD684" w14:textId="77777777" w:rsidR="002E005C" w:rsidRPr="0064361B" w:rsidRDefault="002E005C" w:rsidP="00BF3FFF">
            <w:pPr>
              <w:spacing w:line="240" w:lineRule="atLeast"/>
              <w:jc w:val="left"/>
              <w:rPr>
                <w:strike/>
                <w:highlight w:val="red"/>
              </w:rPr>
            </w:pPr>
            <w:r w:rsidRPr="0064361B">
              <w:rPr>
                <w:rFonts w:hint="eastAsia"/>
                <w:strike/>
                <w:highlight w:val="red"/>
              </w:rPr>
              <w:t>F</w:t>
            </w:r>
            <w:r w:rsidRPr="0064361B">
              <w:rPr>
                <w:strike/>
                <w:highlight w:val="red"/>
              </w:rPr>
              <w:t>_</w:t>
            </w:r>
            <w:r w:rsidRPr="0064361B">
              <w:rPr>
                <w:rFonts w:hint="eastAsia"/>
                <w:strike/>
                <w:highlight w:val="red"/>
              </w:rPr>
              <w:t>Wx</w:t>
            </w:r>
            <w:r w:rsidRPr="0064361B">
              <w:rPr>
                <w:strike/>
                <w:highlight w:val="red"/>
              </w:rPr>
              <w:t>CardCreateDatetime</w:t>
            </w:r>
          </w:p>
        </w:tc>
        <w:tc>
          <w:tcPr>
            <w:tcW w:w="2977" w:type="dxa"/>
            <w:shd w:val="clear" w:color="auto" w:fill="auto"/>
          </w:tcPr>
          <w:p w14:paraId="40EB50E2" w14:textId="77777777" w:rsidR="002E005C" w:rsidRPr="0064361B" w:rsidRDefault="002E005C" w:rsidP="00BF3FFF">
            <w:pPr>
              <w:spacing w:line="240" w:lineRule="atLeast"/>
              <w:jc w:val="left"/>
              <w:rPr>
                <w:strike/>
                <w:highlight w:val="red"/>
              </w:rPr>
            </w:pPr>
            <w:r w:rsidRPr="0064361B">
              <w:rPr>
                <w:strike/>
                <w:highlight w:val="red"/>
              </w:rPr>
              <w:t>DATETIME NOT NULL DEFAULT now()</w:t>
            </w:r>
          </w:p>
        </w:tc>
        <w:tc>
          <w:tcPr>
            <w:tcW w:w="1134" w:type="dxa"/>
            <w:shd w:val="clear" w:color="auto" w:fill="auto"/>
          </w:tcPr>
          <w:p w14:paraId="1E8ABA28" w14:textId="77777777" w:rsidR="002E005C" w:rsidRPr="0064361B" w:rsidRDefault="002E005C" w:rsidP="00BF3FFF">
            <w:pPr>
              <w:spacing w:line="240" w:lineRule="atLeast"/>
              <w:jc w:val="left"/>
              <w:rPr>
                <w:strike/>
                <w:highlight w:val="red"/>
              </w:rPr>
            </w:pPr>
          </w:p>
        </w:tc>
        <w:tc>
          <w:tcPr>
            <w:tcW w:w="6349" w:type="dxa"/>
            <w:shd w:val="clear" w:color="auto" w:fill="auto"/>
          </w:tcPr>
          <w:p w14:paraId="4B145205" w14:textId="77777777" w:rsidR="002E005C" w:rsidRPr="0064361B" w:rsidRDefault="002E005C" w:rsidP="00BF3FFF">
            <w:pPr>
              <w:spacing w:line="240" w:lineRule="atLeast"/>
              <w:jc w:val="left"/>
              <w:rPr>
                <w:strike/>
                <w:highlight w:val="red"/>
              </w:rPr>
            </w:pPr>
          </w:p>
        </w:tc>
      </w:tr>
      <w:tr w:rsidR="002E005C" w:rsidRPr="0064361B" w14:paraId="6B09B030" w14:textId="77777777" w:rsidTr="00BF3FFF">
        <w:trPr>
          <w:trHeight w:val="267"/>
        </w:trPr>
        <w:tc>
          <w:tcPr>
            <w:tcW w:w="1836" w:type="dxa"/>
            <w:shd w:val="clear" w:color="auto" w:fill="auto"/>
          </w:tcPr>
          <w:p w14:paraId="13E0C600" w14:textId="77777777" w:rsidR="002E005C" w:rsidRPr="0064361B" w:rsidRDefault="002E005C" w:rsidP="00BF3FFF">
            <w:pPr>
              <w:spacing w:line="240" w:lineRule="atLeast"/>
              <w:jc w:val="left"/>
              <w:rPr>
                <w:strike/>
                <w:highlight w:val="red"/>
              </w:rPr>
            </w:pPr>
            <w:r w:rsidRPr="0064361B">
              <w:rPr>
                <w:rFonts w:hint="eastAsia"/>
                <w:strike/>
                <w:highlight w:val="red"/>
              </w:rPr>
              <w:t>WX</w:t>
            </w:r>
            <w:r w:rsidRPr="0064361B">
              <w:rPr>
                <w:rFonts w:hint="eastAsia"/>
                <w:strike/>
                <w:highlight w:val="red"/>
              </w:rPr>
              <w:t>开卡方式</w:t>
            </w:r>
          </w:p>
        </w:tc>
        <w:tc>
          <w:tcPr>
            <w:tcW w:w="2695" w:type="dxa"/>
            <w:shd w:val="clear" w:color="auto" w:fill="auto"/>
          </w:tcPr>
          <w:p w14:paraId="3118B58F" w14:textId="77777777" w:rsidR="002E005C" w:rsidRPr="0064361B" w:rsidRDefault="002E005C" w:rsidP="00BF3FFF">
            <w:pPr>
              <w:spacing w:line="240" w:lineRule="atLeast"/>
              <w:jc w:val="left"/>
              <w:rPr>
                <w:strike/>
                <w:highlight w:val="red"/>
              </w:rPr>
            </w:pPr>
            <w:r w:rsidRPr="0064361B">
              <w:rPr>
                <w:rFonts w:hint="eastAsia"/>
                <w:strike/>
                <w:highlight w:val="red"/>
              </w:rPr>
              <w:t>F</w:t>
            </w:r>
            <w:r w:rsidRPr="0064361B">
              <w:rPr>
                <w:strike/>
                <w:highlight w:val="red"/>
              </w:rPr>
              <w:t>_</w:t>
            </w:r>
            <w:r w:rsidRPr="0064361B">
              <w:rPr>
                <w:rFonts w:hint="eastAsia"/>
                <w:strike/>
                <w:highlight w:val="red"/>
              </w:rPr>
              <w:t>Wx</w:t>
            </w:r>
            <w:r w:rsidRPr="0064361B">
              <w:rPr>
                <w:strike/>
                <w:highlight w:val="red"/>
              </w:rPr>
              <w:t>CardCreateWay</w:t>
            </w:r>
          </w:p>
        </w:tc>
        <w:tc>
          <w:tcPr>
            <w:tcW w:w="2977" w:type="dxa"/>
            <w:shd w:val="clear" w:color="auto" w:fill="auto"/>
          </w:tcPr>
          <w:p w14:paraId="1BF9F456" w14:textId="77777777" w:rsidR="002E005C" w:rsidRPr="0064361B" w:rsidRDefault="002E005C" w:rsidP="00BF3FFF">
            <w:pPr>
              <w:spacing w:line="240" w:lineRule="atLeast"/>
              <w:jc w:val="left"/>
              <w:rPr>
                <w:strike/>
                <w:highlight w:val="red"/>
              </w:rPr>
            </w:pPr>
            <w:r w:rsidRPr="0064361B">
              <w:rPr>
                <w:strike/>
                <w:highlight w:val="red"/>
              </w:rPr>
              <w:t>Int not null default 0</w:t>
            </w:r>
          </w:p>
        </w:tc>
        <w:tc>
          <w:tcPr>
            <w:tcW w:w="1134" w:type="dxa"/>
            <w:shd w:val="clear" w:color="auto" w:fill="auto"/>
          </w:tcPr>
          <w:p w14:paraId="5F1F425C" w14:textId="77777777" w:rsidR="002E005C" w:rsidRPr="0064361B" w:rsidRDefault="002E005C" w:rsidP="00BF3FFF">
            <w:pPr>
              <w:spacing w:line="240" w:lineRule="atLeast"/>
              <w:jc w:val="left"/>
              <w:rPr>
                <w:strike/>
                <w:highlight w:val="red"/>
              </w:rPr>
            </w:pPr>
          </w:p>
        </w:tc>
        <w:tc>
          <w:tcPr>
            <w:tcW w:w="6349" w:type="dxa"/>
            <w:shd w:val="clear" w:color="auto" w:fill="auto"/>
          </w:tcPr>
          <w:p w14:paraId="4D41A953" w14:textId="77777777" w:rsidR="002E005C" w:rsidRPr="0064361B" w:rsidRDefault="002E005C" w:rsidP="00BF3FFF">
            <w:pPr>
              <w:spacing w:line="240" w:lineRule="atLeast"/>
              <w:jc w:val="left"/>
              <w:rPr>
                <w:strike/>
                <w:highlight w:val="red"/>
              </w:rPr>
            </w:pPr>
            <w:r w:rsidRPr="0064361B">
              <w:rPr>
                <w:rFonts w:hint="eastAsia"/>
                <w:strike/>
                <w:highlight w:val="red"/>
              </w:rPr>
              <w:t>0=</w:t>
            </w:r>
            <w:r w:rsidRPr="0064361B">
              <w:rPr>
                <w:rFonts w:hint="eastAsia"/>
                <w:strike/>
                <w:highlight w:val="red"/>
              </w:rPr>
              <w:t>微信方式开通，</w:t>
            </w:r>
            <w:r w:rsidRPr="0064361B">
              <w:rPr>
                <w:rFonts w:hint="eastAsia"/>
                <w:strike/>
                <w:highlight w:val="red"/>
              </w:rPr>
              <w:t>1=</w:t>
            </w:r>
            <w:r w:rsidRPr="0064361B">
              <w:rPr>
                <w:rFonts w:hint="eastAsia"/>
                <w:strike/>
                <w:highlight w:val="red"/>
              </w:rPr>
              <w:t>手机方式开通</w:t>
            </w:r>
          </w:p>
        </w:tc>
      </w:tr>
    </w:tbl>
    <w:p w14:paraId="6DB915E0" w14:textId="77777777" w:rsidR="002E005C" w:rsidRDefault="002E005C" w:rsidP="002E005C"/>
    <w:p w14:paraId="708916B4" w14:textId="77777777" w:rsidR="002E005C" w:rsidRPr="0064361B" w:rsidRDefault="002E005C" w:rsidP="002E005C">
      <w:pPr>
        <w:pStyle w:val="4"/>
        <w:rPr>
          <w:rFonts w:ascii="Consolas" w:hAnsi="Consolas" w:cs="Consolas"/>
          <w:strike/>
          <w:color w:val="222222"/>
          <w:szCs w:val="21"/>
          <w:shd w:val="clear" w:color="auto" w:fill="F9F9FA"/>
        </w:rPr>
      </w:pPr>
      <w:r>
        <w:rPr>
          <w:rFonts w:hint="eastAsia"/>
        </w:rPr>
        <w:t xml:space="preserve"> </w:t>
      </w:r>
      <w:r>
        <w:rPr>
          <w:rFonts w:hint="eastAsia"/>
        </w:rPr>
        <w:t>微</w:t>
      </w:r>
      <w:r w:rsidRPr="0064361B">
        <w:rPr>
          <w:rFonts w:hint="eastAsia"/>
          <w:strike/>
        </w:rPr>
        <w:t>信会员卡结构体</w:t>
      </w:r>
      <w:r w:rsidRPr="0064361B">
        <w:rPr>
          <w:rFonts w:hint="eastAsia"/>
          <w:strike/>
        </w:rPr>
        <w:t xml:space="preserve"> T_Wx</w:t>
      </w:r>
      <w:r w:rsidRPr="0064361B">
        <w:rPr>
          <w:rFonts w:ascii="Consolas" w:hAnsi="Consolas" w:cs="Consolas" w:hint="eastAsia"/>
          <w:strike/>
          <w:color w:val="222222"/>
          <w:szCs w:val="21"/>
          <w:shd w:val="clear" w:color="auto" w:fill="F9F9FA"/>
        </w:rPr>
        <w:t>C</w:t>
      </w:r>
      <w:r w:rsidRPr="0064361B">
        <w:rPr>
          <w:rFonts w:ascii="Consolas" w:hAnsi="Consolas" w:cs="Consolas"/>
          <w:strike/>
          <w:color w:val="222222"/>
          <w:szCs w:val="21"/>
          <w:shd w:val="clear" w:color="auto" w:fill="F9F9FA"/>
        </w:rPr>
        <w:t>ard</w:t>
      </w:r>
      <w:r w:rsidRPr="0064361B">
        <w:rPr>
          <w:rFonts w:ascii="Consolas" w:hAnsi="Consolas" w:cs="Consolas" w:hint="eastAsia"/>
          <w:strike/>
          <w:color w:val="222222"/>
          <w:szCs w:val="21"/>
          <w:shd w:val="clear" w:color="auto" w:fill="F9F9FA"/>
        </w:rPr>
        <w:t>Detail</w:t>
      </w:r>
    </w:p>
    <w:p w14:paraId="5638D99F" w14:textId="77777777" w:rsidR="002E005C" w:rsidRPr="0064361B" w:rsidRDefault="002E005C" w:rsidP="002E005C">
      <w:pPr>
        <w:spacing w:line="240" w:lineRule="atLeast"/>
        <w:jc w:val="left"/>
        <w:rPr>
          <w:rFonts w:ascii="Microsoft YaHei UI" w:eastAsia="Microsoft YaHei UI" w:hAnsi="Microsoft YaHei UI"/>
          <w:strike/>
          <w:color w:val="353535"/>
          <w:szCs w:val="21"/>
        </w:rPr>
      </w:pPr>
      <w:r w:rsidRPr="0064361B">
        <w:rPr>
          <w:rFonts w:hint="eastAsia"/>
          <w:strike/>
        </w:rPr>
        <w:t>本表的某些字段，在下面的</w:t>
      </w:r>
      <w:r w:rsidRPr="0064361B">
        <w:rPr>
          <w:rFonts w:hint="eastAsia"/>
          <w:strike/>
        </w:rPr>
        <w:t>URL</w:t>
      </w:r>
      <w:r w:rsidRPr="0064361B">
        <w:rPr>
          <w:rFonts w:hint="eastAsia"/>
          <w:strike/>
        </w:rPr>
        <w:t>中有图解：</w:t>
      </w:r>
    </w:p>
    <w:p w14:paraId="5E0187B2" w14:textId="77777777" w:rsidR="002E005C" w:rsidRPr="0064361B" w:rsidRDefault="00B04A1D" w:rsidP="002E005C">
      <w:pPr>
        <w:spacing w:line="240" w:lineRule="atLeast"/>
        <w:jc w:val="left"/>
        <w:rPr>
          <w:rFonts w:ascii="Microsoft YaHei UI" w:eastAsia="Microsoft YaHei UI" w:hAnsi="Microsoft YaHei UI"/>
          <w:strike/>
          <w:color w:val="353535"/>
          <w:szCs w:val="21"/>
        </w:rPr>
      </w:pPr>
      <w:hyperlink r:id="rId78" w:history="1">
        <w:r w:rsidR="002E005C" w:rsidRPr="0064361B">
          <w:rPr>
            <w:rStyle w:val="ad"/>
            <w:rFonts w:ascii="Microsoft YaHei UI" w:eastAsia="Microsoft YaHei UI" w:hAnsi="Microsoft YaHei UI"/>
            <w:strike/>
            <w:szCs w:val="21"/>
          </w:rPr>
          <w:t>https://developers.weixin.qq.com/doc/offiaccount/Cards_and_Offer/Membership_Cards/Create_a_membership_card.html</w:t>
        </w:r>
      </w:hyperlink>
    </w:p>
    <w:p w14:paraId="7BBF96D2" w14:textId="77777777" w:rsidR="002E005C" w:rsidRPr="0064361B" w:rsidRDefault="002E005C" w:rsidP="002E005C">
      <w:pPr>
        <w:rPr>
          <w:strike/>
        </w:rPr>
      </w:pP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57"/>
        <w:gridCol w:w="1134"/>
        <w:gridCol w:w="6682"/>
      </w:tblGrid>
      <w:tr w:rsidR="002E005C" w:rsidRPr="0064361B" w14:paraId="76C85AC8" w14:textId="77777777" w:rsidTr="00BF3FFF">
        <w:trPr>
          <w:trHeight w:val="255"/>
        </w:trPr>
        <w:tc>
          <w:tcPr>
            <w:tcW w:w="1836" w:type="dxa"/>
            <w:shd w:val="clear" w:color="auto" w:fill="FF0000"/>
          </w:tcPr>
          <w:p w14:paraId="0009EA5B"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数据项</w:t>
            </w:r>
          </w:p>
        </w:tc>
        <w:tc>
          <w:tcPr>
            <w:tcW w:w="2695" w:type="dxa"/>
            <w:shd w:val="clear" w:color="auto" w:fill="FF0000"/>
          </w:tcPr>
          <w:p w14:paraId="17706679"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SQL</w:t>
            </w:r>
            <w:r w:rsidRPr="0064361B">
              <w:rPr>
                <w:rFonts w:ascii="微软雅黑" w:hAnsi="微软雅黑" w:cs="Times New Roman"/>
                <w:strike/>
                <w:color w:val="FFFFFF"/>
              </w:rPr>
              <w:t xml:space="preserve"> field</w:t>
            </w:r>
          </w:p>
        </w:tc>
        <w:tc>
          <w:tcPr>
            <w:tcW w:w="2957" w:type="dxa"/>
            <w:shd w:val="clear" w:color="auto" w:fill="FF0000"/>
          </w:tcPr>
          <w:p w14:paraId="4E17F963"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Type</w:t>
            </w:r>
          </w:p>
        </w:tc>
        <w:tc>
          <w:tcPr>
            <w:tcW w:w="1134" w:type="dxa"/>
            <w:shd w:val="clear" w:color="auto" w:fill="FF0000"/>
          </w:tcPr>
          <w:p w14:paraId="08C732C3"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默认值</w:t>
            </w:r>
          </w:p>
        </w:tc>
        <w:tc>
          <w:tcPr>
            <w:tcW w:w="6682" w:type="dxa"/>
            <w:shd w:val="clear" w:color="auto" w:fill="FF0000"/>
          </w:tcPr>
          <w:p w14:paraId="5CF32467" w14:textId="77777777" w:rsidR="002E005C" w:rsidRPr="0064361B" w:rsidRDefault="002E005C" w:rsidP="00BF3FFF">
            <w:pPr>
              <w:spacing w:line="240" w:lineRule="atLeast"/>
              <w:jc w:val="left"/>
              <w:rPr>
                <w:rFonts w:ascii="微软雅黑" w:hAnsi="微软雅黑" w:cs="Times New Roman"/>
                <w:strike/>
                <w:color w:val="FFFFFF"/>
              </w:rPr>
            </w:pPr>
            <w:r w:rsidRPr="0064361B">
              <w:rPr>
                <w:rFonts w:ascii="微软雅黑" w:hAnsi="微软雅黑" w:cs="Times New Roman" w:hint="eastAsia"/>
                <w:strike/>
                <w:color w:val="FFFFFF"/>
              </w:rPr>
              <w:t>说明/限制/规则</w:t>
            </w:r>
          </w:p>
        </w:tc>
      </w:tr>
      <w:tr w:rsidR="002E005C" w:rsidRPr="0064361B" w14:paraId="422901A2" w14:textId="77777777" w:rsidTr="00BF3FFF">
        <w:trPr>
          <w:trHeight w:val="267"/>
        </w:trPr>
        <w:tc>
          <w:tcPr>
            <w:tcW w:w="1836" w:type="dxa"/>
            <w:shd w:val="clear" w:color="auto" w:fill="auto"/>
          </w:tcPr>
          <w:p w14:paraId="7F4FA2E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会员卡结构I</w:t>
            </w:r>
            <w:r w:rsidRPr="0064361B">
              <w:rPr>
                <w:rFonts w:ascii="微软雅黑" w:hAnsi="微软雅黑" w:cs="Times New Roman"/>
                <w:strike/>
              </w:rPr>
              <w:t>D</w:t>
            </w:r>
          </w:p>
        </w:tc>
        <w:tc>
          <w:tcPr>
            <w:tcW w:w="2695" w:type="dxa"/>
            <w:shd w:val="clear" w:color="auto" w:fill="auto"/>
          </w:tcPr>
          <w:p w14:paraId="2D29D961"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w:t>
            </w:r>
            <w:r w:rsidRPr="0064361B">
              <w:rPr>
                <w:rFonts w:ascii="微软雅黑" w:hAnsi="微软雅黑" w:cs="Times New Roman"/>
                <w:strike/>
              </w:rPr>
              <w:t>ID</w:t>
            </w:r>
          </w:p>
        </w:tc>
        <w:tc>
          <w:tcPr>
            <w:tcW w:w="2957" w:type="dxa"/>
            <w:shd w:val="clear" w:color="auto" w:fill="auto"/>
          </w:tcPr>
          <w:p w14:paraId="39852725"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INT NOT NULL</w:t>
            </w:r>
          </w:p>
        </w:tc>
        <w:tc>
          <w:tcPr>
            <w:tcW w:w="1134" w:type="dxa"/>
            <w:shd w:val="clear" w:color="auto" w:fill="auto"/>
          </w:tcPr>
          <w:p w14:paraId="443B862A"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3A96DD4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PRIMARY KEY</w:t>
            </w:r>
            <w:r w:rsidRPr="0064361B">
              <w:rPr>
                <w:rFonts w:ascii="微软雅黑" w:hAnsi="微软雅黑" w:cs="Times New Roman" w:hint="eastAsia"/>
                <w:strike/>
              </w:rPr>
              <w:t>，自增1。</w:t>
            </w:r>
          </w:p>
          <w:p w14:paraId="48B4262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某张会员卡结构体的唯一标识。创建会员卡时会相应生成数据用以记录会员卡的结构和相关信息，与会员卡是一对一的关系。</w:t>
            </w:r>
          </w:p>
        </w:tc>
      </w:tr>
      <w:tr w:rsidR="002E005C" w:rsidRPr="0064361B" w14:paraId="419A8795" w14:textId="77777777" w:rsidTr="00BF3FFF">
        <w:trPr>
          <w:trHeight w:val="267"/>
        </w:trPr>
        <w:tc>
          <w:tcPr>
            <w:tcW w:w="1836" w:type="dxa"/>
            <w:shd w:val="clear" w:color="auto" w:fill="auto"/>
          </w:tcPr>
          <w:p w14:paraId="3A307EA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主表ID</w:t>
            </w:r>
          </w:p>
        </w:tc>
        <w:tc>
          <w:tcPr>
            <w:tcW w:w="2695" w:type="dxa"/>
            <w:shd w:val="clear" w:color="auto" w:fill="auto"/>
          </w:tcPr>
          <w:p w14:paraId="71781F4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F_VipCardID</w:t>
            </w:r>
          </w:p>
        </w:tc>
        <w:tc>
          <w:tcPr>
            <w:tcW w:w="2957" w:type="dxa"/>
            <w:shd w:val="clear" w:color="auto" w:fill="auto"/>
          </w:tcPr>
          <w:p w14:paraId="28554A6D"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INT NOT NULL</w:t>
            </w:r>
          </w:p>
        </w:tc>
        <w:tc>
          <w:tcPr>
            <w:tcW w:w="1134" w:type="dxa"/>
            <w:shd w:val="clear" w:color="auto" w:fill="auto"/>
          </w:tcPr>
          <w:p w14:paraId="6B150AD7"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214DD2BE"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记录关联的会员卡ID，该从表的内容需以m</w:t>
            </w:r>
            <w:r w:rsidRPr="0064361B">
              <w:rPr>
                <w:rFonts w:ascii="微软雅黑" w:hAnsi="微软雅黑" w:cs="Times New Roman"/>
                <w:strike/>
              </w:rPr>
              <w:t>ember_card</w:t>
            </w:r>
            <w:r w:rsidRPr="0064361B">
              <w:rPr>
                <w:rFonts w:ascii="微软雅黑" w:hAnsi="微软雅黑" w:cs="Times New Roman" w:hint="eastAsia"/>
                <w:strike/>
              </w:rPr>
              <w:t>作为键值的json格式与主表的内容一起发给微信用以创建会员卡，即</w:t>
            </w:r>
            <w:r w:rsidRPr="0064361B">
              <w:rPr>
                <w:rFonts w:ascii="微软雅黑" w:hAnsi="微软雅黑" w:cs="Times New Roman" w:hint="eastAsia"/>
                <w:strike/>
                <w:highlight w:val="red"/>
              </w:rPr>
              <w:t>Model可能采用字段名：m</w:t>
            </w:r>
            <w:r w:rsidRPr="0064361B">
              <w:rPr>
                <w:rFonts w:ascii="微软雅黑" w:hAnsi="微软雅黑" w:cs="Times New Roman"/>
                <w:strike/>
                <w:highlight w:val="red"/>
              </w:rPr>
              <w:t>ember_card</w:t>
            </w:r>
          </w:p>
        </w:tc>
      </w:tr>
      <w:tr w:rsidR="002E005C" w:rsidRPr="0064361B" w14:paraId="5DEC2314" w14:textId="77777777" w:rsidTr="00BF3FFF">
        <w:trPr>
          <w:trHeight w:val="267"/>
        </w:trPr>
        <w:tc>
          <w:tcPr>
            <w:tcW w:w="1836" w:type="dxa"/>
            <w:shd w:val="clear" w:color="auto" w:fill="auto"/>
          </w:tcPr>
          <w:p w14:paraId="605040AF"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会员卡背景图</w:t>
            </w:r>
          </w:p>
        </w:tc>
        <w:tc>
          <w:tcPr>
            <w:tcW w:w="2695" w:type="dxa"/>
            <w:shd w:val="clear" w:color="auto" w:fill="auto"/>
          </w:tcPr>
          <w:p w14:paraId="01CE6673"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F_B</w:t>
            </w:r>
            <w:r w:rsidRPr="0064361B">
              <w:rPr>
                <w:rFonts w:ascii="微软雅黑" w:hAnsi="微软雅黑" w:cs="Times New Roman"/>
                <w:strike/>
              </w:rPr>
              <w:t>ackground</w:t>
            </w:r>
            <w:r w:rsidRPr="0064361B">
              <w:rPr>
                <w:rFonts w:ascii="微软雅黑" w:hAnsi="微软雅黑" w:cs="Times New Roman" w:hint="eastAsia"/>
                <w:strike/>
              </w:rPr>
              <w:t>P</w:t>
            </w:r>
            <w:r w:rsidRPr="0064361B">
              <w:rPr>
                <w:rFonts w:ascii="微软雅黑" w:hAnsi="微软雅黑" w:cs="Times New Roman"/>
                <w:strike/>
              </w:rPr>
              <w:t>ic</w:t>
            </w:r>
            <w:r w:rsidRPr="0064361B">
              <w:rPr>
                <w:rFonts w:ascii="微软雅黑" w:hAnsi="微软雅黑" w:cs="Times New Roman" w:hint="eastAsia"/>
                <w:strike/>
              </w:rPr>
              <w:t>U</w:t>
            </w:r>
            <w:r w:rsidRPr="0064361B">
              <w:rPr>
                <w:rFonts w:ascii="微软雅黑" w:hAnsi="微软雅黑" w:cs="Times New Roman"/>
                <w:strike/>
              </w:rPr>
              <w:t>rl</w:t>
            </w:r>
          </w:p>
          <w:p w14:paraId="663CFA54"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r w:rsidRPr="0064361B">
              <w:rPr>
                <w:rStyle w:val="HTML1"/>
                <w:rFonts w:ascii="微软雅黑" w:eastAsia="微软雅黑" w:hAnsi="微软雅黑" w:hint="eastAsia"/>
                <w:strike/>
                <w:color w:val="222222"/>
                <w:highlight w:val="red"/>
              </w:rPr>
              <w:t>background_pic_url</w:t>
            </w:r>
          </w:p>
        </w:tc>
        <w:tc>
          <w:tcPr>
            <w:tcW w:w="2957" w:type="dxa"/>
            <w:shd w:val="clear" w:color="auto" w:fill="auto"/>
          </w:tcPr>
          <w:p w14:paraId="4C5C5D55"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hint="eastAsia"/>
                <w:strike/>
                <w:color w:val="353535"/>
                <w:szCs w:val="21"/>
              </w:rPr>
              <w:t>NULL，varchar(128)</w:t>
            </w:r>
          </w:p>
        </w:tc>
        <w:tc>
          <w:tcPr>
            <w:tcW w:w="1134" w:type="dxa"/>
            <w:shd w:val="clear" w:color="auto" w:fill="auto"/>
          </w:tcPr>
          <w:p w14:paraId="0E75572E"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469E3642"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cs="Times New Roman" w:hint="eastAsia"/>
                <w:strike/>
              </w:rPr>
              <w:t>商家自定义会员卡背景图，须先调用</w:t>
            </w:r>
            <w:r w:rsidRPr="0064361B">
              <w:rPr>
                <w:rFonts w:ascii="微软雅黑" w:hAnsi="微软雅黑" w:hint="eastAsia"/>
                <w:strike/>
                <w:color w:val="FF0000"/>
                <w:szCs w:val="21"/>
              </w:rPr>
              <w:t>上传图片接口</w:t>
            </w:r>
            <w:r w:rsidRPr="0064361B">
              <w:rPr>
                <w:rFonts w:ascii="微软雅黑" w:hAnsi="微软雅黑" w:cs="Times New Roman" w:hint="eastAsia"/>
                <w:strike/>
              </w:rPr>
              <w:t>将背景图上传至WX服务器，否则报错，卡面设计请遵循</w:t>
            </w:r>
            <w:r w:rsidRPr="0064361B">
              <w:rPr>
                <w:rFonts w:ascii="微软雅黑" w:hAnsi="微软雅黑" w:hint="eastAsia"/>
                <w:strike/>
                <w:color w:val="FF0000"/>
                <w:szCs w:val="21"/>
              </w:rPr>
              <w:t>微信会员卡自定义背景设计规范</w:t>
            </w:r>
            <w:r w:rsidRPr="0064361B">
              <w:rPr>
                <w:rFonts w:ascii="微软雅黑" w:hAnsi="微软雅黑" w:hint="eastAsia"/>
                <w:strike/>
                <w:color w:val="353535"/>
                <w:szCs w:val="21"/>
              </w:rPr>
              <w:t>，</w:t>
            </w:r>
            <w:r w:rsidRPr="0064361B">
              <w:rPr>
                <w:rFonts w:ascii="微软雅黑" w:hAnsi="微软雅黑" w:cs="Times New Roman" w:hint="eastAsia"/>
                <w:strike/>
              </w:rPr>
              <w:t>像素大小控制在</w:t>
            </w:r>
            <w:r w:rsidRPr="0064361B">
              <w:rPr>
                <w:rFonts w:ascii="微软雅黑" w:hAnsi="微软雅黑" w:hint="eastAsia"/>
                <w:strike/>
                <w:color w:val="FF0000"/>
                <w:szCs w:val="21"/>
              </w:rPr>
              <w:t>1000像素*600像素</w:t>
            </w:r>
            <w:r w:rsidRPr="0064361B">
              <w:rPr>
                <w:rFonts w:ascii="微软雅黑" w:hAnsi="微软雅黑" w:cs="Times New Roman" w:hint="eastAsia"/>
                <w:strike/>
              </w:rPr>
              <w:t>以下</w:t>
            </w:r>
            <w:r w:rsidRPr="0064361B">
              <w:rPr>
                <w:rFonts w:ascii="微软雅黑" w:hAnsi="微软雅黑" w:hint="eastAsia"/>
                <w:strike/>
                <w:color w:val="353535"/>
                <w:szCs w:val="21"/>
              </w:rPr>
              <w:t>。</w:t>
            </w:r>
          </w:p>
          <w:p w14:paraId="3E9464CF"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74D52992" w14:textId="77777777" w:rsidTr="00BF3FFF">
        <w:trPr>
          <w:trHeight w:val="267"/>
        </w:trPr>
        <w:tc>
          <w:tcPr>
            <w:tcW w:w="1836" w:type="dxa"/>
            <w:shd w:val="clear" w:color="auto" w:fill="auto"/>
          </w:tcPr>
          <w:p w14:paraId="470A93DA"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highlight w:val="yellow"/>
              </w:rPr>
              <w:t>卡券数据</w:t>
            </w:r>
          </w:p>
        </w:tc>
        <w:tc>
          <w:tcPr>
            <w:tcW w:w="2695" w:type="dxa"/>
            <w:shd w:val="clear" w:color="auto" w:fill="auto"/>
          </w:tcPr>
          <w:p w14:paraId="7BD6E703"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highlight w:val="yellow"/>
              </w:rPr>
              <w:t>F_B</w:t>
            </w:r>
            <w:r w:rsidRPr="0064361B">
              <w:rPr>
                <w:rFonts w:ascii="微软雅黑" w:hAnsi="微软雅黑" w:cs="Times New Roman"/>
                <w:strike/>
                <w:highlight w:val="yellow"/>
              </w:rPr>
              <w:t>ase_info</w:t>
            </w:r>
          </w:p>
          <w:p w14:paraId="7E694F9A"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highlight w:val="red"/>
              </w:rPr>
              <w:t>对应的Model字段名为：</w:t>
            </w:r>
            <w:r w:rsidRPr="0064361B">
              <w:rPr>
                <w:rStyle w:val="HTML1"/>
                <w:rFonts w:ascii="微软雅黑" w:eastAsia="微软雅黑" w:hAnsi="微软雅黑" w:hint="eastAsia"/>
                <w:strike/>
                <w:color w:val="222222"/>
                <w:highlight w:val="red"/>
              </w:rPr>
              <w:t>base</w:t>
            </w:r>
            <w:r w:rsidRPr="0064361B">
              <w:rPr>
                <w:rStyle w:val="HTML1"/>
                <w:rFonts w:ascii="微软雅黑" w:eastAsia="微软雅黑" w:hAnsi="微软雅黑"/>
                <w:strike/>
                <w:color w:val="222222"/>
                <w:highlight w:val="red"/>
              </w:rPr>
              <w:t>_info</w:t>
            </w:r>
          </w:p>
        </w:tc>
        <w:tc>
          <w:tcPr>
            <w:tcW w:w="2957" w:type="dxa"/>
            <w:shd w:val="clear" w:color="auto" w:fill="auto"/>
          </w:tcPr>
          <w:p w14:paraId="291FCE58"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不可NULL，JSON</w:t>
            </w:r>
          </w:p>
        </w:tc>
        <w:tc>
          <w:tcPr>
            <w:tcW w:w="1134" w:type="dxa"/>
            <w:shd w:val="clear" w:color="auto" w:fill="auto"/>
          </w:tcPr>
          <w:p w14:paraId="443BC223"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43938D16"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基本的卡券数据，所有卡券类型通用。</w:t>
            </w:r>
          </w:p>
          <w:p w14:paraId="0E984CB4"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03C3425A"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部分内容支持调用修改会员卡信息的接口进行修改</w:t>
            </w:r>
            <w:r w:rsidRPr="0064361B">
              <w:rPr>
                <w:rFonts w:ascii="微软雅黑" w:hAnsi="微软雅黑" w:hint="eastAsia"/>
                <w:strike/>
                <w:color w:val="353535"/>
                <w:szCs w:val="21"/>
              </w:rPr>
              <w:t>。</w:t>
            </w:r>
          </w:p>
        </w:tc>
      </w:tr>
      <w:tr w:rsidR="002E005C" w:rsidRPr="0064361B" w14:paraId="70E5325C" w14:textId="77777777" w:rsidTr="00BF3FFF">
        <w:trPr>
          <w:trHeight w:val="267"/>
        </w:trPr>
        <w:tc>
          <w:tcPr>
            <w:tcW w:w="1836" w:type="dxa"/>
            <w:shd w:val="clear" w:color="auto" w:fill="auto"/>
          </w:tcPr>
          <w:p w14:paraId="30A8ACB1" w14:textId="77777777" w:rsidR="002E005C" w:rsidRPr="0064361B" w:rsidRDefault="002E005C" w:rsidP="00974CD1">
            <w:pPr>
              <w:rPr>
                <w:rFonts w:ascii="微软雅黑" w:hAnsi="微软雅黑"/>
                <w:strike/>
                <w:highlight w:val="yellow"/>
              </w:rPr>
            </w:pPr>
            <w:r w:rsidRPr="0064361B">
              <w:rPr>
                <w:rFonts w:ascii="微软雅黑" w:hAnsi="微软雅黑" w:hint="eastAsia"/>
                <w:strike/>
                <w:highlight w:val="yellow"/>
              </w:rPr>
              <w:t>卡券高级信息</w:t>
            </w:r>
          </w:p>
        </w:tc>
        <w:tc>
          <w:tcPr>
            <w:tcW w:w="2695" w:type="dxa"/>
            <w:shd w:val="clear" w:color="auto" w:fill="auto"/>
          </w:tcPr>
          <w:p w14:paraId="51F5D672" w14:textId="77777777" w:rsidR="002E005C" w:rsidRPr="0064361B" w:rsidRDefault="002E005C" w:rsidP="00974CD1">
            <w:pPr>
              <w:rPr>
                <w:rFonts w:ascii="微软雅黑" w:hAnsi="微软雅黑"/>
                <w:strike/>
                <w:highlight w:val="yellow"/>
              </w:rPr>
            </w:pPr>
            <w:r w:rsidRPr="0064361B">
              <w:rPr>
                <w:rFonts w:ascii="微软雅黑" w:hAnsi="微软雅黑" w:hint="eastAsia"/>
                <w:strike/>
                <w:highlight w:val="yellow"/>
              </w:rPr>
              <w:t>F_A</w:t>
            </w:r>
            <w:r w:rsidRPr="0064361B">
              <w:rPr>
                <w:rFonts w:ascii="微软雅黑" w:hAnsi="微软雅黑"/>
                <w:strike/>
                <w:highlight w:val="yellow"/>
              </w:rPr>
              <w:t>dvanced_info</w:t>
            </w:r>
          </w:p>
          <w:p w14:paraId="5F30AC94" w14:textId="77777777" w:rsidR="002E005C" w:rsidRPr="0064361B" w:rsidRDefault="002E005C" w:rsidP="00974CD1">
            <w:pPr>
              <w:rPr>
                <w:rStyle w:val="HTML1"/>
                <w:rFonts w:ascii="微软雅黑" w:eastAsia="微软雅黑" w:hAnsi="微软雅黑"/>
                <w:strike/>
                <w:color w:val="222222"/>
                <w:highlight w:val="red"/>
              </w:rPr>
            </w:pPr>
            <w:r w:rsidRPr="0064361B">
              <w:rPr>
                <w:rFonts w:ascii="微软雅黑" w:hAnsi="微软雅黑" w:hint="eastAsia"/>
                <w:strike/>
                <w:highlight w:val="red"/>
              </w:rPr>
              <w:t>对应的Model字段名为：</w:t>
            </w:r>
          </w:p>
          <w:p w14:paraId="69598972" w14:textId="77777777" w:rsidR="002E005C" w:rsidRPr="0064361B" w:rsidRDefault="00A83E1E" w:rsidP="00974CD1">
            <w:pPr>
              <w:rPr>
                <w:rFonts w:ascii="微软雅黑" w:hAnsi="微软雅黑"/>
                <w:strike/>
                <w:highlight w:val="yellow"/>
              </w:rPr>
            </w:pPr>
            <w:r w:rsidRPr="0064361B">
              <w:rPr>
                <w:rStyle w:val="HTML1"/>
                <w:rFonts w:ascii="微软雅黑" w:eastAsia="微软雅黑" w:hAnsi="微软雅黑" w:hint="eastAsia"/>
                <w:strike/>
                <w:color w:val="222222"/>
                <w:highlight w:val="red"/>
              </w:rPr>
              <w:t>a</w:t>
            </w:r>
            <w:r w:rsidR="002E005C" w:rsidRPr="0064361B">
              <w:rPr>
                <w:rStyle w:val="HTML1"/>
                <w:rFonts w:ascii="微软雅黑" w:eastAsia="微软雅黑" w:hAnsi="微软雅黑" w:hint="eastAsia"/>
                <w:strike/>
                <w:color w:val="222222"/>
                <w:highlight w:val="red"/>
              </w:rPr>
              <w:t>d</w:t>
            </w:r>
            <w:r w:rsidR="002E005C" w:rsidRPr="0064361B">
              <w:rPr>
                <w:rStyle w:val="HTML1"/>
                <w:rFonts w:ascii="微软雅黑" w:eastAsia="微软雅黑" w:hAnsi="微软雅黑"/>
                <w:strike/>
                <w:color w:val="222222"/>
                <w:highlight w:val="red"/>
              </w:rPr>
              <w:t>vanced_info</w:t>
            </w:r>
            <w:r w:rsidR="002E005C" w:rsidRPr="0064361B">
              <w:rPr>
                <w:rStyle w:val="HTML1"/>
                <w:rFonts w:ascii="微软雅黑" w:eastAsia="微软雅黑" w:hAnsi="微软雅黑" w:hint="eastAsia"/>
                <w:strike/>
                <w:color w:val="222222"/>
                <w:highlight w:val="red"/>
              </w:rPr>
              <w:t>，可以不用传递给WX服务器</w:t>
            </w:r>
          </w:p>
        </w:tc>
        <w:tc>
          <w:tcPr>
            <w:tcW w:w="2957" w:type="dxa"/>
            <w:shd w:val="clear" w:color="auto" w:fill="auto"/>
          </w:tcPr>
          <w:p w14:paraId="2AFAD8E5"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353535"/>
                <w:szCs w:val="21"/>
                <w:highlight w:val="yellow"/>
              </w:rPr>
              <w:t>可NULL，JSON结构</w:t>
            </w:r>
          </w:p>
        </w:tc>
        <w:tc>
          <w:tcPr>
            <w:tcW w:w="1134" w:type="dxa"/>
            <w:shd w:val="clear" w:color="auto" w:fill="auto"/>
          </w:tcPr>
          <w:p w14:paraId="745F940B" w14:textId="77777777" w:rsidR="002E005C" w:rsidRPr="0064361B" w:rsidRDefault="002E005C" w:rsidP="00974CD1">
            <w:pPr>
              <w:rPr>
                <w:rFonts w:ascii="微软雅黑" w:hAnsi="微软雅黑"/>
                <w:strike/>
                <w:highlight w:val="yellow"/>
              </w:rPr>
            </w:pPr>
          </w:p>
        </w:tc>
        <w:tc>
          <w:tcPr>
            <w:tcW w:w="6682" w:type="dxa"/>
            <w:shd w:val="clear" w:color="auto" w:fill="auto"/>
          </w:tcPr>
          <w:p w14:paraId="11BF5572"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353535"/>
                <w:szCs w:val="21"/>
                <w:highlight w:val="yellow"/>
              </w:rPr>
              <w:t>创建优惠券特有的高级字段。所以创建会员卡时该字段是否可以不传？如果可以不传，就能降低创建会员卡的字段复杂性。</w:t>
            </w:r>
          </w:p>
          <w:p w14:paraId="743DBC2B"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7F68C1F1" w14:textId="77777777" w:rsidR="002E005C" w:rsidRPr="0064361B" w:rsidRDefault="002E005C" w:rsidP="00974CD1">
            <w:pPr>
              <w:rPr>
                <w:rFonts w:ascii="微软雅黑" w:hAnsi="微软雅黑"/>
                <w:strike/>
                <w:color w:val="353535"/>
                <w:szCs w:val="21"/>
                <w:highlight w:val="yellow"/>
              </w:rPr>
            </w:pPr>
            <w:r w:rsidRPr="0064361B">
              <w:rPr>
                <w:rFonts w:ascii="微软雅黑" w:hAnsi="微软雅黑" w:hint="eastAsia"/>
                <w:strike/>
                <w:color w:val="2E74B5" w:themeColor="accent5" w:themeShade="BF"/>
                <w:szCs w:val="21"/>
              </w:rPr>
              <w:t>修改会员卡接口不支持修改该部分内容</w:t>
            </w:r>
            <w:r w:rsidRPr="0064361B">
              <w:rPr>
                <w:rFonts w:ascii="微软雅黑" w:hAnsi="微软雅黑" w:hint="eastAsia"/>
                <w:strike/>
                <w:color w:val="353535"/>
                <w:szCs w:val="21"/>
              </w:rPr>
              <w:t>。</w:t>
            </w:r>
          </w:p>
        </w:tc>
      </w:tr>
      <w:tr w:rsidR="002E005C" w:rsidRPr="0064361B" w14:paraId="2C3CBA64" w14:textId="77777777" w:rsidTr="00BF3FFF">
        <w:trPr>
          <w:trHeight w:val="267"/>
        </w:trPr>
        <w:tc>
          <w:tcPr>
            <w:tcW w:w="1836" w:type="dxa"/>
            <w:shd w:val="clear" w:color="auto" w:fill="auto"/>
          </w:tcPr>
          <w:p w14:paraId="23C9DE59"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是否</w:t>
            </w:r>
            <w:r w:rsidRPr="0064361B">
              <w:rPr>
                <w:rFonts w:ascii="微软雅黑" w:hAnsi="微软雅黑" w:hint="eastAsia"/>
                <w:strike/>
                <w:color w:val="353535"/>
                <w:szCs w:val="21"/>
              </w:rPr>
              <w:t>显示积分</w:t>
            </w:r>
          </w:p>
        </w:tc>
        <w:tc>
          <w:tcPr>
            <w:tcW w:w="2695" w:type="dxa"/>
            <w:shd w:val="clear" w:color="auto" w:fill="auto"/>
          </w:tcPr>
          <w:p w14:paraId="1263B79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F_S</w:t>
            </w:r>
            <w:r w:rsidRPr="0064361B">
              <w:rPr>
                <w:rFonts w:ascii="微软雅黑" w:hAnsi="微软雅黑" w:cs="Times New Roman"/>
                <w:strike/>
              </w:rPr>
              <w:t>upplyBonus</w:t>
            </w:r>
          </w:p>
          <w:p w14:paraId="16875C6D"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r w:rsidRPr="0064361B">
              <w:rPr>
                <w:rStyle w:val="HTML1"/>
                <w:rFonts w:ascii="微软雅黑" w:eastAsia="微软雅黑" w:hAnsi="微软雅黑"/>
                <w:strike/>
                <w:color w:val="222222"/>
              </w:rPr>
              <w:t>supply_bonus</w:t>
            </w:r>
          </w:p>
        </w:tc>
        <w:tc>
          <w:tcPr>
            <w:tcW w:w="2957" w:type="dxa"/>
            <w:shd w:val="clear" w:color="auto" w:fill="auto"/>
          </w:tcPr>
          <w:p w14:paraId="61F16E07"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strike/>
                <w:color w:val="353535"/>
                <w:szCs w:val="21"/>
              </w:rPr>
              <w:t>N</w:t>
            </w:r>
            <w:r w:rsidRPr="0064361B">
              <w:rPr>
                <w:rFonts w:ascii="微软雅黑" w:hAnsi="微软雅黑" w:hint="eastAsia"/>
                <w:strike/>
                <w:color w:val="353535"/>
                <w:szCs w:val="21"/>
              </w:rPr>
              <w:t>ot</w:t>
            </w:r>
            <w:r w:rsidRPr="0064361B">
              <w:rPr>
                <w:rFonts w:ascii="微软雅黑" w:hAnsi="微软雅黑"/>
                <w:strike/>
                <w:color w:val="353535"/>
                <w:szCs w:val="21"/>
              </w:rPr>
              <w:t xml:space="preserve"> </w:t>
            </w:r>
            <w:r w:rsidRPr="0064361B">
              <w:rPr>
                <w:rFonts w:ascii="微软雅黑" w:hAnsi="微软雅黑" w:hint="eastAsia"/>
                <w:strike/>
                <w:color w:val="353535"/>
                <w:szCs w:val="21"/>
              </w:rPr>
              <w:t>NULL，int</w:t>
            </w:r>
            <w:r w:rsidRPr="0064361B">
              <w:rPr>
                <w:rFonts w:ascii="微软雅黑" w:hAnsi="微软雅黑"/>
                <w:strike/>
                <w:color w:val="353535"/>
                <w:szCs w:val="21"/>
              </w:rPr>
              <w:t xml:space="preserve"> </w:t>
            </w:r>
          </w:p>
        </w:tc>
        <w:tc>
          <w:tcPr>
            <w:tcW w:w="1134" w:type="dxa"/>
            <w:shd w:val="clear" w:color="auto" w:fill="auto"/>
          </w:tcPr>
          <w:p w14:paraId="0616F7BC"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3A2A9E12"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w:t>
            </w:r>
            <w:r w:rsidRPr="0064361B">
              <w:rPr>
                <w:rFonts w:ascii="微软雅黑" w:hAnsi="微软雅黑"/>
                <w:strike/>
                <w:color w:val="353535"/>
                <w:szCs w:val="21"/>
              </w:rPr>
              <w:t>{0</w:t>
            </w:r>
            <w:r w:rsidRPr="0064361B">
              <w:rPr>
                <w:rFonts w:ascii="微软雅黑" w:hAnsi="微软雅黑" w:hint="eastAsia"/>
                <w:strike/>
                <w:color w:val="353535"/>
                <w:szCs w:val="21"/>
              </w:rPr>
              <w:t>，</w:t>
            </w:r>
            <w:r w:rsidRPr="0064361B">
              <w:rPr>
                <w:rFonts w:ascii="微软雅黑" w:hAnsi="微软雅黑"/>
                <w:strike/>
                <w:color w:val="353535"/>
                <w:szCs w:val="21"/>
              </w:rPr>
              <w:t>1}</w:t>
            </w:r>
            <w:r w:rsidRPr="0064361B">
              <w:rPr>
                <w:rFonts w:ascii="微软雅黑" w:hAnsi="微软雅黑" w:hint="eastAsia"/>
                <w:strike/>
                <w:color w:val="353535"/>
                <w:szCs w:val="21"/>
              </w:rPr>
              <w:t>。是否显示积分，填写true或false。</w:t>
            </w:r>
          </w:p>
          <w:p w14:paraId="0FFEE9EA"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如填写true，积分相关字段均为</w:t>
            </w:r>
            <w:r w:rsidRPr="0064361B">
              <w:rPr>
                <w:rFonts w:ascii="微软雅黑" w:hAnsi="微软雅黑" w:hint="eastAsia"/>
                <w:strike/>
                <w:color w:val="FF0000"/>
                <w:szCs w:val="21"/>
              </w:rPr>
              <w:t>必填</w:t>
            </w:r>
            <w:r w:rsidRPr="0064361B">
              <w:rPr>
                <w:rFonts w:ascii="微软雅黑" w:hAnsi="微软雅黑" w:hint="eastAsia"/>
                <w:strike/>
                <w:color w:val="353535"/>
                <w:szCs w:val="21"/>
              </w:rPr>
              <w:t>，若设置为true则后续不可以设置为f</w:t>
            </w:r>
            <w:r w:rsidRPr="0064361B">
              <w:rPr>
                <w:rFonts w:ascii="微软雅黑" w:hAnsi="微软雅黑"/>
                <w:strike/>
                <w:color w:val="353535"/>
                <w:szCs w:val="21"/>
              </w:rPr>
              <w:t>alse</w:t>
            </w:r>
            <w:r w:rsidRPr="0064361B">
              <w:rPr>
                <w:rFonts w:ascii="微软雅黑" w:hAnsi="微软雅黑" w:hint="eastAsia"/>
                <w:strike/>
                <w:color w:val="353535"/>
                <w:szCs w:val="21"/>
              </w:rPr>
              <w:t>。</w:t>
            </w:r>
          </w:p>
          <w:p w14:paraId="41607386"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支持调用修改会员卡信息的接口进行修改，且仅支持从false变为true，默认为false，修改该字段会重新提交审核</w:t>
            </w:r>
            <w:r w:rsidRPr="0064361B">
              <w:rPr>
                <w:rFonts w:ascii="微软雅黑" w:hAnsi="微软雅黑" w:hint="eastAsia"/>
                <w:strike/>
                <w:color w:val="353535"/>
                <w:szCs w:val="21"/>
              </w:rPr>
              <w:t>。</w:t>
            </w:r>
          </w:p>
        </w:tc>
      </w:tr>
      <w:tr w:rsidR="002E005C" w:rsidRPr="0064361B" w14:paraId="585CAD4D" w14:textId="77777777" w:rsidTr="00BF3FFF">
        <w:trPr>
          <w:trHeight w:val="267"/>
        </w:trPr>
        <w:tc>
          <w:tcPr>
            <w:tcW w:w="1836" w:type="dxa"/>
            <w:shd w:val="clear" w:color="auto" w:fill="auto"/>
          </w:tcPr>
          <w:p w14:paraId="30C75895"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hint="eastAsia"/>
                <w:strike/>
                <w:color w:val="353535"/>
                <w:szCs w:val="21"/>
              </w:rPr>
              <w:t>是否支持储值</w:t>
            </w:r>
          </w:p>
        </w:tc>
        <w:tc>
          <w:tcPr>
            <w:tcW w:w="2695" w:type="dxa"/>
            <w:shd w:val="clear" w:color="auto" w:fill="auto"/>
          </w:tcPr>
          <w:p w14:paraId="6A9E2631"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F_S</w:t>
            </w:r>
            <w:r w:rsidRPr="0064361B">
              <w:rPr>
                <w:rFonts w:ascii="微软雅黑" w:hAnsi="微软雅黑" w:cs="Times New Roman"/>
                <w:strike/>
              </w:rPr>
              <w:t>upplyBalance</w:t>
            </w:r>
          </w:p>
          <w:p w14:paraId="502C0C60"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44E3B244"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supply_balance</w:t>
            </w:r>
          </w:p>
        </w:tc>
        <w:tc>
          <w:tcPr>
            <w:tcW w:w="2957" w:type="dxa"/>
            <w:shd w:val="clear" w:color="auto" w:fill="auto"/>
          </w:tcPr>
          <w:p w14:paraId="6E3AAA0D"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strike/>
                <w:color w:val="353535"/>
                <w:szCs w:val="21"/>
              </w:rPr>
              <w:t xml:space="preserve">Not </w:t>
            </w:r>
            <w:r w:rsidRPr="0064361B">
              <w:rPr>
                <w:rFonts w:ascii="微软雅黑" w:hAnsi="微软雅黑" w:hint="eastAsia"/>
                <w:strike/>
                <w:color w:val="353535"/>
                <w:szCs w:val="21"/>
              </w:rPr>
              <w:t>NULL，</w:t>
            </w:r>
            <w:r w:rsidRPr="0064361B">
              <w:rPr>
                <w:rFonts w:ascii="微软雅黑" w:hAnsi="微软雅黑"/>
                <w:strike/>
                <w:color w:val="353535"/>
                <w:szCs w:val="21"/>
              </w:rPr>
              <w:t>int</w:t>
            </w:r>
          </w:p>
        </w:tc>
        <w:tc>
          <w:tcPr>
            <w:tcW w:w="1134" w:type="dxa"/>
            <w:shd w:val="clear" w:color="auto" w:fill="auto"/>
          </w:tcPr>
          <w:p w14:paraId="5B9A9C46"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556A0477"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w:t>
            </w:r>
            <w:r w:rsidRPr="0064361B">
              <w:rPr>
                <w:rFonts w:ascii="微软雅黑" w:hAnsi="微软雅黑"/>
                <w:strike/>
                <w:color w:val="353535"/>
                <w:szCs w:val="21"/>
              </w:rPr>
              <w:t>0, 1}</w:t>
            </w:r>
            <w:r w:rsidRPr="0064361B">
              <w:rPr>
                <w:rFonts w:ascii="微软雅黑" w:hAnsi="微软雅黑" w:hint="eastAsia"/>
                <w:strike/>
                <w:color w:val="353535"/>
                <w:szCs w:val="21"/>
              </w:rPr>
              <w:t>。是否支持储值，填写true或false。如填写true，储值相关字段均为</w:t>
            </w:r>
            <w:r w:rsidRPr="0064361B">
              <w:rPr>
                <w:rFonts w:ascii="微软雅黑" w:hAnsi="微软雅黑" w:hint="eastAsia"/>
                <w:strike/>
                <w:color w:val="FF0000"/>
                <w:szCs w:val="21"/>
              </w:rPr>
              <w:t>必填</w:t>
            </w:r>
            <w:r w:rsidRPr="0064361B">
              <w:rPr>
                <w:rFonts w:ascii="微软雅黑" w:hAnsi="微软雅黑" w:hint="eastAsia"/>
                <w:strike/>
                <w:color w:val="353535"/>
                <w:szCs w:val="21"/>
              </w:rPr>
              <w:t>。若设置为true则后续不可以被关闭。该字段须开通储值功能后方可使用，详情见：获取特殊权限。目前不要求会员卡开通储值功能。</w:t>
            </w:r>
          </w:p>
          <w:p w14:paraId="5F3A3DAB"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支持调用修改会员卡信息的接口进行修改，且仅支持从false变为true，默认为false，修改该字段会重新提交审核</w:t>
            </w:r>
            <w:r w:rsidRPr="0064361B">
              <w:rPr>
                <w:rFonts w:ascii="微软雅黑" w:hAnsi="微软雅黑" w:hint="eastAsia"/>
                <w:strike/>
                <w:color w:val="353535"/>
                <w:szCs w:val="21"/>
              </w:rPr>
              <w:t>。</w:t>
            </w:r>
          </w:p>
        </w:tc>
      </w:tr>
      <w:tr w:rsidR="002E005C" w:rsidRPr="0064361B" w14:paraId="1133D48C" w14:textId="77777777" w:rsidTr="00BF3FFF">
        <w:trPr>
          <w:trHeight w:val="267"/>
        </w:trPr>
        <w:tc>
          <w:tcPr>
            <w:tcW w:w="1836" w:type="dxa"/>
            <w:shd w:val="clear" w:color="auto" w:fill="auto"/>
          </w:tcPr>
          <w:p w14:paraId="76713730"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特权说明</w:t>
            </w:r>
          </w:p>
        </w:tc>
        <w:tc>
          <w:tcPr>
            <w:tcW w:w="2695" w:type="dxa"/>
            <w:shd w:val="clear" w:color="auto" w:fill="auto"/>
          </w:tcPr>
          <w:p w14:paraId="705F32EE"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F_P</w:t>
            </w:r>
            <w:r w:rsidRPr="0064361B">
              <w:rPr>
                <w:rFonts w:ascii="微软雅黑" w:hAnsi="微软雅黑" w:cs="Times New Roman"/>
                <w:strike/>
              </w:rPr>
              <w:t>rerogative</w:t>
            </w:r>
          </w:p>
        </w:tc>
        <w:tc>
          <w:tcPr>
            <w:tcW w:w="2957" w:type="dxa"/>
            <w:shd w:val="clear" w:color="auto" w:fill="auto"/>
          </w:tcPr>
          <w:p w14:paraId="0F31D677"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Not NULL，varchar(3072)</w:t>
            </w:r>
          </w:p>
        </w:tc>
        <w:tc>
          <w:tcPr>
            <w:tcW w:w="1134" w:type="dxa"/>
            <w:shd w:val="clear" w:color="auto" w:fill="auto"/>
          </w:tcPr>
          <w:p w14:paraId="05FD4C68"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6168D598"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会员卡特权说明,限制1024汉字。</w:t>
            </w:r>
          </w:p>
          <w:p w14:paraId="0DD721AE"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352C2625" w14:textId="77777777" w:rsidTr="00BF3FFF">
        <w:trPr>
          <w:trHeight w:val="267"/>
        </w:trPr>
        <w:tc>
          <w:tcPr>
            <w:tcW w:w="1836" w:type="dxa"/>
            <w:shd w:val="clear" w:color="auto" w:fill="auto"/>
          </w:tcPr>
          <w:p w14:paraId="0C6DCB84"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是否自动激活</w:t>
            </w:r>
          </w:p>
        </w:tc>
        <w:tc>
          <w:tcPr>
            <w:tcW w:w="2695" w:type="dxa"/>
            <w:shd w:val="clear" w:color="auto" w:fill="auto"/>
          </w:tcPr>
          <w:p w14:paraId="6B253375"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rPr>
              <w:t>F_A</w:t>
            </w:r>
            <w:r w:rsidRPr="0064361B">
              <w:rPr>
                <w:rFonts w:ascii="微软雅黑" w:hAnsi="微软雅黑" w:cs="Times New Roman"/>
                <w:strike/>
              </w:rPr>
              <w:t>uto</w:t>
            </w:r>
            <w:r w:rsidRPr="0064361B">
              <w:rPr>
                <w:rFonts w:ascii="微软雅黑" w:hAnsi="微软雅黑" w:cs="Times New Roman" w:hint="eastAsia"/>
                <w:strike/>
              </w:rPr>
              <w:t>A</w:t>
            </w:r>
            <w:r w:rsidRPr="0064361B">
              <w:rPr>
                <w:rFonts w:ascii="微软雅黑" w:hAnsi="微软雅黑" w:cs="Times New Roman"/>
                <w:strike/>
              </w:rPr>
              <w:t>ctivate</w:t>
            </w:r>
          </w:p>
          <w:p w14:paraId="0D340BA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strike/>
                <w:color w:val="353535"/>
                <w:szCs w:val="21"/>
                <w:shd w:val="clear" w:color="auto" w:fill="FF0000"/>
              </w:rPr>
              <w:t>M</w:t>
            </w:r>
            <w:r w:rsidRPr="0064361B">
              <w:rPr>
                <w:rFonts w:ascii="微软雅黑" w:hAnsi="微软雅黑" w:hint="eastAsia"/>
                <w:strike/>
                <w:color w:val="353535"/>
                <w:szCs w:val="21"/>
                <w:shd w:val="clear" w:color="auto" w:fill="FF0000"/>
              </w:rPr>
              <w:t>odel名：a</w:t>
            </w:r>
            <w:r w:rsidRPr="0064361B">
              <w:rPr>
                <w:rFonts w:ascii="微软雅黑" w:hAnsi="微软雅黑"/>
                <w:strike/>
                <w:color w:val="353535"/>
                <w:szCs w:val="21"/>
                <w:shd w:val="clear" w:color="auto" w:fill="FF0000"/>
              </w:rPr>
              <w:t>uto_activate</w:t>
            </w:r>
          </w:p>
        </w:tc>
        <w:tc>
          <w:tcPr>
            <w:tcW w:w="2957" w:type="dxa"/>
            <w:shd w:val="clear" w:color="auto" w:fill="auto"/>
          </w:tcPr>
          <w:p w14:paraId="20B02B7D"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可NULL，int</w:t>
            </w:r>
          </w:p>
        </w:tc>
        <w:tc>
          <w:tcPr>
            <w:tcW w:w="1134" w:type="dxa"/>
            <w:shd w:val="clear" w:color="auto" w:fill="auto"/>
          </w:tcPr>
          <w:p w14:paraId="21810CC4" w14:textId="77777777" w:rsidR="002E005C" w:rsidRPr="0064361B" w:rsidRDefault="002E005C" w:rsidP="00BF3FFF">
            <w:pPr>
              <w:spacing w:line="240" w:lineRule="atLeast"/>
              <w:jc w:val="left"/>
              <w:rPr>
                <w:rFonts w:ascii="微软雅黑" w:hAnsi="微软雅黑" w:cs="Times New Roman"/>
                <w:strike/>
              </w:rPr>
            </w:pPr>
          </w:p>
        </w:tc>
        <w:tc>
          <w:tcPr>
            <w:tcW w:w="6682" w:type="dxa"/>
            <w:shd w:val="clear" w:color="auto" w:fill="auto"/>
          </w:tcPr>
          <w:p w14:paraId="6ED37113"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值范围{0,1}设置为true时用户领取会员卡后系统自动将其激活，无需调用激活接口，详情见自动激活。目前会员卡的激活方式暂定为自动激活。</w:t>
            </w:r>
          </w:p>
          <w:p w14:paraId="40A5D6BF" w14:textId="77777777" w:rsidR="002E005C" w:rsidRPr="0064361B" w:rsidRDefault="002E005C" w:rsidP="00BF3FFF">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18E2D611" w14:textId="77777777" w:rsidTr="00BF3FFF">
        <w:trPr>
          <w:trHeight w:val="267"/>
        </w:trPr>
        <w:tc>
          <w:tcPr>
            <w:tcW w:w="1836" w:type="dxa"/>
            <w:shd w:val="clear" w:color="auto" w:fill="auto"/>
          </w:tcPr>
          <w:p w14:paraId="79C01B3A"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自定义会员信息类目1</w:t>
            </w:r>
          </w:p>
        </w:tc>
        <w:tc>
          <w:tcPr>
            <w:tcW w:w="2695" w:type="dxa"/>
            <w:shd w:val="clear" w:color="auto" w:fill="auto"/>
          </w:tcPr>
          <w:p w14:paraId="59E16C57"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highlight w:val="yellow"/>
              </w:rPr>
              <w:t>F_C</w:t>
            </w:r>
            <w:r w:rsidRPr="0064361B">
              <w:rPr>
                <w:rFonts w:ascii="微软雅黑" w:hAnsi="微软雅黑" w:cs="Times New Roman"/>
                <w:strike/>
                <w:highlight w:val="yellow"/>
              </w:rPr>
              <w:t>ustom_field1</w:t>
            </w:r>
          </w:p>
          <w:p w14:paraId="38063194"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60A8CAC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custom_field1</w:t>
            </w:r>
          </w:p>
          <w:p w14:paraId="467880EC"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rPr>
              <w:t>有图解</w:t>
            </w:r>
          </w:p>
        </w:tc>
        <w:tc>
          <w:tcPr>
            <w:tcW w:w="2957" w:type="dxa"/>
            <w:shd w:val="clear" w:color="auto" w:fill="auto"/>
          </w:tcPr>
          <w:p w14:paraId="17F6B9E6"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6F467010"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7C4608E6"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自定义会员信息类目，会员卡激活后显示,包含name_type (name) 和url字段。</w:t>
            </w:r>
          </w:p>
          <w:p w14:paraId="25D05FC2"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45F66739"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6755D92F" w14:textId="77777777" w:rsidTr="00BF3FFF">
        <w:trPr>
          <w:trHeight w:val="267"/>
        </w:trPr>
        <w:tc>
          <w:tcPr>
            <w:tcW w:w="1836" w:type="dxa"/>
            <w:shd w:val="clear" w:color="auto" w:fill="auto"/>
          </w:tcPr>
          <w:p w14:paraId="513B1447"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自定义会员信息类目2</w:t>
            </w:r>
          </w:p>
        </w:tc>
        <w:tc>
          <w:tcPr>
            <w:tcW w:w="2695" w:type="dxa"/>
            <w:shd w:val="clear" w:color="auto" w:fill="auto"/>
          </w:tcPr>
          <w:p w14:paraId="6285DA48"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F_Custom_field2</w:t>
            </w:r>
          </w:p>
          <w:p w14:paraId="4413EAFA"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4B2A4519"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custom_field2</w:t>
            </w:r>
          </w:p>
          <w:p w14:paraId="2FA9A67A" w14:textId="77777777" w:rsidR="002E005C" w:rsidRPr="0064361B" w:rsidRDefault="002E005C" w:rsidP="00BF3FFF">
            <w:pPr>
              <w:spacing w:line="240" w:lineRule="atLeast"/>
              <w:jc w:val="left"/>
              <w:rPr>
                <w:rFonts w:ascii="微软雅黑" w:hAnsi="微软雅黑" w:cs="Times New Roman"/>
                <w:strike/>
                <w:highlight w:val="yellow"/>
              </w:rPr>
            </w:pPr>
            <w:r w:rsidRPr="0064361B">
              <w:rPr>
                <w:rFonts w:ascii="微软雅黑" w:hAnsi="微软雅黑" w:cs="Times New Roman" w:hint="eastAsia"/>
                <w:strike/>
              </w:rPr>
              <w:t>有图解</w:t>
            </w:r>
          </w:p>
        </w:tc>
        <w:tc>
          <w:tcPr>
            <w:tcW w:w="2957" w:type="dxa"/>
            <w:shd w:val="clear" w:color="auto" w:fill="auto"/>
          </w:tcPr>
          <w:p w14:paraId="1A645A5C"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16EB2C34"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570B83E2"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自定义会员信息类目，会员卡激活后显示,包含name_type (name) 和url字段。</w:t>
            </w:r>
          </w:p>
          <w:p w14:paraId="6FCF4965"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7E3F8ECA"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2E005C" w:rsidRPr="0064361B" w14:paraId="6E4380E2" w14:textId="77777777" w:rsidTr="00BF3FFF">
        <w:trPr>
          <w:trHeight w:val="267"/>
        </w:trPr>
        <w:tc>
          <w:tcPr>
            <w:tcW w:w="1836" w:type="dxa"/>
            <w:shd w:val="clear" w:color="auto" w:fill="auto"/>
          </w:tcPr>
          <w:p w14:paraId="6379DF60"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自定义会员信息类目3</w:t>
            </w:r>
          </w:p>
        </w:tc>
        <w:tc>
          <w:tcPr>
            <w:tcW w:w="2695" w:type="dxa"/>
            <w:shd w:val="clear" w:color="auto" w:fill="auto"/>
          </w:tcPr>
          <w:p w14:paraId="557B5704"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F_Custom_field3</w:t>
            </w:r>
          </w:p>
          <w:p w14:paraId="77C618EE"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05B7528F" w14:textId="77777777" w:rsidR="002E005C" w:rsidRPr="0064361B" w:rsidRDefault="002E005C" w:rsidP="00BF3FFF">
            <w:pPr>
              <w:spacing w:line="240" w:lineRule="atLeast"/>
              <w:jc w:val="left"/>
              <w:rPr>
                <w:rFonts w:ascii="微软雅黑" w:hAnsi="微软雅黑" w:cs="Times New Roman"/>
                <w:strike/>
              </w:rPr>
            </w:pPr>
            <w:r w:rsidRPr="0064361B">
              <w:rPr>
                <w:rFonts w:ascii="微软雅黑" w:hAnsi="微软雅黑" w:cs="Times New Roman"/>
                <w:strike/>
              </w:rPr>
              <w:t>custom_field3</w:t>
            </w:r>
          </w:p>
          <w:p w14:paraId="64E6E13C"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085B97DD"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3CDD9D54" w14:textId="77777777" w:rsidR="002E005C" w:rsidRPr="0064361B" w:rsidRDefault="002E005C" w:rsidP="00BF3FFF">
            <w:pPr>
              <w:spacing w:line="240" w:lineRule="atLeast"/>
              <w:jc w:val="left"/>
              <w:rPr>
                <w:rFonts w:ascii="微软雅黑" w:hAnsi="微软雅黑" w:cs="Times New Roman"/>
                <w:strike/>
                <w:highlight w:val="yellow"/>
              </w:rPr>
            </w:pPr>
          </w:p>
        </w:tc>
        <w:tc>
          <w:tcPr>
            <w:tcW w:w="6682" w:type="dxa"/>
            <w:shd w:val="clear" w:color="auto" w:fill="auto"/>
          </w:tcPr>
          <w:p w14:paraId="1CE96128"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自定义会员信息类目，会员卡激活后显示,包含name_type (name) 和url字段。</w:t>
            </w:r>
          </w:p>
          <w:p w14:paraId="4040F381"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16CA69A4" w14:textId="77777777" w:rsidR="002E005C" w:rsidRPr="0064361B" w:rsidRDefault="002E005C" w:rsidP="00BF3FFF">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0956E776" w14:textId="77777777" w:rsidTr="00BF3FFF">
        <w:trPr>
          <w:trHeight w:val="267"/>
        </w:trPr>
        <w:tc>
          <w:tcPr>
            <w:tcW w:w="1836" w:type="dxa"/>
            <w:shd w:val="clear" w:color="auto" w:fill="auto"/>
          </w:tcPr>
          <w:p w14:paraId="2EB442C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激活会员卡的url</w:t>
            </w:r>
          </w:p>
        </w:tc>
        <w:tc>
          <w:tcPr>
            <w:tcW w:w="2695" w:type="dxa"/>
            <w:shd w:val="clear" w:color="auto" w:fill="auto"/>
          </w:tcPr>
          <w:p w14:paraId="5473B77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F_A</w:t>
            </w:r>
            <w:r w:rsidRPr="0064361B">
              <w:rPr>
                <w:rFonts w:ascii="微软雅黑" w:hAnsi="微软雅黑"/>
                <w:strike/>
                <w:color w:val="353535"/>
                <w:szCs w:val="21"/>
              </w:rPr>
              <w:t>ctivate</w:t>
            </w:r>
            <w:r w:rsidRPr="0064361B">
              <w:rPr>
                <w:rFonts w:ascii="微软雅黑" w:hAnsi="微软雅黑" w:hint="eastAsia"/>
                <w:strike/>
                <w:color w:val="353535"/>
                <w:szCs w:val="21"/>
              </w:rPr>
              <w:t>U</w:t>
            </w:r>
            <w:r w:rsidRPr="0064361B">
              <w:rPr>
                <w:rFonts w:ascii="微软雅黑" w:hAnsi="微软雅黑"/>
                <w:strike/>
                <w:color w:val="353535"/>
                <w:szCs w:val="21"/>
              </w:rPr>
              <w:t>rl</w:t>
            </w:r>
          </w:p>
          <w:p w14:paraId="7652603D" w14:textId="77777777" w:rsidR="00540F5B" w:rsidRPr="0064361B" w:rsidRDefault="00540F5B" w:rsidP="00540F5B">
            <w:pPr>
              <w:spacing w:line="240" w:lineRule="atLeast"/>
              <w:jc w:val="left"/>
              <w:rPr>
                <w:rFonts w:ascii="微软雅黑" w:hAnsi="微软雅黑" w:cs="Times New Roman"/>
                <w:strike/>
              </w:rPr>
            </w:pPr>
            <w:r w:rsidRPr="0064361B">
              <w:rPr>
                <w:rFonts w:ascii="微软雅黑" w:hAnsi="微软雅黑" w:cs="Times New Roman" w:hint="eastAsia"/>
                <w:strike/>
                <w:highlight w:val="red"/>
              </w:rPr>
              <w:t>对应的Model字段名为：</w:t>
            </w:r>
          </w:p>
          <w:p w14:paraId="514308B5"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strike/>
              </w:rPr>
              <w:t>activate_url</w:t>
            </w:r>
          </w:p>
        </w:tc>
        <w:tc>
          <w:tcPr>
            <w:tcW w:w="2957" w:type="dxa"/>
            <w:shd w:val="clear" w:color="auto" w:fill="auto"/>
          </w:tcPr>
          <w:p w14:paraId="13B1EE0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2C05806D"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6A1C8F11"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激活会员卡的url，是我们的URL。</w:t>
            </w:r>
            <w:r w:rsidRPr="0064361B">
              <w:rPr>
                <w:rFonts w:ascii="微软雅黑" w:hAnsi="微软雅黑" w:hint="eastAsia"/>
                <w:strike/>
                <w:color w:val="353535"/>
                <w:szCs w:val="21"/>
                <w:highlight w:val="red"/>
              </w:rPr>
              <w:t>我们采用自动激活的方式，所以此URL永远为n</w:t>
            </w:r>
            <w:r w:rsidRPr="0064361B">
              <w:rPr>
                <w:rFonts w:ascii="微软雅黑" w:hAnsi="微软雅黑"/>
                <w:strike/>
                <w:color w:val="353535"/>
                <w:szCs w:val="21"/>
                <w:highlight w:val="red"/>
              </w:rPr>
              <w:t>ull</w:t>
            </w:r>
            <w:r w:rsidRPr="0064361B">
              <w:rPr>
                <w:rFonts w:ascii="微软雅黑" w:hAnsi="微软雅黑" w:hint="eastAsia"/>
                <w:strike/>
                <w:color w:val="353535"/>
                <w:szCs w:val="21"/>
                <w:highlight w:val="red"/>
              </w:rPr>
              <w:t>。</w:t>
            </w:r>
          </w:p>
          <w:p w14:paraId="64A9653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注意事项：</w:t>
            </w:r>
          </w:p>
          <w:p w14:paraId="519D4B0B"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1、填入了自动激活auto_activate字段，激活链接activate_url和一键开卡接口设置都会失效；</w:t>
            </w:r>
          </w:p>
          <w:p w14:paraId="1A54D132" w14:textId="77777777" w:rsidR="00540F5B" w:rsidRPr="0064361B" w:rsidRDefault="00540F5B" w:rsidP="00540F5B">
            <w:pPr>
              <w:rPr>
                <w:rFonts w:ascii="微软雅黑" w:hAnsi="微软雅黑"/>
                <w:strike/>
                <w:color w:val="353535"/>
                <w:szCs w:val="21"/>
              </w:rPr>
            </w:pPr>
            <w:r w:rsidRPr="0064361B">
              <w:rPr>
                <w:rFonts w:ascii="微软雅黑" w:hAnsi="微软雅黑" w:hint="eastAsia"/>
                <w:strike/>
                <w:color w:val="353535"/>
                <w:szCs w:val="21"/>
              </w:rPr>
              <w:t>2、若同时传入了activate_url，则一键开卡接口设置会失效；</w:t>
            </w:r>
          </w:p>
          <w:p w14:paraId="42EA29BB" w14:textId="77777777" w:rsidR="00540F5B" w:rsidRPr="0064361B" w:rsidRDefault="00540F5B" w:rsidP="00540F5B">
            <w:pPr>
              <w:rPr>
                <w:rFonts w:ascii="微软雅黑" w:hAnsi="微软雅黑"/>
                <w:strike/>
                <w:color w:val="353535"/>
              </w:rPr>
            </w:pPr>
            <w:r w:rsidRPr="0064361B">
              <w:rPr>
                <w:rFonts w:ascii="微软雅黑" w:hAnsi="微软雅黑" w:hint="eastAsia"/>
                <w:strike/>
                <w:color w:val="353535"/>
                <w:szCs w:val="21"/>
              </w:rPr>
              <w:t>3、建议开发者activate_url、auto_activate和wx_activate只填写一项。</w:t>
            </w:r>
          </w:p>
          <w:p w14:paraId="2C4FB81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6D0A2B" w:rsidRPr="0064361B" w14:paraId="25DB43A5" w14:textId="77777777" w:rsidTr="00BF3FFF">
        <w:trPr>
          <w:trHeight w:val="267"/>
        </w:trPr>
        <w:tc>
          <w:tcPr>
            <w:tcW w:w="1836" w:type="dxa"/>
            <w:shd w:val="clear" w:color="auto" w:fill="auto"/>
          </w:tcPr>
          <w:p w14:paraId="65FA52D0" w14:textId="77777777" w:rsidR="006D0A2B" w:rsidRPr="0064361B" w:rsidRDefault="006D0A2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跳转型一键激活跳转的地址链接</w:t>
            </w:r>
          </w:p>
        </w:tc>
        <w:tc>
          <w:tcPr>
            <w:tcW w:w="2695" w:type="dxa"/>
            <w:shd w:val="clear" w:color="auto" w:fill="auto"/>
          </w:tcPr>
          <w:p w14:paraId="4F47D133" w14:textId="77777777" w:rsidR="006D0A2B" w:rsidRPr="0064361B" w:rsidRDefault="006D0A2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F_WxActivateAfterSubmitUrl</w:t>
            </w:r>
          </w:p>
        </w:tc>
        <w:tc>
          <w:tcPr>
            <w:tcW w:w="2957" w:type="dxa"/>
            <w:shd w:val="clear" w:color="auto" w:fill="auto"/>
          </w:tcPr>
          <w:p w14:paraId="113170FD" w14:textId="77777777" w:rsidR="006D0A2B" w:rsidRPr="0064361B" w:rsidRDefault="006D0A2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varchar(128) null</w:t>
            </w:r>
          </w:p>
        </w:tc>
        <w:tc>
          <w:tcPr>
            <w:tcW w:w="1134" w:type="dxa"/>
            <w:shd w:val="clear" w:color="auto" w:fill="auto"/>
          </w:tcPr>
          <w:p w14:paraId="30C85D1F" w14:textId="77777777" w:rsidR="006D0A2B" w:rsidRPr="0064361B" w:rsidRDefault="006D0A2B" w:rsidP="00540F5B">
            <w:pPr>
              <w:spacing w:line="240" w:lineRule="atLeast"/>
              <w:jc w:val="left"/>
              <w:rPr>
                <w:rFonts w:ascii="微软雅黑" w:hAnsi="微软雅黑" w:cs="Times New Roman"/>
                <w:strike/>
              </w:rPr>
            </w:pPr>
          </w:p>
        </w:tc>
        <w:tc>
          <w:tcPr>
            <w:tcW w:w="6682" w:type="dxa"/>
            <w:shd w:val="clear" w:color="auto" w:fill="auto"/>
          </w:tcPr>
          <w:p w14:paraId="11A9457B" w14:textId="77777777" w:rsidR="006D0A2B" w:rsidRPr="0064361B" w:rsidRDefault="006D0A2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当创建会员卡时设置wx_activate_after_submit(即F_F_WxActivateAfterSubmit)设置为true时，需要该字段，</w:t>
            </w:r>
            <w:r w:rsidRPr="0064361B">
              <w:rPr>
                <w:rFonts w:ascii="微软雅黑" w:hAnsi="微软雅黑" w:hint="eastAsia"/>
                <w:strike/>
                <w:color w:val="353535"/>
                <w:szCs w:val="21"/>
              </w:rPr>
              <w:t>代表</w:t>
            </w:r>
            <w:r w:rsidRPr="0064361B">
              <w:rPr>
                <w:rFonts w:ascii="微软雅黑" w:hAnsi="微软雅黑"/>
                <w:strike/>
                <w:color w:val="353535"/>
                <w:szCs w:val="21"/>
              </w:rPr>
              <w:t>跳转到哪个地址链接</w:t>
            </w:r>
          </w:p>
        </w:tc>
      </w:tr>
      <w:tr w:rsidR="00540F5B" w:rsidRPr="0064361B" w14:paraId="5493AF01" w14:textId="77777777" w:rsidTr="00BF3FFF">
        <w:trPr>
          <w:trHeight w:val="267"/>
        </w:trPr>
        <w:tc>
          <w:tcPr>
            <w:tcW w:w="1836" w:type="dxa"/>
            <w:shd w:val="clear" w:color="auto" w:fill="auto"/>
          </w:tcPr>
          <w:p w14:paraId="67BEE11D"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w:t>
            </w:r>
          </w:p>
        </w:tc>
        <w:tc>
          <w:tcPr>
            <w:tcW w:w="2695" w:type="dxa"/>
            <w:shd w:val="clear" w:color="auto" w:fill="auto"/>
          </w:tcPr>
          <w:p w14:paraId="20CEFD0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w:t>
            </w:r>
            <w:r w:rsidRPr="0064361B">
              <w:rPr>
                <w:rFonts w:ascii="微软雅黑" w:hAnsi="微软雅黑"/>
                <w:strike/>
                <w:color w:val="353535"/>
                <w:szCs w:val="21"/>
                <w:highlight w:val="yellow"/>
              </w:rPr>
              <w:t>ustom</w:t>
            </w:r>
            <w:r w:rsidRPr="0064361B">
              <w:rPr>
                <w:rFonts w:ascii="微软雅黑" w:hAnsi="微软雅黑" w:hint="eastAsia"/>
                <w:strike/>
                <w:color w:val="353535"/>
                <w:szCs w:val="21"/>
                <w:highlight w:val="yellow"/>
              </w:rPr>
              <w:t>C</w:t>
            </w:r>
            <w:r w:rsidRPr="0064361B">
              <w:rPr>
                <w:rFonts w:ascii="微软雅黑" w:hAnsi="微软雅黑"/>
                <w:strike/>
                <w:color w:val="353535"/>
                <w:szCs w:val="21"/>
                <w:highlight w:val="yellow"/>
              </w:rPr>
              <w:t>ell1</w:t>
            </w:r>
          </w:p>
          <w:p w14:paraId="3FCD300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r w:rsidRPr="0064361B">
              <w:rPr>
                <w:rFonts w:ascii="微软雅黑" w:hAnsi="微软雅黑"/>
                <w:strike/>
                <w:color w:val="353535"/>
                <w:szCs w:val="21"/>
                <w:highlight w:val="yellow"/>
              </w:rPr>
              <w:t>custom</w:t>
            </w:r>
            <w:r w:rsidRPr="0064361B">
              <w:rPr>
                <w:rFonts w:ascii="微软雅黑" w:hAnsi="微软雅黑" w:hint="eastAsia"/>
                <w:strike/>
                <w:color w:val="353535"/>
                <w:szCs w:val="21"/>
                <w:highlight w:val="yellow"/>
              </w:rPr>
              <w:t>_</w:t>
            </w:r>
            <w:r w:rsidRPr="0064361B">
              <w:rPr>
                <w:rFonts w:ascii="微软雅黑" w:hAnsi="微软雅黑"/>
                <w:strike/>
                <w:color w:val="353535"/>
                <w:szCs w:val="21"/>
                <w:highlight w:val="yellow"/>
              </w:rPr>
              <w:t>cell1</w:t>
            </w:r>
          </w:p>
          <w:p w14:paraId="3DB7A75A"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499BED61"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7DEE793A" w14:textId="77777777" w:rsidR="00540F5B" w:rsidRPr="0064361B" w:rsidRDefault="00540F5B" w:rsidP="00540F5B">
            <w:pPr>
              <w:spacing w:line="240" w:lineRule="atLeast"/>
              <w:jc w:val="left"/>
              <w:rPr>
                <w:rFonts w:ascii="微软雅黑" w:hAnsi="微软雅黑" w:cs="Times New Roman"/>
                <w:strike/>
                <w:sz w:val="32"/>
                <w:highlight w:val="yellow"/>
              </w:rPr>
            </w:pPr>
          </w:p>
        </w:tc>
        <w:tc>
          <w:tcPr>
            <w:tcW w:w="6682" w:type="dxa"/>
            <w:shd w:val="clear" w:color="auto" w:fill="auto"/>
          </w:tcPr>
          <w:p w14:paraId="40ADA1DA"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w:t>
            </w:r>
          </w:p>
          <w:p w14:paraId="602704BB"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53ED6049"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20FBECE6" w14:textId="77777777" w:rsidTr="00BF3FFF">
        <w:trPr>
          <w:trHeight w:val="267"/>
        </w:trPr>
        <w:tc>
          <w:tcPr>
            <w:tcW w:w="1836" w:type="dxa"/>
            <w:shd w:val="clear" w:color="auto" w:fill="auto"/>
          </w:tcPr>
          <w:p w14:paraId="40AD951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w:t>
            </w:r>
          </w:p>
        </w:tc>
        <w:tc>
          <w:tcPr>
            <w:tcW w:w="2695" w:type="dxa"/>
            <w:shd w:val="clear" w:color="auto" w:fill="auto"/>
          </w:tcPr>
          <w:p w14:paraId="5E3CE054"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w:t>
            </w:r>
            <w:r w:rsidRPr="0064361B">
              <w:rPr>
                <w:rFonts w:ascii="微软雅黑" w:hAnsi="微软雅黑"/>
                <w:strike/>
                <w:color w:val="353535"/>
                <w:szCs w:val="21"/>
                <w:highlight w:val="yellow"/>
              </w:rPr>
              <w:t>ustom</w:t>
            </w:r>
            <w:r w:rsidRPr="0064361B">
              <w:rPr>
                <w:rFonts w:ascii="微软雅黑" w:hAnsi="微软雅黑" w:hint="eastAsia"/>
                <w:strike/>
                <w:color w:val="353535"/>
                <w:szCs w:val="21"/>
                <w:highlight w:val="yellow"/>
              </w:rPr>
              <w:t>C</w:t>
            </w:r>
            <w:r w:rsidRPr="0064361B">
              <w:rPr>
                <w:rFonts w:ascii="微软雅黑" w:hAnsi="微软雅黑"/>
                <w:strike/>
                <w:color w:val="353535"/>
                <w:szCs w:val="21"/>
                <w:highlight w:val="yellow"/>
              </w:rPr>
              <w:t>ell2</w:t>
            </w:r>
          </w:p>
          <w:p w14:paraId="6076DBF8"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r w:rsidRPr="0064361B">
              <w:rPr>
                <w:rFonts w:ascii="微软雅黑" w:hAnsi="微软雅黑"/>
                <w:strike/>
                <w:color w:val="353535"/>
                <w:szCs w:val="21"/>
                <w:highlight w:val="yellow"/>
              </w:rPr>
              <w:t>custom</w:t>
            </w:r>
            <w:r w:rsidRPr="0064361B">
              <w:rPr>
                <w:rFonts w:ascii="微软雅黑" w:hAnsi="微软雅黑" w:hint="eastAsia"/>
                <w:strike/>
                <w:color w:val="353535"/>
                <w:szCs w:val="21"/>
                <w:highlight w:val="yellow"/>
              </w:rPr>
              <w:t>_</w:t>
            </w:r>
            <w:r w:rsidRPr="0064361B">
              <w:rPr>
                <w:rFonts w:ascii="微软雅黑" w:hAnsi="微软雅黑"/>
                <w:strike/>
                <w:color w:val="353535"/>
                <w:szCs w:val="21"/>
                <w:highlight w:val="yellow"/>
              </w:rPr>
              <w:t>cell2</w:t>
            </w:r>
          </w:p>
          <w:p w14:paraId="4AE190A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4A787060"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097BF4CF" w14:textId="77777777" w:rsidR="00540F5B" w:rsidRPr="0064361B" w:rsidRDefault="00540F5B" w:rsidP="00540F5B">
            <w:pPr>
              <w:spacing w:line="240" w:lineRule="atLeast"/>
              <w:jc w:val="left"/>
              <w:rPr>
                <w:rFonts w:ascii="微软雅黑" w:hAnsi="微软雅黑" w:cs="Times New Roman"/>
                <w:strike/>
                <w:sz w:val="32"/>
                <w:highlight w:val="yellow"/>
              </w:rPr>
            </w:pPr>
          </w:p>
        </w:tc>
        <w:tc>
          <w:tcPr>
            <w:tcW w:w="6682" w:type="dxa"/>
            <w:shd w:val="clear" w:color="auto" w:fill="auto"/>
          </w:tcPr>
          <w:p w14:paraId="736B6C2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w:t>
            </w:r>
          </w:p>
          <w:p w14:paraId="7B222FB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698EA925"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0B79E2FB" w14:textId="77777777" w:rsidTr="00BF3FFF">
        <w:trPr>
          <w:trHeight w:val="267"/>
        </w:trPr>
        <w:tc>
          <w:tcPr>
            <w:tcW w:w="1836" w:type="dxa"/>
            <w:shd w:val="clear" w:color="auto" w:fill="auto"/>
          </w:tcPr>
          <w:p w14:paraId="7BBC0214"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w:t>
            </w:r>
          </w:p>
        </w:tc>
        <w:tc>
          <w:tcPr>
            <w:tcW w:w="2695" w:type="dxa"/>
            <w:shd w:val="clear" w:color="auto" w:fill="auto"/>
          </w:tcPr>
          <w:p w14:paraId="76A8A0E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F_C</w:t>
            </w:r>
            <w:r w:rsidRPr="0064361B">
              <w:rPr>
                <w:rFonts w:ascii="微软雅黑" w:hAnsi="微软雅黑"/>
                <w:strike/>
                <w:color w:val="353535"/>
                <w:szCs w:val="21"/>
                <w:highlight w:val="yellow"/>
              </w:rPr>
              <w:t>ustom</w:t>
            </w:r>
            <w:r w:rsidRPr="0064361B">
              <w:rPr>
                <w:rFonts w:ascii="微软雅黑" w:hAnsi="微软雅黑" w:hint="eastAsia"/>
                <w:strike/>
                <w:color w:val="353535"/>
                <w:szCs w:val="21"/>
                <w:highlight w:val="yellow"/>
              </w:rPr>
              <w:t>C</w:t>
            </w:r>
            <w:r w:rsidRPr="0064361B">
              <w:rPr>
                <w:rFonts w:ascii="微软雅黑" w:hAnsi="微软雅黑"/>
                <w:strike/>
                <w:color w:val="353535"/>
                <w:szCs w:val="21"/>
                <w:highlight w:val="yellow"/>
              </w:rPr>
              <w:t>ell3</w:t>
            </w:r>
          </w:p>
          <w:p w14:paraId="3E312CC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r w:rsidRPr="0064361B">
              <w:rPr>
                <w:rFonts w:ascii="微软雅黑" w:hAnsi="微软雅黑"/>
                <w:strike/>
                <w:color w:val="353535"/>
                <w:szCs w:val="21"/>
                <w:highlight w:val="yellow"/>
              </w:rPr>
              <w:t>custom</w:t>
            </w:r>
            <w:r w:rsidRPr="0064361B">
              <w:rPr>
                <w:rFonts w:ascii="微软雅黑" w:hAnsi="微软雅黑" w:hint="eastAsia"/>
                <w:strike/>
                <w:color w:val="353535"/>
                <w:szCs w:val="21"/>
                <w:highlight w:val="yellow"/>
              </w:rPr>
              <w:t>_</w:t>
            </w:r>
            <w:r w:rsidRPr="0064361B">
              <w:rPr>
                <w:rFonts w:ascii="微软雅黑" w:hAnsi="微软雅黑"/>
                <w:strike/>
                <w:color w:val="353535"/>
                <w:szCs w:val="21"/>
                <w:highlight w:val="yellow"/>
              </w:rPr>
              <w:t>cell3</w:t>
            </w:r>
          </w:p>
          <w:p w14:paraId="7F8EF7E6"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rPr>
              <w:t>有图解</w:t>
            </w:r>
          </w:p>
        </w:tc>
        <w:tc>
          <w:tcPr>
            <w:tcW w:w="2957" w:type="dxa"/>
            <w:shd w:val="clear" w:color="auto" w:fill="auto"/>
          </w:tcPr>
          <w:p w14:paraId="2AC92233"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0131CAE2" w14:textId="77777777" w:rsidR="00540F5B" w:rsidRPr="0064361B" w:rsidRDefault="00540F5B" w:rsidP="00540F5B">
            <w:pPr>
              <w:spacing w:line="240" w:lineRule="atLeast"/>
              <w:jc w:val="left"/>
              <w:rPr>
                <w:rFonts w:ascii="微软雅黑" w:hAnsi="微软雅黑" w:cs="Times New Roman"/>
                <w:strike/>
                <w:sz w:val="32"/>
                <w:highlight w:val="yellow"/>
              </w:rPr>
            </w:pPr>
          </w:p>
        </w:tc>
        <w:tc>
          <w:tcPr>
            <w:tcW w:w="6682" w:type="dxa"/>
            <w:shd w:val="clear" w:color="auto" w:fill="auto"/>
          </w:tcPr>
          <w:p w14:paraId="6E40F719"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自定义会员信息类目，会员卡激活后显示。</w:t>
            </w:r>
          </w:p>
          <w:p w14:paraId="4D54605C"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39018C8E"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7F81D713" w14:textId="77777777" w:rsidTr="00BF3FFF">
        <w:trPr>
          <w:trHeight w:val="267"/>
        </w:trPr>
        <w:tc>
          <w:tcPr>
            <w:tcW w:w="1836" w:type="dxa"/>
            <w:shd w:val="clear" w:color="auto" w:fill="auto"/>
          </w:tcPr>
          <w:p w14:paraId="5E055DEC"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积分规则 。</w:t>
            </w:r>
          </w:p>
        </w:tc>
        <w:tc>
          <w:tcPr>
            <w:tcW w:w="2695" w:type="dxa"/>
            <w:shd w:val="clear" w:color="auto" w:fill="auto"/>
          </w:tcPr>
          <w:p w14:paraId="0EF0FD0E"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F_B</w:t>
            </w:r>
            <w:r w:rsidRPr="0064361B">
              <w:rPr>
                <w:rFonts w:ascii="微软雅黑" w:hAnsi="微软雅黑"/>
                <w:strike/>
                <w:color w:val="353535"/>
                <w:szCs w:val="21"/>
                <w:highlight w:val="yellow"/>
              </w:rPr>
              <w:t>onus</w:t>
            </w:r>
            <w:r w:rsidRPr="0064361B">
              <w:rPr>
                <w:rFonts w:ascii="微软雅黑" w:hAnsi="微软雅黑" w:hint="eastAsia"/>
                <w:strike/>
                <w:color w:val="353535"/>
                <w:szCs w:val="21"/>
                <w:highlight w:val="yellow"/>
              </w:rPr>
              <w:t>R</w:t>
            </w:r>
            <w:r w:rsidRPr="0064361B">
              <w:rPr>
                <w:rFonts w:ascii="微软雅黑" w:hAnsi="微软雅黑"/>
                <w:strike/>
                <w:color w:val="353535"/>
                <w:szCs w:val="21"/>
                <w:highlight w:val="yellow"/>
              </w:rPr>
              <w:t>ule</w:t>
            </w:r>
          </w:p>
          <w:p w14:paraId="4E28BF27"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cs="Times New Roman" w:hint="eastAsia"/>
                <w:strike/>
                <w:highlight w:val="red"/>
              </w:rPr>
              <w:t>对应的Model字段</w:t>
            </w:r>
            <w:r w:rsidRPr="0064361B">
              <w:rPr>
                <w:rFonts w:ascii="微软雅黑" w:hAnsi="微软雅黑" w:cs="Times New Roman"/>
                <w:strike/>
                <w:highlight w:val="red"/>
              </w:rPr>
              <w:t>/</w:t>
            </w:r>
            <w:r w:rsidRPr="0064361B">
              <w:rPr>
                <w:rFonts w:ascii="微软雅黑" w:hAnsi="微软雅黑" w:cs="Times New Roman" w:hint="eastAsia"/>
                <w:strike/>
                <w:highlight w:val="red"/>
              </w:rPr>
              <w:t>类名为：</w:t>
            </w:r>
            <w:r w:rsidRPr="0064361B">
              <w:rPr>
                <w:rFonts w:ascii="微软雅黑" w:hAnsi="微软雅黑"/>
                <w:strike/>
                <w:color w:val="353535"/>
                <w:szCs w:val="21"/>
                <w:highlight w:val="yellow"/>
              </w:rPr>
              <w:t>bonus_rule</w:t>
            </w:r>
          </w:p>
        </w:tc>
        <w:tc>
          <w:tcPr>
            <w:tcW w:w="2957" w:type="dxa"/>
            <w:shd w:val="clear" w:color="auto" w:fill="auto"/>
          </w:tcPr>
          <w:p w14:paraId="0C3A166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NULL，JSON结构</w:t>
            </w:r>
          </w:p>
        </w:tc>
        <w:tc>
          <w:tcPr>
            <w:tcW w:w="1134" w:type="dxa"/>
            <w:shd w:val="clear" w:color="auto" w:fill="auto"/>
          </w:tcPr>
          <w:p w14:paraId="2B7B5CF1" w14:textId="77777777" w:rsidR="00540F5B" w:rsidRPr="0064361B" w:rsidRDefault="00540F5B" w:rsidP="00540F5B">
            <w:pPr>
              <w:spacing w:line="240" w:lineRule="atLeast"/>
              <w:jc w:val="left"/>
              <w:rPr>
                <w:rFonts w:ascii="微软雅黑" w:hAnsi="微软雅黑" w:cs="Times New Roman"/>
                <w:strike/>
                <w:highlight w:val="yellow"/>
              </w:rPr>
            </w:pPr>
          </w:p>
        </w:tc>
        <w:tc>
          <w:tcPr>
            <w:tcW w:w="6682" w:type="dxa"/>
            <w:shd w:val="clear" w:color="auto" w:fill="auto"/>
          </w:tcPr>
          <w:p w14:paraId="36A9615E"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积分规则 。</w:t>
            </w:r>
          </w:p>
          <w:p w14:paraId="1B09287F"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353535"/>
                <w:szCs w:val="21"/>
                <w:highlight w:val="yellow"/>
              </w:rPr>
              <w:t>具体数据见从表。</w:t>
            </w:r>
          </w:p>
          <w:p w14:paraId="49633F57" w14:textId="77777777" w:rsidR="00540F5B" w:rsidRPr="0064361B" w:rsidRDefault="00540F5B" w:rsidP="00540F5B">
            <w:pPr>
              <w:spacing w:line="240" w:lineRule="atLeast"/>
              <w:jc w:val="left"/>
              <w:rPr>
                <w:rFonts w:ascii="微软雅黑" w:hAnsi="微软雅黑"/>
                <w:strike/>
                <w:color w:val="353535"/>
                <w:szCs w:val="21"/>
                <w:highlight w:val="yellow"/>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0D965972" w14:textId="77777777" w:rsidTr="00BF3FFF">
        <w:trPr>
          <w:trHeight w:val="267"/>
        </w:trPr>
        <w:tc>
          <w:tcPr>
            <w:tcW w:w="1836" w:type="dxa"/>
            <w:shd w:val="clear" w:color="auto" w:fill="auto"/>
          </w:tcPr>
          <w:p w14:paraId="3324F86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折扣</w:t>
            </w:r>
          </w:p>
        </w:tc>
        <w:tc>
          <w:tcPr>
            <w:tcW w:w="2695" w:type="dxa"/>
            <w:shd w:val="clear" w:color="auto" w:fill="auto"/>
          </w:tcPr>
          <w:p w14:paraId="2C595A1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F_D</w:t>
            </w:r>
            <w:r w:rsidRPr="0064361B">
              <w:rPr>
                <w:rFonts w:ascii="微软雅黑" w:hAnsi="微软雅黑"/>
                <w:strike/>
                <w:color w:val="353535"/>
                <w:szCs w:val="21"/>
              </w:rPr>
              <w:t>iscount</w:t>
            </w:r>
          </w:p>
        </w:tc>
        <w:tc>
          <w:tcPr>
            <w:tcW w:w="2957" w:type="dxa"/>
            <w:shd w:val="clear" w:color="auto" w:fill="auto"/>
          </w:tcPr>
          <w:p w14:paraId="7AE2B8D6"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NULL，int</w:t>
            </w:r>
          </w:p>
        </w:tc>
        <w:tc>
          <w:tcPr>
            <w:tcW w:w="1134" w:type="dxa"/>
            <w:shd w:val="clear" w:color="auto" w:fill="auto"/>
          </w:tcPr>
          <w:p w14:paraId="66D9F3AF"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526669D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折扣，该会员卡享受的折扣优惠，填10就是九折，填2</w:t>
            </w:r>
            <w:r w:rsidRPr="0064361B">
              <w:rPr>
                <w:rFonts w:ascii="微软雅黑" w:hAnsi="微软雅黑"/>
                <w:strike/>
                <w:color w:val="353535"/>
                <w:szCs w:val="21"/>
              </w:rPr>
              <w:t>0</w:t>
            </w:r>
            <w:r w:rsidRPr="0064361B">
              <w:rPr>
                <w:rFonts w:ascii="微软雅黑" w:hAnsi="微软雅黑" w:hint="eastAsia"/>
                <w:strike/>
                <w:color w:val="353535"/>
                <w:szCs w:val="21"/>
              </w:rPr>
              <w:t>就是八折。目前不要求会员卡可享受折扣。</w:t>
            </w:r>
          </w:p>
          <w:p w14:paraId="3DF78B8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享受折扣的同时，也可以享受积分。二者必居其一，不能2个都没有。</w:t>
            </w:r>
          </w:p>
          <w:p w14:paraId="5CB1019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支持调用修改会员卡信息的接口进行修改，修改该字段会重新提交审核</w:t>
            </w:r>
            <w:r w:rsidRPr="0064361B">
              <w:rPr>
                <w:rFonts w:ascii="微软雅黑" w:hAnsi="微软雅黑" w:hint="eastAsia"/>
                <w:strike/>
                <w:color w:val="353535"/>
                <w:szCs w:val="21"/>
              </w:rPr>
              <w:t>。</w:t>
            </w:r>
          </w:p>
        </w:tc>
      </w:tr>
      <w:tr w:rsidR="00540F5B" w:rsidRPr="0064361B" w14:paraId="53FEEDDB" w14:textId="77777777" w:rsidTr="00BF3FFF">
        <w:trPr>
          <w:trHeight w:val="267"/>
        </w:trPr>
        <w:tc>
          <w:tcPr>
            <w:tcW w:w="1836" w:type="dxa"/>
            <w:shd w:val="clear" w:color="auto" w:fill="auto"/>
          </w:tcPr>
          <w:p w14:paraId="5BF2134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是否支持跳转型一键激活的字段</w:t>
            </w:r>
          </w:p>
        </w:tc>
        <w:tc>
          <w:tcPr>
            <w:tcW w:w="2695" w:type="dxa"/>
            <w:shd w:val="clear" w:color="auto" w:fill="auto"/>
          </w:tcPr>
          <w:p w14:paraId="70D957DD" w14:textId="77777777" w:rsidR="00540F5B" w:rsidRPr="0064361B" w:rsidRDefault="00540F5B" w:rsidP="00540F5B">
            <w:pPr>
              <w:spacing w:line="240" w:lineRule="atLeast"/>
              <w:jc w:val="left"/>
              <w:rPr>
                <w:rFonts w:ascii="微软雅黑" w:hAnsi="微软雅黑" w:cs="Times New Roman"/>
                <w:strike/>
              </w:rPr>
            </w:pPr>
            <w:r w:rsidRPr="0064361B">
              <w:rPr>
                <w:rFonts w:ascii="微软雅黑" w:hAnsi="微软雅黑"/>
                <w:strike/>
                <w:color w:val="353535"/>
                <w:szCs w:val="21"/>
              </w:rPr>
              <w:t>F_WxActivateAfterSubmit</w:t>
            </w:r>
          </w:p>
        </w:tc>
        <w:tc>
          <w:tcPr>
            <w:tcW w:w="2957" w:type="dxa"/>
            <w:shd w:val="clear" w:color="auto" w:fill="auto"/>
          </w:tcPr>
          <w:p w14:paraId="5D0C9C6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I</w:t>
            </w:r>
            <w:r w:rsidRPr="0064361B">
              <w:rPr>
                <w:rFonts w:ascii="微软雅黑" w:hAnsi="微软雅黑" w:hint="eastAsia"/>
                <w:strike/>
                <w:color w:val="353535"/>
                <w:szCs w:val="21"/>
              </w:rPr>
              <w:t>nt</w:t>
            </w:r>
            <w:r w:rsidRPr="0064361B">
              <w:rPr>
                <w:rFonts w:ascii="微软雅黑" w:hAnsi="微软雅黑"/>
                <w:strike/>
                <w:color w:val="353535"/>
                <w:szCs w:val="21"/>
              </w:rPr>
              <w:t xml:space="preserve"> not null</w:t>
            </w:r>
          </w:p>
        </w:tc>
        <w:tc>
          <w:tcPr>
            <w:tcW w:w="1134" w:type="dxa"/>
            <w:shd w:val="clear" w:color="auto" w:fill="auto"/>
          </w:tcPr>
          <w:p w14:paraId="47D97456"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7C50DB4F"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值范围{0,1}</w:t>
            </w:r>
          </w:p>
          <w:p w14:paraId="44FA5E42"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当创建会员卡时设置wx_activate(即F_WxActivate)设置为true时，需要该字段，且也是true</w:t>
            </w:r>
          </w:p>
        </w:tc>
      </w:tr>
      <w:tr w:rsidR="00540F5B" w:rsidRPr="0064361B" w14:paraId="78B47195" w14:textId="77777777" w:rsidTr="00BF3FFF">
        <w:trPr>
          <w:trHeight w:val="267"/>
        </w:trPr>
        <w:tc>
          <w:tcPr>
            <w:tcW w:w="1836" w:type="dxa"/>
            <w:shd w:val="clear" w:color="auto" w:fill="auto"/>
          </w:tcPr>
          <w:p w14:paraId="75F7C94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是否支持一键开卡</w:t>
            </w:r>
          </w:p>
        </w:tc>
        <w:tc>
          <w:tcPr>
            <w:tcW w:w="2695" w:type="dxa"/>
            <w:shd w:val="clear" w:color="auto" w:fill="auto"/>
          </w:tcPr>
          <w:p w14:paraId="3DF12652"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F_Wx</w:t>
            </w:r>
            <w:r w:rsidRPr="0064361B">
              <w:rPr>
                <w:rFonts w:ascii="微软雅黑" w:hAnsi="微软雅黑"/>
                <w:strike/>
                <w:color w:val="353535"/>
                <w:szCs w:val="21"/>
              </w:rPr>
              <w:t>A</w:t>
            </w:r>
            <w:r w:rsidRPr="0064361B">
              <w:rPr>
                <w:rFonts w:ascii="微软雅黑" w:hAnsi="微软雅黑" w:hint="eastAsia"/>
                <w:strike/>
                <w:color w:val="353535"/>
                <w:szCs w:val="21"/>
              </w:rPr>
              <w:t>ctivate</w:t>
            </w:r>
          </w:p>
          <w:p w14:paraId="6757F1ED"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对应的Model字段名为：</w:t>
            </w:r>
          </w:p>
          <w:p w14:paraId="33E8FEA5"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strike/>
                <w:color w:val="353535"/>
                <w:szCs w:val="21"/>
              </w:rPr>
              <w:t>w</w:t>
            </w:r>
            <w:r w:rsidRPr="0064361B">
              <w:rPr>
                <w:rFonts w:ascii="微软雅黑" w:hAnsi="微软雅黑" w:hint="eastAsia"/>
                <w:strike/>
                <w:color w:val="353535"/>
                <w:szCs w:val="21"/>
              </w:rPr>
              <w:t>x</w:t>
            </w:r>
            <w:r w:rsidRPr="0064361B">
              <w:rPr>
                <w:rFonts w:ascii="微软雅黑" w:hAnsi="微软雅黑"/>
                <w:strike/>
                <w:color w:val="353535"/>
                <w:szCs w:val="21"/>
              </w:rPr>
              <w:t>_activate</w:t>
            </w:r>
          </w:p>
        </w:tc>
        <w:tc>
          <w:tcPr>
            <w:tcW w:w="2957" w:type="dxa"/>
            <w:shd w:val="clear" w:color="auto" w:fill="auto"/>
          </w:tcPr>
          <w:p w14:paraId="0C7DC8D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NULL，int</w:t>
            </w:r>
          </w:p>
        </w:tc>
        <w:tc>
          <w:tcPr>
            <w:tcW w:w="1134" w:type="dxa"/>
            <w:shd w:val="clear" w:color="auto" w:fill="auto"/>
          </w:tcPr>
          <w:p w14:paraId="508EFC8E"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187BB79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值范围{0,1}设置为true时会员卡支持一键开卡（自动激活），不允许同时传入activate_url字段，否则设置wx_activate失效。填入该字段后仍需调用接口设置开卡项方可生效，详情见</w:t>
            </w:r>
            <w:r w:rsidRPr="0064361B">
              <w:rPr>
                <w:rFonts w:ascii="微软雅黑" w:hAnsi="微软雅黑" w:hint="eastAsia"/>
                <w:strike/>
                <w:color w:val="FF0000"/>
                <w:szCs w:val="21"/>
              </w:rPr>
              <w:t>一键开卡</w:t>
            </w:r>
            <w:r w:rsidRPr="0064361B">
              <w:rPr>
                <w:rFonts w:ascii="微软雅黑" w:hAnsi="微软雅黑" w:hint="eastAsia"/>
                <w:strike/>
                <w:color w:val="353535"/>
                <w:szCs w:val="21"/>
              </w:rPr>
              <w:t>。</w:t>
            </w:r>
          </w:p>
          <w:p w14:paraId="5D3FEEA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支持调用修改会员卡信息的接口进行修改，该选项与activate_url互斥</w:t>
            </w:r>
            <w:r w:rsidRPr="0064361B">
              <w:rPr>
                <w:rFonts w:ascii="微软雅黑" w:hAnsi="微软雅黑" w:hint="eastAsia"/>
                <w:strike/>
                <w:color w:val="353535"/>
                <w:szCs w:val="21"/>
              </w:rPr>
              <w:t>。</w:t>
            </w:r>
          </w:p>
        </w:tc>
      </w:tr>
      <w:tr w:rsidR="00540F5B" w:rsidRPr="0064361B" w14:paraId="7C971B66" w14:textId="77777777" w:rsidTr="00BF3FFF">
        <w:trPr>
          <w:trHeight w:val="267"/>
        </w:trPr>
        <w:tc>
          <w:tcPr>
            <w:tcW w:w="1836" w:type="dxa"/>
            <w:shd w:val="clear" w:color="auto" w:fill="auto"/>
          </w:tcPr>
          <w:p w14:paraId="3D76624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设置跳转外链查看积分详情</w:t>
            </w:r>
          </w:p>
        </w:tc>
        <w:tc>
          <w:tcPr>
            <w:tcW w:w="2695" w:type="dxa"/>
            <w:shd w:val="clear" w:color="auto" w:fill="auto"/>
          </w:tcPr>
          <w:p w14:paraId="01A629E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F_Bonus</w:t>
            </w:r>
            <w:r w:rsidRPr="0064361B">
              <w:rPr>
                <w:rFonts w:ascii="微软雅黑" w:hAnsi="微软雅黑"/>
                <w:strike/>
                <w:color w:val="353535"/>
                <w:szCs w:val="21"/>
              </w:rPr>
              <w:t>U</w:t>
            </w:r>
            <w:r w:rsidRPr="0064361B">
              <w:rPr>
                <w:rFonts w:ascii="微软雅黑" w:hAnsi="微软雅黑" w:hint="eastAsia"/>
                <w:strike/>
                <w:color w:val="353535"/>
                <w:szCs w:val="21"/>
              </w:rPr>
              <w:t>rl</w:t>
            </w:r>
          </w:p>
          <w:p w14:paraId="5EA11A3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r w:rsidRPr="0064361B">
              <w:rPr>
                <w:rFonts w:ascii="微软雅黑" w:hAnsi="微软雅黑"/>
                <w:strike/>
                <w:color w:val="353535"/>
                <w:szCs w:val="21"/>
              </w:rPr>
              <w:t>b</w:t>
            </w:r>
            <w:r w:rsidRPr="0064361B">
              <w:rPr>
                <w:rFonts w:ascii="微软雅黑" w:hAnsi="微软雅黑" w:hint="eastAsia"/>
                <w:strike/>
                <w:color w:val="353535"/>
                <w:szCs w:val="21"/>
              </w:rPr>
              <w:t>onus_url</w:t>
            </w:r>
          </w:p>
        </w:tc>
        <w:tc>
          <w:tcPr>
            <w:tcW w:w="2957" w:type="dxa"/>
            <w:shd w:val="clear" w:color="auto" w:fill="auto"/>
          </w:tcPr>
          <w:p w14:paraId="65769CE5"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126DF35B"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1F1DAEB2"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设置跳转外链查看积分详情。仅适用于积分无法通过激活接口同步的情况下使用该字段。</w:t>
            </w:r>
          </w:p>
          <w:p w14:paraId="50C3A4D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40AD5197" w14:textId="77777777" w:rsidTr="00BF3FFF">
        <w:trPr>
          <w:trHeight w:val="267"/>
        </w:trPr>
        <w:tc>
          <w:tcPr>
            <w:tcW w:w="1836" w:type="dxa"/>
            <w:shd w:val="clear" w:color="auto" w:fill="auto"/>
          </w:tcPr>
          <w:p w14:paraId="4C0315B6"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设置跳转外链查看余额详情</w:t>
            </w:r>
          </w:p>
        </w:tc>
        <w:tc>
          <w:tcPr>
            <w:tcW w:w="2695" w:type="dxa"/>
            <w:shd w:val="clear" w:color="auto" w:fill="auto"/>
          </w:tcPr>
          <w:p w14:paraId="2D64B21F"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F_Balance</w:t>
            </w:r>
            <w:r w:rsidRPr="0064361B">
              <w:rPr>
                <w:rFonts w:ascii="微软雅黑" w:hAnsi="微软雅黑"/>
                <w:strike/>
                <w:color w:val="353535"/>
                <w:szCs w:val="21"/>
              </w:rPr>
              <w:t>U</w:t>
            </w:r>
            <w:r w:rsidRPr="0064361B">
              <w:rPr>
                <w:rFonts w:ascii="微软雅黑" w:hAnsi="微软雅黑" w:hint="eastAsia"/>
                <w:strike/>
                <w:color w:val="353535"/>
                <w:szCs w:val="21"/>
              </w:rPr>
              <w:t>rl</w:t>
            </w:r>
          </w:p>
          <w:p w14:paraId="0B12224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r w:rsidRPr="0064361B">
              <w:rPr>
                <w:rFonts w:ascii="微软雅黑" w:hAnsi="微软雅黑"/>
                <w:strike/>
                <w:color w:val="353535"/>
                <w:szCs w:val="21"/>
              </w:rPr>
              <w:t>balance</w:t>
            </w:r>
            <w:r w:rsidRPr="0064361B">
              <w:rPr>
                <w:rFonts w:ascii="微软雅黑" w:hAnsi="微软雅黑" w:hint="eastAsia"/>
                <w:strike/>
                <w:color w:val="353535"/>
                <w:szCs w:val="21"/>
              </w:rPr>
              <w:t>_url</w:t>
            </w:r>
          </w:p>
        </w:tc>
        <w:tc>
          <w:tcPr>
            <w:tcW w:w="2957" w:type="dxa"/>
            <w:shd w:val="clear" w:color="auto" w:fill="auto"/>
          </w:tcPr>
          <w:p w14:paraId="51BA07E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68CD603C"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29F1D6A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设置跳转外链查看余额详情。仅适用于余额无法通过激活接口同步的情况下使用该字段。目前会员卡不要求开通充值功能，该字段可以考虑舍去。</w:t>
            </w:r>
          </w:p>
          <w:p w14:paraId="3DC4C45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w:t>
            </w:r>
            <w:r w:rsidRPr="0064361B">
              <w:rPr>
                <w:rFonts w:ascii="微软雅黑" w:hAnsi="微软雅黑" w:hint="eastAsia"/>
                <w:strike/>
                <w:color w:val="353535"/>
                <w:szCs w:val="21"/>
              </w:rPr>
              <w:t>。</w:t>
            </w:r>
          </w:p>
        </w:tc>
      </w:tr>
      <w:tr w:rsidR="00540F5B" w:rsidRPr="0064361B" w14:paraId="79EED29F" w14:textId="77777777" w:rsidTr="00BF3FFF">
        <w:trPr>
          <w:trHeight w:val="267"/>
        </w:trPr>
        <w:tc>
          <w:tcPr>
            <w:tcW w:w="1836" w:type="dxa"/>
            <w:shd w:val="clear" w:color="auto" w:fill="auto"/>
          </w:tcPr>
          <w:p w14:paraId="541FDDB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积分清零规则</w:t>
            </w:r>
          </w:p>
        </w:tc>
        <w:tc>
          <w:tcPr>
            <w:tcW w:w="2695" w:type="dxa"/>
            <w:shd w:val="clear" w:color="auto" w:fill="auto"/>
          </w:tcPr>
          <w:p w14:paraId="658A1A8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F_Bonus</w:t>
            </w:r>
            <w:r w:rsidRPr="0064361B">
              <w:rPr>
                <w:rFonts w:ascii="微软雅黑" w:hAnsi="微软雅黑"/>
                <w:strike/>
                <w:color w:val="353535"/>
                <w:szCs w:val="21"/>
              </w:rPr>
              <w:t>C</w:t>
            </w:r>
            <w:r w:rsidRPr="0064361B">
              <w:rPr>
                <w:rFonts w:ascii="微软雅黑" w:hAnsi="微软雅黑" w:hint="eastAsia"/>
                <w:strike/>
                <w:color w:val="353535"/>
                <w:szCs w:val="21"/>
              </w:rPr>
              <w:t>leared</w:t>
            </w:r>
          </w:p>
          <w:p w14:paraId="7E28DE2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r w:rsidRPr="0064361B">
              <w:rPr>
                <w:rFonts w:ascii="微软雅黑" w:hAnsi="微软雅黑"/>
                <w:strike/>
                <w:color w:val="353535"/>
                <w:szCs w:val="21"/>
              </w:rPr>
              <w:t>b</w:t>
            </w:r>
            <w:r w:rsidRPr="0064361B">
              <w:rPr>
                <w:rFonts w:ascii="微软雅黑" w:hAnsi="微软雅黑" w:hint="eastAsia"/>
                <w:strike/>
                <w:color w:val="353535"/>
                <w:szCs w:val="21"/>
              </w:rPr>
              <w:t>onus_</w:t>
            </w:r>
            <w:r w:rsidRPr="0064361B">
              <w:rPr>
                <w:rFonts w:ascii="微软雅黑" w:hAnsi="微软雅黑"/>
                <w:strike/>
                <w:color w:val="353535"/>
                <w:szCs w:val="21"/>
              </w:rPr>
              <w:t>cleared</w:t>
            </w:r>
          </w:p>
        </w:tc>
        <w:tc>
          <w:tcPr>
            <w:tcW w:w="2957" w:type="dxa"/>
            <w:shd w:val="clear" w:color="auto" w:fill="auto"/>
          </w:tcPr>
          <w:p w14:paraId="00E0271D"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32493105"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3CEA4A1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积分清零规则文字描述。</w:t>
            </w:r>
          </w:p>
          <w:p w14:paraId="0329E97B"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支持调用修改会员卡信息的接口进行修改，且此时的数据格式是varchar（3072）</w:t>
            </w:r>
            <w:r w:rsidRPr="0064361B">
              <w:rPr>
                <w:rFonts w:ascii="微软雅黑" w:hAnsi="微软雅黑" w:hint="eastAsia"/>
                <w:strike/>
                <w:color w:val="353535"/>
                <w:szCs w:val="21"/>
              </w:rPr>
              <w:t>。</w:t>
            </w:r>
          </w:p>
        </w:tc>
      </w:tr>
      <w:tr w:rsidR="00540F5B" w:rsidRPr="0064361B" w14:paraId="72E963B1" w14:textId="77777777" w:rsidTr="00BF3FFF">
        <w:trPr>
          <w:trHeight w:val="267"/>
        </w:trPr>
        <w:tc>
          <w:tcPr>
            <w:tcW w:w="1836" w:type="dxa"/>
            <w:shd w:val="clear" w:color="auto" w:fill="auto"/>
          </w:tcPr>
          <w:p w14:paraId="5A130DC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积分规则</w:t>
            </w:r>
          </w:p>
        </w:tc>
        <w:tc>
          <w:tcPr>
            <w:tcW w:w="2695" w:type="dxa"/>
            <w:shd w:val="clear" w:color="auto" w:fill="auto"/>
          </w:tcPr>
          <w:p w14:paraId="28049157"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F_Bonus</w:t>
            </w:r>
            <w:r w:rsidRPr="0064361B">
              <w:rPr>
                <w:rFonts w:ascii="微软雅黑" w:hAnsi="微软雅黑"/>
                <w:strike/>
                <w:color w:val="353535"/>
                <w:szCs w:val="21"/>
              </w:rPr>
              <w:t>R</w:t>
            </w:r>
            <w:r w:rsidRPr="0064361B">
              <w:rPr>
                <w:rFonts w:ascii="微软雅黑" w:hAnsi="微软雅黑" w:hint="eastAsia"/>
                <w:strike/>
                <w:color w:val="353535"/>
                <w:szCs w:val="21"/>
              </w:rPr>
              <w:t>ules</w:t>
            </w:r>
          </w:p>
          <w:p w14:paraId="52488EB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r w:rsidRPr="0064361B">
              <w:rPr>
                <w:rFonts w:ascii="微软雅黑" w:hAnsi="微软雅黑"/>
                <w:strike/>
                <w:color w:val="353535"/>
                <w:szCs w:val="21"/>
              </w:rPr>
              <w:t>b</w:t>
            </w:r>
            <w:r w:rsidRPr="0064361B">
              <w:rPr>
                <w:rFonts w:ascii="微软雅黑" w:hAnsi="微软雅黑" w:hint="eastAsia"/>
                <w:strike/>
                <w:color w:val="353535"/>
                <w:szCs w:val="21"/>
              </w:rPr>
              <w:t>onus_</w:t>
            </w:r>
            <w:r w:rsidRPr="0064361B">
              <w:rPr>
                <w:rFonts w:ascii="微软雅黑" w:hAnsi="微软雅黑"/>
                <w:strike/>
                <w:color w:val="353535"/>
                <w:szCs w:val="21"/>
              </w:rPr>
              <w:t>rules</w:t>
            </w:r>
          </w:p>
        </w:tc>
        <w:tc>
          <w:tcPr>
            <w:tcW w:w="2957" w:type="dxa"/>
            <w:shd w:val="clear" w:color="auto" w:fill="auto"/>
          </w:tcPr>
          <w:p w14:paraId="44981A0F"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1A2C9CE6"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3C8BE92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积分规则文字描述。</w:t>
            </w:r>
          </w:p>
          <w:p w14:paraId="5E7CC048"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支持调用修改会员卡信息的接口进行修改，且此时的数据格式是varchar（3072）</w:t>
            </w:r>
            <w:r w:rsidRPr="0064361B">
              <w:rPr>
                <w:rFonts w:ascii="微软雅黑" w:hAnsi="微软雅黑" w:hint="eastAsia"/>
                <w:strike/>
                <w:color w:val="353535"/>
                <w:szCs w:val="21"/>
              </w:rPr>
              <w:t>。</w:t>
            </w:r>
          </w:p>
        </w:tc>
      </w:tr>
      <w:tr w:rsidR="00540F5B" w:rsidRPr="0064361B" w14:paraId="22AE3802" w14:textId="77777777" w:rsidTr="00BF3FFF">
        <w:trPr>
          <w:trHeight w:val="267"/>
        </w:trPr>
        <w:tc>
          <w:tcPr>
            <w:tcW w:w="1836" w:type="dxa"/>
            <w:shd w:val="clear" w:color="auto" w:fill="auto"/>
          </w:tcPr>
          <w:p w14:paraId="7EA27FD3"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储值说明</w:t>
            </w:r>
          </w:p>
        </w:tc>
        <w:tc>
          <w:tcPr>
            <w:tcW w:w="2695" w:type="dxa"/>
            <w:shd w:val="clear" w:color="auto" w:fill="auto"/>
          </w:tcPr>
          <w:p w14:paraId="3B0EABAD"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F_Balance</w:t>
            </w:r>
            <w:r w:rsidRPr="0064361B">
              <w:rPr>
                <w:rFonts w:ascii="微软雅黑" w:hAnsi="微软雅黑"/>
                <w:strike/>
                <w:color w:val="353535"/>
                <w:szCs w:val="21"/>
              </w:rPr>
              <w:t>R</w:t>
            </w:r>
            <w:r w:rsidRPr="0064361B">
              <w:rPr>
                <w:rFonts w:ascii="微软雅黑" w:hAnsi="微软雅黑" w:hint="eastAsia"/>
                <w:strike/>
                <w:color w:val="353535"/>
                <w:szCs w:val="21"/>
              </w:rPr>
              <w:t>ules</w:t>
            </w:r>
          </w:p>
          <w:p w14:paraId="3CDCE696"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r w:rsidRPr="0064361B">
              <w:rPr>
                <w:rFonts w:ascii="微软雅黑" w:hAnsi="微软雅黑"/>
                <w:strike/>
                <w:color w:val="353535"/>
                <w:szCs w:val="21"/>
              </w:rPr>
              <w:t>balance</w:t>
            </w:r>
            <w:r w:rsidRPr="0064361B">
              <w:rPr>
                <w:rFonts w:ascii="微软雅黑" w:hAnsi="微软雅黑" w:hint="eastAsia"/>
                <w:strike/>
                <w:color w:val="353535"/>
                <w:szCs w:val="21"/>
              </w:rPr>
              <w:t>_</w:t>
            </w:r>
            <w:r w:rsidRPr="0064361B">
              <w:rPr>
                <w:rFonts w:ascii="微软雅黑" w:hAnsi="微软雅黑"/>
                <w:strike/>
                <w:color w:val="353535"/>
                <w:szCs w:val="21"/>
              </w:rPr>
              <w:t>rules</w:t>
            </w:r>
          </w:p>
        </w:tc>
        <w:tc>
          <w:tcPr>
            <w:tcW w:w="2957" w:type="dxa"/>
            <w:shd w:val="clear" w:color="auto" w:fill="auto"/>
          </w:tcPr>
          <w:p w14:paraId="0186E110"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2E74CAC0"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5192FA79"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储值说明。</w:t>
            </w:r>
            <w:r w:rsidRPr="0064361B">
              <w:rPr>
                <w:rFonts w:ascii="微软雅黑" w:hAnsi="微软雅黑" w:hint="eastAsia"/>
                <w:strike/>
                <w:color w:val="353535"/>
                <w:szCs w:val="21"/>
                <w:highlight w:val="red"/>
              </w:rPr>
              <w:t>目前会员卡不要求开通充值功能</w:t>
            </w:r>
            <w:r w:rsidRPr="0064361B">
              <w:rPr>
                <w:rFonts w:ascii="微软雅黑" w:hAnsi="微软雅黑" w:hint="eastAsia"/>
                <w:strike/>
                <w:color w:val="353535"/>
                <w:szCs w:val="21"/>
              </w:rPr>
              <w:t>，该字段可以考虑舍去。</w:t>
            </w:r>
          </w:p>
          <w:p w14:paraId="0E9FC751"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538135" w:themeColor="accent6" w:themeShade="BF"/>
                <w:szCs w:val="21"/>
              </w:rPr>
              <w:t>支持调用修改会员卡信息的接口进行修改，且此时的数据格式是varchar（3072）</w:t>
            </w:r>
          </w:p>
        </w:tc>
      </w:tr>
      <w:tr w:rsidR="00540F5B" w:rsidRPr="0064361B" w14:paraId="5F3362E4" w14:textId="77777777" w:rsidTr="00BF3FFF">
        <w:trPr>
          <w:trHeight w:val="267"/>
        </w:trPr>
        <w:tc>
          <w:tcPr>
            <w:tcW w:w="1836" w:type="dxa"/>
            <w:shd w:val="clear" w:color="auto" w:fill="auto"/>
          </w:tcPr>
          <w:p w14:paraId="10A76671"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激活会员卡url对应的小程序user_name</w:t>
            </w:r>
          </w:p>
        </w:tc>
        <w:tc>
          <w:tcPr>
            <w:tcW w:w="2695" w:type="dxa"/>
            <w:shd w:val="clear" w:color="auto" w:fill="auto"/>
          </w:tcPr>
          <w:p w14:paraId="0111BBFF"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F_Activate</w:t>
            </w:r>
            <w:r w:rsidRPr="0064361B">
              <w:rPr>
                <w:rFonts w:ascii="微软雅黑" w:hAnsi="微软雅黑"/>
                <w:strike/>
                <w:color w:val="353535"/>
                <w:szCs w:val="21"/>
              </w:rPr>
              <w:t>A</w:t>
            </w:r>
            <w:r w:rsidRPr="0064361B">
              <w:rPr>
                <w:rFonts w:ascii="微软雅黑" w:hAnsi="微软雅黑" w:hint="eastAsia"/>
                <w:strike/>
                <w:color w:val="353535"/>
                <w:szCs w:val="21"/>
              </w:rPr>
              <w:t>pp</w:t>
            </w:r>
            <w:r w:rsidRPr="0064361B">
              <w:rPr>
                <w:rFonts w:ascii="微软雅黑" w:hAnsi="微软雅黑"/>
                <w:strike/>
                <w:color w:val="353535"/>
                <w:szCs w:val="21"/>
              </w:rPr>
              <w:t>B</w:t>
            </w:r>
            <w:r w:rsidRPr="0064361B">
              <w:rPr>
                <w:rFonts w:ascii="微软雅黑" w:hAnsi="微软雅黑" w:hint="eastAsia"/>
                <w:strike/>
                <w:color w:val="353535"/>
                <w:szCs w:val="21"/>
              </w:rPr>
              <w:t>rand</w:t>
            </w:r>
            <w:r w:rsidRPr="0064361B">
              <w:rPr>
                <w:rFonts w:ascii="微软雅黑" w:hAnsi="微软雅黑"/>
                <w:strike/>
                <w:color w:val="353535"/>
                <w:szCs w:val="21"/>
              </w:rPr>
              <w:t>U</w:t>
            </w:r>
            <w:r w:rsidRPr="0064361B">
              <w:rPr>
                <w:rFonts w:ascii="微软雅黑" w:hAnsi="微软雅黑" w:hint="eastAsia"/>
                <w:strike/>
                <w:color w:val="353535"/>
                <w:szCs w:val="21"/>
              </w:rPr>
              <w:t>ser</w:t>
            </w:r>
            <w:r w:rsidRPr="0064361B">
              <w:rPr>
                <w:rFonts w:ascii="微软雅黑" w:hAnsi="微软雅黑"/>
                <w:strike/>
                <w:color w:val="353535"/>
                <w:szCs w:val="21"/>
              </w:rPr>
              <w:t>N</w:t>
            </w:r>
            <w:r w:rsidRPr="0064361B">
              <w:rPr>
                <w:rFonts w:ascii="微软雅黑" w:hAnsi="微软雅黑" w:hint="eastAsia"/>
                <w:strike/>
                <w:color w:val="353535"/>
                <w:szCs w:val="21"/>
              </w:rPr>
              <w:t>ame</w:t>
            </w:r>
          </w:p>
          <w:p w14:paraId="2065C8EE"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r w:rsidRPr="0064361B">
              <w:rPr>
                <w:rFonts w:ascii="微软雅黑" w:hAnsi="微软雅黑"/>
                <w:strike/>
                <w:color w:val="353535"/>
                <w:szCs w:val="21"/>
              </w:rPr>
              <w:t>a</w:t>
            </w:r>
            <w:r w:rsidRPr="0064361B">
              <w:rPr>
                <w:rFonts w:ascii="微软雅黑" w:hAnsi="微软雅黑" w:hint="eastAsia"/>
                <w:strike/>
                <w:color w:val="353535"/>
                <w:szCs w:val="21"/>
              </w:rPr>
              <w:t>ctivate</w:t>
            </w:r>
            <w:r w:rsidRPr="0064361B">
              <w:rPr>
                <w:rFonts w:ascii="微软雅黑" w:hAnsi="微软雅黑"/>
                <w:strike/>
                <w:color w:val="353535"/>
                <w:szCs w:val="21"/>
              </w:rPr>
              <w:t>_a</w:t>
            </w:r>
            <w:r w:rsidRPr="0064361B">
              <w:rPr>
                <w:rFonts w:ascii="微软雅黑" w:hAnsi="微软雅黑" w:hint="eastAsia"/>
                <w:strike/>
                <w:color w:val="353535"/>
                <w:szCs w:val="21"/>
              </w:rPr>
              <w:t>pp</w:t>
            </w:r>
            <w:r w:rsidRPr="0064361B">
              <w:rPr>
                <w:rFonts w:ascii="微软雅黑" w:hAnsi="微软雅黑"/>
                <w:strike/>
                <w:color w:val="353535"/>
                <w:szCs w:val="21"/>
              </w:rPr>
              <w:t>_b</w:t>
            </w:r>
            <w:r w:rsidRPr="0064361B">
              <w:rPr>
                <w:rFonts w:ascii="微软雅黑" w:hAnsi="微软雅黑" w:hint="eastAsia"/>
                <w:strike/>
                <w:color w:val="353535"/>
                <w:szCs w:val="21"/>
              </w:rPr>
              <w:t>rand</w:t>
            </w:r>
            <w:r w:rsidRPr="0064361B">
              <w:rPr>
                <w:rFonts w:ascii="微软雅黑" w:hAnsi="微软雅黑"/>
                <w:strike/>
                <w:color w:val="353535"/>
                <w:szCs w:val="21"/>
              </w:rPr>
              <w:t>_u</w:t>
            </w:r>
            <w:r w:rsidRPr="0064361B">
              <w:rPr>
                <w:rFonts w:ascii="微软雅黑" w:hAnsi="微软雅黑" w:hint="eastAsia"/>
                <w:strike/>
                <w:color w:val="353535"/>
                <w:szCs w:val="21"/>
              </w:rPr>
              <w:t>ser</w:t>
            </w:r>
            <w:r w:rsidRPr="0064361B">
              <w:rPr>
                <w:rFonts w:ascii="微软雅黑" w:hAnsi="微软雅黑"/>
                <w:strike/>
                <w:color w:val="353535"/>
                <w:szCs w:val="21"/>
              </w:rPr>
              <w:t>_n</w:t>
            </w:r>
            <w:r w:rsidRPr="0064361B">
              <w:rPr>
                <w:rFonts w:ascii="微软雅黑" w:hAnsi="微软雅黑" w:hint="eastAsia"/>
                <w:strike/>
                <w:color w:val="353535"/>
                <w:szCs w:val="21"/>
              </w:rPr>
              <w:t>ame</w:t>
            </w:r>
          </w:p>
        </w:tc>
        <w:tc>
          <w:tcPr>
            <w:tcW w:w="2957" w:type="dxa"/>
            <w:shd w:val="clear" w:color="auto" w:fill="auto"/>
          </w:tcPr>
          <w:p w14:paraId="7BDA1B2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795020C2"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1205B1A2"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激活会原卡url对应的小程序user_name，仅可跳转该公众号绑定的小程序。根据目前的流程来看，暂未涉及小程序。</w:t>
            </w:r>
          </w:p>
          <w:p w14:paraId="7F7C50C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2E74B5" w:themeColor="accent5" w:themeShade="BF"/>
                <w:szCs w:val="21"/>
              </w:rPr>
              <w:t>不支持修改</w:t>
            </w:r>
            <w:r w:rsidRPr="0064361B">
              <w:rPr>
                <w:rFonts w:ascii="微软雅黑" w:hAnsi="微软雅黑" w:hint="eastAsia"/>
                <w:strike/>
                <w:color w:val="353535"/>
                <w:szCs w:val="21"/>
              </w:rPr>
              <w:t>。</w:t>
            </w:r>
          </w:p>
        </w:tc>
      </w:tr>
      <w:tr w:rsidR="00540F5B" w:rsidRPr="0064361B" w14:paraId="21F1AC98" w14:textId="77777777" w:rsidTr="00BF3FFF">
        <w:trPr>
          <w:trHeight w:val="267"/>
        </w:trPr>
        <w:tc>
          <w:tcPr>
            <w:tcW w:w="1836" w:type="dxa"/>
            <w:shd w:val="clear" w:color="auto" w:fill="auto"/>
          </w:tcPr>
          <w:p w14:paraId="5165B00D"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激活会原卡url对应的小程序path</w:t>
            </w:r>
          </w:p>
        </w:tc>
        <w:tc>
          <w:tcPr>
            <w:tcW w:w="2695" w:type="dxa"/>
            <w:shd w:val="clear" w:color="auto" w:fill="auto"/>
          </w:tcPr>
          <w:p w14:paraId="451FB9CA"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F_ActivateApp</w:t>
            </w:r>
            <w:r w:rsidRPr="0064361B">
              <w:rPr>
                <w:rFonts w:ascii="微软雅黑" w:hAnsi="微软雅黑"/>
                <w:strike/>
                <w:color w:val="353535"/>
                <w:szCs w:val="21"/>
              </w:rPr>
              <w:t>B</w:t>
            </w:r>
            <w:r w:rsidRPr="0064361B">
              <w:rPr>
                <w:rFonts w:ascii="微软雅黑" w:hAnsi="微软雅黑" w:hint="eastAsia"/>
                <w:strike/>
                <w:color w:val="353535"/>
                <w:szCs w:val="21"/>
              </w:rPr>
              <w:t>randPass</w:t>
            </w:r>
          </w:p>
          <w:p w14:paraId="6D2756C4"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cs="Times New Roman" w:hint="eastAsia"/>
                <w:strike/>
                <w:highlight w:val="red"/>
              </w:rPr>
              <w:t>Model字段名</w:t>
            </w:r>
            <w:r w:rsidRPr="0064361B">
              <w:rPr>
                <w:rFonts w:ascii="微软雅黑" w:hAnsi="微软雅黑"/>
                <w:strike/>
                <w:color w:val="353535"/>
                <w:szCs w:val="21"/>
              </w:rPr>
              <w:t>a</w:t>
            </w:r>
            <w:r w:rsidRPr="0064361B">
              <w:rPr>
                <w:rFonts w:ascii="微软雅黑" w:hAnsi="微软雅黑" w:hint="eastAsia"/>
                <w:strike/>
                <w:color w:val="353535"/>
                <w:szCs w:val="21"/>
              </w:rPr>
              <w:t>ctivate</w:t>
            </w:r>
            <w:r w:rsidRPr="0064361B">
              <w:rPr>
                <w:rFonts w:ascii="微软雅黑" w:hAnsi="微软雅黑"/>
                <w:strike/>
                <w:color w:val="353535"/>
                <w:szCs w:val="21"/>
              </w:rPr>
              <w:t>_a</w:t>
            </w:r>
            <w:r w:rsidRPr="0064361B">
              <w:rPr>
                <w:rFonts w:ascii="微软雅黑" w:hAnsi="微软雅黑" w:hint="eastAsia"/>
                <w:strike/>
                <w:color w:val="353535"/>
                <w:szCs w:val="21"/>
              </w:rPr>
              <w:t>pp</w:t>
            </w:r>
            <w:r w:rsidRPr="0064361B">
              <w:rPr>
                <w:rFonts w:ascii="微软雅黑" w:hAnsi="微软雅黑"/>
                <w:strike/>
                <w:color w:val="353535"/>
                <w:szCs w:val="21"/>
              </w:rPr>
              <w:t>_b</w:t>
            </w:r>
            <w:r w:rsidRPr="0064361B">
              <w:rPr>
                <w:rFonts w:ascii="微软雅黑" w:hAnsi="微软雅黑" w:hint="eastAsia"/>
                <w:strike/>
                <w:color w:val="353535"/>
                <w:szCs w:val="21"/>
              </w:rPr>
              <w:t>rand</w:t>
            </w:r>
            <w:r w:rsidRPr="0064361B">
              <w:rPr>
                <w:rFonts w:ascii="微软雅黑" w:hAnsi="微软雅黑"/>
                <w:strike/>
                <w:color w:val="353535"/>
                <w:szCs w:val="21"/>
              </w:rPr>
              <w:t>_pass</w:t>
            </w:r>
          </w:p>
        </w:tc>
        <w:tc>
          <w:tcPr>
            <w:tcW w:w="2957" w:type="dxa"/>
            <w:shd w:val="clear" w:color="auto" w:fill="auto"/>
          </w:tcPr>
          <w:p w14:paraId="19389BF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NULL，varchar(128)</w:t>
            </w:r>
          </w:p>
        </w:tc>
        <w:tc>
          <w:tcPr>
            <w:tcW w:w="1134" w:type="dxa"/>
            <w:shd w:val="clear" w:color="auto" w:fill="auto"/>
          </w:tcPr>
          <w:p w14:paraId="2BC4D2E9" w14:textId="77777777" w:rsidR="00540F5B" w:rsidRPr="0064361B" w:rsidRDefault="00540F5B" w:rsidP="00540F5B">
            <w:pPr>
              <w:spacing w:line="240" w:lineRule="atLeast"/>
              <w:jc w:val="left"/>
              <w:rPr>
                <w:rFonts w:ascii="微软雅黑" w:hAnsi="微软雅黑" w:cs="Times New Roman"/>
                <w:strike/>
              </w:rPr>
            </w:pPr>
          </w:p>
        </w:tc>
        <w:tc>
          <w:tcPr>
            <w:tcW w:w="6682" w:type="dxa"/>
            <w:shd w:val="clear" w:color="auto" w:fill="auto"/>
          </w:tcPr>
          <w:p w14:paraId="38DC0F9C"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353535"/>
                <w:szCs w:val="21"/>
              </w:rPr>
              <w:t>激活会原卡url对应的小程序path。根据目前的流程来看，暂未涉及小程序。</w:t>
            </w:r>
          </w:p>
          <w:p w14:paraId="6D4F9AC7" w14:textId="77777777" w:rsidR="00540F5B" w:rsidRPr="0064361B" w:rsidRDefault="00540F5B" w:rsidP="00540F5B">
            <w:pPr>
              <w:spacing w:line="240" w:lineRule="atLeast"/>
              <w:jc w:val="left"/>
              <w:rPr>
                <w:rFonts w:ascii="微软雅黑" w:hAnsi="微软雅黑"/>
                <w:strike/>
                <w:color w:val="353535"/>
                <w:szCs w:val="21"/>
              </w:rPr>
            </w:pPr>
            <w:r w:rsidRPr="0064361B">
              <w:rPr>
                <w:rFonts w:ascii="微软雅黑" w:hAnsi="微软雅黑" w:hint="eastAsia"/>
                <w:strike/>
                <w:color w:val="2E74B5" w:themeColor="accent5" w:themeShade="BF"/>
                <w:szCs w:val="21"/>
              </w:rPr>
              <w:t>不支持修改</w:t>
            </w:r>
            <w:r w:rsidRPr="0064361B">
              <w:rPr>
                <w:rFonts w:ascii="微软雅黑" w:hAnsi="微软雅黑" w:hint="eastAsia"/>
                <w:strike/>
                <w:color w:val="353535"/>
                <w:szCs w:val="21"/>
              </w:rPr>
              <w:t>。</w:t>
            </w:r>
          </w:p>
        </w:tc>
      </w:tr>
    </w:tbl>
    <w:p w14:paraId="4F771710" w14:textId="77777777" w:rsidR="002E005C" w:rsidRPr="00493156" w:rsidRDefault="002E005C" w:rsidP="002E005C"/>
    <w:p w14:paraId="26BCA478" w14:textId="77777777" w:rsidR="002E005C" w:rsidRDefault="002E005C" w:rsidP="002E005C"/>
    <w:p w14:paraId="2DFE5966" w14:textId="77777777" w:rsidR="002E005C" w:rsidRPr="00A40C10" w:rsidRDefault="002E005C" w:rsidP="002E005C">
      <w:pPr>
        <w:pStyle w:val="4"/>
        <w:rPr>
          <w:strike/>
        </w:rPr>
      </w:pPr>
      <w:r>
        <w:rPr>
          <w:rFonts w:hint="eastAsia"/>
        </w:rPr>
        <w:t xml:space="preserve"> </w:t>
      </w:r>
      <w:r w:rsidRPr="00A40C10">
        <w:rPr>
          <w:rFonts w:hint="eastAsia"/>
          <w:strike/>
        </w:rPr>
        <w:t>微信会员卡数据</w:t>
      </w:r>
      <w:r w:rsidRPr="00A40C10">
        <w:rPr>
          <w:rFonts w:hint="eastAsia"/>
          <w:strike/>
        </w:rPr>
        <w:t xml:space="preserve"> T_WxV</w:t>
      </w:r>
      <w:r w:rsidRPr="00A40C10">
        <w:rPr>
          <w:strike/>
        </w:rPr>
        <w:t>ip</w:t>
      </w:r>
      <w:r w:rsidRPr="00A40C10">
        <w:rPr>
          <w:rFonts w:hint="eastAsia"/>
          <w:strike/>
        </w:rPr>
        <w:t>Card</w:t>
      </w:r>
      <w:r w:rsidRPr="00A40C10">
        <w:rPr>
          <w:strike/>
        </w:rPr>
        <w:t>Base</w:t>
      </w:r>
      <w:r w:rsidRPr="00A40C10">
        <w:rPr>
          <w:rFonts w:hint="eastAsia"/>
          <w:strike/>
        </w:rPr>
        <w:t>I</w:t>
      </w:r>
      <w:r w:rsidRPr="00A40C10">
        <w:rPr>
          <w:strike/>
        </w:rPr>
        <w:t>nfo</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1A7AE9" w14:paraId="1334B6D1" w14:textId="77777777" w:rsidTr="00BF3FFF">
        <w:trPr>
          <w:trHeight w:val="255"/>
        </w:trPr>
        <w:tc>
          <w:tcPr>
            <w:tcW w:w="1836" w:type="dxa"/>
            <w:shd w:val="clear" w:color="auto" w:fill="FF0000"/>
          </w:tcPr>
          <w:p w14:paraId="11B874AD"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6C60C36C"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5735F760"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4C600281"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1A4CE688"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1A7AE9" w14:paraId="4CCEF57D" w14:textId="77777777" w:rsidTr="00BF3FFF">
        <w:trPr>
          <w:trHeight w:val="267"/>
        </w:trPr>
        <w:tc>
          <w:tcPr>
            <w:tcW w:w="1836" w:type="dxa"/>
            <w:shd w:val="clear" w:color="auto" w:fill="auto"/>
          </w:tcPr>
          <w:p w14:paraId="6856275F"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卡数据</w:t>
            </w:r>
            <w:r w:rsidRPr="00A40C10">
              <w:rPr>
                <w:rFonts w:ascii="等线" w:hAnsi="等线" w:cs="Times New Roman" w:hint="eastAsia"/>
                <w:strike/>
              </w:rPr>
              <w:t>I</w:t>
            </w:r>
            <w:r w:rsidRPr="00A40C10">
              <w:rPr>
                <w:rFonts w:ascii="等线" w:hAnsi="等线" w:cs="Times New Roman"/>
                <w:strike/>
              </w:rPr>
              <w:t>D</w:t>
            </w:r>
          </w:p>
        </w:tc>
        <w:tc>
          <w:tcPr>
            <w:tcW w:w="2695" w:type="dxa"/>
            <w:shd w:val="clear" w:color="auto" w:fill="auto"/>
          </w:tcPr>
          <w:p w14:paraId="4C31513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1B064FF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5C35FF5B"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E923D5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6B48396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某个基本卡券数据的唯一标识。属于会员卡结构体的一部分。</w:t>
            </w:r>
          </w:p>
        </w:tc>
      </w:tr>
      <w:tr w:rsidR="002E005C" w:rsidRPr="001A7AE9" w14:paraId="395CAF6F" w14:textId="77777777" w:rsidTr="00BF3FFF">
        <w:trPr>
          <w:trHeight w:val="267"/>
        </w:trPr>
        <w:tc>
          <w:tcPr>
            <w:tcW w:w="1836" w:type="dxa"/>
            <w:shd w:val="clear" w:color="auto" w:fill="auto"/>
          </w:tcPr>
          <w:p w14:paraId="3AACAAE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0D26433B" w14:textId="77777777" w:rsidR="002E005C" w:rsidRPr="00A40C10" w:rsidRDefault="002E005C" w:rsidP="00BF3FFF">
            <w:pPr>
              <w:spacing w:line="240" w:lineRule="atLeast"/>
              <w:jc w:val="left"/>
              <w:rPr>
                <w:rFonts w:ascii="Consolas" w:hAnsi="Consolas" w:cs="Consolas"/>
                <w:strike/>
                <w:color w:val="222222"/>
                <w:szCs w:val="21"/>
                <w:shd w:val="clear" w:color="auto" w:fill="F9F9FA"/>
              </w:rPr>
            </w:pPr>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
          <w:p w14:paraId="0FEDEEF3" w14:textId="77777777" w:rsidR="002E005C" w:rsidRPr="00A40C10" w:rsidRDefault="002E005C" w:rsidP="00BF3FFF">
            <w:pPr>
              <w:spacing w:line="240" w:lineRule="atLeast"/>
              <w:jc w:val="left"/>
              <w:rPr>
                <w:rFonts w:ascii="Consolas" w:hAnsi="Consolas" w:cs="Consolas"/>
                <w:strike/>
                <w:color w:val="222222"/>
                <w:szCs w:val="21"/>
                <w:shd w:val="clear" w:color="auto" w:fill="F9F9FA"/>
              </w:rPr>
            </w:pPr>
            <w:r w:rsidRPr="00A40C10">
              <w:rPr>
                <w:rFonts w:ascii="等线" w:hAnsi="等线" w:cs="Times New Roman" w:hint="eastAsia"/>
                <w:strike/>
              </w:rPr>
              <w:t>F_</w:t>
            </w:r>
            <w:r w:rsidRPr="00A40C10">
              <w:rPr>
                <w:rFonts w:hint="eastAsia"/>
                <w:strike/>
              </w:rPr>
              <w:t>Wx</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DetailID</w:t>
            </w:r>
          </w:p>
        </w:tc>
        <w:tc>
          <w:tcPr>
            <w:tcW w:w="2977" w:type="dxa"/>
            <w:shd w:val="clear" w:color="auto" w:fill="auto"/>
          </w:tcPr>
          <w:p w14:paraId="35F4A2D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0516EACB"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B3A306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外键，指向</w:t>
            </w:r>
            <w:r w:rsidRPr="00A40C10">
              <w:rPr>
                <w:rFonts w:hint="eastAsia"/>
                <w:strike/>
              </w:rPr>
              <w:t>T_Wx</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Detail</w:t>
            </w:r>
            <w:r w:rsidRPr="00A40C10">
              <w:rPr>
                <w:rFonts w:ascii="Consolas" w:hAnsi="Consolas" w:cs="Consolas" w:hint="eastAsia"/>
                <w:strike/>
                <w:color w:val="222222"/>
                <w:szCs w:val="21"/>
                <w:shd w:val="clear" w:color="auto" w:fill="F9F9FA"/>
              </w:rPr>
              <w:t>。</w:t>
            </w:r>
          </w:p>
          <w:p w14:paraId="6260DF2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该表的内容需以</w:t>
            </w:r>
            <w:r w:rsidRPr="00A40C10">
              <w:rPr>
                <w:rFonts w:ascii="等线" w:hAnsi="等线" w:cs="Times New Roman" w:hint="eastAsia"/>
                <w:strike/>
              </w:rPr>
              <w:t>b</w:t>
            </w:r>
            <w:r w:rsidRPr="00A40C10">
              <w:rPr>
                <w:rFonts w:ascii="等线" w:hAnsi="等线" w:cs="Times New Roman"/>
                <w:strike/>
              </w:rPr>
              <w:t>ase_info</w:t>
            </w:r>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格式与主表的内容一起发给微信用以创建会员卡。</w:t>
            </w:r>
          </w:p>
        </w:tc>
      </w:tr>
      <w:tr w:rsidR="00D75865" w:rsidRPr="001A7AE9" w14:paraId="1F1CFA3C" w14:textId="77777777" w:rsidTr="00BF3FFF">
        <w:trPr>
          <w:trHeight w:val="267"/>
        </w:trPr>
        <w:tc>
          <w:tcPr>
            <w:tcW w:w="1836" w:type="dxa"/>
            <w:shd w:val="clear" w:color="auto" w:fill="auto"/>
          </w:tcPr>
          <w:p w14:paraId="33C302E0" w14:textId="77777777" w:rsidR="00D75865" w:rsidRPr="00A40C10" w:rsidRDefault="00D75865" w:rsidP="00BF3FFF">
            <w:pPr>
              <w:spacing w:line="240" w:lineRule="atLeast"/>
              <w:jc w:val="left"/>
              <w:rPr>
                <w:rFonts w:ascii="等线" w:hAnsi="等线" w:cs="Times New Roman"/>
                <w:strike/>
              </w:rPr>
            </w:pPr>
          </w:p>
        </w:tc>
        <w:tc>
          <w:tcPr>
            <w:tcW w:w="2695" w:type="dxa"/>
            <w:shd w:val="clear" w:color="auto" w:fill="auto"/>
          </w:tcPr>
          <w:p w14:paraId="5B522523"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strike/>
              </w:rPr>
              <w:t>F_CustomAppBrandUserName</w:t>
            </w:r>
            <w:r w:rsidRPr="00A40C10">
              <w:rPr>
                <w:rFonts w:ascii="等线" w:hAnsi="等线" w:cs="Times New Roman"/>
                <w:strike/>
              </w:rPr>
              <w:t>，</w:t>
            </w:r>
            <w:r w:rsidRPr="00A40C10">
              <w:rPr>
                <w:rFonts w:ascii="等线" w:hAnsi="等线" w:cs="Times New Roman"/>
                <w:strike/>
                <w:shd w:val="clear" w:color="auto" w:fill="FF0000"/>
              </w:rPr>
              <w:t>Model</w:t>
            </w:r>
            <w:r w:rsidRPr="00A40C10">
              <w:rPr>
                <w:rFonts w:ascii="等线" w:hAnsi="等线" w:cs="Times New Roman"/>
                <w:strike/>
                <w:shd w:val="clear" w:color="auto" w:fill="FF0000"/>
              </w:rPr>
              <w:t>名：</w:t>
            </w:r>
            <w:r w:rsidRPr="00A40C10">
              <w:rPr>
                <w:rFonts w:ascii="等线" w:hAnsi="等线" w:cs="Times New Roman"/>
                <w:strike/>
                <w:shd w:val="clear" w:color="auto" w:fill="FF0000"/>
              </w:rPr>
              <w:t>center_app_brand_user_name</w:t>
            </w:r>
          </w:p>
        </w:tc>
        <w:tc>
          <w:tcPr>
            <w:tcW w:w="2977" w:type="dxa"/>
            <w:shd w:val="clear" w:color="auto" w:fill="auto"/>
          </w:tcPr>
          <w:p w14:paraId="7967A0C7" w14:textId="77777777" w:rsidR="00D75865" w:rsidRPr="00A40C10" w:rsidRDefault="00D75865" w:rsidP="00BF3FFF">
            <w:pPr>
              <w:spacing w:line="240" w:lineRule="atLeast"/>
              <w:jc w:val="left"/>
              <w:rPr>
                <w:rFonts w:ascii="等线" w:hAnsi="等线" w:cs="Times New Roman"/>
                <w:strike/>
              </w:rPr>
            </w:pPr>
          </w:p>
        </w:tc>
        <w:tc>
          <w:tcPr>
            <w:tcW w:w="1134" w:type="dxa"/>
            <w:shd w:val="clear" w:color="auto" w:fill="auto"/>
          </w:tcPr>
          <w:p w14:paraId="178FF62B" w14:textId="77777777" w:rsidR="00D75865" w:rsidRPr="00A40C10" w:rsidRDefault="00D75865" w:rsidP="00BF3FFF">
            <w:pPr>
              <w:spacing w:line="240" w:lineRule="atLeast"/>
              <w:jc w:val="left"/>
              <w:rPr>
                <w:rFonts w:ascii="等线" w:hAnsi="等线" w:cs="Times New Roman"/>
                <w:strike/>
              </w:rPr>
            </w:pPr>
          </w:p>
        </w:tc>
        <w:tc>
          <w:tcPr>
            <w:tcW w:w="6349" w:type="dxa"/>
            <w:shd w:val="clear" w:color="auto" w:fill="auto"/>
          </w:tcPr>
          <w:p w14:paraId="08E39D7A"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hint="eastAsia"/>
                <w:strike/>
              </w:rPr>
              <w:t>卡券跳转的小程序的</w:t>
            </w:r>
            <w:r w:rsidRPr="00A40C10">
              <w:rPr>
                <w:rFonts w:ascii="等线" w:hAnsi="等线" w:cs="Times New Roman"/>
                <w:strike/>
              </w:rPr>
              <w:t>user_name</w:t>
            </w:r>
          </w:p>
        </w:tc>
      </w:tr>
      <w:tr w:rsidR="00D75865" w:rsidRPr="001A7AE9" w14:paraId="162A47FC" w14:textId="77777777" w:rsidTr="00BF3FFF">
        <w:trPr>
          <w:trHeight w:val="267"/>
        </w:trPr>
        <w:tc>
          <w:tcPr>
            <w:tcW w:w="1836" w:type="dxa"/>
            <w:shd w:val="clear" w:color="auto" w:fill="auto"/>
          </w:tcPr>
          <w:p w14:paraId="35B88A04" w14:textId="77777777" w:rsidR="00D75865" w:rsidRPr="00A40C10" w:rsidRDefault="00D75865" w:rsidP="00BF3FFF">
            <w:pPr>
              <w:spacing w:line="240" w:lineRule="atLeast"/>
              <w:jc w:val="left"/>
              <w:rPr>
                <w:rFonts w:ascii="等线" w:hAnsi="等线" w:cs="Times New Roman"/>
                <w:strike/>
              </w:rPr>
            </w:pPr>
          </w:p>
        </w:tc>
        <w:tc>
          <w:tcPr>
            <w:tcW w:w="2695" w:type="dxa"/>
            <w:shd w:val="clear" w:color="auto" w:fill="auto"/>
          </w:tcPr>
          <w:p w14:paraId="03939A77"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strike/>
              </w:rPr>
              <w:t>F_CustomAppBrandPass</w:t>
            </w:r>
          </w:p>
          <w:p w14:paraId="509986FE"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strike/>
                <w:shd w:val="clear" w:color="auto" w:fill="FF0000"/>
              </w:rPr>
              <w:t>Model</w:t>
            </w:r>
            <w:r w:rsidRPr="00A40C10">
              <w:rPr>
                <w:rFonts w:ascii="等线" w:hAnsi="等线" w:cs="Times New Roman"/>
                <w:strike/>
                <w:shd w:val="clear" w:color="auto" w:fill="FF0000"/>
              </w:rPr>
              <w:t>名：</w:t>
            </w:r>
            <w:r w:rsidRPr="00A40C10">
              <w:rPr>
                <w:rFonts w:ascii="等线" w:hAnsi="等线" w:cs="Times New Roman"/>
                <w:strike/>
                <w:shd w:val="clear" w:color="auto" w:fill="FF0000"/>
              </w:rPr>
              <w:t>custom_app_brand_pass</w:t>
            </w:r>
          </w:p>
        </w:tc>
        <w:tc>
          <w:tcPr>
            <w:tcW w:w="2977" w:type="dxa"/>
            <w:shd w:val="clear" w:color="auto" w:fill="auto"/>
          </w:tcPr>
          <w:p w14:paraId="2CDCAE38" w14:textId="77777777" w:rsidR="00D75865" w:rsidRPr="00A40C10" w:rsidRDefault="00D75865" w:rsidP="00BF3FFF">
            <w:pPr>
              <w:spacing w:line="240" w:lineRule="atLeast"/>
              <w:jc w:val="left"/>
              <w:rPr>
                <w:rFonts w:ascii="等线" w:hAnsi="等线" w:cs="Times New Roman"/>
                <w:strike/>
              </w:rPr>
            </w:pPr>
          </w:p>
        </w:tc>
        <w:tc>
          <w:tcPr>
            <w:tcW w:w="1134" w:type="dxa"/>
            <w:shd w:val="clear" w:color="auto" w:fill="auto"/>
          </w:tcPr>
          <w:p w14:paraId="29145C0F" w14:textId="77777777" w:rsidR="00D75865" w:rsidRPr="00A40C10" w:rsidRDefault="00D75865" w:rsidP="00BF3FFF">
            <w:pPr>
              <w:spacing w:line="240" w:lineRule="atLeast"/>
              <w:jc w:val="left"/>
              <w:rPr>
                <w:rFonts w:ascii="等线" w:hAnsi="等线" w:cs="Times New Roman"/>
                <w:strike/>
              </w:rPr>
            </w:pPr>
          </w:p>
        </w:tc>
        <w:tc>
          <w:tcPr>
            <w:tcW w:w="6349" w:type="dxa"/>
            <w:shd w:val="clear" w:color="auto" w:fill="auto"/>
          </w:tcPr>
          <w:p w14:paraId="0D1C6A64" w14:textId="77777777" w:rsidR="00D75865" w:rsidRPr="00A40C10" w:rsidRDefault="00D75865" w:rsidP="00BF3FFF">
            <w:pPr>
              <w:spacing w:line="240" w:lineRule="atLeast"/>
              <w:jc w:val="left"/>
              <w:rPr>
                <w:rFonts w:ascii="等线" w:hAnsi="等线" w:cs="Times New Roman"/>
                <w:strike/>
              </w:rPr>
            </w:pPr>
            <w:r w:rsidRPr="00A40C10">
              <w:rPr>
                <w:rFonts w:ascii="等线" w:hAnsi="等线" w:cs="Times New Roman" w:hint="eastAsia"/>
                <w:strike/>
              </w:rPr>
              <w:t>卡券跳转的小程序的</w:t>
            </w:r>
            <w:r w:rsidRPr="00A40C10">
              <w:rPr>
                <w:rFonts w:ascii="等线" w:hAnsi="等线" w:cs="Times New Roman"/>
                <w:strike/>
              </w:rPr>
              <w:t>path</w:t>
            </w:r>
          </w:p>
        </w:tc>
      </w:tr>
      <w:tr w:rsidR="002E005C" w14:paraId="623D42F5" w14:textId="77777777" w:rsidTr="00BF3FFF">
        <w:trPr>
          <w:trHeight w:val="267"/>
        </w:trPr>
        <w:tc>
          <w:tcPr>
            <w:tcW w:w="1836" w:type="dxa"/>
            <w:shd w:val="clear" w:color="auto" w:fill="auto"/>
          </w:tcPr>
          <w:p w14:paraId="6F18573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商户</w:t>
            </w:r>
            <w:r w:rsidRPr="00A40C10">
              <w:rPr>
                <w:rFonts w:ascii="等线" w:hAnsi="等线" w:cs="Times New Roman" w:hint="eastAsia"/>
                <w:strike/>
              </w:rPr>
              <w:t>logo</w:t>
            </w:r>
          </w:p>
        </w:tc>
        <w:tc>
          <w:tcPr>
            <w:tcW w:w="2695" w:type="dxa"/>
            <w:shd w:val="clear" w:color="auto" w:fill="auto"/>
          </w:tcPr>
          <w:p w14:paraId="13D72D4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F_L</w:t>
            </w:r>
            <w:r w:rsidRPr="00A40C10">
              <w:rPr>
                <w:rFonts w:ascii="等线" w:hAnsi="等线" w:cs="Times New Roman"/>
                <w:strike/>
              </w:rPr>
              <w:t>ogo_url</w:t>
            </w:r>
          </w:p>
          <w:p w14:paraId="40EFE0B8"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highlight w:val="red"/>
              </w:rPr>
              <w:t>在Model中的命名为log</w:t>
            </w:r>
            <w:r w:rsidRPr="00A40C10">
              <w:rPr>
                <w:rFonts w:ascii="Microsoft YaHei UI" w:eastAsia="Microsoft YaHei UI" w:hAnsi="Microsoft YaHei UI"/>
                <w:strike/>
                <w:color w:val="353535"/>
                <w:szCs w:val="21"/>
              </w:rPr>
              <w:t>o_url</w:t>
            </w:r>
          </w:p>
        </w:tc>
        <w:tc>
          <w:tcPr>
            <w:tcW w:w="2977" w:type="dxa"/>
            <w:shd w:val="clear" w:color="auto" w:fill="auto"/>
          </w:tcPr>
          <w:p w14:paraId="4D8CBEF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2B871EEA"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79B9C34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公司表已经有这个值。</w:t>
            </w:r>
          </w:p>
          <w:p w14:paraId="66859DE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卡券的商户logo，建议像素为300*300。</w:t>
            </w:r>
          </w:p>
          <w:p w14:paraId="2F07DE1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p w14:paraId="5BE10302"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highlight w:val="red"/>
              </w:rPr>
              <w:t>在Model中需要有本字段，对应T</w:t>
            </w:r>
            <w:r w:rsidRPr="00A40C10">
              <w:rPr>
                <w:rFonts w:ascii="Microsoft YaHei UI" w:eastAsia="Microsoft YaHei UI" w:hAnsi="Microsoft YaHei UI"/>
                <w:strike/>
                <w:color w:val="353535"/>
                <w:szCs w:val="21"/>
                <w:highlight w:val="red"/>
              </w:rPr>
              <w:t>_Company</w:t>
            </w:r>
            <w:r w:rsidRPr="00A40C10">
              <w:rPr>
                <w:rFonts w:ascii="Microsoft YaHei UI" w:eastAsia="Microsoft YaHei UI" w:hAnsi="Microsoft YaHei UI" w:hint="eastAsia"/>
                <w:strike/>
                <w:color w:val="353535"/>
                <w:szCs w:val="21"/>
                <w:highlight w:val="red"/>
              </w:rPr>
              <w:t>的F_</w:t>
            </w:r>
            <w:r w:rsidRPr="00A40C10">
              <w:rPr>
                <w:rFonts w:ascii="Segoe UI" w:hAnsi="Segoe UI" w:cs="Segoe UI"/>
                <w:strike/>
                <w:color w:val="172B4D"/>
                <w:spacing w:val="-1"/>
                <w:szCs w:val="21"/>
                <w:highlight w:val="red"/>
                <w:shd w:val="clear" w:color="auto" w:fill="FFFFFF"/>
              </w:rPr>
              <w:t>LogoWXURL</w:t>
            </w:r>
          </w:p>
        </w:tc>
      </w:tr>
      <w:tr w:rsidR="002E005C" w14:paraId="335FFEC8" w14:textId="77777777" w:rsidTr="00BF3FFF">
        <w:trPr>
          <w:trHeight w:val="267"/>
        </w:trPr>
        <w:tc>
          <w:tcPr>
            <w:tcW w:w="1836" w:type="dxa"/>
            <w:shd w:val="clear" w:color="auto" w:fill="auto"/>
          </w:tcPr>
          <w:p w14:paraId="633EAC0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商户名字</w:t>
            </w:r>
          </w:p>
        </w:tc>
        <w:tc>
          <w:tcPr>
            <w:tcW w:w="2695" w:type="dxa"/>
            <w:shd w:val="clear" w:color="auto" w:fill="auto"/>
          </w:tcPr>
          <w:p w14:paraId="765AB8D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F_B</w:t>
            </w:r>
            <w:r w:rsidRPr="00A40C10">
              <w:rPr>
                <w:rFonts w:ascii="等线" w:hAnsi="等线" w:cs="Times New Roman"/>
                <w:strike/>
              </w:rPr>
              <w:t>rand_name</w:t>
            </w:r>
          </w:p>
          <w:p w14:paraId="11724609"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highlight w:val="red"/>
              </w:rPr>
              <w:t>在Model中的命名为</w:t>
            </w:r>
            <w:r w:rsidRPr="00A40C10">
              <w:rPr>
                <w:rFonts w:ascii="Microsoft YaHei UI" w:eastAsia="Microsoft YaHei UI" w:hAnsi="Microsoft YaHei UI"/>
                <w:strike/>
                <w:color w:val="353535"/>
                <w:szCs w:val="21"/>
              </w:rPr>
              <w:t>brand_name</w:t>
            </w:r>
          </w:p>
        </w:tc>
        <w:tc>
          <w:tcPr>
            <w:tcW w:w="2977" w:type="dxa"/>
            <w:shd w:val="clear" w:color="auto" w:fill="auto"/>
          </w:tcPr>
          <w:p w14:paraId="67F57BA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varchar，字数上限为12个汉字</w:t>
            </w:r>
          </w:p>
        </w:tc>
        <w:tc>
          <w:tcPr>
            <w:tcW w:w="1134" w:type="dxa"/>
            <w:shd w:val="clear" w:color="auto" w:fill="auto"/>
          </w:tcPr>
          <w:p w14:paraId="4F954182"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BFEE68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商户名字，字数上限为12个汉字。</w:t>
            </w:r>
          </w:p>
          <w:p w14:paraId="6CDE9BC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p w14:paraId="330A760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red"/>
              </w:rPr>
              <w:t>在Model中需要有本字段，对应T</w:t>
            </w:r>
            <w:r w:rsidRPr="00A40C10">
              <w:rPr>
                <w:rFonts w:ascii="Microsoft YaHei UI" w:eastAsia="Microsoft YaHei UI" w:hAnsi="Microsoft YaHei UI"/>
                <w:strike/>
                <w:color w:val="353535"/>
                <w:szCs w:val="21"/>
                <w:highlight w:val="red"/>
              </w:rPr>
              <w:t>_Company</w:t>
            </w:r>
            <w:r w:rsidRPr="00A40C10">
              <w:rPr>
                <w:rFonts w:ascii="Microsoft YaHei UI" w:eastAsia="Microsoft YaHei UI" w:hAnsi="Microsoft YaHei UI" w:hint="eastAsia"/>
                <w:strike/>
                <w:color w:val="353535"/>
                <w:szCs w:val="21"/>
                <w:highlight w:val="red"/>
              </w:rPr>
              <w:t>的F_</w:t>
            </w:r>
            <w:r w:rsidRPr="00A40C10">
              <w:rPr>
                <w:rFonts w:ascii="Segoe UI" w:hAnsi="Segoe UI" w:cs="Segoe UI"/>
                <w:strike/>
                <w:color w:val="172B4D"/>
                <w:spacing w:val="-1"/>
                <w:szCs w:val="21"/>
                <w:highlight w:val="red"/>
                <w:shd w:val="clear" w:color="auto" w:fill="FFFFFF"/>
              </w:rPr>
              <w:t>MchName</w:t>
            </w:r>
          </w:p>
        </w:tc>
      </w:tr>
      <w:tr w:rsidR="002E005C" w14:paraId="26AB2B48" w14:textId="77777777" w:rsidTr="00BF3FFF">
        <w:trPr>
          <w:trHeight w:val="267"/>
        </w:trPr>
        <w:tc>
          <w:tcPr>
            <w:tcW w:w="1836" w:type="dxa"/>
            <w:shd w:val="clear" w:color="auto" w:fill="auto"/>
          </w:tcPr>
          <w:p w14:paraId="04BE16A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Code</w:t>
            </w:r>
            <w:r w:rsidRPr="00A40C10">
              <w:rPr>
                <w:rFonts w:ascii="等线" w:hAnsi="等线" w:cs="Times New Roman" w:hint="eastAsia"/>
                <w:strike/>
              </w:rPr>
              <w:t>展示类型</w:t>
            </w:r>
          </w:p>
        </w:tc>
        <w:tc>
          <w:tcPr>
            <w:tcW w:w="2695" w:type="dxa"/>
            <w:shd w:val="clear" w:color="auto" w:fill="auto"/>
          </w:tcPr>
          <w:p w14:paraId="0B76B50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ode</w:t>
            </w:r>
            <w:r w:rsidRPr="00A40C10">
              <w:rPr>
                <w:rFonts w:ascii="等线" w:hAnsi="等线" w:cs="Times New Roman" w:hint="eastAsia"/>
                <w:strike/>
              </w:rPr>
              <w:t>T</w:t>
            </w:r>
            <w:r w:rsidRPr="00A40C10">
              <w:rPr>
                <w:rFonts w:ascii="等线" w:hAnsi="等线" w:cs="Times New Roman"/>
                <w:strike/>
              </w:rPr>
              <w:t>ype</w:t>
            </w:r>
          </w:p>
          <w:p w14:paraId="640C3452"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strike/>
                <w:color w:val="353535"/>
                <w:szCs w:val="21"/>
                <w:shd w:val="clear" w:color="auto" w:fill="FF0000"/>
              </w:rPr>
              <w:t>M</w:t>
            </w:r>
            <w:r w:rsidRPr="00A40C10">
              <w:rPr>
                <w:rFonts w:ascii="Microsoft YaHei UI" w:eastAsia="Microsoft YaHei UI" w:hAnsi="Microsoft YaHei UI" w:hint="eastAsia"/>
                <w:strike/>
                <w:color w:val="353535"/>
                <w:szCs w:val="21"/>
                <w:shd w:val="clear" w:color="auto" w:fill="FF0000"/>
              </w:rPr>
              <w:t>odel名：c</w:t>
            </w:r>
            <w:r w:rsidRPr="00A40C10">
              <w:rPr>
                <w:rFonts w:ascii="Microsoft YaHei UI" w:eastAsia="Microsoft YaHei UI" w:hAnsi="Microsoft YaHei UI"/>
                <w:strike/>
                <w:color w:val="353535"/>
                <w:szCs w:val="21"/>
                <w:shd w:val="clear" w:color="auto" w:fill="FF0000"/>
              </w:rPr>
              <w:t>ode_type</w:t>
            </w:r>
          </w:p>
        </w:tc>
        <w:tc>
          <w:tcPr>
            <w:tcW w:w="2977" w:type="dxa"/>
            <w:shd w:val="clear" w:color="auto" w:fill="auto"/>
          </w:tcPr>
          <w:p w14:paraId="4340190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w:t>
            </w:r>
            <w:r w:rsidR="00D75865" w:rsidRPr="00A40C10">
              <w:rPr>
                <w:rFonts w:ascii="Microsoft YaHei UI" w:eastAsia="Microsoft YaHei UI" w:hAnsi="Microsoft YaHei UI"/>
                <w:strike/>
                <w:color w:val="353535"/>
                <w:szCs w:val="21"/>
              </w:rPr>
              <w:t>30</w:t>
            </w:r>
            <w:r w:rsidRPr="00A40C10">
              <w:rPr>
                <w:rFonts w:ascii="Microsoft YaHei UI" w:eastAsia="Microsoft YaHei UI" w:hAnsi="Microsoft YaHei UI" w:hint="eastAsia"/>
                <w:strike/>
                <w:color w:val="353535"/>
                <w:szCs w:val="21"/>
              </w:rPr>
              <w:t>)</w:t>
            </w:r>
          </w:p>
        </w:tc>
        <w:tc>
          <w:tcPr>
            <w:tcW w:w="1134" w:type="dxa"/>
            <w:shd w:val="clear" w:color="auto" w:fill="auto"/>
          </w:tcPr>
          <w:p w14:paraId="0D0C5F29"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EAB5D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Code展示类型，</w:t>
            </w:r>
          </w:p>
          <w:p w14:paraId="7F3ED8C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"CODE_TYPE_TEXT"：文本；</w:t>
            </w:r>
          </w:p>
          <w:p w14:paraId="290F7DB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"CODE_TYPE_BARCODE"：一维码；</w:t>
            </w:r>
          </w:p>
          <w:p w14:paraId="5257E36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"CODE_TYPE_QRCODE"：二维码；</w:t>
            </w:r>
          </w:p>
          <w:p w14:paraId="10BC9AA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"CODE_TYPE_ONLY_QRCODE"：仅显示二维码；</w:t>
            </w:r>
          </w:p>
          <w:p w14:paraId="2E869CA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"CODE_TYPE_ONLY_BARCODE"：仅显示一维码；</w:t>
            </w:r>
          </w:p>
          <w:p w14:paraId="7D34F9F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"CODE_TYPE_NONE"：不显示任何码型。</w:t>
            </w:r>
          </w:p>
          <w:p w14:paraId="7466CBF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D62C0C" w14:paraId="5046F81A" w14:textId="77777777" w:rsidTr="00BF3FFF">
        <w:trPr>
          <w:trHeight w:val="267"/>
        </w:trPr>
        <w:tc>
          <w:tcPr>
            <w:tcW w:w="1836" w:type="dxa"/>
            <w:shd w:val="clear" w:color="auto" w:fill="auto"/>
          </w:tcPr>
          <w:p w14:paraId="0FA822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卡名</w:t>
            </w:r>
          </w:p>
        </w:tc>
        <w:tc>
          <w:tcPr>
            <w:tcW w:w="2695" w:type="dxa"/>
            <w:shd w:val="clear" w:color="auto" w:fill="auto"/>
          </w:tcPr>
          <w:p w14:paraId="4039BAB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F_T</w:t>
            </w:r>
            <w:r w:rsidRPr="00A40C10">
              <w:rPr>
                <w:rFonts w:ascii="等线" w:hAnsi="等线" w:cs="Times New Roman"/>
                <w:strike/>
              </w:rPr>
              <w:t>itle</w:t>
            </w:r>
          </w:p>
        </w:tc>
        <w:tc>
          <w:tcPr>
            <w:tcW w:w="2977" w:type="dxa"/>
            <w:shd w:val="clear" w:color="auto" w:fill="auto"/>
          </w:tcPr>
          <w:p w14:paraId="01BC11C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varchar，字数上限为9个汉字</w:t>
            </w:r>
          </w:p>
        </w:tc>
        <w:tc>
          <w:tcPr>
            <w:tcW w:w="1134" w:type="dxa"/>
            <w:shd w:val="clear" w:color="auto" w:fill="auto"/>
          </w:tcPr>
          <w:p w14:paraId="27022A2D"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918CD0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卡名，字数上限为9个汉字(建议涵盖卡券属性、服务及金额，比如</w:t>
            </w:r>
            <w:r w:rsidRPr="00A40C10">
              <w:rPr>
                <w:rFonts w:ascii="Microsoft YaHei UI" w:eastAsia="Microsoft YaHei UI" w:hAnsi="Microsoft YaHei UI" w:hint="eastAsia"/>
                <w:strike/>
                <w:color w:val="353535"/>
                <w:szCs w:val="21"/>
                <w:highlight w:val="red"/>
              </w:rPr>
              <w:t>微信支付自动积分</w:t>
            </w:r>
            <w:r w:rsidRPr="00A40C10">
              <w:rPr>
                <w:rFonts w:ascii="Microsoft YaHei UI" w:eastAsia="Microsoft YaHei UI" w:hAnsi="Microsoft YaHei UI" w:hint="eastAsia"/>
                <w:strike/>
                <w:color w:val="353535"/>
                <w:szCs w:val="21"/>
              </w:rPr>
              <w:t>)。</w:t>
            </w:r>
          </w:p>
          <w:p w14:paraId="677D62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支持调用修改会员卡信息的接口进行修改，格式为varchar（27），修改该字段会重新提交审核</w:t>
            </w:r>
            <w:r w:rsidRPr="00A40C10">
              <w:rPr>
                <w:rFonts w:ascii="Microsoft YaHei UI" w:eastAsia="Microsoft YaHei UI" w:hAnsi="Microsoft YaHei UI" w:hint="eastAsia"/>
                <w:strike/>
                <w:color w:val="353535"/>
                <w:szCs w:val="21"/>
              </w:rPr>
              <w:t>。</w:t>
            </w:r>
          </w:p>
        </w:tc>
      </w:tr>
      <w:tr w:rsidR="002E005C" w14:paraId="789AD6AB" w14:textId="77777777" w:rsidTr="00BF3FFF">
        <w:trPr>
          <w:trHeight w:val="267"/>
        </w:trPr>
        <w:tc>
          <w:tcPr>
            <w:tcW w:w="1836" w:type="dxa"/>
            <w:shd w:val="clear" w:color="auto" w:fill="auto"/>
          </w:tcPr>
          <w:p w14:paraId="4DA8D74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卡颜色</w:t>
            </w:r>
          </w:p>
        </w:tc>
        <w:tc>
          <w:tcPr>
            <w:tcW w:w="2695" w:type="dxa"/>
            <w:shd w:val="clear" w:color="auto" w:fill="auto"/>
          </w:tcPr>
          <w:p w14:paraId="6157DD3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olor</w:t>
            </w:r>
          </w:p>
        </w:tc>
        <w:tc>
          <w:tcPr>
            <w:tcW w:w="2977" w:type="dxa"/>
            <w:shd w:val="clear" w:color="auto" w:fill="auto"/>
          </w:tcPr>
          <w:p w14:paraId="02CD7A3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w:t>
            </w:r>
            <w:r w:rsidR="00F163B1" w:rsidRPr="00A40C10">
              <w:rPr>
                <w:rFonts w:ascii="Microsoft YaHei UI" w:eastAsia="Microsoft YaHei UI" w:hAnsi="Microsoft YaHei UI" w:hint="eastAsia"/>
                <w:strike/>
                <w:color w:val="353535"/>
                <w:szCs w:val="21"/>
              </w:rPr>
              <w:t>(</w:t>
            </w:r>
            <w:r w:rsidR="00F163B1" w:rsidRPr="00A40C10">
              <w:rPr>
                <w:rFonts w:ascii="Microsoft YaHei UI" w:eastAsia="Microsoft YaHei UI" w:hAnsi="Microsoft YaHei UI"/>
                <w:strike/>
                <w:color w:val="353535"/>
                <w:szCs w:val="21"/>
              </w:rPr>
              <w:t>16)</w:t>
            </w:r>
          </w:p>
        </w:tc>
        <w:tc>
          <w:tcPr>
            <w:tcW w:w="1134" w:type="dxa"/>
            <w:shd w:val="clear" w:color="auto" w:fill="auto"/>
          </w:tcPr>
          <w:p w14:paraId="1FD5780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B6A704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按色彩规范标注填写Color010-Color100。</w:t>
            </w:r>
          </w:p>
          <w:p w14:paraId="1D62F69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支持调用修改会员卡信息的接口进行修改，格式为varchar（3072）</w:t>
            </w:r>
            <w:r w:rsidRPr="00A40C10">
              <w:rPr>
                <w:rFonts w:ascii="Microsoft YaHei UI" w:eastAsia="Microsoft YaHei UI" w:hAnsi="Microsoft YaHei UI" w:hint="eastAsia"/>
                <w:strike/>
                <w:color w:val="353535"/>
                <w:szCs w:val="21"/>
              </w:rPr>
              <w:t>。</w:t>
            </w:r>
          </w:p>
        </w:tc>
      </w:tr>
      <w:tr w:rsidR="002E005C" w14:paraId="4041E7FE" w14:textId="77777777" w:rsidTr="00BF3FFF">
        <w:trPr>
          <w:trHeight w:val="267"/>
        </w:trPr>
        <w:tc>
          <w:tcPr>
            <w:tcW w:w="1836" w:type="dxa"/>
            <w:shd w:val="clear" w:color="auto" w:fill="auto"/>
          </w:tcPr>
          <w:p w14:paraId="672A59D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卡使用提醒</w:t>
            </w:r>
          </w:p>
        </w:tc>
        <w:tc>
          <w:tcPr>
            <w:tcW w:w="2695" w:type="dxa"/>
            <w:shd w:val="clear" w:color="auto" w:fill="auto"/>
          </w:tcPr>
          <w:p w14:paraId="5EC4EFA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F_N</w:t>
            </w:r>
            <w:r w:rsidRPr="00A40C10">
              <w:rPr>
                <w:rFonts w:ascii="等线" w:hAnsi="等线" w:cs="Times New Roman"/>
                <w:strike/>
              </w:rPr>
              <w:t>otice</w:t>
            </w:r>
          </w:p>
        </w:tc>
        <w:tc>
          <w:tcPr>
            <w:tcW w:w="2977" w:type="dxa"/>
            <w:shd w:val="clear" w:color="auto" w:fill="auto"/>
          </w:tcPr>
          <w:p w14:paraId="442AF179"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Not NULL，varchar，字数上限为16个汉字</w:t>
            </w:r>
          </w:p>
        </w:tc>
        <w:tc>
          <w:tcPr>
            <w:tcW w:w="1134" w:type="dxa"/>
            <w:shd w:val="clear" w:color="auto" w:fill="auto"/>
          </w:tcPr>
          <w:p w14:paraId="3E7E88F2"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7588B8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卡使用提醒，字数上限为16个汉字。</w:t>
            </w:r>
          </w:p>
          <w:p w14:paraId="3AED64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48D2B7E3" w14:textId="77777777" w:rsidTr="00BF3FFF">
        <w:trPr>
          <w:trHeight w:val="267"/>
        </w:trPr>
        <w:tc>
          <w:tcPr>
            <w:tcW w:w="1836" w:type="dxa"/>
            <w:shd w:val="clear" w:color="auto" w:fill="auto"/>
          </w:tcPr>
          <w:p w14:paraId="3B6DBFF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客服电话</w:t>
            </w:r>
          </w:p>
        </w:tc>
        <w:tc>
          <w:tcPr>
            <w:tcW w:w="2695" w:type="dxa"/>
            <w:shd w:val="clear" w:color="auto" w:fill="auto"/>
          </w:tcPr>
          <w:p w14:paraId="7C6AEFA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F_S</w:t>
            </w:r>
            <w:r w:rsidRPr="00A40C10">
              <w:rPr>
                <w:rFonts w:ascii="等线" w:hAnsi="等线" w:cs="Times New Roman"/>
                <w:strike/>
              </w:rPr>
              <w:t>ervice</w:t>
            </w:r>
            <w:r w:rsidRPr="00A40C10">
              <w:rPr>
                <w:rFonts w:ascii="等线" w:hAnsi="等线" w:cs="Times New Roman" w:hint="eastAsia"/>
                <w:strike/>
              </w:rPr>
              <w:t>P</w:t>
            </w:r>
            <w:r w:rsidRPr="00A40C10">
              <w:rPr>
                <w:rFonts w:ascii="等线" w:hAnsi="等线" w:cs="Times New Roman"/>
                <w:strike/>
              </w:rPr>
              <w:t>hone</w:t>
            </w:r>
          </w:p>
          <w:p w14:paraId="2D79A47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highlight w:val="red"/>
              </w:rPr>
              <w:t>M</w:t>
            </w:r>
            <w:r w:rsidRPr="00A40C10">
              <w:rPr>
                <w:rFonts w:ascii="等线" w:hAnsi="等线" w:cs="Times New Roman" w:hint="eastAsia"/>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highlight w:val="red"/>
              </w:rPr>
              <w:t>s</w:t>
            </w:r>
            <w:r w:rsidRPr="00A40C10">
              <w:rPr>
                <w:rFonts w:ascii="等线" w:hAnsi="等线" w:cs="Times New Roman"/>
                <w:strike/>
                <w:highlight w:val="red"/>
              </w:rPr>
              <w:t>ervice_phone</w:t>
            </w:r>
          </w:p>
        </w:tc>
        <w:tc>
          <w:tcPr>
            <w:tcW w:w="2977" w:type="dxa"/>
            <w:shd w:val="clear" w:color="auto" w:fill="auto"/>
          </w:tcPr>
          <w:p w14:paraId="2EA7B41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varchar（24）</w:t>
            </w:r>
          </w:p>
        </w:tc>
        <w:tc>
          <w:tcPr>
            <w:tcW w:w="1134" w:type="dxa"/>
            <w:shd w:val="clear" w:color="auto" w:fill="auto"/>
          </w:tcPr>
          <w:p w14:paraId="72B3982F"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tbl>
            <w:tblPr>
              <w:tblW w:w="14400" w:type="dxa"/>
              <w:tblLayout w:type="fixed"/>
              <w:tblCellMar>
                <w:left w:w="0" w:type="dxa"/>
                <w:right w:w="0" w:type="dxa"/>
              </w:tblCellMar>
              <w:tblLook w:val="04A0" w:firstRow="1" w:lastRow="0" w:firstColumn="1" w:lastColumn="0" w:noHBand="0" w:noVBand="1"/>
            </w:tblPr>
            <w:tblGrid>
              <w:gridCol w:w="14400"/>
            </w:tblGrid>
            <w:tr w:rsidR="002E005C" w:rsidRPr="00A40C10" w14:paraId="2995D6C9" w14:textId="77777777" w:rsidTr="00BF3FFF">
              <w:tc>
                <w:tcPr>
                  <w:tcW w:w="14400" w:type="dxa"/>
                  <w:vAlign w:val="center"/>
                  <w:hideMark/>
                </w:tcPr>
                <w:p w14:paraId="6EE24320" w14:textId="77777777" w:rsidR="002E005C" w:rsidRPr="00A40C10" w:rsidRDefault="002E005C" w:rsidP="00BF3FFF">
                  <w:pPr>
                    <w:widowControl/>
                    <w:jc w:val="left"/>
                    <w:rPr>
                      <w:rFonts w:ascii="Microsoft YaHei UI" w:eastAsia="Microsoft YaHei UI" w:hAnsi="Microsoft YaHei UI" w:cs="宋体"/>
                      <w:strike/>
                      <w:color w:val="222222"/>
                      <w:kern w:val="0"/>
                      <w:szCs w:val="21"/>
                    </w:rPr>
                  </w:pPr>
                  <w:r w:rsidRPr="00A40C10">
                    <w:rPr>
                      <w:rFonts w:ascii="Microsoft YaHei UI" w:eastAsia="Microsoft YaHei UI" w:hAnsi="Microsoft YaHei UI" w:cs="宋体" w:hint="eastAsia"/>
                      <w:strike/>
                      <w:color w:val="222222"/>
                      <w:kern w:val="0"/>
                      <w:szCs w:val="21"/>
                    </w:rPr>
                    <w:t>客服电话。</w:t>
                  </w:r>
                </w:p>
                <w:p w14:paraId="79360CCC" w14:textId="77777777" w:rsidR="002E005C" w:rsidRPr="00A40C10" w:rsidRDefault="002E005C" w:rsidP="00BF3FFF">
                  <w:pPr>
                    <w:widowControl/>
                    <w:jc w:val="left"/>
                    <w:rPr>
                      <w:rFonts w:ascii="Microsoft YaHei UI" w:eastAsia="Microsoft YaHei UI" w:hAnsi="Microsoft YaHei UI" w:cs="宋体"/>
                      <w:strike/>
                      <w:color w:val="222222"/>
                      <w:kern w:val="0"/>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bl>
          <w:p w14:paraId="745DAD6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r>
      <w:tr w:rsidR="002E005C" w14:paraId="680A2A20" w14:textId="77777777" w:rsidTr="00BF3FFF">
        <w:trPr>
          <w:trHeight w:val="267"/>
        </w:trPr>
        <w:tc>
          <w:tcPr>
            <w:tcW w:w="1836" w:type="dxa"/>
            <w:shd w:val="clear" w:color="auto" w:fill="auto"/>
          </w:tcPr>
          <w:p w14:paraId="56E56D6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卡使用说明</w:t>
            </w:r>
          </w:p>
        </w:tc>
        <w:tc>
          <w:tcPr>
            <w:tcW w:w="2695" w:type="dxa"/>
            <w:shd w:val="clear" w:color="auto" w:fill="auto"/>
          </w:tcPr>
          <w:p w14:paraId="3AA2345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F_D</w:t>
            </w:r>
            <w:r w:rsidRPr="00A40C10">
              <w:rPr>
                <w:rFonts w:ascii="等线" w:hAnsi="等线" w:cs="Times New Roman"/>
                <w:strike/>
              </w:rPr>
              <w:t>escription</w:t>
            </w:r>
          </w:p>
        </w:tc>
        <w:tc>
          <w:tcPr>
            <w:tcW w:w="2977" w:type="dxa"/>
            <w:shd w:val="clear" w:color="auto" w:fill="auto"/>
          </w:tcPr>
          <w:p w14:paraId="7BBF1BCF"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Not NULL，varchar，字数上限为1024个汉字</w:t>
            </w:r>
          </w:p>
        </w:tc>
        <w:tc>
          <w:tcPr>
            <w:tcW w:w="1134" w:type="dxa"/>
            <w:shd w:val="clear" w:color="auto" w:fill="auto"/>
          </w:tcPr>
          <w:p w14:paraId="6D9AE076"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69A2104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卡券使用说明，字数上限为1024个汉字。</w:t>
            </w:r>
          </w:p>
          <w:p w14:paraId="0956F53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支持调用修改会员卡信息的接口进行修改，格式为varchar（3072），修改该字段会重新提交审核</w:t>
            </w:r>
            <w:r w:rsidRPr="00A40C10">
              <w:rPr>
                <w:rFonts w:ascii="Microsoft YaHei UI" w:eastAsia="Microsoft YaHei UI" w:hAnsi="Microsoft YaHei UI" w:hint="eastAsia"/>
                <w:strike/>
                <w:color w:val="353535"/>
                <w:szCs w:val="21"/>
              </w:rPr>
              <w:t>。</w:t>
            </w:r>
          </w:p>
        </w:tc>
      </w:tr>
      <w:tr w:rsidR="002E005C" w14:paraId="45A4A509" w14:textId="77777777" w:rsidTr="00BF3FFF">
        <w:trPr>
          <w:trHeight w:val="267"/>
        </w:trPr>
        <w:tc>
          <w:tcPr>
            <w:tcW w:w="1836" w:type="dxa"/>
            <w:shd w:val="clear" w:color="auto" w:fill="auto"/>
          </w:tcPr>
          <w:p w14:paraId="68FF0416"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hint="eastAsia"/>
                <w:strike/>
                <w:highlight w:val="yellow"/>
              </w:rPr>
              <w:t>使用日期与有效期</w:t>
            </w:r>
          </w:p>
        </w:tc>
        <w:tc>
          <w:tcPr>
            <w:tcW w:w="2695" w:type="dxa"/>
            <w:shd w:val="clear" w:color="auto" w:fill="auto"/>
          </w:tcPr>
          <w:p w14:paraId="1A4CA081"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hint="eastAsia"/>
                <w:strike/>
                <w:highlight w:val="yellow"/>
              </w:rPr>
              <w:t>F_D</w:t>
            </w:r>
            <w:r w:rsidRPr="00A40C10">
              <w:rPr>
                <w:rFonts w:ascii="等线" w:hAnsi="等线" w:cs="Times New Roman"/>
                <w:strike/>
                <w:highlight w:val="yellow"/>
              </w:rPr>
              <w:t>ate_info</w:t>
            </w:r>
          </w:p>
          <w:p w14:paraId="08B6268B"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strike/>
                <w:highlight w:val="red"/>
              </w:rPr>
              <w:t>M</w:t>
            </w:r>
            <w:r w:rsidRPr="00A40C10">
              <w:rPr>
                <w:rFonts w:ascii="等线" w:hAnsi="等线" w:cs="Times New Roman" w:hint="eastAsia"/>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highlight w:val="red"/>
              </w:rPr>
              <w:t>date</w:t>
            </w:r>
            <w:r w:rsidRPr="00A40C10">
              <w:rPr>
                <w:rFonts w:ascii="等线" w:hAnsi="等线" w:cs="Times New Roman"/>
                <w:strike/>
                <w:highlight w:val="red"/>
              </w:rPr>
              <w:t>_info</w:t>
            </w:r>
          </w:p>
        </w:tc>
        <w:tc>
          <w:tcPr>
            <w:tcW w:w="2977" w:type="dxa"/>
            <w:shd w:val="clear" w:color="auto" w:fill="auto"/>
          </w:tcPr>
          <w:p w14:paraId="4EF16661"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Not NULL，JSON</w:t>
            </w:r>
          </w:p>
        </w:tc>
        <w:tc>
          <w:tcPr>
            <w:tcW w:w="1134" w:type="dxa"/>
            <w:shd w:val="clear" w:color="auto" w:fill="auto"/>
          </w:tcPr>
          <w:p w14:paraId="1DF186CF" w14:textId="77777777" w:rsidR="002E005C" w:rsidRPr="00A40C10"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55CD786F"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使用日期，有效期的信息。</w:t>
            </w:r>
          </w:p>
          <w:p w14:paraId="46920DDF"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具体数据见从表。</w:t>
            </w:r>
          </w:p>
          <w:p w14:paraId="6C2AEBCA"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538135" w:themeColor="accent6" w:themeShade="BF"/>
                <w:szCs w:val="21"/>
              </w:rPr>
              <w:t>支持调用修改会员卡信息的接口进行修改，有效期时间修改仅支持有效区间的扩大</w:t>
            </w:r>
            <w:r w:rsidRPr="00A40C10">
              <w:rPr>
                <w:rFonts w:ascii="Microsoft YaHei UI" w:eastAsia="Microsoft YaHei UI" w:hAnsi="Microsoft YaHei UI" w:hint="eastAsia"/>
                <w:strike/>
                <w:color w:val="353535"/>
                <w:szCs w:val="21"/>
              </w:rPr>
              <w:t>。</w:t>
            </w:r>
          </w:p>
        </w:tc>
      </w:tr>
      <w:tr w:rsidR="002E005C" w14:paraId="7371BEB9" w14:textId="77777777" w:rsidTr="00BF3FFF">
        <w:trPr>
          <w:trHeight w:val="267"/>
        </w:trPr>
        <w:tc>
          <w:tcPr>
            <w:tcW w:w="1836" w:type="dxa"/>
            <w:shd w:val="clear" w:color="auto" w:fill="auto"/>
          </w:tcPr>
          <w:p w14:paraId="585C1F76" w14:textId="77777777" w:rsidR="002E005C" w:rsidRPr="00A40C10" w:rsidRDefault="002E005C" w:rsidP="00BF3FFF">
            <w:pPr>
              <w:spacing w:line="240" w:lineRule="atLeast"/>
              <w:jc w:val="left"/>
              <w:rPr>
                <w:rFonts w:ascii="等线" w:hAnsi="等线" w:cs="Times New Roman"/>
                <w:strike/>
                <w:highlight w:val="red"/>
              </w:rPr>
            </w:pPr>
          </w:p>
        </w:tc>
        <w:tc>
          <w:tcPr>
            <w:tcW w:w="2695" w:type="dxa"/>
            <w:shd w:val="clear" w:color="auto" w:fill="auto"/>
          </w:tcPr>
          <w:p w14:paraId="612FDFDC" w14:textId="77777777" w:rsidR="002E005C" w:rsidRPr="00A40C10" w:rsidRDefault="002E005C" w:rsidP="00BF3FFF">
            <w:pPr>
              <w:spacing w:line="240" w:lineRule="atLeast"/>
              <w:jc w:val="left"/>
              <w:rPr>
                <w:rFonts w:ascii="等线" w:hAnsi="等线" w:cs="Times New Roman"/>
                <w:strike/>
                <w:highlight w:val="red"/>
              </w:rPr>
            </w:pPr>
            <w:r w:rsidRPr="00A40C10">
              <w:rPr>
                <w:rFonts w:ascii="等线" w:hAnsi="等线" w:cs="Times New Roman"/>
                <w:strike/>
                <w:highlight w:val="red"/>
              </w:rPr>
              <w:t>F_D</w:t>
            </w:r>
            <w:r w:rsidRPr="00A40C10">
              <w:rPr>
                <w:rFonts w:ascii="等线" w:hAnsi="等线" w:cs="Times New Roman" w:hint="eastAsia"/>
                <w:strike/>
                <w:highlight w:val="red"/>
              </w:rPr>
              <w:t>ate</w:t>
            </w:r>
            <w:r w:rsidRPr="00A40C10">
              <w:rPr>
                <w:rFonts w:ascii="等线" w:hAnsi="等线" w:cs="Times New Roman"/>
                <w:strike/>
                <w:highlight w:val="red"/>
              </w:rPr>
              <w:t>InfoID</w:t>
            </w:r>
          </w:p>
        </w:tc>
        <w:tc>
          <w:tcPr>
            <w:tcW w:w="2977" w:type="dxa"/>
            <w:shd w:val="clear" w:color="auto" w:fill="auto"/>
          </w:tcPr>
          <w:p w14:paraId="04ABEDA4"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p>
        </w:tc>
        <w:tc>
          <w:tcPr>
            <w:tcW w:w="1134" w:type="dxa"/>
            <w:shd w:val="clear" w:color="auto" w:fill="auto"/>
          </w:tcPr>
          <w:p w14:paraId="52C86393" w14:textId="77777777" w:rsidR="002E005C" w:rsidRPr="00A40C10" w:rsidRDefault="002E005C" w:rsidP="00BF3FFF">
            <w:pPr>
              <w:spacing w:line="240" w:lineRule="atLeast"/>
              <w:jc w:val="left"/>
              <w:rPr>
                <w:rFonts w:ascii="等线" w:hAnsi="等线" w:cs="Times New Roman"/>
                <w:strike/>
                <w:highlight w:val="red"/>
              </w:rPr>
            </w:pPr>
          </w:p>
        </w:tc>
        <w:tc>
          <w:tcPr>
            <w:tcW w:w="6349" w:type="dxa"/>
            <w:shd w:val="clear" w:color="auto" w:fill="auto"/>
          </w:tcPr>
          <w:p w14:paraId="6CA0E4AD"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r w:rsidRPr="00A40C10">
              <w:rPr>
                <w:rFonts w:ascii="Microsoft YaHei UI" w:eastAsia="Microsoft YaHei UI" w:hAnsi="Microsoft YaHei UI" w:hint="eastAsia"/>
                <w:strike/>
                <w:color w:val="353535"/>
                <w:szCs w:val="21"/>
                <w:highlight w:val="red"/>
              </w:rPr>
              <w:t>外键。指向T</w:t>
            </w:r>
            <w:r w:rsidRPr="00A40C10">
              <w:rPr>
                <w:rFonts w:ascii="Microsoft YaHei UI" w:eastAsia="Microsoft YaHei UI" w:hAnsi="Microsoft YaHei UI"/>
                <w:strike/>
                <w:color w:val="353535"/>
                <w:szCs w:val="21"/>
                <w:highlight w:val="red"/>
              </w:rPr>
              <w:t>_WxDateInfo</w:t>
            </w:r>
            <w:r w:rsidRPr="00A40C10">
              <w:rPr>
                <w:rFonts w:ascii="Microsoft YaHei UI" w:eastAsia="Microsoft YaHei UI" w:hAnsi="Microsoft YaHei UI" w:hint="eastAsia"/>
                <w:strike/>
                <w:color w:val="353535"/>
                <w:szCs w:val="21"/>
                <w:highlight w:val="red"/>
              </w:rPr>
              <w:t>的一行</w:t>
            </w:r>
          </w:p>
        </w:tc>
      </w:tr>
      <w:tr w:rsidR="002E005C" w14:paraId="001EFA5E" w14:textId="77777777" w:rsidTr="00BF3FFF">
        <w:trPr>
          <w:trHeight w:val="267"/>
        </w:trPr>
        <w:tc>
          <w:tcPr>
            <w:tcW w:w="1836" w:type="dxa"/>
            <w:shd w:val="clear" w:color="auto" w:fill="auto"/>
          </w:tcPr>
          <w:p w14:paraId="6DAEC567" w14:textId="77777777" w:rsidR="002E005C" w:rsidRPr="00A40C10" w:rsidRDefault="002E005C" w:rsidP="00BF3FFF">
            <w:pPr>
              <w:spacing w:line="240" w:lineRule="atLeast"/>
              <w:jc w:val="left"/>
              <w:rPr>
                <w:rFonts w:ascii="等线" w:hAnsi="等线" w:cs="Times New Roman"/>
                <w:strike/>
                <w:highlight w:val="yellow"/>
              </w:rPr>
            </w:pPr>
            <w:r w:rsidRPr="00A40C10">
              <w:rPr>
                <w:rFonts w:ascii="Microsoft YaHei UI" w:eastAsia="Microsoft YaHei UI" w:hAnsi="Microsoft YaHei UI" w:hint="eastAsia"/>
                <w:strike/>
                <w:color w:val="353535"/>
                <w:szCs w:val="21"/>
                <w:highlight w:val="yellow"/>
              </w:rPr>
              <w:t>商品信息</w:t>
            </w:r>
          </w:p>
        </w:tc>
        <w:tc>
          <w:tcPr>
            <w:tcW w:w="2695" w:type="dxa"/>
            <w:shd w:val="clear" w:color="auto" w:fill="auto"/>
          </w:tcPr>
          <w:p w14:paraId="64D7E68B"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hint="eastAsia"/>
                <w:strike/>
                <w:highlight w:val="yellow"/>
              </w:rPr>
              <w:t>F_S</w:t>
            </w:r>
            <w:r w:rsidRPr="00A40C10">
              <w:rPr>
                <w:rFonts w:ascii="等线" w:hAnsi="等线" w:cs="Times New Roman"/>
                <w:strike/>
                <w:highlight w:val="yellow"/>
              </w:rPr>
              <w:t>ku</w:t>
            </w:r>
          </w:p>
          <w:p w14:paraId="49B45283" w14:textId="77777777" w:rsidR="002E005C" w:rsidRPr="00A40C10" w:rsidRDefault="002E005C" w:rsidP="00BF3FFF">
            <w:pPr>
              <w:spacing w:line="240" w:lineRule="atLeast"/>
              <w:jc w:val="left"/>
              <w:rPr>
                <w:rFonts w:ascii="等线" w:hAnsi="等线" w:cs="Times New Roman"/>
                <w:strike/>
                <w:highlight w:val="yellow"/>
              </w:rPr>
            </w:pPr>
            <w:r w:rsidRPr="00A40C10">
              <w:rPr>
                <w:rFonts w:ascii="等线" w:hAnsi="等线" w:cs="Times New Roman"/>
                <w:strike/>
                <w:highlight w:val="red"/>
              </w:rPr>
              <w:t>M</w:t>
            </w:r>
            <w:r w:rsidRPr="00A40C10">
              <w:rPr>
                <w:rFonts w:ascii="等线" w:hAnsi="等线" w:cs="Times New Roman" w:hint="eastAsia"/>
                <w:strike/>
                <w:highlight w:val="red"/>
              </w:rPr>
              <w:t>odel</w:t>
            </w:r>
            <w:r w:rsidRPr="00A40C10">
              <w:rPr>
                <w:rFonts w:ascii="等线" w:hAnsi="等线" w:cs="Times New Roman" w:hint="eastAsia"/>
                <w:strike/>
                <w:highlight w:val="red"/>
              </w:rPr>
              <w:t>名</w:t>
            </w:r>
            <w:r w:rsidRPr="00A40C10">
              <w:rPr>
                <w:rFonts w:ascii="等线" w:hAnsi="等线" w:cs="Times New Roman"/>
                <w:strike/>
                <w:highlight w:val="red"/>
              </w:rPr>
              <w:t>sku</w:t>
            </w:r>
          </w:p>
        </w:tc>
        <w:tc>
          <w:tcPr>
            <w:tcW w:w="2977" w:type="dxa"/>
            <w:shd w:val="clear" w:color="auto" w:fill="auto"/>
          </w:tcPr>
          <w:p w14:paraId="25CE5AA3"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Not NULL，JSON</w:t>
            </w:r>
          </w:p>
        </w:tc>
        <w:tc>
          <w:tcPr>
            <w:tcW w:w="1134" w:type="dxa"/>
            <w:shd w:val="clear" w:color="auto" w:fill="auto"/>
          </w:tcPr>
          <w:p w14:paraId="7877DA08" w14:textId="77777777" w:rsidR="002E005C" w:rsidRPr="00A40C10" w:rsidRDefault="002E005C" w:rsidP="00BF3FFF">
            <w:pPr>
              <w:spacing w:line="240" w:lineRule="atLeast"/>
              <w:jc w:val="left"/>
              <w:rPr>
                <w:rFonts w:ascii="等线" w:hAnsi="等线" w:cs="Times New Roman"/>
                <w:strike/>
                <w:highlight w:val="yellow"/>
              </w:rPr>
            </w:pPr>
          </w:p>
        </w:tc>
        <w:tc>
          <w:tcPr>
            <w:tcW w:w="6349" w:type="dxa"/>
            <w:shd w:val="clear" w:color="auto" w:fill="auto"/>
          </w:tcPr>
          <w:p w14:paraId="28F4554D"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商品信息。</w:t>
            </w:r>
          </w:p>
          <w:p w14:paraId="40793022"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353535"/>
                <w:szCs w:val="21"/>
                <w:highlight w:val="yellow"/>
              </w:rPr>
              <w:t>具体数据见从表。</w:t>
            </w:r>
          </w:p>
          <w:p w14:paraId="043854EF"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yellow"/>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1DC2F1F8" w14:textId="77777777" w:rsidTr="00BF3FFF">
        <w:trPr>
          <w:trHeight w:val="267"/>
        </w:trPr>
        <w:tc>
          <w:tcPr>
            <w:tcW w:w="1836" w:type="dxa"/>
            <w:shd w:val="clear" w:color="auto" w:fill="auto"/>
          </w:tcPr>
          <w:p w14:paraId="3F779BB3" w14:textId="77777777" w:rsidR="002E005C" w:rsidRPr="00A40C10" w:rsidRDefault="002E005C" w:rsidP="00BF3FFF">
            <w:pPr>
              <w:spacing w:line="240" w:lineRule="atLeast"/>
              <w:jc w:val="left"/>
              <w:rPr>
                <w:rFonts w:ascii="等线" w:hAnsi="等线" w:cs="Times New Roman"/>
                <w:strike/>
                <w:highlight w:val="red"/>
              </w:rPr>
            </w:pPr>
          </w:p>
        </w:tc>
        <w:tc>
          <w:tcPr>
            <w:tcW w:w="2695" w:type="dxa"/>
            <w:shd w:val="clear" w:color="auto" w:fill="auto"/>
          </w:tcPr>
          <w:p w14:paraId="6A9CFAAB" w14:textId="77777777" w:rsidR="002E005C" w:rsidRPr="00A40C10" w:rsidRDefault="002E005C" w:rsidP="00BF3FFF">
            <w:pPr>
              <w:spacing w:line="240" w:lineRule="atLeast"/>
              <w:jc w:val="left"/>
              <w:rPr>
                <w:rFonts w:ascii="等线" w:hAnsi="等线" w:cs="Times New Roman"/>
                <w:strike/>
                <w:highlight w:val="red"/>
              </w:rPr>
            </w:pPr>
            <w:r w:rsidRPr="00A40C10">
              <w:rPr>
                <w:rFonts w:ascii="等线" w:hAnsi="等线" w:cs="Times New Roman"/>
                <w:strike/>
                <w:highlight w:val="red"/>
              </w:rPr>
              <w:t>F_</w:t>
            </w:r>
            <w:r w:rsidRPr="00A40C10">
              <w:rPr>
                <w:rFonts w:ascii="等线" w:hAnsi="等线" w:cs="Times New Roman" w:hint="eastAsia"/>
                <w:strike/>
                <w:highlight w:val="red"/>
              </w:rPr>
              <w:t>Sku</w:t>
            </w:r>
            <w:r w:rsidRPr="00A40C10">
              <w:rPr>
                <w:rFonts w:ascii="等线" w:hAnsi="等线" w:cs="Times New Roman"/>
                <w:strike/>
                <w:highlight w:val="red"/>
              </w:rPr>
              <w:t>ID</w:t>
            </w:r>
          </w:p>
        </w:tc>
        <w:tc>
          <w:tcPr>
            <w:tcW w:w="2977" w:type="dxa"/>
            <w:shd w:val="clear" w:color="auto" w:fill="auto"/>
          </w:tcPr>
          <w:p w14:paraId="234955C7"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p>
        </w:tc>
        <w:tc>
          <w:tcPr>
            <w:tcW w:w="1134" w:type="dxa"/>
            <w:shd w:val="clear" w:color="auto" w:fill="auto"/>
          </w:tcPr>
          <w:p w14:paraId="4F6C7D19" w14:textId="77777777" w:rsidR="002E005C" w:rsidRPr="00A40C10" w:rsidRDefault="002E005C" w:rsidP="00BF3FFF">
            <w:pPr>
              <w:spacing w:line="240" w:lineRule="atLeast"/>
              <w:jc w:val="left"/>
              <w:rPr>
                <w:rFonts w:ascii="等线" w:hAnsi="等线" w:cs="Times New Roman"/>
                <w:strike/>
                <w:highlight w:val="red"/>
              </w:rPr>
            </w:pPr>
          </w:p>
        </w:tc>
        <w:tc>
          <w:tcPr>
            <w:tcW w:w="6349" w:type="dxa"/>
            <w:shd w:val="clear" w:color="auto" w:fill="auto"/>
          </w:tcPr>
          <w:p w14:paraId="1007FEB4" w14:textId="77777777" w:rsidR="002E005C" w:rsidRPr="00A40C10" w:rsidRDefault="002E005C" w:rsidP="00BF3FFF">
            <w:pPr>
              <w:spacing w:line="240" w:lineRule="atLeast"/>
              <w:jc w:val="left"/>
              <w:rPr>
                <w:rFonts w:ascii="Microsoft YaHei UI" w:eastAsia="Microsoft YaHei UI" w:hAnsi="Microsoft YaHei UI"/>
                <w:strike/>
                <w:color w:val="353535"/>
                <w:szCs w:val="21"/>
                <w:highlight w:val="red"/>
              </w:rPr>
            </w:pPr>
            <w:r w:rsidRPr="00A40C10">
              <w:rPr>
                <w:rFonts w:ascii="Microsoft YaHei UI" w:eastAsia="Microsoft YaHei UI" w:hAnsi="Microsoft YaHei UI" w:hint="eastAsia"/>
                <w:strike/>
                <w:color w:val="353535"/>
                <w:szCs w:val="21"/>
                <w:highlight w:val="red"/>
              </w:rPr>
              <w:t>外键。指向T</w:t>
            </w:r>
            <w:r w:rsidRPr="00A40C10">
              <w:rPr>
                <w:rFonts w:ascii="Microsoft YaHei UI" w:eastAsia="Microsoft YaHei UI" w:hAnsi="Microsoft YaHei UI"/>
                <w:strike/>
                <w:color w:val="353535"/>
                <w:szCs w:val="21"/>
                <w:highlight w:val="red"/>
              </w:rPr>
              <w:t>_W</w:t>
            </w:r>
            <w:r w:rsidRPr="00A40C10">
              <w:rPr>
                <w:rFonts w:ascii="Microsoft YaHei UI" w:eastAsia="Microsoft YaHei UI" w:hAnsi="Microsoft YaHei UI" w:hint="eastAsia"/>
                <w:strike/>
                <w:color w:val="353535"/>
                <w:szCs w:val="21"/>
                <w:highlight w:val="red"/>
              </w:rPr>
              <w:t>x</w:t>
            </w:r>
            <w:r w:rsidRPr="00A40C10">
              <w:rPr>
                <w:rFonts w:ascii="等线" w:hAnsi="等线" w:cs="Times New Roman" w:hint="eastAsia"/>
                <w:strike/>
                <w:highlight w:val="red"/>
              </w:rPr>
              <w:t>Sku</w:t>
            </w:r>
            <w:r w:rsidRPr="00A40C10">
              <w:rPr>
                <w:rFonts w:ascii="Microsoft YaHei UI" w:eastAsia="Microsoft YaHei UI" w:hAnsi="Microsoft YaHei UI" w:hint="eastAsia"/>
                <w:strike/>
                <w:color w:val="353535"/>
                <w:szCs w:val="21"/>
                <w:highlight w:val="red"/>
              </w:rPr>
              <w:t>的一行</w:t>
            </w:r>
          </w:p>
        </w:tc>
      </w:tr>
      <w:tr w:rsidR="002E005C" w14:paraId="4C3F2572" w14:textId="77777777" w:rsidTr="00BF3FFF">
        <w:trPr>
          <w:trHeight w:val="267"/>
        </w:trPr>
        <w:tc>
          <w:tcPr>
            <w:tcW w:w="1836" w:type="dxa"/>
            <w:shd w:val="clear" w:color="auto" w:fill="auto"/>
          </w:tcPr>
          <w:p w14:paraId="5AC981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每人可领数量</w:t>
            </w:r>
          </w:p>
        </w:tc>
        <w:tc>
          <w:tcPr>
            <w:tcW w:w="2695" w:type="dxa"/>
            <w:shd w:val="clear" w:color="auto" w:fill="auto"/>
          </w:tcPr>
          <w:p w14:paraId="7F882C7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F_G</w:t>
            </w:r>
            <w:r w:rsidRPr="00A40C10">
              <w:rPr>
                <w:rFonts w:ascii="等线" w:hAnsi="等线" w:cs="Times New Roman"/>
                <w:strike/>
              </w:rPr>
              <w:t>etLimit</w:t>
            </w:r>
          </w:p>
          <w:p w14:paraId="261FA78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strike/>
                <w:highlight w:val="red"/>
              </w:rPr>
              <w:t>get_limit</w:t>
            </w:r>
          </w:p>
        </w:tc>
        <w:tc>
          <w:tcPr>
            <w:tcW w:w="2977" w:type="dxa"/>
            <w:shd w:val="clear" w:color="auto" w:fill="auto"/>
          </w:tcPr>
          <w:p w14:paraId="2769CF8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 defa</w:t>
            </w:r>
            <w:r w:rsidRPr="00A40C10">
              <w:rPr>
                <w:rFonts w:ascii="Microsoft YaHei UI" w:eastAsia="Microsoft YaHei UI" w:hAnsi="Microsoft YaHei UI"/>
                <w:strike/>
                <w:color w:val="353535"/>
                <w:szCs w:val="21"/>
              </w:rPr>
              <w:t>ult 1</w:t>
            </w:r>
          </w:p>
        </w:tc>
        <w:tc>
          <w:tcPr>
            <w:tcW w:w="1134" w:type="dxa"/>
            <w:shd w:val="clear" w:color="auto" w:fill="auto"/>
          </w:tcPr>
          <w:p w14:paraId="214AB1A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498E1E1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每人可领券的数量限制，建议会员卡每人限领一张。</w:t>
            </w:r>
          </w:p>
          <w:p w14:paraId="6C24808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如果有人领多了，是需要nbr判断出来还是WX自己帮忙判断？WX判断</w:t>
            </w:r>
          </w:p>
          <w:p w14:paraId="4F640C7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5913436" w14:textId="77777777" w:rsidTr="00BF3FFF">
        <w:trPr>
          <w:trHeight w:val="267"/>
        </w:trPr>
        <w:tc>
          <w:tcPr>
            <w:tcW w:w="1836" w:type="dxa"/>
            <w:shd w:val="clear" w:color="auto" w:fill="auto"/>
          </w:tcPr>
          <w:p w14:paraId="2D8C55B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是否自定义Code码</w:t>
            </w:r>
          </w:p>
        </w:tc>
        <w:tc>
          <w:tcPr>
            <w:tcW w:w="2695" w:type="dxa"/>
            <w:shd w:val="clear" w:color="auto" w:fill="auto"/>
          </w:tcPr>
          <w:p w14:paraId="7BC0218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strike/>
              </w:rPr>
              <w:t xml:space="preserve"> </w:t>
            </w:r>
            <w:r w:rsidRPr="00A40C10">
              <w:rPr>
                <w:rFonts w:ascii="等线" w:hAnsi="等线" w:cs="Times New Roman" w:hint="eastAsia"/>
                <w:strike/>
              </w:rPr>
              <w:t>U</w:t>
            </w:r>
            <w:r w:rsidRPr="00A40C10">
              <w:rPr>
                <w:rFonts w:ascii="等线" w:hAnsi="等线" w:cs="Times New Roman"/>
                <w:strike/>
              </w:rPr>
              <w:t>se</w:t>
            </w:r>
            <w:r w:rsidRPr="00A40C10">
              <w:rPr>
                <w:rFonts w:ascii="等线" w:hAnsi="等线" w:cs="Times New Roman" w:hint="eastAsia"/>
                <w:strike/>
              </w:rPr>
              <w:t>C</w:t>
            </w:r>
            <w:r w:rsidRPr="00A40C10">
              <w:rPr>
                <w:rFonts w:ascii="等线" w:hAnsi="等线" w:cs="Times New Roman"/>
                <w:strike/>
              </w:rPr>
              <w:t>ustom</w:t>
            </w:r>
            <w:r w:rsidRPr="00A40C10">
              <w:rPr>
                <w:rFonts w:ascii="等线" w:hAnsi="等线" w:cs="Times New Roman" w:hint="eastAsia"/>
                <w:strike/>
              </w:rPr>
              <w:t>C</w:t>
            </w:r>
            <w:r w:rsidRPr="00A40C10">
              <w:rPr>
                <w:rFonts w:ascii="等线" w:hAnsi="等线" w:cs="Times New Roman"/>
                <w:strike/>
              </w:rPr>
              <w:t>ode</w:t>
            </w:r>
          </w:p>
          <w:p w14:paraId="14D2CA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highlight w:val="red"/>
              </w:rPr>
              <w:t>u</w:t>
            </w:r>
            <w:r w:rsidRPr="00A40C10">
              <w:rPr>
                <w:rFonts w:ascii="等线" w:hAnsi="等线" w:cs="Times New Roman"/>
                <w:strike/>
                <w:highlight w:val="red"/>
              </w:rPr>
              <w:t>se_custom_code</w:t>
            </w:r>
          </w:p>
        </w:tc>
        <w:tc>
          <w:tcPr>
            <w:tcW w:w="2977" w:type="dxa"/>
            <w:shd w:val="clear" w:color="auto" w:fill="auto"/>
          </w:tcPr>
          <w:p w14:paraId="75A8B84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64B26BBC"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false</w:t>
            </w:r>
          </w:p>
        </w:tc>
        <w:tc>
          <w:tcPr>
            <w:tcW w:w="6349" w:type="dxa"/>
            <w:shd w:val="clear" w:color="auto" w:fill="auto"/>
          </w:tcPr>
          <w:p w14:paraId="2BDBF38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值范围{0,1}是否自定义Code码。填写true或false，默认为false 通常自有优惠码系统的开发者选择自定义Code码，详情见 是否自定义code。</w:t>
            </w:r>
          </w:p>
          <w:p w14:paraId="301A288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strike/>
                <w:color w:val="353535"/>
                <w:szCs w:val="21"/>
              </w:rPr>
              <w:t>C</w:t>
            </w:r>
            <w:r w:rsidRPr="00A40C10">
              <w:rPr>
                <w:rFonts w:ascii="Microsoft YaHei UI" w:eastAsia="Microsoft YaHei UI" w:hAnsi="Microsoft YaHei UI" w:hint="eastAsia"/>
                <w:strike/>
                <w:color w:val="353535"/>
                <w:szCs w:val="21"/>
              </w:rPr>
              <w:t>ode码</w:t>
            </w:r>
            <w:r w:rsidRPr="00A40C10">
              <w:rPr>
                <w:rFonts w:ascii="Microsoft YaHei UI" w:eastAsia="Microsoft YaHei UI" w:hAnsi="Microsoft YaHei UI"/>
                <w:strike/>
                <w:color w:val="353535"/>
                <w:szCs w:val="21"/>
              </w:rPr>
              <w:t>—</w:t>
            </w:r>
            <w:r w:rsidRPr="00A40C10">
              <w:rPr>
                <w:rFonts w:ascii="Microsoft YaHei UI" w:eastAsia="Microsoft YaHei UI" w:hAnsi="Microsoft YaHei UI" w:hint="eastAsia"/>
                <w:strike/>
                <w:color w:val="353535"/>
                <w:szCs w:val="21"/>
              </w:rPr>
              <w:t>标识这种卡的唯一一张，即独一无二的身份。</w:t>
            </w:r>
          </w:p>
          <w:p w14:paraId="7692B75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4F8A177B" w14:textId="77777777" w:rsidTr="00BF3FFF">
        <w:trPr>
          <w:trHeight w:val="267"/>
        </w:trPr>
        <w:tc>
          <w:tcPr>
            <w:tcW w:w="1836" w:type="dxa"/>
            <w:shd w:val="clear" w:color="auto" w:fill="auto"/>
          </w:tcPr>
          <w:p w14:paraId="5E8CFC1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是否可转赠</w:t>
            </w:r>
          </w:p>
        </w:tc>
        <w:tc>
          <w:tcPr>
            <w:tcW w:w="2695" w:type="dxa"/>
            <w:shd w:val="clear" w:color="auto" w:fill="auto"/>
          </w:tcPr>
          <w:p w14:paraId="61B0F88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an</w:t>
            </w:r>
            <w:r w:rsidRPr="00A40C10">
              <w:rPr>
                <w:rFonts w:ascii="等线" w:hAnsi="等线" w:cs="Times New Roman" w:hint="eastAsia"/>
                <w:strike/>
              </w:rPr>
              <w:t>G</w:t>
            </w:r>
            <w:r w:rsidRPr="00A40C10">
              <w:rPr>
                <w:rFonts w:ascii="等线" w:hAnsi="等线" w:cs="Times New Roman"/>
                <w:strike/>
              </w:rPr>
              <w:t>ive</w:t>
            </w:r>
            <w:r w:rsidRPr="00A40C10">
              <w:rPr>
                <w:rFonts w:ascii="等线" w:hAnsi="等线" w:cs="Times New Roman" w:hint="eastAsia"/>
                <w:strike/>
              </w:rPr>
              <w:t>F</w:t>
            </w:r>
            <w:r w:rsidRPr="00A40C10">
              <w:rPr>
                <w:rFonts w:ascii="等线" w:hAnsi="等线" w:cs="Times New Roman"/>
                <w:strike/>
              </w:rPr>
              <w:t>riend</w:t>
            </w:r>
          </w:p>
          <w:p w14:paraId="5D3AD63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rPr>
              <w:t>c</w:t>
            </w:r>
            <w:r w:rsidRPr="00A40C10">
              <w:rPr>
                <w:rFonts w:ascii="等线" w:hAnsi="等线" w:cs="Times New Roman"/>
                <w:strike/>
              </w:rPr>
              <w:t>an_give_friend</w:t>
            </w:r>
          </w:p>
        </w:tc>
        <w:tc>
          <w:tcPr>
            <w:tcW w:w="2977" w:type="dxa"/>
            <w:shd w:val="clear" w:color="auto" w:fill="auto"/>
          </w:tcPr>
          <w:p w14:paraId="3537E16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3BCF10D3"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true</w:t>
            </w:r>
          </w:p>
        </w:tc>
        <w:tc>
          <w:tcPr>
            <w:tcW w:w="6349" w:type="dxa"/>
            <w:shd w:val="clear" w:color="auto" w:fill="auto"/>
          </w:tcPr>
          <w:p w14:paraId="11C5316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值范围{0,1}卡券是否可转赠,默认为true。会员卡不支持转赠，该字段可以考虑删除。</w:t>
            </w:r>
          </w:p>
          <w:p w14:paraId="5505834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3CF5B1FF" w14:textId="77777777" w:rsidTr="00BF3FFF">
        <w:trPr>
          <w:trHeight w:val="267"/>
        </w:trPr>
        <w:tc>
          <w:tcPr>
            <w:tcW w:w="1836" w:type="dxa"/>
            <w:shd w:val="clear" w:color="auto" w:fill="auto"/>
          </w:tcPr>
          <w:p w14:paraId="7FB3979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门店位置</w:t>
            </w:r>
          </w:p>
        </w:tc>
        <w:tc>
          <w:tcPr>
            <w:tcW w:w="2695" w:type="dxa"/>
            <w:shd w:val="clear" w:color="auto" w:fill="auto"/>
          </w:tcPr>
          <w:p w14:paraId="27CC11E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F_L</w:t>
            </w:r>
            <w:r w:rsidRPr="00A40C10">
              <w:rPr>
                <w:rFonts w:ascii="等线" w:hAnsi="等线" w:cs="Times New Roman"/>
                <w:strike/>
              </w:rPr>
              <w:t>ocation</w:t>
            </w:r>
            <w:r w:rsidRPr="00A40C10">
              <w:rPr>
                <w:rFonts w:ascii="等线" w:hAnsi="等线" w:cs="Times New Roman" w:hint="eastAsia"/>
                <w:strike/>
              </w:rPr>
              <w:t>I</w:t>
            </w:r>
            <w:r w:rsidRPr="00A40C10">
              <w:rPr>
                <w:rFonts w:ascii="等线" w:hAnsi="等线" w:cs="Times New Roman"/>
                <w:strike/>
              </w:rPr>
              <w:t>d</w:t>
            </w:r>
            <w:r w:rsidRPr="00A40C10">
              <w:rPr>
                <w:rFonts w:ascii="等线" w:hAnsi="等线" w:cs="Times New Roman" w:hint="eastAsia"/>
                <w:strike/>
              </w:rPr>
              <w:t>L</w:t>
            </w:r>
            <w:r w:rsidRPr="00A40C10">
              <w:rPr>
                <w:rFonts w:ascii="等线" w:hAnsi="等线" w:cs="Times New Roman"/>
                <w:strike/>
              </w:rPr>
              <w:t>ist</w:t>
            </w:r>
          </w:p>
          <w:p w14:paraId="5AD81A8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rPr>
              <w:t>l</w:t>
            </w:r>
            <w:r w:rsidRPr="00A40C10">
              <w:rPr>
                <w:rFonts w:ascii="等线" w:hAnsi="等线" w:cs="Times New Roman"/>
                <w:strike/>
              </w:rPr>
              <w:t>ocation_id_list</w:t>
            </w:r>
          </w:p>
        </w:tc>
        <w:tc>
          <w:tcPr>
            <w:tcW w:w="2977" w:type="dxa"/>
            <w:shd w:val="clear" w:color="auto" w:fill="auto"/>
          </w:tcPr>
          <w:p w14:paraId="2F7F2CD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NULL，array。将来可能会使用这样的格式 ：aaa,bbb,ccc</w:t>
            </w:r>
          </w:p>
        </w:tc>
        <w:tc>
          <w:tcPr>
            <w:tcW w:w="1134" w:type="dxa"/>
            <w:shd w:val="clear" w:color="auto" w:fill="auto"/>
          </w:tcPr>
          <w:p w14:paraId="3CE85F5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399D82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门店位置ID。调用POI门店管理接口获取门店位置ID。</w:t>
            </w:r>
          </w:p>
          <w:p w14:paraId="6A965F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跟微信门店相关。BA说后期要自己弄微信门店，目前未弄</w:t>
            </w:r>
          </w:p>
          <w:p w14:paraId="25CCCD8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支持调用修改会员卡信息的接口进行修改，更新适用门店列表</w:t>
            </w:r>
            <w:r w:rsidRPr="00A40C10">
              <w:rPr>
                <w:rFonts w:ascii="Microsoft YaHei UI" w:eastAsia="Microsoft YaHei UI" w:hAnsi="Microsoft YaHei UI" w:hint="eastAsia"/>
                <w:strike/>
                <w:color w:val="353535"/>
                <w:szCs w:val="21"/>
              </w:rPr>
              <w:t>。</w:t>
            </w:r>
          </w:p>
        </w:tc>
      </w:tr>
      <w:tr w:rsidR="002E005C" w14:paraId="04AA5A1D" w14:textId="77777777" w:rsidTr="00BF3FFF">
        <w:trPr>
          <w:trHeight w:val="267"/>
        </w:trPr>
        <w:tc>
          <w:tcPr>
            <w:tcW w:w="1836" w:type="dxa"/>
            <w:shd w:val="clear" w:color="auto" w:fill="auto"/>
          </w:tcPr>
          <w:p w14:paraId="38BA6A7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自定义外链入口</w:t>
            </w:r>
          </w:p>
        </w:tc>
        <w:tc>
          <w:tcPr>
            <w:tcW w:w="2695" w:type="dxa"/>
            <w:shd w:val="clear" w:color="auto" w:fill="auto"/>
          </w:tcPr>
          <w:p w14:paraId="62922C9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ustom</w:t>
            </w:r>
            <w:r w:rsidRPr="00A40C10">
              <w:rPr>
                <w:rFonts w:ascii="等线" w:hAnsi="等线" w:cs="Times New Roman" w:hint="eastAsia"/>
                <w:strike/>
              </w:rPr>
              <w:t>U</w:t>
            </w:r>
            <w:r w:rsidRPr="00A40C10">
              <w:rPr>
                <w:rFonts w:ascii="等线" w:hAnsi="等线" w:cs="Times New Roman"/>
                <w:strike/>
              </w:rPr>
              <w:t>rl</w:t>
            </w:r>
            <w:r w:rsidRPr="00A40C10">
              <w:rPr>
                <w:rFonts w:ascii="等线" w:hAnsi="等线" w:cs="Times New Roman" w:hint="eastAsia"/>
                <w:strike/>
              </w:rPr>
              <w:t>N</w:t>
            </w:r>
            <w:r w:rsidRPr="00A40C10">
              <w:rPr>
                <w:rFonts w:ascii="等线" w:hAnsi="等线" w:cs="Times New Roman"/>
                <w:strike/>
              </w:rPr>
              <w:t>ame</w:t>
            </w:r>
          </w:p>
          <w:p w14:paraId="1CC692C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ustom_url_name</w:t>
            </w:r>
          </w:p>
        </w:tc>
        <w:tc>
          <w:tcPr>
            <w:tcW w:w="2977" w:type="dxa"/>
            <w:shd w:val="clear" w:color="auto" w:fill="auto"/>
          </w:tcPr>
          <w:p w14:paraId="08F892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NULL，varchar（15）</w:t>
            </w:r>
          </w:p>
        </w:tc>
        <w:tc>
          <w:tcPr>
            <w:tcW w:w="1134" w:type="dxa"/>
            <w:shd w:val="clear" w:color="auto" w:fill="auto"/>
          </w:tcPr>
          <w:p w14:paraId="4308402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2E914DC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自定义跳转外链的入口名字。</w:t>
            </w:r>
          </w:p>
          <w:p w14:paraId="176123E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支持调用修改会员卡信息的接口进行修改，格式为varchar（16）</w:t>
            </w:r>
            <w:r w:rsidRPr="00A40C10">
              <w:rPr>
                <w:rFonts w:ascii="Microsoft YaHei UI" w:eastAsia="Microsoft YaHei UI" w:hAnsi="Microsoft YaHei UI" w:hint="eastAsia"/>
                <w:strike/>
                <w:color w:val="353535"/>
                <w:szCs w:val="21"/>
              </w:rPr>
              <w:t>。</w:t>
            </w:r>
          </w:p>
        </w:tc>
      </w:tr>
      <w:tr w:rsidR="002E005C" w14:paraId="76BD5631" w14:textId="77777777" w:rsidTr="00BF3FFF">
        <w:trPr>
          <w:trHeight w:val="267"/>
        </w:trPr>
        <w:tc>
          <w:tcPr>
            <w:tcW w:w="1836" w:type="dxa"/>
            <w:shd w:val="clear" w:color="auto" w:fill="auto"/>
          </w:tcPr>
          <w:p w14:paraId="164FC92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自定义外链url</w:t>
            </w:r>
          </w:p>
        </w:tc>
        <w:tc>
          <w:tcPr>
            <w:tcW w:w="2695" w:type="dxa"/>
            <w:shd w:val="clear" w:color="auto" w:fill="auto"/>
          </w:tcPr>
          <w:p w14:paraId="0DE5977F"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ustom</w:t>
            </w:r>
            <w:r w:rsidRPr="00A40C10">
              <w:rPr>
                <w:rFonts w:ascii="等线" w:hAnsi="等线" w:cs="Times New Roman" w:hint="eastAsia"/>
                <w:strike/>
              </w:rPr>
              <w:t>U</w:t>
            </w:r>
            <w:r w:rsidRPr="00A40C10">
              <w:rPr>
                <w:rFonts w:ascii="等线" w:hAnsi="等线" w:cs="Times New Roman"/>
                <w:strike/>
              </w:rPr>
              <w:t>rl</w:t>
            </w:r>
          </w:p>
          <w:p w14:paraId="3BF195F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c</w:t>
            </w:r>
            <w:r w:rsidRPr="00A40C10">
              <w:rPr>
                <w:rFonts w:ascii="等线" w:hAnsi="等线" w:cs="Times New Roman"/>
                <w:strike/>
                <w:shd w:val="clear" w:color="auto" w:fill="FF0000"/>
              </w:rPr>
              <w:t>ustom_url</w:t>
            </w:r>
          </w:p>
        </w:tc>
        <w:tc>
          <w:tcPr>
            <w:tcW w:w="2977" w:type="dxa"/>
            <w:shd w:val="clear" w:color="auto" w:fill="auto"/>
          </w:tcPr>
          <w:p w14:paraId="3E11F7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NULL，varchar（128）</w:t>
            </w:r>
          </w:p>
        </w:tc>
        <w:tc>
          <w:tcPr>
            <w:tcW w:w="1134" w:type="dxa"/>
            <w:shd w:val="clear" w:color="auto" w:fill="auto"/>
          </w:tcPr>
          <w:p w14:paraId="525EFE2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214802D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自定义跳转的URL。</w:t>
            </w:r>
          </w:p>
          <w:p w14:paraId="62A1DD8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12D9DC3" w14:textId="77777777" w:rsidTr="00BF3FFF">
        <w:trPr>
          <w:trHeight w:val="267"/>
        </w:trPr>
        <w:tc>
          <w:tcPr>
            <w:tcW w:w="1836" w:type="dxa"/>
            <w:shd w:val="clear" w:color="auto" w:fill="auto"/>
          </w:tcPr>
          <w:p w14:paraId="58A08C3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提示语</w:t>
            </w:r>
          </w:p>
        </w:tc>
        <w:tc>
          <w:tcPr>
            <w:tcW w:w="2695" w:type="dxa"/>
            <w:shd w:val="clear" w:color="auto" w:fill="auto"/>
          </w:tcPr>
          <w:p w14:paraId="222EE6F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ustom</w:t>
            </w:r>
            <w:r w:rsidRPr="00A40C10">
              <w:rPr>
                <w:rFonts w:ascii="等线" w:hAnsi="等线" w:cs="Times New Roman" w:hint="eastAsia"/>
                <w:strike/>
              </w:rPr>
              <w:t>U</w:t>
            </w:r>
            <w:r w:rsidRPr="00A40C10">
              <w:rPr>
                <w:rFonts w:ascii="等线" w:hAnsi="等线" w:cs="Times New Roman"/>
                <w:strike/>
              </w:rPr>
              <w:t>rl</w:t>
            </w:r>
            <w:r w:rsidRPr="00A40C10">
              <w:rPr>
                <w:rFonts w:ascii="等线" w:hAnsi="等线" w:cs="Times New Roman" w:hint="eastAsia"/>
                <w:strike/>
              </w:rPr>
              <w:t>S</w:t>
            </w:r>
            <w:r w:rsidRPr="00A40C10">
              <w:rPr>
                <w:rFonts w:ascii="等线" w:hAnsi="等线" w:cs="Times New Roman"/>
                <w:strike/>
              </w:rPr>
              <w:t>ub</w:t>
            </w:r>
            <w:r w:rsidRPr="00A40C10">
              <w:rPr>
                <w:rFonts w:ascii="等线" w:hAnsi="等线" w:cs="Times New Roman" w:hint="eastAsia"/>
                <w:strike/>
              </w:rPr>
              <w:t>T</w:t>
            </w:r>
            <w:r w:rsidRPr="00A40C10">
              <w:rPr>
                <w:rFonts w:ascii="等线" w:hAnsi="等线" w:cs="Times New Roman"/>
                <w:strike/>
              </w:rPr>
              <w:t>itle</w:t>
            </w:r>
          </w:p>
          <w:p w14:paraId="7C5FE0F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c</w:t>
            </w:r>
            <w:r w:rsidRPr="00A40C10">
              <w:rPr>
                <w:rFonts w:ascii="等线" w:hAnsi="等线" w:cs="Times New Roman"/>
                <w:strike/>
                <w:shd w:val="clear" w:color="auto" w:fill="FF0000"/>
              </w:rPr>
              <w:t>ustom_url_sub_title</w:t>
            </w:r>
          </w:p>
        </w:tc>
        <w:tc>
          <w:tcPr>
            <w:tcW w:w="2977" w:type="dxa"/>
            <w:shd w:val="clear" w:color="auto" w:fill="auto"/>
          </w:tcPr>
          <w:p w14:paraId="0546E7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NULL，varchar（18）</w:t>
            </w:r>
          </w:p>
        </w:tc>
        <w:tc>
          <w:tcPr>
            <w:tcW w:w="1134" w:type="dxa"/>
            <w:shd w:val="clear" w:color="auto" w:fill="auto"/>
          </w:tcPr>
          <w:p w14:paraId="0C1AF74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018C33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显示在入口右侧的提示语。</w:t>
            </w:r>
          </w:p>
          <w:p w14:paraId="7A8F93F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5433940F" w14:textId="77777777" w:rsidTr="00BF3FFF">
        <w:trPr>
          <w:trHeight w:val="267"/>
        </w:trPr>
        <w:tc>
          <w:tcPr>
            <w:tcW w:w="1836" w:type="dxa"/>
            <w:shd w:val="clear" w:color="auto" w:fill="auto"/>
          </w:tcPr>
          <w:p w14:paraId="7E0A3E7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自定义场景入口</w:t>
            </w:r>
          </w:p>
        </w:tc>
        <w:tc>
          <w:tcPr>
            <w:tcW w:w="2695" w:type="dxa"/>
            <w:shd w:val="clear" w:color="auto" w:fill="auto"/>
          </w:tcPr>
          <w:p w14:paraId="6A0A77F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F_P</w:t>
            </w:r>
            <w:r w:rsidRPr="00A40C10">
              <w:rPr>
                <w:rFonts w:ascii="等线" w:hAnsi="等线" w:cs="Times New Roman"/>
                <w:strike/>
              </w:rPr>
              <w:t>romotion</w:t>
            </w:r>
            <w:r w:rsidRPr="00A40C10">
              <w:rPr>
                <w:rFonts w:ascii="等线" w:hAnsi="等线" w:cs="Times New Roman" w:hint="eastAsia"/>
                <w:strike/>
              </w:rPr>
              <w:t>U</w:t>
            </w:r>
            <w:r w:rsidRPr="00A40C10">
              <w:rPr>
                <w:rFonts w:ascii="等线" w:hAnsi="等线" w:cs="Times New Roman"/>
                <w:strike/>
              </w:rPr>
              <w:t>rl</w:t>
            </w:r>
            <w:r w:rsidRPr="00A40C10">
              <w:rPr>
                <w:rFonts w:ascii="等线" w:hAnsi="等线" w:cs="Times New Roman" w:hint="eastAsia"/>
                <w:strike/>
              </w:rPr>
              <w:t>N</w:t>
            </w:r>
            <w:r w:rsidRPr="00A40C10">
              <w:rPr>
                <w:rFonts w:ascii="等线" w:hAnsi="等线" w:cs="Times New Roman"/>
                <w:strike/>
              </w:rPr>
              <w:t>ame</w:t>
            </w:r>
          </w:p>
          <w:p w14:paraId="2EA88BB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xml:space="preserve">: </w:t>
            </w:r>
            <w:bookmarkStart w:id="323" w:name="OLE_LINK134"/>
            <w:bookmarkStart w:id="324" w:name="OLE_LINK138"/>
            <w:bookmarkStart w:id="325" w:name="OLE_LINK139"/>
            <w:r w:rsidRPr="00A40C10">
              <w:rPr>
                <w:rFonts w:ascii="等线" w:hAnsi="等线" w:cs="Times New Roman" w:hint="eastAsia"/>
                <w:strike/>
                <w:shd w:val="clear" w:color="auto" w:fill="FF0000"/>
              </w:rPr>
              <w:t>p</w:t>
            </w:r>
            <w:r w:rsidRPr="00A40C10">
              <w:rPr>
                <w:rFonts w:ascii="等线" w:hAnsi="等线" w:cs="Times New Roman"/>
                <w:strike/>
                <w:shd w:val="clear" w:color="auto" w:fill="FF0000"/>
              </w:rPr>
              <w:t>romotion_url_name</w:t>
            </w:r>
            <w:bookmarkEnd w:id="323"/>
            <w:bookmarkEnd w:id="324"/>
            <w:bookmarkEnd w:id="325"/>
          </w:p>
        </w:tc>
        <w:tc>
          <w:tcPr>
            <w:tcW w:w="2977" w:type="dxa"/>
            <w:shd w:val="clear" w:color="auto" w:fill="auto"/>
          </w:tcPr>
          <w:p w14:paraId="13045DD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NULL，varchar（15）</w:t>
            </w:r>
          </w:p>
        </w:tc>
        <w:tc>
          <w:tcPr>
            <w:tcW w:w="1134" w:type="dxa"/>
            <w:shd w:val="clear" w:color="auto" w:fill="auto"/>
          </w:tcPr>
          <w:p w14:paraId="2990FF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3A95C94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营销场景的自定义入口名称。搞促销时要跳到的URL</w:t>
            </w:r>
          </w:p>
          <w:p w14:paraId="1F567E2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支持调用修改会员卡信息的接口进行修改，格式为varchar（16）</w:t>
            </w:r>
            <w:r w:rsidRPr="00A40C10">
              <w:rPr>
                <w:rFonts w:ascii="Microsoft YaHei UI" w:eastAsia="Microsoft YaHei UI" w:hAnsi="Microsoft YaHei UI" w:hint="eastAsia"/>
                <w:strike/>
                <w:color w:val="353535"/>
                <w:szCs w:val="21"/>
              </w:rPr>
              <w:t>。</w:t>
            </w:r>
          </w:p>
        </w:tc>
      </w:tr>
      <w:tr w:rsidR="002E005C" w14:paraId="356AE954" w14:textId="77777777" w:rsidTr="00BF3FFF">
        <w:trPr>
          <w:trHeight w:val="267"/>
        </w:trPr>
        <w:tc>
          <w:tcPr>
            <w:tcW w:w="1836" w:type="dxa"/>
            <w:shd w:val="clear" w:color="auto" w:fill="auto"/>
          </w:tcPr>
          <w:p w14:paraId="59C3EC1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自定义场景url</w:t>
            </w:r>
          </w:p>
        </w:tc>
        <w:tc>
          <w:tcPr>
            <w:tcW w:w="2695" w:type="dxa"/>
            <w:shd w:val="clear" w:color="auto" w:fill="auto"/>
          </w:tcPr>
          <w:p w14:paraId="4C4657F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F_P</w:t>
            </w:r>
            <w:r w:rsidRPr="00A40C10">
              <w:rPr>
                <w:rFonts w:ascii="等线" w:hAnsi="等线" w:cs="Times New Roman"/>
                <w:strike/>
              </w:rPr>
              <w:t>romotion</w:t>
            </w:r>
            <w:r w:rsidRPr="00A40C10">
              <w:rPr>
                <w:rFonts w:ascii="等线" w:hAnsi="等线" w:cs="Times New Roman" w:hint="eastAsia"/>
                <w:strike/>
              </w:rPr>
              <w:t>U</w:t>
            </w:r>
            <w:r w:rsidRPr="00A40C10">
              <w:rPr>
                <w:rFonts w:ascii="等线" w:hAnsi="等线" w:cs="Times New Roman"/>
                <w:strike/>
              </w:rPr>
              <w:t>rl</w:t>
            </w:r>
          </w:p>
          <w:p w14:paraId="41A8D4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p</w:t>
            </w:r>
            <w:r w:rsidRPr="00A40C10">
              <w:rPr>
                <w:rFonts w:ascii="等线" w:hAnsi="等线" w:cs="Times New Roman"/>
                <w:strike/>
                <w:shd w:val="clear" w:color="auto" w:fill="FF0000"/>
              </w:rPr>
              <w:t>romotion_url</w:t>
            </w:r>
          </w:p>
        </w:tc>
        <w:tc>
          <w:tcPr>
            <w:tcW w:w="2977" w:type="dxa"/>
            <w:shd w:val="clear" w:color="auto" w:fill="auto"/>
          </w:tcPr>
          <w:p w14:paraId="04E6663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NULL，varchar（128）</w:t>
            </w:r>
          </w:p>
        </w:tc>
        <w:tc>
          <w:tcPr>
            <w:tcW w:w="1134" w:type="dxa"/>
            <w:shd w:val="clear" w:color="auto" w:fill="auto"/>
          </w:tcPr>
          <w:p w14:paraId="15EB512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7F95E9F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入口跳转外链的地址链接。</w:t>
            </w:r>
          </w:p>
          <w:p w14:paraId="353E630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5BB27FDF" w14:textId="77777777" w:rsidTr="00BF3FFF">
        <w:trPr>
          <w:trHeight w:val="267"/>
        </w:trPr>
        <w:tc>
          <w:tcPr>
            <w:tcW w:w="1836" w:type="dxa"/>
            <w:shd w:val="clear" w:color="auto" w:fill="auto"/>
          </w:tcPr>
          <w:p w14:paraId="6185FBC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营销入口提示语</w:t>
            </w:r>
          </w:p>
        </w:tc>
        <w:tc>
          <w:tcPr>
            <w:tcW w:w="2695" w:type="dxa"/>
            <w:shd w:val="clear" w:color="auto" w:fill="auto"/>
          </w:tcPr>
          <w:p w14:paraId="6C19E1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F_PromotionUrlSubTitle</w:t>
            </w:r>
          </w:p>
          <w:p w14:paraId="37F9739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p</w:t>
            </w:r>
            <w:r w:rsidRPr="00A40C10">
              <w:rPr>
                <w:rFonts w:ascii="等线" w:hAnsi="等线" w:cs="Times New Roman"/>
                <w:strike/>
                <w:shd w:val="clear" w:color="auto" w:fill="FF0000"/>
              </w:rPr>
              <w:t>romotion_url_sub_title</w:t>
            </w:r>
          </w:p>
        </w:tc>
        <w:tc>
          <w:tcPr>
            <w:tcW w:w="2977" w:type="dxa"/>
            <w:shd w:val="clear" w:color="auto" w:fill="auto"/>
          </w:tcPr>
          <w:p w14:paraId="77D4E93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NULL，varchar（18）</w:t>
            </w:r>
          </w:p>
        </w:tc>
        <w:tc>
          <w:tcPr>
            <w:tcW w:w="1134" w:type="dxa"/>
            <w:shd w:val="clear" w:color="auto" w:fill="auto"/>
          </w:tcPr>
          <w:p w14:paraId="3E047A2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4CCF6F4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显示在营销入口右侧的提示语。</w:t>
            </w:r>
          </w:p>
          <w:p w14:paraId="4CEDD93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4C3B673" w14:textId="77777777" w:rsidTr="00BF3FFF">
        <w:trPr>
          <w:trHeight w:val="267"/>
        </w:trPr>
        <w:tc>
          <w:tcPr>
            <w:tcW w:w="1836" w:type="dxa"/>
            <w:shd w:val="clear" w:color="auto" w:fill="auto"/>
          </w:tcPr>
          <w:p w14:paraId="69E0820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设置事件推送</w:t>
            </w:r>
          </w:p>
        </w:tc>
        <w:tc>
          <w:tcPr>
            <w:tcW w:w="2695" w:type="dxa"/>
            <w:shd w:val="clear" w:color="auto" w:fill="auto"/>
          </w:tcPr>
          <w:p w14:paraId="64E81AB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F_N</w:t>
            </w:r>
            <w:r w:rsidRPr="00A40C10">
              <w:rPr>
                <w:rFonts w:ascii="等线" w:hAnsi="等线" w:cs="Times New Roman"/>
                <w:strike/>
              </w:rPr>
              <w:t>eed</w:t>
            </w:r>
            <w:r w:rsidRPr="00A40C10">
              <w:rPr>
                <w:rFonts w:ascii="等线" w:hAnsi="等线" w:cs="Times New Roman" w:hint="eastAsia"/>
                <w:strike/>
              </w:rPr>
              <w:t>P</w:t>
            </w:r>
            <w:r w:rsidRPr="00A40C10">
              <w:rPr>
                <w:rFonts w:ascii="等线" w:hAnsi="等线" w:cs="Times New Roman"/>
                <w:strike/>
              </w:rPr>
              <w:t>ush</w:t>
            </w:r>
            <w:r w:rsidRPr="00A40C10">
              <w:rPr>
                <w:rFonts w:ascii="等线" w:hAnsi="等线" w:cs="Times New Roman" w:hint="eastAsia"/>
                <w:strike/>
              </w:rPr>
              <w:t>O</w:t>
            </w:r>
            <w:r w:rsidRPr="00A40C10">
              <w:rPr>
                <w:rFonts w:ascii="等线" w:hAnsi="等线" w:cs="Times New Roman"/>
                <w:strike/>
              </w:rPr>
              <w:t>n</w:t>
            </w:r>
            <w:r w:rsidRPr="00A40C10">
              <w:rPr>
                <w:rFonts w:ascii="等线" w:hAnsi="等线" w:cs="Times New Roman" w:hint="eastAsia"/>
                <w:strike/>
              </w:rPr>
              <w:t>V</w:t>
            </w:r>
            <w:r w:rsidRPr="00A40C10">
              <w:rPr>
                <w:rFonts w:ascii="等线" w:hAnsi="等线" w:cs="Times New Roman"/>
                <w:strike/>
              </w:rPr>
              <w:t>iew</w:t>
            </w:r>
          </w:p>
          <w:p w14:paraId="375664E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n</w:t>
            </w:r>
            <w:r w:rsidRPr="00A40C10">
              <w:rPr>
                <w:rFonts w:ascii="等线" w:hAnsi="等线" w:cs="Times New Roman"/>
                <w:strike/>
                <w:shd w:val="clear" w:color="auto" w:fill="FF0000"/>
              </w:rPr>
              <w:t>eed_push_on_view</w:t>
            </w:r>
          </w:p>
        </w:tc>
        <w:tc>
          <w:tcPr>
            <w:tcW w:w="2977" w:type="dxa"/>
            <w:shd w:val="clear" w:color="auto" w:fill="auto"/>
          </w:tcPr>
          <w:p w14:paraId="0868E9A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3BD7697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false</w:t>
            </w:r>
          </w:p>
        </w:tc>
        <w:tc>
          <w:tcPr>
            <w:tcW w:w="6349" w:type="dxa"/>
            <w:shd w:val="clear" w:color="auto" w:fill="auto"/>
          </w:tcPr>
          <w:p w14:paraId="51F5682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值范围{0,1}填写true为用户点击进入会员卡时推送（到NBR的）事件，默认为false。详情见 进入会员卡事件推送。</w:t>
            </w:r>
          </w:p>
          <w:p w14:paraId="4EAA427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7BB14715" w14:textId="77777777" w:rsidTr="00BF3FFF">
        <w:trPr>
          <w:trHeight w:val="267"/>
        </w:trPr>
        <w:tc>
          <w:tcPr>
            <w:tcW w:w="1836" w:type="dxa"/>
            <w:shd w:val="clear" w:color="auto" w:fill="auto"/>
          </w:tcPr>
          <w:p w14:paraId="133B4BF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支付功能结构体</w:t>
            </w:r>
          </w:p>
        </w:tc>
        <w:tc>
          <w:tcPr>
            <w:tcW w:w="2695" w:type="dxa"/>
            <w:shd w:val="clear" w:color="auto" w:fill="auto"/>
          </w:tcPr>
          <w:p w14:paraId="64DE3C0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rPr>
              <w:t>F_</w:t>
            </w:r>
            <w:r w:rsidRPr="00A40C10">
              <w:rPr>
                <w:rFonts w:ascii="Microsoft YaHei UI" w:eastAsia="Microsoft YaHei UI" w:hAnsi="Microsoft YaHei UI" w:hint="eastAsia"/>
                <w:strike/>
                <w:color w:val="353535"/>
                <w:szCs w:val="21"/>
              </w:rPr>
              <w:t>Pay_info</w:t>
            </w:r>
          </w:p>
          <w:p w14:paraId="3CB2286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p</w:t>
            </w:r>
            <w:r w:rsidRPr="00A40C10">
              <w:rPr>
                <w:rFonts w:ascii="等线" w:hAnsi="等线" w:cs="Times New Roman"/>
                <w:strike/>
                <w:shd w:val="clear" w:color="auto" w:fill="FF0000"/>
              </w:rPr>
              <w:t>ay_info</w:t>
            </w:r>
          </w:p>
        </w:tc>
        <w:tc>
          <w:tcPr>
            <w:tcW w:w="2977" w:type="dxa"/>
            <w:shd w:val="clear" w:color="auto" w:fill="auto"/>
          </w:tcPr>
          <w:p w14:paraId="19C47F9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NULL，JSON</w:t>
            </w:r>
          </w:p>
        </w:tc>
        <w:tc>
          <w:tcPr>
            <w:tcW w:w="1134" w:type="dxa"/>
            <w:shd w:val="clear" w:color="auto" w:fill="auto"/>
          </w:tcPr>
          <w:p w14:paraId="225F6F9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4249B6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支付功能结构体，swipe_card结构。该字段在参考示例中没有，但是微信文档有提供，需根据需求决定是否使用。若使用，应将下列相关字段建成它的从表。</w:t>
            </w:r>
          </w:p>
          <w:p w14:paraId="20F964E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p w14:paraId="1A9FB361" w14:textId="77777777" w:rsidR="000271A4" w:rsidRPr="00A40C10" w:rsidRDefault="000271A4"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magenta"/>
              </w:rPr>
              <w:t>非必填字段，目前尚未明确相应字段以及使用用途，保留该字段</w:t>
            </w:r>
          </w:p>
        </w:tc>
      </w:tr>
      <w:tr w:rsidR="002E005C" w14:paraId="45C8D47D" w14:textId="77777777" w:rsidTr="00BF3FFF">
        <w:trPr>
          <w:trHeight w:val="267"/>
        </w:trPr>
        <w:tc>
          <w:tcPr>
            <w:tcW w:w="1836" w:type="dxa"/>
            <w:shd w:val="clear" w:color="auto" w:fill="auto"/>
          </w:tcPr>
          <w:p w14:paraId="5B00EF5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刷卡功能结构体</w:t>
            </w:r>
          </w:p>
        </w:tc>
        <w:tc>
          <w:tcPr>
            <w:tcW w:w="2695" w:type="dxa"/>
            <w:shd w:val="clear" w:color="auto" w:fill="auto"/>
          </w:tcPr>
          <w:p w14:paraId="4DEA6FB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F_Swipe_card</w:t>
            </w:r>
          </w:p>
          <w:p w14:paraId="35CC7F2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s</w:t>
            </w:r>
            <w:r w:rsidRPr="00A40C10">
              <w:rPr>
                <w:rFonts w:ascii="等线" w:hAnsi="等线" w:cs="Times New Roman"/>
                <w:strike/>
                <w:shd w:val="clear" w:color="auto" w:fill="FF0000"/>
              </w:rPr>
              <w:t>wipe_card</w:t>
            </w:r>
          </w:p>
        </w:tc>
        <w:tc>
          <w:tcPr>
            <w:tcW w:w="2977" w:type="dxa"/>
            <w:shd w:val="clear" w:color="auto" w:fill="auto"/>
          </w:tcPr>
          <w:p w14:paraId="01377D9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NULL，JSON</w:t>
            </w:r>
          </w:p>
        </w:tc>
        <w:tc>
          <w:tcPr>
            <w:tcW w:w="1134" w:type="dxa"/>
            <w:shd w:val="clear" w:color="auto" w:fill="auto"/>
          </w:tcPr>
          <w:p w14:paraId="48DA1C6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7280F36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刷卡功能结构体，包含is_swipe_card字段。该字段在参考示例中没有，但是微信文档有提供，需根据需求决定是否使用。若使用，应将下列相关字段建成它的从表。</w:t>
            </w:r>
          </w:p>
          <w:p w14:paraId="5807E85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p w14:paraId="4268B3DC" w14:textId="77777777" w:rsidR="000271A4" w:rsidRPr="00A40C10" w:rsidRDefault="000271A4"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magenta"/>
              </w:rPr>
              <w:t>非必填字段，目前尚未明确相应字段以及使用用途，保留该字段</w:t>
            </w:r>
          </w:p>
        </w:tc>
      </w:tr>
      <w:tr w:rsidR="002E005C" w14:paraId="545B7495" w14:textId="77777777" w:rsidTr="00BF3FFF">
        <w:trPr>
          <w:trHeight w:val="267"/>
        </w:trPr>
        <w:tc>
          <w:tcPr>
            <w:tcW w:w="1836" w:type="dxa"/>
            <w:shd w:val="clear" w:color="auto" w:fill="auto"/>
          </w:tcPr>
          <w:p w14:paraId="448CA9E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是否支持拉出微信支付刷卡界面</w:t>
            </w:r>
          </w:p>
        </w:tc>
        <w:tc>
          <w:tcPr>
            <w:tcW w:w="2695" w:type="dxa"/>
            <w:shd w:val="clear" w:color="auto" w:fill="auto"/>
          </w:tcPr>
          <w:p w14:paraId="635E213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F_IsSwipeCard</w:t>
            </w:r>
          </w:p>
          <w:p w14:paraId="2D2CF3D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 i</w:t>
            </w:r>
            <w:r w:rsidRPr="00A40C10">
              <w:rPr>
                <w:rFonts w:ascii="等线" w:hAnsi="等线" w:cs="Times New Roman"/>
                <w:strike/>
                <w:shd w:val="clear" w:color="auto" w:fill="FF0000"/>
              </w:rPr>
              <w:t>s_swipe_card</w:t>
            </w:r>
          </w:p>
        </w:tc>
        <w:tc>
          <w:tcPr>
            <w:tcW w:w="2977" w:type="dxa"/>
            <w:shd w:val="clear" w:color="auto" w:fill="auto"/>
          </w:tcPr>
          <w:p w14:paraId="3093C6D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3040EFD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463EDA7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是否设置该会员卡支持拉出微信支付刷卡界面。该字段在参考示例中没有，但是微信文档有提供，需根据需求决定是否使用。</w:t>
            </w:r>
          </w:p>
          <w:p w14:paraId="7450A1C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0CB0E383" w14:textId="77777777" w:rsidTr="00BF3FFF">
        <w:trPr>
          <w:trHeight w:val="267"/>
        </w:trPr>
        <w:tc>
          <w:tcPr>
            <w:tcW w:w="1836" w:type="dxa"/>
            <w:shd w:val="clear" w:color="auto" w:fill="auto"/>
          </w:tcPr>
          <w:p w14:paraId="53946CF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是否同时支持微信支付刷卡和会员卡二维码</w:t>
            </w:r>
          </w:p>
        </w:tc>
        <w:tc>
          <w:tcPr>
            <w:tcW w:w="2695" w:type="dxa"/>
            <w:shd w:val="clear" w:color="auto" w:fill="auto"/>
          </w:tcPr>
          <w:p w14:paraId="00243A3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F_IsPayAndQrcode</w:t>
            </w:r>
          </w:p>
          <w:p w14:paraId="08D9E93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r w:rsidRPr="00A40C10">
              <w:rPr>
                <w:rFonts w:ascii="等线" w:hAnsi="等线" w:cs="Times New Roman" w:hint="eastAsia"/>
                <w:strike/>
                <w:shd w:val="clear" w:color="auto" w:fill="FF0000"/>
              </w:rPr>
              <w:t>i</w:t>
            </w:r>
            <w:r w:rsidRPr="00A40C10">
              <w:rPr>
                <w:rFonts w:ascii="等线" w:hAnsi="等线" w:cs="Times New Roman"/>
                <w:strike/>
                <w:shd w:val="clear" w:color="auto" w:fill="FF0000"/>
              </w:rPr>
              <w:t>s_pay_and_qrcode</w:t>
            </w:r>
          </w:p>
        </w:tc>
        <w:tc>
          <w:tcPr>
            <w:tcW w:w="2977" w:type="dxa"/>
            <w:shd w:val="clear" w:color="auto" w:fill="auto"/>
          </w:tcPr>
          <w:p w14:paraId="2AD55E7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5694ED6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2A63991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是否设置该会员卡中部的按钮同时支持微信支付刷卡和会员卡二维码。该字段在参考示例中没有，但是微信文档有提供，需根据需求决定是否使用。</w:t>
            </w:r>
          </w:p>
          <w:p w14:paraId="49F5BAD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提供2种方式，方便顾客给钱。</w:t>
            </w:r>
          </w:p>
          <w:p w14:paraId="730E75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141F00EC" w14:textId="77777777" w:rsidTr="00BF3FFF">
        <w:trPr>
          <w:trHeight w:val="267"/>
        </w:trPr>
        <w:tc>
          <w:tcPr>
            <w:tcW w:w="1836" w:type="dxa"/>
            <w:shd w:val="clear" w:color="auto" w:fill="auto"/>
          </w:tcPr>
          <w:p w14:paraId="7914CEC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是否指定用户领取</w:t>
            </w:r>
          </w:p>
        </w:tc>
        <w:tc>
          <w:tcPr>
            <w:tcW w:w="2695" w:type="dxa"/>
            <w:shd w:val="clear" w:color="auto" w:fill="auto"/>
          </w:tcPr>
          <w:p w14:paraId="2E4CF53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F_BindOpenid</w:t>
            </w:r>
          </w:p>
          <w:p w14:paraId="5967376F"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:b</w:t>
            </w:r>
            <w:r w:rsidRPr="00A40C10">
              <w:rPr>
                <w:rFonts w:ascii="等线" w:hAnsi="等线" w:cs="Times New Roman"/>
                <w:strike/>
                <w:shd w:val="clear" w:color="auto" w:fill="FF0000"/>
              </w:rPr>
              <w:t>ind_openid</w:t>
            </w:r>
          </w:p>
        </w:tc>
        <w:tc>
          <w:tcPr>
            <w:tcW w:w="2977" w:type="dxa"/>
            <w:shd w:val="clear" w:color="auto" w:fill="auto"/>
          </w:tcPr>
          <w:p w14:paraId="67C686F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4634DCA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false</w:t>
            </w:r>
          </w:p>
        </w:tc>
        <w:tc>
          <w:tcPr>
            <w:tcW w:w="6349" w:type="dxa"/>
            <w:shd w:val="clear" w:color="auto" w:fill="auto"/>
          </w:tcPr>
          <w:p w14:paraId="750165C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是否指定用户领取，填写true或false。默认为false。用户关注公众号后，才可以指定。</w:t>
            </w:r>
          </w:p>
          <w:p w14:paraId="51AA7A3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2E74B5" w:themeColor="accent5" w:themeShade="BF"/>
                <w:szCs w:val="21"/>
              </w:rPr>
              <w:t>不支持修改</w:t>
            </w:r>
            <w:r w:rsidRPr="00A40C10">
              <w:rPr>
                <w:rFonts w:ascii="Microsoft YaHei UI" w:eastAsia="Microsoft YaHei UI" w:hAnsi="Microsoft YaHei UI" w:hint="eastAsia"/>
                <w:strike/>
                <w:color w:val="353535"/>
                <w:szCs w:val="21"/>
              </w:rPr>
              <w:t>。</w:t>
            </w:r>
          </w:p>
        </w:tc>
      </w:tr>
      <w:tr w:rsidR="002E005C" w14:paraId="39C976A4" w14:textId="77777777" w:rsidTr="00BF3FFF">
        <w:trPr>
          <w:trHeight w:val="267"/>
        </w:trPr>
        <w:tc>
          <w:tcPr>
            <w:tcW w:w="1836" w:type="dxa"/>
            <w:shd w:val="clear" w:color="auto" w:fill="auto"/>
          </w:tcPr>
          <w:p w14:paraId="0473240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是否支持全部门店</w:t>
            </w:r>
          </w:p>
        </w:tc>
        <w:tc>
          <w:tcPr>
            <w:tcW w:w="2695" w:type="dxa"/>
            <w:shd w:val="clear" w:color="auto" w:fill="auto"/>
          </w:tcPr>
          <w:p w14:paraId="503995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F_UseAllLocations</w:t>
            </w:r>
          </w:p>
          <w:p w14:paraId="4C35C0D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r w:rsidRPr="00A40C10">
              <w:rPr>
                <w:rFonts w:ascii="等线" w:hAnsi="等线" w:cs="Times New Roman" w:hint="eastAsia"/>
                <w:strike/>
                <w:shd w:val="clear" w:color="auto" w:fill="FF0000"/>
              </w:rPr>
              <w:t>u</w:t>
            </w:r>
            <w:r w:rsidRPr="00A40C10">
              <w:rPr>
                <w:rFonts w:ascii="等线" w:hAnsi="等线" w:cs="Times New Roman"/>
                <w:strike/>
                <w:shd w:val="clear" w:color="auto" w:fill="FF0000"/>
              </w:rPr>
              <w:t>se_all_locations</w:t>
            </w:r>
          </w:p>
        </w:tc>
        <w:tc>
          <w:tcPr>
            <w:tcW w:w="2977" w:type="dxa"/>
            <w:shd w:val="clear" w:color="auto" w:fill="auto"/>
          </w:tcPr>
          <w:p w14:paraId="4533648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5FA53F6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617E258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 会员卡是否支持全部门店，填写后商户门店更新时会自动同步至卡券</w:t>
            </w:r>
            <w:r w:rsidRPr="00A40C10">
              <w:rPr>
                <w:rFonts w:ascii="Microsoft YaHei UI" w:eastAsia="Microsoft YaHei UI" w:hAnsi="Microsoft YaHei UI" w:hint="eastAsia"/>
                <w:b/>
                <w:strike/>
                <w:color w:val="353535"/>
                <w:szCs w:val="21"/>
              </w:rPr>
              <w:t>。</w:t>
            </w:r>
            <w:r w:rsidRPr="00A40C10">
              <w:rPr>
                <w:rFonts w:ascii="Microsoft YaHei UI" w:eastAsia="Microsoft YaHei UI" w:hAnsi="Microsoft YaHei UI" w:hint="eastAsia"/>
                <w:strike/>
                <w:color w:val="353535"/>
                <w:szCs w:val="21"/>
              </w:rPr>
              <w:t>该字段在参考示例中没有，但是微信文档有提供，需根据需求决定是否使用。</w:t>
            </w:r>
          </w:p>
          <w:p w14:paraId="3F71FD4A"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Microsoft YaHei UI" w:eastAsia="Microsoft YaHei UI" w:hAnsi="Microsoft YaHei UI" w:hint="eastAsia"/>
                <w:strike/>
                <w:color w:val="353535"/>
                <w:szCs w:val="21"/>
              </w:rPr>
              <w:t>对多门店而言。</w:t>
            </w:r>
          </w:p>
          <w:p w14:paraId="130ECC8A"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6AC0B79" w14:textId="77777777" w:rsidTr="00BF3FFF">
        <w:trPr>
          <w:trHeight w:val="267"/>
        </w:trPr>
        <w:tc>
          <w:tcPr>
            <w:tcW w:w="1836" w:type="dxa"/>
            <w:shd w:val="clear" w:color="auto" w:fill="auto"/>
          </w:tcPr>
          <w:p w14:paraId="00D9476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卡券中部居中的按钮</w:t>
            </w:r>
          </w:p>
        </w:tc>
        <w:tc>
          <w:tcPr>
            <w:tcW w:w="2695" w:type="dxa"/>
            <w:shd w:val="clear" w:color="auto" w:fill="auto"/>
          </w:tcPr>
          <w:p w14:paraId="2A93E08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F_CenterTitle</w:t>
            </w:r>
          </w:p>
          <w:p w14:paraId="06196CC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enter_title</w:t>
            </w:r>
          </w:p>
        </w:tc>
        <w:tc>
          <w:tcPr>
            <w:tcW w:w="2977" w:type="dxa"/>
            <w:shd w:val="clear" w:color="auto" w:fill="auto"/>
          </w:tcPr>
          <w:p w14:paraId="186F6D3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NULL，varchar（18）</w:t>
            </w:r>
          </w:p>
        </w:tc>
        <w:tc>
          <w:tcPr>
            <w:tcW w:w="1134" w:type="dxa"/>
            <w:shd w:val="clear" w:color="auto" w:fill="auto"/>
          </w:tcPr>
          <w:p w14:paraId="05BEBC4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0149BC5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卡券中部居中的按钮，仅在卡券激活后且可用状态时显示。该字段在参考示例中没有，但是微信文档有提供，需根据需求决定是否使用。</w:t>
            </w:r>
          </w:p>
          <w:p w14:paraId="04CAE47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4AAC5EDC" w14:textId="77777777" w:rsidTr="00BF3FFF">
        <w:trPr>
          <w:trHeight w:val="267"/>
        </w:trPr>
        <w:tc>
          <w:tcPr>
            <w:tcW w:w="1836" w:type="dxa"/>
            <w:shd w:val="clear" w:color="auto" w:fill="auto"/>
          </w:tcPr>
          <w:p w14:paraId="41412B4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入口下方提示语</w:t>
            </w:r>
          </w:p>
        </w:tc>
        <w:tc>
          <w:tcPr>
            <w:tcW w:w="2695" w:type="dxa"/>
            <w:shd w:val="clear" w:color="auto" w:fill="auto"/>
          </w:tcPr>
          <w:p w14:paraId="7C25D43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F_CenterSubTitle</w:t>
            </w:r>
          </w:p>
          <w:p w14:paraId="524C817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enter_sub_title</w:t>
            </w:r>
          </w:p>
        </w:tc>
        <w:tc>
          <w:tcPr>
            <w:tcW w:w="2977" w:type="dxa"/>
            <w:shd w:val="clear" w:color="auto" w:fill="auto"/>
          </w:tcPr>
          <w:p w14:paraId="5C0F0FB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NULL，varchar（24）</w:t>
            </w:r>
          </w:p>
        </w:tc>
        <w:tc>
          <w:tcPr>
            <w:tcW w:w="1134" w:type="dxa"/>
            <w:shd w:val="clear" w:color="auto" w:fill="auto"/>
          </w:tcPr>
          <w:p w14:paraId="48D9B6E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634A2E8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显示在入口下方的提示语 ， 仅在卡券激活后且可用状态时显示。该字段在参考示例中没有，但是微信文档有提供，需根据需求决定是否使用。</w:t>
            </w:r>
          </w:p>
          <w:p w14:paraId="2FE6F75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792FA2D0" w14:textId="77777777" w:rsidTr="00BF3FFF">
        <w:trPr>
          <w:trHeight w:val="267"/>
        </w:trPr>
        <w:tc>
          <w:tcPr>
            <w:tcW w:w="1836" w:type="dxa"/>
            <w:shd w:val="clear" w:color="auto" w:fill="auto"/>
          </w:tcPr>
          <w:p w14:paraId="51C000F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顶部居中的url</w:t>
            </w:r>
          </w:p>
        </w:tc>
        <w:tc>
          <w:tcPr>
            <w:tcW w:w="2695" w:type="dxa"/>
            <w:shd w:val="clear" w:color="auto" w:fill="auto"/>
          </w:tcPr>
          <w:p w14:paraId="4DF2559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F_CenterUrl</w:t>
            </w:r>
          </w:p>
          <w:p w14:paraId="64CAEC87" w14:textId="77777777" w:rsidR="002E005C" w:rsidRPr="00A40C10" w:rsidRDefault="002E005C" w:rsidP="00BF3FFF">
            <w:pPr>
              <w:spacing w:line="240" w:lineRule="atLeast"/>
              <w:jc w:val="left"/>
              <w:rPr>
                <w:rFonts w:ascii="Microsoft YaHei UI" w:eastAsia="Microsoft YaHei UI" w:hAnsi="Microsoft YaHei UI"/>
                <w:b/>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enter_url</w:t>
            </w:r>
          </w:p>
        </w:tc>
        <w:tc>
          <w:tcPr>
            <w:tcW w:w="2977" w:type="dxa"/>
            <w:shd w:val="clear" w:color="auto" w:fill="auto"/>
          </w:tcPr>
          <w:p w14:paraId="57E0F35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NULL，varchar（128）</w:t>
            </w:r>
          </w:p>
        </w:tc>
        <w:tc>
          <w:tcPr>
            <w:tcW w:w="1134" w:type="dxa"/>
            <w:shd w:val="clear" w:color="auto" w:fill="auto"/>
          </w:tcPr>
          <w:p w14:paraId="6BE4844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tc>
        <w:tc>
          <w:tcPr>
            <w:tcW w:w="6349" w:type="dxa"/>
            <w:shd w:val="clear" w:color="auto" w:fill="auto"/>
          </w:tcPr>
          <w:p w14:paraId="38B3AE0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顶部居中的url ，仅在卡券激活后且可用状态时显示。该字段在参考示例中没有，但是微信文档有提供，需根据需求决定是否使用。</w:t>
            </w:r>
          </w:p>
          <w:p w14:paraId="6027FD5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14:paraId="34DE88C8" w14:textId="77777777" w:rsidTr="00BF3FFF">
        <w:trPr>
          <w:trHeight w:val="267"/>
        </w:trPr>
        <w:tc>
          <w:tcPr>
            <w:tcW w:w="1836" w:type="dxa"/>
            <w:shd w:val="clear" w:color="auto" w:fill="auto"/>
          </w:tcPr>
          <w:p w14:paraId="3385F11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卡券领取页面是否可分享</w:t>
            </w:r>
          </w:p>
        </w:tc>
        <w:tc>
          <w:tcPr>
            <w:tcW w:w="2695" w:type="dxa"/>
            <w:shd w:val="clear" w:color="auto" w:fill="auto"/>
          </w:tcPr>
          <w:p w14:paraId="347EA5A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F_CanShare</w:t>
            </w:r>
          </w:p>
          <w:p w14:paraId="79A57DC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an_share</w:t>
            </w:r>
          </w:p>
        </w:tc>
        <w:tc>
          <w:tcPr>
            <w:tcW w:w="2977" w:type="dxa"/>
            <w:shd w:val="clear" w:color="auto" w:fill="auto"/>
          </w:tcPr>
          <w:p w14:paraId="5CD86A5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NULL，int</w:t>
            </w:r>
          </w:p>
        </w:tc>
        <w:tc>
          <w:tcPr>
            <w:tcW w:w="1134" w:type="dxa"/>
            <w:shd w:val="clear" w:color="auto" w:fill="auto"/>
          </w:tcPr>
          <w:p w14:paraId="7574FE2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true</w:t>
            </w:r>
          </w:p>
        </w:tc>
        <w:tc>
          <w:tcPr>
            <w:tcW w:w="6349" w:type="dxa"/>
            <w:shd w:val="clear" w:color="auto" w:fill="auto"/>
          </w:tcPr>
          <w:p w14:paraId="2446D08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值范围{0,1}卡券领取页面是否可分享，默认为true。该字段在参考示例中没有，但是微信文档有提供，需根据需求决定是否使用。</w:t>
            </w:r>
          </w:p>
          <w:p w14:paraId="4BBA5A8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分享给朋友圈或朋友。</w:t>
            </w:r>
          </w:p>
          <w:p w14:paraId="4730C4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9472E4" w14:paraId="05EB1951" w14:textId="77777777" w:rsidTr="00BF3FFF">
        <w:trPr>
          <w:trHeight w:val="267"/>
        </w:trPr>
        <w:tc>
          <w:tcPr>
            <w:tcW w:w="1836" w:type="dxa"/>
            <w:shd w:val="clear" w:color="auto" w:fill="auto"/>
          </w:tcPr>
          <w:p w14:paraId="58323ADE" w14:textId="77777777" w:rsidR="009472E4" w:rsidRPr="00A40C10" w:rsidRDefault="009472E4" w:rsidP="009472E4">
            <w:pPr>
              <w:spacing w:line="240" w:lineRule="atLeast"/>
              <w:jc w:val="left"/>
              <w:rPr>
                <w:rFonts w:ascii="Microsoft YaHei UI" w:eastAsia="Microsoft YaHei UI" w:hAnsi="Microsoft YaHei UI"/>
                <w:strike/>
                <w:color w:val="353535"/>
                <w:szCs w:val="21"/>
              </w:rPr>
            </w:pPr>
          </w:p>
        </w:tc>
        <w:tc>
          <w:tcPr>
            <w:tcW w:w="2695" w:type="dxa"/>
            <w:shd w:val="clear" w:color="auto" w:fill="auto"/>
          </w:tcPr>
          <w:p w14:paraId="1A094B2A" w14:textId="77777777" w:rsidR="009472E4" w:rsidRPr="00A40C10" w:rsidRDefault="009472E4" w:rsidP="009472E4">
            <w:pPr>
              <w:jc w:val="left"/>
              <w:rPr>
                <w:rFonts w:ascii="Microsoft YaHei UI" w:eastAsia="Microsoft YaHei UI" w:hAnsi="Microsoft YaHei UI"/>
                <w:strike/>
                <w:color w:val="353535"/>
                <w:szCs w:val="21"/>
                <w:highlight w:val="magenta"/>
              </w:rPr>
            </w:pPr>
            <w:r w:rsidRPr="00A40C10">
              <w:rPr>
                <w:rFonts w:ascii="Microsoft YaHei UI" w:eastAsia="Microsoft YaHei UI" w:hAnsi="Microsoft YaHei UI" w:hint="eastAsia"/>
                <w:strike/>
                <w:color w:val="353535"/>
                <w:szCs w:val="21"/>
                <w:highlight w:val="magenta"/>
              </w:rPr>
              <w:t>M</w:t>
            </w:r>
            <w:r w:rsidRPr="00A40C10">
              <w:rPr>
                <w:rFonts w:ascii="Microsoft YaHei UI" w:eastAsia="Microsoft YaHei UI" w:hAnsi="Microsoft YaHei UI"/>
                <w:strike/>
                <w:color w:val="353535"/>
                <w:szCs w:val="21"/>
                <w:highlight w:val="magenta"/>
              </w:rPr>
              <w:t>odel</w:t>
            </w:r>
            <w:r w:rsidRPr="00A40C10">
              <w:rPr>
                <w:rFonts w:ascii="Microsoft YaHei UI" w:eastAsia="Microsoft YaHei UI" w:hAnsi="Microsoft YaHei UI" w:hint="eastAsia"/>
                <w:strike/>
                <w:color w:val="353535"/>
                <w:szCs w:val="21"/>
                <w:highlight w:val="magenta"/>
              </w:rPr>
              <w:t>名：</w:t>
            </w:r>
          </w:p>
          <w:p w14:paraId="71954F0A" w14:textId="77777777" w:rsidR="009472E4" w:rsidRPr="00A40C10" w:rsidRDefault="009472E4" w:rsidP="009472E4">
            <w:pPr>
              <w:jc w:val="left"/>
              <w:rPr>
                <w:rFonts w:ascii="Microsoft YaHei UI" w:eastAsia="Microsoft YaHei UI" w:hAnsi="Microsoft YaHei UI"/>
                <w:strike/>
                <w:color w:val="353535"/>
                <w:szCs w:val="21"/>
                <w:highlight w:val="magenta"/>
              </w:rPr>
            </w:pPr>
            <w:r w:rsidRPr="00A40C10">
              <w:rPr>
                <w:rFonts w:ascii="Microsoft YaHei UI" w:eastAsia="Microsoft YaHei UI" w:hAnsi="Microsoft YaHei UI"/>
                <w:strike/>
                <w:color w:val="353535"/>
                <w:szCs w:val="21"/>
                <w:highlight w:val="magenta"/>
              </w:rPr>
              <w:t>merchant_id</w:t>
            </w:r>
          </w:p>
        </w:tc>
        <w:tc>
          <w:tcPr>
            <w:tcW w:w="2977" w:type="dxa"/>
            <w:shd w:val="clear" w:color="auto" w:fill="auto"/>
          </w:tcPr>
          <w:p w14:paraId="08062919" w14:textId="77777777" w:rsidR="009472E4" w:rsidRPr="00A40C10" w:rsidRDefault="009472E4" w:rsidP="009472E4">
            <w:pPr>
              <w:jc w:val="left"/>
              <w:rPr>
                <w:rFonts w:ascii="Microsoft YaHei UI" w:eastAsia="Microsoft YaHei UI" w:hAnsi="Microsoft YaHei UI"/>
                <w:strike/>
                <w:color w:val="353535"/>
                <w:szCs w:val="21"/>
                <w:highlight w:val="magenta"/>
              </w:rPr>
            </w:pPr>
          </w:p>
        </w:tc>
        <w:tc>
          <w:tcPr>
            <w:tcW w:w="1134" w:type="dxa"/>
            <w:shd w:val="clear" w:color="auto" w:fill="auto"/>
          </w:tcPr>
          <w:p w14:paraId="6F635E4C" w14:textId="77777777" w:rsidR="009472E4" w:rsidRPr="00A40C10" w:rsidRDefault="009472E4" w:rsidP="009472E4">
            <w:pPr>
              <w:jc w:val="left"/>
              <w:rPr>
                <w:rFonts w:ascii="等线" w:hAnsi="等线" w:cs="Times New Roman"/>
                <w:strike/>
                <w:highlight w:val="magenta"/>
              </w:rPr>
            </w:pPr>
          </w:p>
        </w:tc>
        <w:tc>
          <w:tcPr>
            <w:tcW w:w="6349" w:type="dxa"/>
            <w:shd w:val="clear" w:color="auto" w:fill="auto"/>
          </w:tcPr>
          <w:p w14:paraId="52258EFB" w14:textId="77777777" w:rsidR="009472E4" w:rsidRPr="00A40C10" w:rsidRDefault="009472E4" w:rsidP="009472E4">
            <w:pPr>
              <w:jc w:val="left"/>
              <w:rPr>
                <w:rFonts w:ascii="Microsoft YaHei UI" w:eastAsia="Microsoft YaHei UI" w:hAnsi="Microsoft YaHei UI"/>
                <w:strike/>
                <w:color w:val="353535"/>
                <w:szCs w:val="21"/>
                <w:highlight w:val="magenta"/>
              </w:rPr>
            </w:pPr>
            <w:r w:rsidRPr="00A40C10">
              <w:rPr>
                <w:rFonts w:ascii="Microsoft YaHei UI" w:eastAsia="Microsoft YaHei UI" w:hAnsi="Microsoft YaHei UI"/>
                <w:strike/>
                <w:color w:val="353535"/>
                <w:szCs w:val="21"/>
                <w:highlight w:val="magenta"/>
              </w:rPr>
              <w:t>在第三方代制的情况下增加该字段指定哪个子商户创建卡券，非数据库字段；说明：创建卡券时需填入该id号，字段结构如下： sub_merchant_info:｛merchant_id：｝</w:t>
            </w:r>
          </w:p>
        </w:tc>
      </w:tr>
    </w:tbl>
    <w:p w14:paraId="2736DBA5" w14:textId="77777777" w:rsidR="002E005C" w:rsidRPr="00C35657" w:rsidRDefault="002E005C" w:rsidP="002E005C"/>
    <w:p w14:paraId="7E950AA6" w14:textId="77777777" w:rsidR="002E005C" w:rsidRPr="00A40C10" w:rsidRDefault="00801E1C" w:rsidP="002E005C">
      <w:pPr>
        <w:pStyle w:val="4"/>
        <w:spacing w:line="240" w:lineRule="auto"/>
        <w:rPr>
          <w:strike/>
        </w:rPr>
      </w:pPr>
      <w:r>
        <w:rPr>
          <w:rFonts w:hint="eastAsia"/>
        </w:rPr>
        <w:t xml:space="preserve"> </w:t>
      </w:r>
      <w:r w:rsidR="002E005C" w:rsidRPr="00A40C10">
        <w:rPr>
          <w:rFonts w:hint="eastAsia"/>
          <w:strike/>
        </w:rPr>
        <w:t>自定义会员信息类目表</w:t>
      </w:r>
      <w:r w:rsidR="002E005C" w:rsidRPr="00A40C10">
        <w:rPr>
          <w:rFonts w:hint="eastAsia"/>
          <w:strike/>
        </w:rPr>
        <w:t xml:space="preserve"> T_WxCardC</w:t>
      </w:r>
      <w:r w:rsidR="002E005C" w:rsidRPr="00A40C10">
        <w:rPr>
          <w:strike/>
        </w:rPr>
        <w:t>ustom</w:t>
      </w:r>
      <w:r w:rsidR="002E005C" w:rsidRPr="00A40C10">
        <w:rPr>
          <w:rFonts w:hint="eastAsia"/>
          <w:strike/>
        </w:rPr>
        <w:t>F</w:t>
      </w:r>
      <w:r w:rsidR="002E005C" w:rsidRPr="00A40C10">
        <w:rPr>
          <w:strike/>
        </w:rPr>
        <w:t>ield</w:t>
      </w:r>
    </w:p>
    <w:p w14:paraId="36C68DF9" w14:textId="77777777" w:rsidR="002E005C" w:rsidRPr="00A40C10" w:rsidRDefault="002E005C" w:rsidP="002E005C">
      <w:pPr>
        <w:spacing w:line="240" w:lineRule="auto"/>
        <w:rPr>
          <w:strike/>
        </w:rPr>
      </w:pPr>
      <w:r w:rsidRPr="00A40C10">
        <w:rPr>
          <w:strike/>
          <w:noProof/>
        </w:rPr>
        <w:drawing>
          <wp:inline distT="0" distB="0" distL="0" distR="0" wp14:anchorId="0F585F60" wp14:editId="4C4F959B">
            <wp:extent cx="4838700" cy="3467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38700" cy="3467100"/>
                    </a:xfrm>
                    <a:prstGeom prst="rect">
                      <a:avLst/>
                    </a:prstGeom>
                  </pic:spPr>
                </pic:pic>
              </a:graphicData>
            </a:graphic>
          </wp:inline>
        </w:drawing>
      </w:r>
    </w:p>
    <w:p w14:paraId="7A41531C" w14:textId="77777777" w:rsidR="002E005C" w:rsidRPr="00A40C10" w:rsidRDefault="002E005C" w:rsidP="002E005C">
      <w:pPr>
        <w:spacing w:line="240" w:lineRule="auto"/>
        <w:rPr>
          <w:strike/>
        </w:rPr>
      </w:pP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A40C10" w14:paraId="1721E7EB" w14:textId="77777777" w:rsidTr="00BF3FFF">
        <w:trPr>
          <w:trHeight w:val="255"/>
        </w:trPr>
        <w:tc>
          <w:tcPr>
            <w:tcW w:w="1836" w:type="dxa"/>
            <w:shd w:val="clear" w:color="auto" w:fill="FF0000"/>
          </w:tcPr>
          <w:p w14:paraId="371E4837"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1FC54751"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6E4DA007"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33010FD3"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4AC8DF0E"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51AA2C3A" w14:textId="77777777" w:rsidTr="00BF3FFF">
        <w:trPr>
          <w:trHeight w:val="267"/>
        </w:trPr>
        <w:tc>
          <w:tcPr>
            <w:tcW w:w="1836" w:type="dxa"/>
            <w:shd w:val="clear" w:color="auto" w:fill="auto"/>
          </w:tcPr>
          <w:p w14:paraId="0ACACEF5"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D</w:t>
            </w:r>
          </w:p>
        </w:tc>
        <w:tc>
          <w:tcPr>
            <w:tcW w:w="2695" w:type="dxa"/>
            <w:shd w:val="clear" w:color="auto" w:fill="auto"/>
          </w:tcPr>
          <w:p w14:paraId="21724367"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37909B50"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41A31E2F" w14:textId="77777777" w:rsidR="002E005C" w:rsidRPr="00A40C10" w:rsidRDefault="002E005C" w:rsidP="00BF3FFF">
            <w:pPr>
              <w:spacing w:line="240" w:lineRule="auto"/>
              <w:jc w:val="left"/>
              <w:rPr>
                <w:rFonts w:ascii="等线" w:hAnsi="等线" w:cs="Times New Roman"/>
                <w:strike/>
              </w:rPr>
            </w:pPr>
          </w:p>
        </w:tc>
        <w:tc>
          <w:tcPr>
            <w:tcW w:w="6349" w:type="dxa"/>
            <w:shd w:val="clear" w:color="auto" w:fill="auto"/>
          </w:tcPr>
          <w:p w14:paraId="29C9CDE9"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3DED3F82"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某个</w:t>
            </w:r>
            <w:r w:rsidRPr="00A40C10">
              <w:rPr>
                <w:rFonts w:hint="eastAsia"/>
                <w:strike/>
              </w:rPr>
              <w:t>自定义会员信息类目</w:t>
            </w:r>
            <w:r w:rsidRPr="00A40C10">
              <w:rPr>
                <w:rFonts w:ascii="等线" w:hAnsi="等线" w:cs="Times New Roman" w:hint="eastAsia"/>
                <w:strike/>
              </w:rPr>
              <w:t>的唯一标识。</w:t>
            </w:r>
          </w:p>
        </w:tc>
      </w:tr>
      <w:tr w:rsidR="002E005C" w:rsidRPr="00A40C10" w14:paraId="02074BF4" w14:textId="77777777" w:rsidTr="00BF3FFF">
        <w:trPr>
          <w:trHeight w:val="267"/>
        </w:trPr>
        <w:tc>
          <w:tcPr>
            <w:tcW w:w="1836" w:type="dxa"/>
            <w:shd w:val="clear" w:color="auto" w:fill="auto"/>
          </w:tcPr>
          <w:p w14:paraId="086F8A49"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3A18C47F"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
        </w:tc>
        <w:tc>
          <w:tcPr>
            <w:tcW w:w="2977" w:type="dxa"/>
            <w:shd w:val="clear" w:color="auto" w:fill="auto"/>
          </w:tcPr>
          <w:p w14:paraId="63371BE5"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5435FF46" w14:textId="77777777" w:rsidR="002E005C" w:rsidRPr="00A40C10" w:rsidRDefault="002E005C" w:rsidP="00BF3FFF">
            <w:pPr>
              <w:spacing w:line="240" w:lineRule="auto"/>
              <w:jc w:val="left"/>
              <w:rPr>
                <w:rFonts w:ascii="等线" w:hAnsi="等线" w:cs="Times New Roman"/>
                <w:strike/>
              </w:rPr>
            </w:pPr>
          </w:p>
        </w:tc>
        <w:tc>
          <w:tcPr>
            <w:tcW w:w="6349" w:type="dxa"/>
            <w:shd w:val="clear" w:color="auto" w:fill="auto"/>
          </w:tcPr>
          <w:p w14:paraId="368F0D87" w14:textId="77777777" w:rsidR="00187EFA" w:rsidRPr="00A40C10" w:rsidRDefault="00187EFA" w:rsidP="00187EFA">
            <w:pPr>
              <w:spacing w:line="240" w:lineRule="atLeast"/>
              <w:jc w:val="left"/>
              <w:rPr>
                <w:rFonts w:ascii="等线" w:hAnsi="等线" w:cs="Times New Roman"/>
                <w:strike/>
              </w:rPr>
            </w:pPr>
            <w:r w:rsidRPr="00A40C10">
              <w:rPr>
                <w:rFonts w:ascii="等线" w:hAnsi="等线" w:cs="Times New Roman"/>
                <w:strike/>
              </w:rPr>
              <w:t>外键</w:t>
            </w:r>
            <w:r w:rsidRPr="00A40C10">
              <w:rPr>
                <w:rFonts w:ascii="等线" w:hAnsi="等线" w:cs="Times New Roman" w:hint="eastAsia"/>
                <w:strike/>
              </w:rPr>
              <w:t>，指向微信会员卡结构体</w:t>
            </w:r>
            <w:r w:rsidRPr="00A40C10">
              <w:rPr>
                <w:rFonts w:ascii="等线" w:hAnsi="等线" w:cs="Times New Roman"/>
                <w:strike/>
              </w:rPr>
              <w:t>T_WxCardDetail</w:t>
            </w:r>
            <w:r w:rsidRPr="00A40C10">
              <w:rPr>
                <w:rFonts w:ascii="等线" w:hAnsi="等线" w:cs="Times New Roman" w:hint="eastAsia"/>
                <w:strike/>
              </w:rPr>
              <w:t>的</w:t>
            </w:r>
            <w:r w:rsidRPr="00A40C10">
              <w:rPr>
                <w:rFonts w:ascii="等线" w:hAnsi="等线" w:cs="Times New Roman" w:hint="eastAsia"/>
                <w:strike/>
              </w:rPr>
              <w:t>F</w:t>
            </w:r>
            <w:r w:rsidRPr="00A40C10">
              <w:rPr>
                <w:rFonts w:ascii="等线" w:hAnsi="等线" w:cs="Times New Roman"/>
                <w:strike/>
              </w:rPr>
              <w:t>_ID</w:t>
            </w:r>
            <w:r w:rsidRPr="00A40C10">
              <w:rPr>
                <w:rFonts w:ascii="等线" w:hAnsi="等线" w:cs="Times New Roman" w:hint="eastAsia"/>
                <w:strike/>
              </w:rPr>
              <w:t>。</w:t>
            </w:r>
          </w:p>
          <w:p w14:paraId="2906B981"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该表的内容需以</w:t>
            </w:r>
            <w:r w:rsidRPr="00A40C10">
              <w:rPr>
                <w:rFonts w:hint="eastAsia"/>
                <w:strike/>
              </w:rPr>
              <w:t>c</w:t>
            </w:r>
            <w:r w:rsidRPr="00A40C10">
              <w:rPr>
                <w:strike/>
              </w:rPr>
              <w:t>ustom</w:t>
            </w:r>
            <w:r w:rsidRPr="00A40C10">
              <w:rPr>
                <w:rFonts w:hint="eastAsia"/>
                <w:strike/>
              </w:rPr>
              <w:t>_f</w:t>
            </w:r>
            <w:r w:rsidRPr="00A40C10">
              <w:rPr>
                <w:strike/>
              </w:rPr>
              <w:t>ield</w:t>
            </w:r>
            <w:r w:rsidRPr="00A40C10">
              <w:rPr>
                <w:rFonts w:hint="eastAsia"/>
                <w:strike/>
              </w:rPr>
              <w:t xml:space="preserve"> + num</w:t>
            </w:r>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数组格式。</w:t>
            </w:r>
          </w:p>
        </w:tc>
      </w:tr>
      <w:tr w:rsidR="002E005C" w:rsidRPr="00A40C10" w14:paraId="3BB54A05" w14:textId="77777777" w:rsidTr="00BF3FFF">
        <w:trPr>
          <w:trHeight w:val="267"/>
        </w:trPr>
        <w:tc>
          <w:tcPr>
            <w:tcW w:w="1836" w:type="dxa"/>
            <w:shd w:val="clear" w:color="auto" w:fill="auto"/>
          </w:tcPr>
          <w:p w14:paraId="6CF98B0E" w14:textId="77777777" w:rsidR="002E005C" w:rsidRPr="00A40C10" w:rsidRDefault="002E005C" w:rsidP="00BF3FFF">
            <w:pPr>
              <w:spacing w:line="240" w:lineRule="auto"/>
              <w:jc w:val="left"/>
              <w:rPr>
                <w:rFonts w:ascii="等线" w:hAnsi="等线" w:cs="Times New Roman"/>
                <w:strike/>
              </w:rPr>
            </w:pPr>
            <w:r w:rsidRPr="00A40C10">
              <w:rPr>
                <w:rFonts w:ascii="Microsoft YaHei UI" w:eastAsia="Microsoft YaHei UI" w:hAnsi="Microsoft YaHei UI" w:hint="eastAsia"/>
                <w:strike/>
                <w:color w:val="353535"/>
                <w:szCs w:val="21"/>
              </w:rPr>
              <w:t>会员信息类目半自定义名称</w:t>
            </w:r>
          </w:p>
        </w:tc>
        <w:tc>
          <w:tcPr>
            <w:tcW w:w="2695" w:type="dxa"/>
            <w:shd w:val="clear" w:color="auto" w:fill="auto"/>
          </w:tcPr>
          <w:p w14:paraId="3C5899DD"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F_N</w:t>
            </w:r>
            <w:r w:rsidRPr="00A40C10">
              <w:rPr>
                <w:rFonts w:ascii="等线" w:hAnsi="等线" w:cs="Times New Roman"/>
                <w:strike/>
              </w:rPr>
              <w:t>ame</w:t>
            </w:r>
            <w:r w:rsidRPr="00A40C10">
              <w:rPr>
                <w:rFonts w:ascii="等线" w:hAnsi="等线" w:cs="Times New Roman" w:hint="eastAsia"/>
                <w:strike/>
              </w:rPr>
              <w:t>T</w:t>
            </w:r>
            <w:r w:rsidRPr="00A40C10">
              <w:rPr>
                <w:rFonts w:ascii="等线" w:hAnsi="等线" w:cs="Times New Roman"/>
                <w:strike/>
              </w:rPr>
              <w:t>ype</w:t>
            </w:r>
          </w:p>
          <w:p w14:paraId="2E1394EB"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rFonts w:hint="eastAsia"/>
                <w:strike/>
                <w:shd w:val="clear" w:color="auto" w:fill="FF0000"/>
              </w:rPr>
              <w:t>n</w:t>
            </w:r>
            <w:r w:rsidRPr="00A40C10">
              <w:rPr>
                <w:rFonts w:ascii="等线" w:hAnsi="等线" w:cs="Times New Roman"/>
                <w:strike/>
                <w:shd w:val="clear" w:color="auto" w:fill="FF0000"/>
              </w:rPr>
              <w:t>ame_type</w:t>
            </w:r>
          </w:p>
        </w:tc>
        <w:tc>
          <w:tcPr>
            <w:tcW w:w="2977" w:type="dxa"/>
            <w:shd w:val="clear" w:color="auto" w:fill="auto"/>
          </w:tcPr>
          <w:p w14:paraId="4044C8D9" w14:textId="77777777" w:rsidR="002E005C" w:rsidRPr="00A40C10" w:rsidRDefault="002E005C" w:rsidP="00BF3FFF">
            <w:pPr>
              <w:spacing w:line="240" w:lineRule="auto"/>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varchar（24）</w:t>
            </w:r>
          </w:p>
        </w:tc>
        <w:tc>
          <w:tcPr>
            <w:tcW w:w="1134" w:type="dxa"/>
            <w:shd w:val="clear" w:color="auto" w:fill="auto"/>
          </w:tcPr>
          <w:p w14:paraId="29D9FFA1" w14:textId="77777777" w:rsidR="002E005C" w:rsidRPr="00A40C10" w:rsidRDefault="002E005C" w:rsidP="00BF3FFF">
            <w:pPr>
              <w:spacing w:line="240" w:lineRule="auto"/>
              <w:jc w:val="left"/>
              <w:rPr>
                <w:rFonts w:ascii="等线" w:hAnsi="等线" w:cs="Times New Roman"/>
                <w:strike/>
              </w:rPr>
            </w:pPr>
          </w:p>
        </w:tc>
        <w:tc>
          <w:tcPr>
            <w:tcW w:w="6349" w:type="dxa"/>
            <w:shd w:val="clear" w:color="auto" w:fill="auto"/>
          </w:tcPr>
          <w:p w14:paraId="2B309250"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 xml:space="preserve">会员信息类目半自定义名称，当开发者变更这类类目信息的value值时，可以选择触发系统模板消息通知用户。 </w:t>
            </w:r>
          </w:p>
          <w:p w14:paraId="0169E434"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1、FIELD_NAME_TYPE_LEVEL：等级；</w:t>
            </w:r>
          </w:p>
          <w:p w14:paraId="566449E6"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2、FIELD_NAME_TYPE_COUPON：优惠券；</w:t>
            </w:r>
          </w:p>
          <w:p w14:paraId="6073E06F"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3、FIELD_NAME_TYPE_STAMP：印花；</w:t>
            </w:r>
          </w:p>
          <w:p w14:paraId="5875EC7F"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4、FIELD_NAME_TYPE_DISCOUNT：折扣；</w:t>
            </w:r>
          </w:p>
          <w:p w14:paraId="3EFEACBD"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5、FIELD_NAME_TYPE_ACHIEVEMEN：成就；</w:t>
            </w:r>
          </w:p>
          <w:p w14:paraId="4B359804"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6、FIELD_NAME_TYPE_MILEAGE：里程；</w:t>
            </w:r>
          </w:p>
          <w:p w14:paraId="6215A49F"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7、FIELD_NAME_TYPE_SET_POINTS：集点；</w:t>
            </w:r>
          </w:p>
          <w:p w14:paraId="7359596D"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8、FIELD_NAME_TYPE_TIMS：次数。</w:t>
            </w:r>
          </w:p>
          <w:p w14:paraId="45C8997E" w14:textId="77777777" w:rsidR="002E005C" w:rsidRPr="00A40C10" w:rsidRDefault="002E005C" w:rsidP="00BF3FFF">
            <w:pPr>
              <w:spacing w:line="240" w:lineRule="auto"/>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59CCCC0D" w14:textId="77777777" w:rsidTr="00BF3FFF">
        <w:trPr>
          <w:trHeight w:val="267"/>
        </w:trPr>
        <w:tc>
          <w:tcPr>
            <w:tcW w:w="1836" w:type="dxa"/>
            <w:shd w:val="clear" w:color="auto" w:fill="auto"/>
          </w:tcPr>
          <w:p w14:paraId="34E5741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会员信息类目自定义名称</w:t>
            </w:r>
          </w:p>
        </w:tc>
        <w:tc>
          <w:tcPr>
            <w:tcW w:w="2695" w:type="dxa"/>
            <w:shd w:val="clear" w:color="auto" w:fill="auto"/>
          </w:tcPr>
          <w:p w14:paraId="61A35AC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F_Name</w:t>
            </w:r>
          </w:p>
        </w:tc>
        <w:tc>
          <w:tcPr>
            <w:tcW w:w="2977" w:type="dxa"/>
            <w:shd w:val="clear" w:color="auto" w:fill="auto"/>
          </w:tcPr>
          <w:p w14:paraId="52DDE4D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varchar（24）</w:t>
            </w:r>
          </w:p>
        </w:tc>
        <w:tc>
          <w:tcPr>
            <w:tcW w:w="1134" w:type="dxa"/>
            <w:shd w:val="clear" w:color="auto" w:fill="auto"/>
          </w:tcPr>
          <w:p w14:paraId="25A0416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0FF9E29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会员信息类目自定义名称，当开发者变更这类类目信息的value值时 不会触发系统模板消息通知用户。</w:t>
            </w:r>
          </w:p>
          <w:p w14:paraId="007669F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C45911" w:themeColor="accent2" w:themeShade="BF"/>
                <w:szCs w:val="21"/>
              </w:rPr>
              <w:t>微信文档虽然没说该字段可以修改，但是以此表作为内容的键值（custom_field1~ custom_field3）微信是允许修改的，所以该字段应该是可以修改的</w:t>
            </w:r>
            <w:r w:rsidRPr="00A40C10">
              <w:rPr>
                <w:rFonts w:ascii="Microsoft YaHei UI" w:eastAsia="Microsoft YaHei UI" w:hAnsi="Microsoft YaHei UI" w:hint="eastAsia"/>
                <w:strike/>
                <w:color w:val="353535"/>
                <w:szCs w:val="21"/>
              </w:rPr>
              <w:t>。</w:t>
            </w:r>
          </w:p>
        </w:tc>
      </w:tr>
      <w:tr w:rsidR="002E005C" w:rsidRPr="00A40C10" w14:paraId="0C3CCC4C" w14:textId="77777777" w:rsidTr="00BF3FFF">
        <w:trPr>
          <w:trHeight w:val="267"/>
        </w:trPr>
        <w:tc>
          <w:tcPr>
            <w:tcW w:w="1836" w:type="dxa"/>
            <w:shd w:val="clear" w:color="auto" w:fill="auto"/>
          </w:tcPr>
          <w:p w14:paraId="20BCF0F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点击类目跳转外链url</w:t>
            </w:r>
          </w:p>
        </w:tc>
        <w:tc>
          <w:tcPr>
            <w:tcW w:w="2695" w:type="dxa"/>
            <w:shd w:val="clear" w:color="auto" w:fill="auto"/>
          </w:tcPr>
          <w:p w14:paraId="0B74AAF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F_U</w:t>
            </w:r>
            <w:r w:rsidRPr="00A40C10">
              <w:rPr>
                <w:rFonts w:ascii="等线" w:hAnsi="等线" w:cs="Times New Roman"/>
                <w:strike/>
              </w:rPr>
              <w:t>rl</w:t>
            </w:r>
          </w:p>
        </w:tc>
        <w:tc>
          <w:tcPr>
            <w:tcW w:w="2977" w:type="dxa"/>
            <w:shd w:val="clear" w:color="auto" w:fill="auto"/>
          </w:tcPr>
          <w:p w14:paraId="15CF95E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57B6A665"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51A449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点击类目跳转外链url。</w:t>
            </w:r>
          </w:p>
          <w:p w14:paraId="2BC6FF4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bl>
    <w:p w14:paraId="1376303E" w14:textId="77777777" w:rsidR="002E005C" w:rsidRDefault="002E005C" w:rsidP="002E005C"/>
    <w:p w14:paraId="38256994" w14:textId="77777777" w:rsidR="002E005C" w:rsidRPr="00A40C10" w:rsidRDefault="002E005C" w:rsidP="002E005C">
      <w:pPr>
        <w:pStyle w:val="4"/>
        <w:spacing w:line="240" w:lineRule="auto"/>
        <w:rPr>
          <w:strike/>
        </w:rPr>
      </w:pPr>
      <w:r>
        <w:rPr>
          <w:rFonts w:hint="eastAsia"/>
        </w:rPr>
        <w:t xml:space="preserve"> </w:t>
      </w:r>
      <w:r w:rsidRPr="00A40C10">
        <w:rPr>
          <w:rFonts w:hint="eastAsia"/>
          <w:strike/>
        </w:rPr>
        <w:t>自定义会员信息类目</w:t>
      </w:r>
      <w:r w:rsidRPr="00A40C10">
        <w:rPr>
          <w:rFonts w:hint="eastAsia"/>
          <w:strike/>
        </w:rPr>
        <w:t>T_WxCardC</w:t>
      </w:r>
      <w:r w:rsidRPr="00A40C10">
        <w:rPr>
          <w:strike/>
        </w:rPr>
        <w:t>ustom</w:t>
      </w:r>
      <w:r w:rsidRPr="00A40C10">
        <w:rPr>
          <w:rFonts w:hint="eastAsia"/>
          <w:strike/>
        </w:rPr>
        <w:t>C</w:t>
      </w:r>
      <w:r w:rsidRPr="00A40C10">
        <w:rPr>
          <w:strike/>
        </w:rPr>
        <w:t>ell</w:t>
      </w:r>
    </w:p>
    <w:p w14:paraId="0E502F4E" w14:textId="77777777" w:rsidR="002E005C" w:rsidRPr="00A40C10" w:rsidRDefault="002E005C" w:rsidP="002E005C">
      <w:pPr>
        <w:spacing w:line="240" w:lineRule="auto"/>
        <w:rPr>
          <w:strike/>
        </w:rPr>
      </w:pPr>
      <w:r w:rsidRPr="00A40C10">
        <w:rPr>
          <w:strike/>
          <w:noProof/>
        </w:rPr>
        <w:drawing>
          <wp:inline distT="0" distB="0" distL="0" distR="0" wp14:anchorId="242B29D6" wp14:editId="26F0B802">
            <wp:extent cx="5095875" cy="28098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095875" cy="2809875"/>
                    </a:xfrm>
                    <a:prstGeom prst="rect">
                      <a:avLst/>
                    </a:prstGeom>
                  </pic:spPr>
                </pic:pic>
              </a:graphicData>
            </a:graphic>
          </wp:inline>
        </w:drawing>
      </w:r>
    </w:p>
    <w:p w14:paraId="35338353" w14:textId="77777777" w:rsidR="002E005C" w:rsidRPr="00A40C10" w:rsidRDefault="002E005C" w:rsidP="002E005C">
      <w:pPr>
        <w:spacing w:line="240" w:lineRule="auto"/>
        <w:rPr>
          <w:strike/>
        </w:rPr>
      </w:pPr>
    </w:p>
    <w:p w14:paraId="1441E5A4" w14:textId="77777777" w:rsidR="002E005C" w:rsidRPr="00A40C10" w:rsidRDefault="002E005C" w:rsidP="002E005C">
      <w:pPr>
        <w:spacing w:line="240" w:lineRule="auto"/>
        <w:rPr>
          <w:strike/>
        </w:rPr>
      </w:pPr>
      <w:r w:rsidRPr="00A40C10">
        <w:rPr>
          <w:rFonts w:hint="eastAsia"/>
          <w:strike/>
        </w:rPr>
        <w:t>PS</w:t>
      </w:r>
      <w:r w:rsidRPr="00A40C10">
        <w:rPr>
          <w:rFonts w:hint="eastAsia"/>
          <w:strike/>
        </w:rPr>
        <w:t>：</w:t>
      </w:r>
      <w:r w:rsidRPr="00A40C10">
        <w:rPr>
          <w:rFonts w:ascii="Microsoft YaHei UI" w:eastAsia="Microsoft YaHei UI" w:hAnsi="Microsoft YaHei UI" w:hint="eastAsia"/>
          <w:strike/>
          <w:color w:val="C45911" w:themeColor="accent2" w:themeShade="BF"/>
          <w:szCs w:val="21"/>
        </w:rPr>
        <w:t>微信文档虽然没说下列字段可以修改，但是以此表作为内容的键值（custom_cell1）微信是允许修改的，所以下列字段应该是可以修改的</w:t>
      </w:r>
      <w:r w:rsidRPr="00A40C10">
        <w:rPr>
          <w:rFonts w:ascii="Microsoft YaHei UI" w:eastAsia="Microsoft YaHei UI" w:hAnsi="Microsoft YaHei UI" w:hint="eastAsia"/>
          <w:strike/>
          <w:color w:val="353535"/>
          <w:szCs w:val="21"/>
        </w:rPr>
        <w:t>。</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A40C10" w14:paraId="480CEAA0" w14:textId="77777777" w:rsidTr="00BF3FFF">
        <w:trPr>
          <w:trHeight w:val="255"/>
        </w:trPr>
        <w:tc>
          <w:tcPr>
            <w:tcW w:w="1836" w:type="dxa"/>
            <w:shd w:val="clear" w:color="auto" w:fill="FF0000"/>
          </w:tcPr>
          <w:p w14:paraId="3F1379ED"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69395F86"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59127D22"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355758F2"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72FBFC5A" w14:textId="77777777" w:rsidR="002E005C" w:rsidRPr="00A40C10" w:rsidRDefault="002E005C" w:rsidP="00BF3FFF">
            <w:pPr>
              <w:spacing w:line="240" w:lineRule="auto"/>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1818BD7F" w14:textId="77777777" w:rsidTr="00BF3FFF">
        <w:trPr>
          <w:trHeight w:val="267"/>
        </w:trPr>
        <w:tc>
          <w:tcPr>
            <w:tcW w:w="1836" w:type="dxa"/>
            <w:shd w:val="clear" w:color="auto" w:fill="auto"/>
          </w:tcPr>
          <w:p w14:paraId="3291E58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D</w:t>
            </w:r>
          </w:p>
        </w:tc>
        <w:tc>
          <w:tcPr>
            <w:tcW w:w="2695" w:type="dxa"/>
            <w:shd w:val="clear" w:color="auto" w:fill="auto"/>
          </w:tcPr>
          <w:p w14:paraId="22201B8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44CBF01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5EC58B99"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B895B1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3F78CB3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某个</w:t>
            </w:r>
            <w:r w:rsidRPr="00A40C10">
              <w:rPr>
                <w:rFonts w:hint="eastAsia"/>
                <w:strike/>
              </w:rPr>
              <w:t>自定义会员信息类目</w:t>
            </w:r>
            <w:r w:rsidRPr="00A40C10">
              <w:rPr>
                <w:rFonts w:ascii="等线" w:hAnsi="等线" w:cs="Times New Roman" w:hint="eastAsia"/>
                <w:strike/>
              </w:rPr>
              <w:t>的唯一标识。</w:t>
            </w:r>
          </w:p>
        </w:tc>
      </w:tr>
      <w:tr w:rsidR="002E005C" w:rsidRPr="00A40C10" w14:paraId="6E924A9F" w14:textId="77777777" w:rsidTr="00BF3FFF">
        <w:trPr>
          <w:trHeight w:val="267"/>
        </w:trPr>
        <w:tc>
          <w:tcPr>
            <w:tcW w:w="1836" w:type="dxa"/>
            <w:shd w:val="clear" w:color="auto" w:fill="auto"/>
          </w:tcPr>
          <w:p w14:paraId="082A73A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5FA472B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
        </w:tc>
        <w:tc>
          <w:tcPr>
            <w:tcW w:w="2977" w:type="dxa"/>
            <w:shd w:val="clear" w:color="auto" w:fill="auto"/>
          </w:tcPr>
          <w:p w14:paraId="42D1992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7DEDD36B"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7D4B70B" w14:textId="77777777" w:rsidR="00F163B1" w:rsidRPr="00A40C10" w:rsidRDefault="004D6E1A" w:rsidP="00BF3FFF">
            <w:pPr>
              <w:spacing w:line="240" w:lineRule="atLeast"/>
              <w:jc w:val="left"/>
              <w:rPr>
                <w:rFonts w:ascii="等线" w:hAnsi="等线" w:cs="Times New Roman"/>
                <w:strike/>
              </w:rPr>
            </w:pPr>
            <w:r w:rsidRPr="00A40C10">
              <w:rPr>
                <w:rFonts w:ascii="等线" w:hAnsi="等线" w:cs="Times New Roman"/>
                <w:strike/>
              </w:rPr>
              <w:t>外键</w:t>
            </w:r>
            <w:r w:rsidRPr="00A40C10">
              <w:rPr>
                <w:rFonts w:ascii="等线" w:hAnsi="等线" w:cs="Times New Roman" w:hint="eastAsia"/>
                <w:strike/>
              </w:rPr>
              <w:t>，指向</w:t>
            </w:r>
            <w:r w:rsidR="00F163B1" w:rsidRPr="00A40C10">
              <w:rPr>
                <w:rFonts w:ascii="等线" w:hAnsi="等线" w:cs="Times New Roman" w:hint="eastAsia"/>
                <w:strike/>
              </w:rPr>
              <w:t>微信会员卡结构体</w:t>
            </w:r>
            <w:r w:rsidR="00F163B1" w:rsidRPr="00A40C10">
              <w:rPr>
                <w:rFonts w:ascii="等线" w:hAnsi="等线" w:cs="Times New Roman"/>
                <w:strike/>
              </w:rPr>
              <w:t>T_WxCardDetail</w:t>
            </w:r>
            <w:r w:rsidRPr="00A40C10">
              <w:rPr>
                <w:rFonts w:ascii="等线" w:hAnsi="等线" w:cs="Times New Roman" w:hint="eastAsia"/>
                <w:strike/>
              </w:rPr>
              <w:t>的</w:t>
            </w:r>
            <w:r w:rsidRPr="00A40C10">
              <w:rPr>
                <w:rFonts w:ascii="等线" w:hAnsi="等线" w:cs="Times New Roman" w:hint="eastAsia"/>
                <w:strike/>
              </w:rPr>
              <w:t>F</w:t>
            </w:r>
            <w:r w:rsidRPr="00A40C10">
              <w:rPr>
                <w:rFonts w:ascii="等线" w:hAnsi="等线" w:cs="Times New Roman"/>
                <w:strike/>
              </w:rPr>
              <w:t>_ID</w:t>
            </w:r>
            <w:r w:rsidR="009B59DD" w:rsidRPr="00A40C10">
              <w:rPr>
                <w:rFonts w:ascii="等线" w:hAnsi="等线" w:cs="Times New Roman" w:hint="eastAsia"/>
                <w:strike/>
              </w:rPr>
              <w:t>。</w:t>
            </w:r>
          </w:p>
          <w:p w14:paraId="267EEE8C" w14:textId="77777777" w:rsidR="009B59DD" w:rsidRPr="00A40C10" w:rsidRDefault="009B59DD" w:rsidP="00BF3FFF">
            <w:pPr>
              <w:spacing w:line="240" w:lineRule="atLeast"/>
              <w:jc w:val="left"/>
              <w:rPr>
                <w:rFonts w:ascii="等线" w:hAnsi="等线" w:cs="Times New Roman"/>
                <w:strike/>
              </w:rPr>
            </w:pPr>
            <w:r w:rsidRPr="00A40C10">
              <w:rPr>
                <w:rFonts w:ascii="等线" w:hAnsi="等线" w:cs="Times New Roman" w:hint="eastAsia"/>
                <w:strike/>
              </w:rPr>
              <w:t>该表的内容需以</w:t>
            </w:r>
            <w:r w:rsidRPr="00A40C10">
              <w:rPr>
                <w:rFonts w:hint="eastAsia"/>
                <w:strike/>
              </w:rPr>
              <w:t>c</w:t>
            </w:r>
            <w:r w:rsidRPr="00A40C10">
              <w:rPr>
                <w:strike/>
              </w:rPr>
              <w:t>ustom_cell</w:t>
            </w:r>
            <w:r w:rsidRPr="00A40C10">
              <w:rPr>
                <w:rFonts w:hint="eastAsia"/>
                <w:strike/>
              </w:rPr>
              <w:t>1</w:t>
            </w:r>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数组格式。</w:t>
            </w:r>
          </w:p>
        </w:tc>
      </w:tr>
      <w:tr w:rsidR="002E005C" w:rsidRPr="00A40C10" w14:paraId="44EB9509" w14:textId="77777777" w:rsidTr="00BF3FFF">
        <w:trPr>
          <w:trHeight w:val="267"/>
        </w:trPr>
        <w:tc>
          <w:tcPr>
            <w:tcW w:w="1836" w:type="dxa"/>
            <w:shd w:val="clear" w:color="auto" w:fill="auto"/>
          </w:tcPr>
          <w:p w14:paraId="7D45A6D3"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入口名称</w:t>
            </w:r>
          </w:p>
        </w:tc>
        <w:tc>
          <w:tcPr>
            <w:tcW w:w="2695" w:type="dxa"/>
            <w:shd w:val="clear" w:color="auto" w:fill="auto"/>
          </w:tcPr>
          <w:p w14:paraId="741DF09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F_N</w:t>
            </w:r>
            <w:r w:rsidRPr="00A40C10">
              <w:rPr>
                <w:rFonts w:ascii="等线" w:hAnsi="等线" w:cs="Times New Roman"/>
                <w:strike/>
              </w:rPr>
              <w:t>ame</w:t>
            </w:r>
          </w:p>
        </w:tc>
        <w:tc>
          <w:tcPr>
            <w:tcW w:w="2977" w:type="dxa"/>
            <w:shd w:val="clear" w:color="auto" w:fill="auto"/>
          </w:tcPr>
          <w:p w14:paraId="3BA418D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varchar（15）</w:t>
            </w:r>
          </w:p>
        </w:tc>
        <w:tc>
          <w:tcPr>
            <w:tcW w:w="1134" w:type="dxa"/>
            <w:shd w:val="clear" w:color="auto" w:fill="auto"/>
          </w:tcPr>
          <w:p w14:paraId="2159C24E"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0B7FE7C8"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入口名称。</w:t>
            </w:r>
          </w:p>
        </w:tc>
      </w:tr>
      <w:tr w:rsidR="002E005C" w:rsidRPr="00A40C10" w14:paraId="7805663D" w14:textId="77777777" w:rsidTr="00BF3FFF">
        <w:trPr>
          <w:trHeight w:val="267"/>
        </w:trPr>
        <w:tc>
          <w:tcPr>
            <w:tcW w:w="1836" w:type="dxa"/>
            <w:shd w:val="clear" w:color="auto" w:fill="auto"/>
          </w:tcPr>
          <w:p w14:paraId="1CC148A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入口右侧提示语</w:t>
            </w:r>
          </w:p>
        </w:tc>
        <w:tc>
          <w:tcPr>
            <w:tcW w:w="2695" w:type="dxa"/>
            <w:shd w:val="clear" w:color="auto" w:fill="auto"/>
          </w:tcPr>
          <w:p w14:paraId="3E0CBBA2"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F_Tips</w:t>
            </w:r>
          </w:p>
        </w:tc>
        <w:tc>
          <w:tcPr>
            <w:tcW w:w="2977" w:type="dxa"/>
            <w:shd w:val="clear" w:color="auto" w:fill="auto"/>
          </w:tcPr>
          <w:p w14:paraId="0986F99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varchar（18），6个汉字内</w:t>
            </w:r>
          </w:p>
        </w:tc>
        <w:tc>
          <w:tcPr>
            <w:tcW w:w="1134" w:type="dxa"/>
            <w:shd w:val="clear" w:color="auto" w:fill="auto"/>
          </w:tcPr>
          <w:p w14:paraId="1A21D120"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1E60861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入口右侧提示语，6个汉字内。</w:t>
            </w:r>
          </w:p>
        </w:tc>
      </w:tr>
      <w:tr w:rsidR="002E005C" w:rsidRPr="00A40C10" w14:paraId="3F1D010A" w14:textId="77777777" w:rsidTr="00BF3FFF">
        <w:trPr>
          <w:trHeight w:val="267"/>
        </w:trPr>
        <w:tc>
          <w:tcPr>
            <w:tcW w:w="1836" w:type="dxa"/>
            <w:shd w:val="clear" w:color="auto" w:fill="auto"/>
          </w:tcPr>
          <w:p w14:paraId="0230275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入口跳转链接</w:t>
            </w:r>
          </w:p>
        </w:tc>
        <w:tc>
          <w:tcPr>
            <w:tcW w:w="2695" w:type="dxa"/>
            <w:shd w:val="clear" w:color="auto" w:fill="auto"/>
          </w:tcPr>
          <w:p w14:paraId="0C625E7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F_Url</w:t>
            </w:r>
          </w:p>
        </w:tc>
        <w:tc>
          <w:tcPr>
            <w:tcW w:w="2977" w:type="dxa"/>
            <w:shd w:val="clear" w:color="auto" w:fill="auto"/>
          </w:tcPr>
          <w:p w14:paraId="34CEF2F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024BE89C"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352748B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入口跳转链接。</w:t>
            </w:r>
          </w:p>
        </w:tc>
      </w:tr>
    </w:tbl>
    <w:p w14:paraId="56BDB516" w14:textId="77777777" w:rsidR="002E005C" w:rsidRDefault="002E005C" w:rsidP="002E005C"/>
    <w:p w14:paraId="46D8E40F" w14:textId="77777777" w:rsidR="002E005C" w:rsidRDefault="002E005C" w:rsidP="002E005C"/>
    <w:p w14:paraId="09B1EFD7" w14:textId="77777777" w:rsidR="002E005C" w:rsidRPr="00A40C10" w:rsidRDefault="002E005C" w:rsidP="002E005C">
      <w:pPr>
        <w:pStyle w:val="4"/>
        <w:rPr>
          <w:strike/>
        </w:rPr>
      </w:pPr>
      <w:r>
        <w:rPr>
          <w:rFonts w:hint="eastAsia"/>
        </w:rPr>
        <w:t xml:space="preserve"> </w:t>
      </w:r>
      <w:r w:rsidRPr="009460D1">
        <w:rPr>
          <w:rFonts w:hint="eastAsia"/>
        </w:rPr>
        <w:t>积</w:t>
      </w:r>
      <w:r w:rsidRPr="00A40C10">
        <w:rPr>
          <w:rFonts w:hint="eastAsia"/>
          <w:strike/>
        </w:rPr>
        <w:t>分规则表</w:t>
      </w:r>
      <w:r w:rsidRPr="00A40C10">
        <w:rPr>
          <w:rFonts w:hint="eastAsia"/>
          <w:strike/>
        </w:rPr>
        <w:t xml:space="preserve"> F_WxB</w:t>
      </w:r>
      <w:r w:rsidRPr="00A40C10">
        <w:rPr>
          <w:strike/>
        </w:rPr>
        <w:t>onus</w:t>
      </w:r>
      <w:r w:rsidRPr="00A40C10">
        <w:rPr>
          <w:rFonts w:hint="eastAsia"/>
          <w:strike/>
        </w:rPr>
        <w:t>R</w:t>
      </w:r>
      <w:r w:rsidRPr="00A40C10">
        <w:rPr>
          <w:strike/>
        </w:rPr>
        <w:t>ule</w:t>
      </w:r>
      <w:r w:rsidRPr="00A40C10">
        <w:rPr>
          <w:rFonts w:hint="eastAsia"/>
          <w:strike/>
        </w:rPr>
        <w:t xml:space="preserve"> </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A40C10" w14:paraId="23BFAD82" w14:textId="77777777" w:rsidTr="00BF3FFF">
        <w:trPr>
          <w:trHeight w:val="255"/>
        </w:trPr>
        <w:tc>
          <w:tcPr>
            <w:tcW w:w="1836" w:type="dxa"/>
            <w:shd w:val="clear" w:color="auto" w:fill="FF0000"/>
          </w:tcPr>
          <w:p w14:paraId="0A4ABD29"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数据项</w:t>
            </w:r>
          </w:p>
        </w:tc>
        <w:tc>
          <w:tcPr>
            <w:tcW w:w="2695" w:type="dxa"/>
            <w:shd w:val="clear" w:color="auto" w:fill="FF0000"/>
          </w:tcPr>
          <w:p w14:paraId="70478E41"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042954F2"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40AC68CF"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默认值</w:t>
            </w:r>
          </w:p>
        </w:tc>
        <w:tc>
          <w:tcPr>
            <w:tcW w:w="6349" w:type="dxa"/>
            <w:shd w:val="clear" w:color="auto" w:fill="FF0000"/>
          </w:tcPr>
          <w:p w14:paraId="313D9D13"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0AF7DE9B" w14:textId="77777777" w:rsidTr="00BF3FFF">
        <w:trPr>
          <w:trHeight w:val="267"/>
        </w:trPr>
        <w:tc>
          <w:tcPr>
            <w:tcW w:w="1836" w:type="dxa"/>
            <w:shd w:val="clear" w:color="auto" w:fill="auto"/>
          </w:tcPr>
          <w:p w14:paraId="0B70124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D</w:t>
            </w:r>
          </w:p>
        </w:tc>
        <w:tc>
          <w:tcPr>
            <w:tcW w:w="2695" w:type="dxa"/>
            <w:shd w:val="clear" w:color="auto" w:fill="auto"/>
          </w:tcPr>
          <w:p w14:paraId="6579A3D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068ECFC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2FC62EB5"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60FAA3A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p w14:paraId="0A66207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某个</w:t>
            </w:r>
            <w:r w:rsidRPr="00A40C10">
              <w:rPr>
                <w:rFonts w:hint="eastAsia"/>
                <w:strike/>
              </w:rPr>
              <w:t>积分规则</w:t>
            </w:r>
            <w:r w:rsidRPr="00A40C10">
              <w:rPr>
                <w:rFonts w:ascii="等线" w:hAnsi="等线" w:cs="Times New Roman" w:hint="eastAsia"/>
                <w:strike/>
              </w:rPr>
              <w:t>的唯一标识。</w:t>
            </w:r>
          </w:p>
        </w:tc>
      </w:tr>
      <w:tr w:rsidR="002E005C" w:rsidRPr="00A40C10" w14:paraId="30CC524E" w14:textId="77777777" w:rsidTr="00BF3FFF">
        <w:trPr>
          <w:trHeight w:val="267"/>
        </w:trPr>
        <w:tc>
          <w:tcPr>
            <w:tcW w:w="1836" w:type="dxa"/>
            <w:shd w:val="clear" w:color="auto" w:fill="auto"/>
          </w:tcPr>
          <w:p w14:paraId="6223995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主表</w:t>
            </w:r>
            <w:r w:rsidRPr="00A40C10">
              <w:rPr>
                <w:rFonts w:ascii="等线" w:hAnsi="等线" w:cs="Times New Roman" w:hint="eastAsia"/>
                <w:strike/>
              </w:rPr>
              <w:t>ID</w:t>
            </w:r>
          </w:p>
        </w:tc>
        <w:tc>
          <w:tcPr>
            <w:tcW w:w="2695" w:type="dxa"/>
            <w:shd w:val="clear" w:color="auto" w:fill="auto"/>
          </w:tcPr>
          <w:p w14:paraId="0ABE0E2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Consolas" w:hAnsi="Consolas" w:cs="Consolas" w:hint="eastAsia"/>
                <w:strike/>
                <w:color w:val="222222"/>
                <w:szCs w:val="21"/>
                <w:shd w:val="clear" w:color="auto" w:fill="F9F9FA"/>
              </w:rPr>
              <w:t>M</w:t>
            </w:r>
            <w:r w:rsidRPr="00A40C10">
              <w:rPr>
                <w:rFonts w:ascii="Consolas" w:hAnsi="Consolas" w:cs="Consolas"/>
                <w:strike/>
                <w:color w:val="222222"/>
                <w:szCs w:val="21"/>
                <w:shd w:val="clear" w:color="auto" w:fill="F9F9FA"/>
              </w:rPr>
              <w:t>ember</w:t>
            </w:r>
            <w:r w:rsidRPr="00A40C10">
              <w:rPr>
                <w:rFonts w:ascii="Consolas" w:hAnsi="Consolas" w:cs="Consolas" w:hint="eastAsia"/>
                <w:strike/>
                <w:color w:val="222222"/>
                <w:szCs w:val="21"/>
                <w:shd w:val="clear" w:color="auto" w:fill="F9F9FA"/>
              </w:rPr>
              <w:t>C</w:t>
            </w:r>
            <w:r w:rsidRPr="00A40C10">
              <w:rPr>
                <w:rFonts w:ascii="Consolas" w:hAnsi="Consolas" w:cs="Consolas"/>
                <w:strike/>
                <w:color w:val="222222"/>
                <w:szCs w:val="21"/>
                <w:shd w:val="clear" w:color="auto" w:fill="F9F9FA"/>
              </w:rPr>
              <w:t>ard</w:t>
            </w:r>
            <w:r w:rsidRPr="00A40C10">
              <w:rPr>
                <w:rFonts w:ascii="Consolas" w:hAnsi="Consolas" w:cs="Consolas" w:hint="eastAsia"/>
                <w:strike/>
                <w:color w:val="222222"/>
                <w:szCs w:val="21"/>
                <w:shd w:val="clear" w:color="auto" w:fill="F9F9FA"/>
              </w:rPr>
              <w:t>ID</w:t>
            </w:r>
          </w:p>
        </w:tc>
        <w:tc>
          <w:tcPr>
            <w:tcW w:w="2977" w:type="dxa"/>
            <w:shd w:val="clear" w:color="auto" w:fill="auto"/>
          </w:tcPr>
          <w:p w14:paraId="3830969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3B0E5588"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FF4161A" w14:textId="77777777" w:rsidR="00187EFA" w:rsidRPr="00A40C10" w:rsidRDefault="00187EFA" w:rsidP="00BF3FFF">
            <w:pPr>
              <w:spacing w:line="240" w:lineRule="atLeast"/>
              <w:jc w:val="left"/>
              <w:rPr>
                <w:rFonts w:ascii="等线" w:hAnsi="等线" w:cs="Times New Roman"/>
                <w:strike/>
              </w:rPr>
            </w:pPr>
            <w:r w:rsidRPr="00A40C10">
              <w:rPr>
                <w:rFonts w:ascii="等线" w:hAnsi="等线" w:cs="Times New Roman" w:hint="eastAsia"/>
                <w:strike/>
              </w:rPr>
              <w:t>外键，指向</w:t>
            </w:r>
            <w:r w:rsidRPr="00A40C10">
              <w:rPr>
                <w:rFonts w:ascii="等线" w:hAnsi="等线" w:cs="Times New Roman"/>
                <w:strike/>
              </w:rPr>
              <w:t>T_WxCardDetail.F_ID</w:t>
            </w:r>
          </w:p>
          <w:p w14:paraId="4200B92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该表的内容需以</w:t>
            </w:r>
            <w:r w:rsidRPr="00A40C10">
              <w:rPr>
                <w:strike/>
              </w:rPr>
              <w:t>bonus_rule</w:t>
            </w:r>
            <w:r w:rsidRPr="00A40C10">
              <w:rPr>
                <w:rFonts w:ascii="等线" w:hAnsi="等线" w:cs="Times New Roman" w:hint="eastAsia"/>
                <w:strike/>
              </w:rPr>
              <w:t>作为键值的</w:t>
            </w:r>
            <w:r w:rsidRPr="00A40C10">
              <w:rPr>
                <w:rFonts w:ascii="等线" w:hAnsi="等线" w:cs="Times New Roman" w:hint="eastAsia"/>
                <w:strike/>
              </w:rPr>
              <w:t>json</w:t>
            </w:r>
            <w:r w:rsidRPr="00A40C10">
              <w:rPr>
                <w:rFonts w:ascii="等线" w:hAnsi="等线" w:cs="Times New Roman" w:hint="eastAsia"/>
                <w:strike/>
              </w:rPr>
              <w:t>数组格式。</w:t>
            </w:r>
          </w:p>
        </w:tc>
      </w:tr>
      <w:tr w:rsidR="002E005C" w:rsidRPr="00A40C10" w14:paraId="7E882B2B" w14:textId="77777777" w:rsidTr="00BF3FFF">
        <w:trPr>
          <w:trHeight w:val="267"/>
        </w:trPr>
        <w:tc>
          <w:tcPr>
            <w:tcW w:w="1836" w:type="dxa"/>
            <w:shd w:val="clear" w:color="auto" w:fill="auto"/>
          </w:tcPr>
          <w:p w14:paraId="297E5035"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消费金额</w:t>
            </w:r>
          </w:p>
        </w:tc>
        <w:tc>
          <w:tcPr>
            <w:tcW w:w="2695" w:type="dxa"/>
            <w:shd w:val="clear" w:color="auto" w:fill="auto"/>
          </w:tcPr>
          <w:p w14:paraId="6DD7BADF"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ost</w:t>
            </w:r>
            <w:r w:rsidRPr="00A40C10">
              <w:rPr>
                <w:rFonts w:ascii="等线" w:hAnsi="等线" w:cs="Times New Roman" w:hint="eastAsia"/>
                <w:strike/>
              </w:rPr>
              <w:t>M</w:t>
            </w:r>
            <w:r w:rsidRPr="00A40C10">
              <w:rPr>
                <w:rFonts w:ascii="等线" w:hAnsi="等线" w:cs="Times New Roman"/>
                <w:strike/>
              </w:rPr>
              <w:t>oney</w:t>
            </w:r>
            <w:r w:rsidRPr="00A40C10">
              <w:rPr>
                <w:rFonts w:ascii="等线" w:hAnsi="等线" w:cs="Times New Roman" w:hint="eastAsia"/>
                <w:strike/>
              </w:rPr>
              <w:t>U</w:t>
            </w:r>
            <w:r w:rsidRPr="00A40C10">
              <w:rPr>
                <w:rFonts w:ascii="等线" w:hAnsi="等线" w:cs="Times New Roman"/>
                <w:strike/>
              </w:rPr>
              <w:t>nit</w:t>
            </w:r>
          </w:p>
          <w:p w14:paraId="0828F10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r w:rsidRPr="00A40C10">
              <w:rPr>
                <w:rFonts w:hint="eastAsia"/>
                <w:strike/>
                <w:shd w:val="clear" w:color="auto" w:fill="FF0000"/>
              </w:rPr>
              <w:t>c</w:t>
            </w:r>
            <w:r w:rsidRPr="00A40C10">
              <w:rPr>
                <w:strike/>
                <w:shd w:val="clear" w:color="auto" w:fill="FF0000"/>
              </w:rPr>
              <w:t>ost_money_unit</w:t>
            </w:r>
          </w:p>
        </w:tc>
        <w:tc>
          <w:tcPr>
            <w:tcW w:w="2977" w:type="dxa"/>
            <w:shd w:val="clear" w:color="auto" w:fill="auto"/>
          </w:tcPr>
          <w:p w14:paraId="25B26DB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49288BE1"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338B14A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消费金额。以分为单位。</w:t>
            </w:r>
          </w:p>
          <w:p w14:paraId="79A30873"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3042C6F3" w14:textId="77777777" w:rsidTr="00BF3FFF">
        <w:trPr>
          <w:trHeight w:val="267"/>
        </w:trPr>
        <w:tc>
          <w:tcPr>
            <w:tcW w:w="1836" w:type="dxa"/>
            <w:shd w:val="clear" w:color="auto" w:fill="auto"/>
          </w:tcPr>
          <w:p w14:paraId="48ED198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增加的积分</w:t>
            </w:r>
          </w:p>
        </w:tc>
        <w:tc>
          <w:tcPr>
            <w:tcW w:w="2695" w:type="dxa"/>
            <w:shd w:val="clear" w:color="auto" w:fill="auto"/>
          </w:tcPr>
          <w:p w14:paraId="4AF8B16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ncrease</w:t>
            </w:r>
            <w:r w:rsidRPr="00A40C10">
              <w:rPr>
                <w:rFonts w:ascii="等线" w:hAnsi="等线" w:cs="Times New Roman" w:hint="eastAsia"/>
                <w:strike/>
              </w:rPr>
              <w:t>B</w:t>
            </w:r>
            <w:r w:rsidRPr="00A40C10">
              <w:rPr>
                <w:rFonts w:ascii="等线" w:hAnsi="等线" w:cs="Times New Roman"/>
                <w:strike/>
              </w:rPr>
              <w:t>onus</w:t>
            </w:r>
          </w:p>
          <w:p w14:paraId="41BA64B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rFonts w:hint="eastAsia"/>
                <w:strike/>
                <w:shd w:val="clear" w:color="auto" w:fill="FF0000"/>
              </w:rPr>
              <w:t>i</w:t>
            </w:r>
            <w:r w:rsidRPr="00A40C10">
              <w:rPr>
                <w:strike/>
                <w:shd w:val="clear" w:color="auto" w:fill="FF0000"/>
              </w:rPr>
              <w:t>ncrease_bonus</w:t>
            </w:r>
          </w:p>
        </w:tc>
        <w:tc>
          <w:tcPr>
            <w:tcW w:w="2977" w:type="dxa"/>
            <w:shd w:val="clear" w:color="auto" w:fill="auto"/>
          </w:tcPr>
          <w:p w14:paraId="26B7292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5BB1D6F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090A4D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对应增加的积分。</w:t>
            </w:r>
          </w:p>
          <w:p w14:paraId="581171A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652DCC7B" w14:textId="77777777" w:rsidTr="00BF3FFF">
        <w:trPr>
          <w:trHeight w:val="267"/>
        </w:trPr>
        <w:tc>
          <w:tcPr>
            <w:tcW w:w="1836" w:type="dxa"/>
            <w:shd w:val="clear" w:color="auto" w:fill="auto"/>
          </w:tcPr>
          <w:p w14:paraId="0CD72E9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单次可获取的积分上限</w:t>
            </w:r>
          </w:p>
        </w:tc>
        <w:tc>
          <w:tcPr>
            <w:tcW w:w="2695" w:type="dxa"/>
            <w:shd w:val="clear" w:color="auto" w:fill="auto"/>
          </w:tcPr>
          <w:p w14:paraId="362360A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F_M</w:t>
            </w:r>
            <w:r w:rsidRPr="00A40C10">
              <w:rPr>
                <w:rFonts w:ascii="等线" w:hAnsi="等线" w:cs="Times New Roman"/>
                <w:strike/>
              </w:rPr>
              <w:t>ax</w:t>
            </w:r>
            <w:r w:rsidRPr="00A40C10">
              <w:rPr>
                <w:rFonts w:ascii="等线" w:hAnsi="等线" w:cs="Times New Roman" w:hint="eastAsia"/>
                <w:strike/>
              </w:rPr>
              <w:t>I</w:t>
            </w:r>
            <w:r w:rsidRPr="00A40C10">
              <w:rPr>
                <w:rFonts w:ascii="等线" w:hAnsi="等线" w:cs="Times New Roman"/>
                <w:strike/>
              </w:rPr>
              <w:t>ncrease</w:t>
            </w:r>
            <w:r w:rsidRPr="00A40C10">
              <w:rPr>
                <w:rFonts w:ascii="等线" w:hAnsi="等线" w:cs="Times New Roman" w:hint="eastAsia"/>
                <w:strike/>
              </w:rPr>
              <w:t>B</w:t>
            </w:r>
            <w:r w:rsidRPr="00A40C10">
              <w:rPr>
                <w:rFonts w:ascii="等线" w:hAnsi="等线" w:cs="Times New Roman"/>
                <w:strike/>
              </w:rPr>
              <w:t>onus</w:t>
            </w:r>
          </w:p>
          <w:p w14:paraId="063F9B9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r w:rsidRPr="00A40C10">
              <w:rPr>
                <w:rFonts w:hint="eastAsia"/>
                <w:strike/>
                <w:shd w:val="clear" w:color="auto" w:fill="FF0000"/>
              </w:rPr>
              <w:t>m</w:t>
            </w:r>
            <w:r w:rsidRPr="00A40C10">
              <w:rPr>
                <w:strike/>
                <w:shd w:val="clear" w:color="auto" w:fill="FF0000"/>
              </w:rPr>
              <w:t>ax_increase_bonus</w:t>
            </w:r>
          </w:p>
        </w:tc>
        <w:tc>
          <w:tcPr>
            <w:tcW w:w="2977" w:type="dxa"/>
            <w:shd w:val="clear" w:color="auto" w:fill="auto"/>
          </w:tcPr>
          <w:p w14:paraId="513FECA8"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1C66C0DA"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D011A2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用户单次可获取的积分上限。</w:t>
            </w:r>
          </w:p>
          <w:p w14:paraId="1E5605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5C4D472A" w14:textId="77777777" w:rsidTr="00BF3FFF">
        <w:trPr>
          <w:trHeight w:val="267"/>
        </w:trPr>
        <w:tc>
          <w:tcPr>
            <w:tcW w:w="1836" w:type="dxa"/>
            <w:shd w:val="clear" w:color="auto" w:fill="auto"/>
          </w:tcPr>
          <w:p w14:paraId="290A68C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初始设置积分</w:t>
            </w:r>
          </w:p>
        </w:tc>
        <w:tc>
          <w:tcPr>
            <w:tcW w:w="2695" w:type="dxa"/>
            <w:shd w:val="clear" w:color="auto" w:fill="auto"/>
          </w:tcPr>
          <w:p w14:paraId="0F6312F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nit</w:t>
            </w:r>
            <w:r w:rsidRPr="00A40C10">
              <w:rPr>
                <w:rFonts w:ascii="等线" w:hAnsi="等线" w:cs="Times New Roman" w:hint="eastAsia"/>
                <w:strike/>
              </w:rPr>
              <w:t>I</w:t>
            </w:r>
            <w:r w:rsidRPr="00A40C10">
              <w:rPr>
                <w:rFonts w:ascii="等线" w:hAnsi="等线" w:cs="Times New Roman"/>
                <w:strike/>
              </w:rPr>
              <w:t>ncrease</w:t>
            </w:r>
            <w:r w:rsidRPr="00A40C10">
              <w:rPr>
                <w:rFonts w:ascii="等线" w:hAnsi="等线" w:cs="Times New Roman" w:hint="eastAsia"/>
                <w:strike/>
              </w:rPr>
              <w:t>B</w:t>
            </w:r>
            <w:r w:rsidRPr="00A40C10">
              <w:rPr>
                <w:rFonts w:ascii="等线" w:hAnsi="等线" w:cs="Times New Roman"/>
                <w:strike/>
              </w:rPr>
              <w:t>onus</w:t>
            </w:r>
          </w:p>
          <w:p w14:paraId="66DBFBD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w:t>
            </w:r>
            <w:r w:rsidRPr="00A40C10">
              <w:rPr>
                <w:strike/>
              </w:rPr>
              <w:t xml:space="preserve"> </w:t>
            </w:r>
            <w:r w:rsidRPr="00A40C10">
              <w:rPr>
                <w:rFonts w:ascii="等线" w:hAnsi="等线" w:cs="Times New Roman" w:hint="eastAsia"/>
                <w:strike/>
                <w:shd w:val="clear" w:color="auto" w:fill="FF0000"/>
              </w:rPr>
              <w:t>i</w:t>
            </w:r>
            <w:r w:rsidRPr="00A40C10">
              <w:rPr>
                <w:rFonts w:ascii="等线" w:hAnsi="等线" w:cs="Times New Roman"/>
                <w:strike/>
                <w:shd w:val="clear" w:color="auto" w:fill="FF0000"/>
              </w:rPr>
              <w:t>nit_increase_bonus</w:t>
            </w:r>
          </w:p>
        </w:tc>
        <w:tc>
          <w:tcPr>
            <w:tcW w:w="2977" w:type="dxa"/>
            <w:shd w:val="clear" w:color="auto" w:fill="auto"/>
          </w:tcPr>
          <w:p w14:paraId="2059BDC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2DD23E21"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75A652B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初始设置积分。</w:t>
            </w:r>
          </w:p>
          <w:p w14:paraId="08C0822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72FC8BBF" w14:textId="77777777" w:rsidTr="00BF3FFF">
        <w:trPr>
          <w:trHeight w:val="267"/>
        </w:trPr>
        <w:tc>
          <w:tcPr>
            <w:tcW w:w="1836" w:type="dxa"/>
            <w:shd w:val="clear" w:color="auto" w:fill="auto"/>
          </w:tcPr>
          <w:p w14:paraId="1BAFF6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每使用多少积分</w:t>
            </w:r>
          </w:p>
        </w:tc>
        <w:tc>
          <w:tcPr>
            <w:tcW w:w="2695" w:type="dxa"/>
            <w:shd w:val="clear" w:color="auto" w:fill="auto"/>
          </w:tcPr>
          <w:p w14:paraId="48A054F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F_C</w:t>
            </w:r>
            <w:r w:rsidRPr="00A40C10">
              <w:rPr>
                <w:rFonts w:ascii="等线" w:hAnsi="等线" w:cs="Times New Roman"/>
                <w:strike/>
              </w:rPr>
              <w:t>ost</w:t>
            </w:r>
            <w:r w:rsidRPr="00A40C10">
              <w:rPr>
                <w:rFonts w:ascii="等线" w:hAnsi="等线" w:cs="Times New Roman" w:hint="eastAsia"/>
                <w:strike/>
              </w:rPr>
              <w:t>B</w:t>
            </w:r>
            <w:r w:rsidRPr="00A40C10">
              <w:rPr>
                <w:rFonts w:ascii="等线" w:hAnsi="等线" w:cs="Times New Roman"/>
                <w:strike/>
              </w:rPr>
              <w:t>onus</w:t>
            </w:r>
            <w:r w:rsidRPr="00A40C10">
              <w:rPr>
                <w:rFonts w:ascii="等线" w:hAnsi="等线" w:cs="Times New Roman" w:hint="eastAsia"/>
                <w:strike/>
              </w:rPr>
              <w:t>U</w:t>
            </w:r>
            <w:r w:rsidRPr="00A40C10">
              <w:rPr>
                <w:rFonts w:ascii="等线" w:hAnsi="等线" w:cs="Times New Roman"/>
                <w:strike/>
              </w:rPr>
              <w:t>nit</w:t>
            </w:r>
          </w:p>
          <w:p w14:paraId="49E9298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odel</w:t>
            </w:r>
            <w:r w:rsidRPr="00A40C10">
              <w:rPr>
                <w:rFonts w:ascii="等线" w:hAnsi="等线" w:cs="Times New Roman" w:hint="eastAsia"/>
                <w:strike/>
                <w:highlight w:val="red"/>
              </w:rPr>
              <w:t>名</w:t>
            </w:r>
            <w:r w:rsidRPr="00A40C10">
              <w:rPr>
                <w:rFonts w:ascii="等线" w:hAnsi="等线" w:cs="Times New Roman" w:hint="eastAsia"/>
                <w:strike/>
                <w:shd w:val="clear" w:color="auto" w:fill="FF0000"/>
              </w:rPr>
              <w:t>:c</w:t>
            </w:r>
            <w:r w:rsidRPr="00A40C10">
              <w:rPr>
                <w:rFonts w:ascii="等线" w:hAnsi="等线" w:cs="Times New Roman"/>
                <w:strike/>
                <w:shd w:val="clear" w:color="auto" w:fill="FF0000"/>
              </w:rPr>
              <w:t>ost_bonus_unit</w:t>
            </w:r>
          </w:p>
        </w:tc>
        <w:tc>
          <w:tcPr>
            <w:tcW w:w="2977" w:type="dxa"/>
            <w:shd w:val="clear" w:color="auto" w:fill="auto"/>
          </w:tcPr>
          <w:p w14:paraId="10EBF68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475DF0B0"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79E760A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每使用5积分。</w:t>
            </w:r>
            <w:bookmarkStart w:id="326" w:name="OLE_LINK140"/>
            <w:bookmarkStart w:id="327" w:name="OLE_LINK141"/>
          </w:p>
          <w:p w14:paraId="3C7318B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bookmarkStart w:id="328" w:name="OLE_LINK142"/>
            <w:bookmarkStart w:id="329" w:name="OLE_LINK143"/>
            <w:bookmarkStart w:id="330" w:name="OLE_LINK144"/>
            <w:bookmarkStart w:id="331" w:name="OLE_LINK145"/>
            <w:bookmarkStart w:id="332" w:name="OLE_LINK146"/>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br需要判断业务逻辑，WX不管的</w:t>
            </w:r>
            <w:bookmarkEnd w:id="326"/>
            <w:bookmarkEnd w:id="327"/>
          </w:p>
          <w:bookmarkEnd w:id="328"/>
          <w:bookmarkEnd w:id="329"/>
          <w:bookmarkEnd w:id="330"/>
          <w:bookmarkEnd w:id="331"/>
          <w:bookmarkEnd w:id="332"/>
          <w:p w14:paraId="26890E7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1262643A" w14:textId="77777777" w:rsidTr="00BF3FFF">
        <w:trPr>
          <w:trHeight w:val="267"/>
        </w:trPr>
        <w:tc>
          <w:tcPr>
            <w:tcW w:w="1836" w:type="dxa"/>
            <w:shd w:val="clear" w:color="auto" w:fill="auto"/>
          </w:tcPr>
          <w:p w14:paraId="5D8A182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抵扣xx元</w:t>
            </w:r>
          </w:p>
        </w:tc>
        <w:tc>
          <w:tcPr>
            <w:tcW w:w="2695" w:type="dxa"/>
            <w:shd w:val="clear" w:color="auto" w:fill="auto"/>
          </w:tcPr>
          <w:p w14:paraId="15CD23B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F_R</w:t>
            </w:r>
            <w:r w:rsidRPr="00A40C10">
              <w:rPr>
                <w:rFonts w:ascii="等线" w:hAnsi="等线" w:cs="Times New Roman"/>
                <w:strike/>
              </w:rPr>
              <w:t>educe</w:t>
            </w:r>
            <w:r w:rsidRPr="00A40C10">
              <w:rPr>
                <w:rFonts w:ascii="等线" w:hAnsi="等线" w:cs="Times New Roman" w:hint="eastAsia"/>
                <w:strike/>
              </w:rPr>
              <w:t>M</w:t>
            </w:r>
            <w:r w:rsidRPr="00A40C10">
              <w:rPr>
                <w:rFonts w:ascii="等线" w:hAnsi="等线" w:cs="Times New Roman"/>
                <w:strike/>
              </w:rPr>
              <w:t>oney</w:t>
            </w:r>
          </w:p>
          <w:p w14:paraId="79E059B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w:t>
            </w:r>
            <w:r w:rsidRPr="00A40C10">
              <w:rPr>
                <w:rFonts w:ascii="等线" w:hAnsi="等线" w:cs="Times New Roman"/>
                <w:strike/>
                <w:highlight w:val="red"/>
                <w:shd w:val="clear" w:color="auto" w:fill="FF0000"/>
              </w:rPr>
              <w:t>l</w:t>
            </w:r>
            <w:r w:rsidRPr="00A40C10">
              <w:rPr>
                <w:rFonts w:ascii="等线" w:hAnsi="等线" w:cs="Times New Roman" w:hint="eastAsia"/>
                <w:strike/>
                <w:highlight w:val="red"/>
                <w:shd w:val="clear" w:color="auto" w:fill="FF0000"/>
              </w:rPr>
              <w:t>名</w:t>
            </w:r>
            <w:r w:rsidRPr="00A40C10">
              <w:rPr>
                <w:rFonts w:ascii="等线" w:hAnsi="等线" w:cs="Times New Roman" w:hint="eastAsia"/>
                <w:strike/>
                <w:shd w:val="clear" w:color="auto" w:fill="FF0000"/>
              </w:rPr>
              <w:t>:</w:t>
            </w:r>
            <w:r w:rsidRPr="00A40C10">
              <w:rPr>
                <w:rFonts w:hint="eastAsia"/>
                <w:strike/>
                <w:shd w:val="clear" w:color="auto" w:fill="FF0000"/>
              </w:rPr>
              <w:t>r</w:t>
            </w:r>
            <w:r w:rsidRPr="00A40C10">
              <w:rPr>
                <w:rFonts w:ascii="等线" w:hAnsi="等线" w:cs="Times New Roman"/>
                <w:strike/>
                <w:shd w:val="clear" w:color="auto" w:fill="FF0000"/>
              </w:rPr>
              <w:t>educe_money</w:t>
            </w:r>
          </w:p>
        </w:tc>
        <w:tc>
          <w:tcPr>
            <w:tcW w:w="2977" w:type="dxa"/>
            <w:shd w:val="clear" w:color="auto" w:fill="auto"/>
          </w:tcPr>
          <w:p w14:paraId="2EDE450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2009FF86"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3A9C681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抵扣xx元，（这里以分为单位）</w:t>
            </w:r>
          </w:p>
          <w:p w14:paraId="1D51D48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br需要判断业务逻辑，WX不管的</w:t>
            </w:r>
          </w:p>
          <w:p w14:paraId="675241C3"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p w14:paraId="59B1BB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30636118" w14:textId="77777777" w:rsidTr="00BF3FFF">
        <w:trPr>
          <w:trHeight w:val="267"/>
        </w:trPr>
        <w:tc>
          <w:tcPr>
            <w:tcW w:w="1836" w:type="dxa"/>
            <w:shd w:val="clear" w:color="auto" w:fill="auto"/>
          </w:tcPr>
          <w:p w14:paraId="63ABD1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w:t>
            </w:r>
          </w:p>
        </w:tc>
        <w:tc>
          <w:tcPr>
            <w:tcW w:w="2695" w:type="dxa"/>
            <w:shd w:val="clear" w:color="auto" w:fill="auto"/>
          </w:tcPr>
          <w:p w14:paraId="519F38D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F_L</w:t>
            </w:r>
            <w:r w:rsidRPr="00A40C10">
              <w:rPr>
                <w:rFonts w:ascii="等线" w:hAnsi="等线" w:cs="Times New Roman"/>
                <w:strike/>
              </w:rPr>
              <w:t>east</w:t>
            </w:r>
            <w:r w:rsidRPr="00A40C10">
              <w:rPr>
                <w:rFonts w:ascii="等线" w:hAnsi="等线" w:cs="Times New Roman" w:hint="eastAsia"/>
                <w:strike/>
              </w:rPr>
              <w:t>M</w:t>
            </w:r>
            <w:r w:rsidRPr="00A40C10">
              <w:rPr>
                <w:rFonts w:ascii="等线" w:hAnsi="等线" w:cs="Times New Roman"/>
                <w:strike/>
              </w:rPr>
              <w:t>oney</w:t>
            </w:r>
            <w:r w:rsidRPr="00A40C10">
              <w:rPr>
                <w:rFonts w:ascii="等线" w:hAnsi="等线" w:cs="Times New Roman" w:hint="eastAsia"/>
                <w:strike/>
              </w:rPr>
              <w:t>T</w:t>
            </w:r>
            <w:r w:rsidRPr="00A40C10">
              <w:rPr>
                <w:rFonts w:ascii="等线" w:hAnsi="等线" w:cs="Times New Roman"/>
                <w:strike/>
              </w:rPr>
              <w:t>o</w:t>
            </w:r>
            <w:r w:rsidRPr="00A40C10">
              <w:rPr>
                <w:rFonts w:ascii="等线" w:hAnsi="等线" w:cs="Times New Roman" w:hint="eastAsia"/>
                <w:strike/>
              </w:rPr>
              <w:t>U</w:t>
            </w:r>
            <w:r w:rsidRPr="00A40C10">
              <w:rPr>
                <w:rFonts w:ascii="等线" w:hAnsi="等线" w:cs="Times New Roman"/>
                <w:strike/>
              </w:rPr>
              <w:t>se</w:t>
            </w:r>
            <w:r w:rsidRPr="00A40C10">
              <w:rPr>
                <w:rFonts w:ascii="等线" w:hAnsi="等线" w:cs="Times New Roman" w:hint="eastAsia"/>
                <w:strike/>
              </w:rPr>
              <w:t>B</w:t>
            </w:r>
            <w:r w:rsidRPr="00A40C10">
              <w:rPr>
                <w:rFonts w:ascii="等线" w:hAnsi="等线" w:cs="Times New Roman"/>
                <w:strike/>
              </w:rPr>
              <w:t>onus</w:t>
            </w:r>
          </w:p>
          <w:p w14:paraId="64539DD7"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w:t>
            </w:r>
            <w:r w:rsidRPr="00A40C10">
              <w:rPr>
                <w:rFonts w:ascii="等线" w:hAnsi="等线" w:cs="Times New Roman"/>
                <w:strike/>
                <w:highlight w:val="red"/>
                <w:shd w:val="clear" w:color="auto" w:fill="FF0000"/>
              </w:rPr>
              <w:t>l</w:t>
            </w:r>
            <w:r w:rsidRPr="00A40C10">
              <w:rPr>
                <w:rFonts w:ascii="等线" w:hAnsi="等线" w:cs="Times New Roman" w:hint="eastAsia"/>
                <w:strike/>
                <w:highlight w:val="red"/>
                <w:shd w:val="clear" w:color="auto" w:fill="FF0000"/>
              </w:rPr>
              <w:t>名</w:t>
            </w:r>
            <w:r w:rsidRPr="00A40C10">
              <w:rPr>
                <w:rFonts w:ascii="等线" w:hAnsi="等线" w:cs="Times New Roman" w:hint="eastAsia"/>
                <w:strike/>
                <w:shd w:val="clear" w:color="auto" w:fill="FF0000"/>
              </w:rPr>
              <w:t>:</w:t>
            </w:r>
            <w:r w:rsidRPr="00A40C10">
              <w:rPr>
                <w:strike/>
              </w:rPr>
              <w:t xml:space="preserve"> </w:t>
            </w:r>
            <w:r w:rsidRPr="00A40C10">
              <w:rPr>
                <w:rFonts w:hint="eastAsia"/>
                <w:strike/>
                <w:shd w:val="clear" w:color="auto" w:fill="FF0000"/>
              </w:rPr>
              <w:t>l</w:t>
            </w:r>
            <w:r w:rsidRPr="00A40C10">
              <w:rPr>
                <w:strike/>
                <w:shd w:val="clear" w:color="auto" w:fill="FF0000"/>
              </w:rPr>
              <w:t>east_money_to_use_bonus</w:t>
            </w:r>
          </w:p>
        </w:tc>
        <w:tc>
          <w:tcPr>
            <w:tcW w:w="2977" w:type="dxa"/>
            <w:shd w:val="clear" w:color="auto" w:fill="auto"/>
          </w:tcPr>
          <w:p w14:paraId="76DB1ADE"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4EA2A7B7"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5108F511"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抵扣条件，满xx元（这里以分为单位）可用。</w:t>
            </w:r>
          </w:p>
          <w:p w14:paraId="5FAE61F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br需要判断业务逻辑，WX不管的</w:t>
            </w:r>
          </w:p>
          <w:p w14:paraId="3FF23EC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p w14:paraId="4B5FAC5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r w:rsidR="002E005C" w:rsidRPr="00A40C10" w14:paraId="5C2DB964" w14:textId="77777777" w:rsidTr="00BF3FFF">
        <w:trPr>
          <w:trHeight w:val="267"/>
        </w:trPr>
        <w:tc>
          <w:tcPr>
            <w:tcW w:w="1836" w:type="dxa"/>
            <w:shd w:val="clear" w:color="auto" w:fill="auto"/>
          </w:tcPr>
          <w:p w14:paraId="6F90A73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w:t>
            </w:r>
          </w:p>
        </w:tc>
        <w:tc>
          <w:tcPr>
            <w:tcW w:w="2695" w:type="dxa"/>
            <w:shd w:val="clear" w:color="auto" w:fill="auto"/>
          </w:tcPr>
          <w:p w14:paraId="1B6CC0F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F_M</w:t>
            </w:r>
            <w:r w:rsidRPr="00A40C10">
              <w:rPr>
                <w:rFonts w:ascii="等线" w:hAnsi="等线" w:cs="Times New Roman"/>
                <w:strike/>
              </w:rPr>
              <w:t>ax</w:t>
            </w:r>
            <w:r w:rsidRPr="00A40C10">
              <w:rPr>
                <w:rFonts w:ascii="等线" w:hAnsi="等线" w:cs="Times New Roman" w:hint="eastAsia"/>
                <w:strike/>
              </w:rPr>
              <w:t>R</w:t>
            </w:r>
            <w:r w:rsidRPr="00A40C10">
              <w:rPr>
                <w:rFonts w:ascii="等线" w:hAnsi="等线" w:cs="Times New Roman"/>
                <w:strike/>
              </w:rPr>
              <w:t>educe</w:t>
            </w:r>
            <w:r w:rsidRPr="00A40C10">
              <w:rPr>
                <w:rFonts w:ascii="等线" w:hAnsi="等线" w:cs="Times New Roman" w:hint="eastAsia"/>
                <w:strike/>
              </w:rPr>
              <w:t>B</w:t>
            </w:r>
            <w:r w:rsidRPr="00A40C10">
              <w:rPr>
                <w:rFonts w:ascii="等线" w:hAnsi="等线" w:cs="Times New Roman"/>
                <w:strike/>
              </w:rPr>
              <w:t>onus</w:t>
            </w:r>
          </w:p>
          <w:p w14:paraId="36340D5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highlight w:val="red"/>
              </w:rPr>
              <w:t>M</w:t>
            </w:r>
            <w:r w:rsidRPr="00A40C10">
              <w:rPr>
                <w:rFonts w:ascii="等线" w:hAnsi="等线" w:cs="Times New Roman"/>
                <w:strike/>
                <w:highlight w:val="red"/>
              </w:rPr>
              <w:t>ode</w:t>
            </w:r>
            <w:r w:rsidRPr="00A40C10">
              <w:rPr>
                <w:rFonts w:ascii="等线" w:hAnsi="等线" w:cs="Times New Roman"/>
                <w:strike/>
                <w:highlight w:val="red"/>
                <w:shd w:val="clear" w:color="auto" w:fill="FF0000"/>
              </w:rPr>
              <w:t>l</w:t>
            </w:r>
            <w:r w:rsidRPr="00A40C10">
              <w:rPr>
                <w:rFonts w:ascii="等线" w:hAnsi="等线" w:cs="Times New Roman" w:hint="eastAsia"/>
                <w:strike/>
                <w:highlight w:val="red"/>
                <w:shd w:val="clear" w:color="auto" w:fill="FF0000"/>
              </w:rPr>
              <w:t>名</w:t>
            </w:r>
            <w:r w:rsidRPr="00A40C10">
              <w:rPr>
                <w:rFonts w:ascii="等线" w:hAnsi="等线" w:cs="Times New Roman" w:hint="eastAsia"/>
                <w:strike/>
                <w:shd w:val="clear" w:color="auto" w:fill="FF0000"/>
              </w:rPr>
              <w:t>:</w:t>
            </w:r>
            <w:r w:rsidRPr="00A40C10">
              <w:rPr>
                <w:strike/>
              </w:rPr>
              <w:t xml:space="preserve"> </w:t>
            </w:r>
            <w:r w:rsidRPr="00A40C10">
              <w:rPr>
                <w:rFonts w:ascii="等线" w:hAnsi="等线" w:cs="Times New Roman" w:hint="eastAsia"/>
                <w:strike/>
                <w:shd w:val="clear" w:color="auto" w:fill="FF0000"/>
              </w:rPr>
              <w:t>m</w:t>
            </w:r>
            <w:r w:rsidRPr="00A40C10">
              <w:rPr>
                <w:rFonts w:ascii="等线" w:hAnsi="等线" w:cs="Times New Roman"/>
                <w:strike/>
                <w:shd w:val="clear" w:color="auto" w:fill="FF0000"/>
              </w:rPr>
              <w:t>ax_reduce_bonus</w:t>
            </w:r>
          </w:p>
        </w:tc>
        <w:tc>
          <w:tcPr>
            <w:tcW w:w="2977" w:type="dxa"/>
            <w:shd w:val="clear" w:color="auto" w:fill="auto"/>
          </w:tcPr>
          <w:p w14:paraId="05F17AC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等线" w:hAnsi="等线" w:cs="Times New Roman" w:hint="eastAsia"/>
                <w:strike/>
              </w:rPr>
              <w:t>int</w:t>
            </w:r>
          </w:p>
        </w:tc>
        <w:tc>
          <w:tcPr>
            <w:tcW w:w="1134" w:type="dxa"/>
            <w:shd w:val="clear" w:color="auto" w:fill="auto"/>
          </w:tcPr>
          <w:p w14:paraId="1BFF3361" w14:textId="77777777" w:rsidR="002E005C" w:rsidRPr="00A40C10" w:rsidRDefault="002E005C" w:rsidP="00BF3FFF">
            <w:pPr>
              <w:spacing w:line="240" w:lineRule="atLeast"/>
              <w:jc w:val="left"/>
              <w:rPr>
                <w:rFonts w:ascii="等线" w:hAnsi="等线" w:cs="Times New Roman"/>
                <w:strike/>
              </w:rPr>
            </w:pPr>
          </w:p>
        </w:tc>
        <w:tc>
          <w:tcPr>
            <w:tcW w:w="6349" w:type="dxa"/>
            <w:shd w:val="clear" w:color="auto" w:fill="auto"/>
          </w:tcPr>
          <w:p w14:paraId="2862CDF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抵扣条件，单笔最多使用xx积分。</w:t>
            </w:r>
          </w:p>
          <w:p w14:paraId="7184E36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strike/>
                <w:color w:val="353535"/>
                <w:szCs w:val="21"/>
              </w:rPr>
              <w:t>N</w:t>
            </w:r>
            <w:r w:rsidRPr="00A40C10">
              <w:rPr>
                <w:rFonts w:ascii="Microsoft YaHei UI" w:eastAsia="Microsoft YaHei UI" w:hAnsi="Microsoft YaHei UI" w:hint="eastAsia"/>
                <w:strike/>
                <w:color w:val="353535"/>
                <w:szCs w:val="21"/>
              </w:rPr>
              <w:t>br需要判断业务逻辑，WX不管的</w:t>
            </w:r>
          </w:p>
          <w:p w14:paraId="1215FD95"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p>
          <w:p w14:paraId="70ADF21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538135" w:themeColor="accent6" w:themeShade="BF"/>
                <w:szCs w:val="21"/>
              </w:rPr>
              <w:t>支持调用修改会员卡信息的接口进行修改</w:t>
            </w:r>
            <w:r w:rsidRPr="00A40C10">
              <w:rPr>
                <w:rFonts w:ascii="Microsoft YaHei UI" w:eastAsia="Microsoft YaHei UI" w:hAnsi="Microsoft YaHei UI" w:hint="eastAsia"/>
                <w:strike/>
                <w:color w:val="353535"/>
                <w:szCs w:val="21"/>
              </w:rPr>
              <w:t>。</w:t>
            </w:r>
          </w:p>
        </w:tc>
      </w:tr>
    </w:tbl>
    <w:p w14:paraId="612E2B89" w14:textId="77777777" w:rsidR="002E005C" w:rsidRDefault="002E005C" w:rsidP="002E005C"/>
    <w:p w14:paraId="43490A6D" w14:textId="77777777" w:rsidR="002E005C" w:rsidRDefault="002E005C" w:rsidP="002E005C"/>
    <w:p w14:paraId="6421C166" w14:textId="77777777" w:rsidR="002E005C" w:rsidRPr="00BD35CD" w:rsidRDefault="002E005C" w:rsidP="002E005C">
      <w:pPr>
        <w:pStyle w:val="4"/>
        <w:rPr>
          <w:strike/>
        </w:rPr>
      </w:pPr>
      <w:r w:rsidRPr="00BD35CD">
        <w:rPr>
          <w:rFonts w:hint="eastAsia"/>
          <w:strike/>
        </w:rPr>
        <w:t xml:space="preserve"> </w:t>
      </w:r>
      <w:r w:rsidRPr="00BD35CD">
        <w:rPr>
          <w:rFonts w:hint="eastAsia"/>
          <w:strike/>
        </w:rPr>
        <w:t>微信会员与微信会员卡关联表</w:t>
      </w:r>
      <w:r w:rsidRPr="00BD35CD">
        <w:rPr>
          <w:rFonts w:hint="eastAsia"/>
          <w:strike/>
        </w:rPr>
        <w:t xml:space="preserve"> T_WxVipCard</w:t>
      </w:r>
    </w:p>
    <w:p w14:paraId="7E056308" w14:textId="77777777" w:rsidR="002E005C" w:rsidRPr="00BD35CD" w:rsidRDefault="002E005C" w:rsidP="002E005C">
      <w:pPr>
        <w:rPr>
          <w:strike/>
        </w:rPr>
      </w:pPr>
      <w:r w:rsidRPr="00BD35CD">
        <w:rPr>
          <w:rFonts w:hint="eastAsia"/>
          <w:strike/>
        </w:rPr>
        <w:t>T_WxVipCard</w:t>
      </w:r>
      <w:r w:rsidRPr="00BD35CD">
        <w:rPr>
          <w:rFonts w:hint="eastAsia"/>
          <w:strike/>
        </w:rPr>
        <w:t>：表明一个会员有哪种卡。</w:t>
      </w:r>
    </w:p>
    <w:p w14:paraId="2FB52936" w14:textId="77777777" w:rsidR="002E005C" w:rsidRPr="00BD35CD" w:rsidRDefault="002E005C" w:rsidP="002E005C">
      <w:pPr>
        <w:rPr>
          <w:strike/>
        </w:rPr>
      </w:pPr>
      <w:r w:rsidRPr="00BD35CD">
        <w:rPr>
          <w:rFonts w:hint="eastAsia"/>
          <w:strike/>
        </w:rPr>
        <w:t>T</w:t>
      </w:r>
      <w:r w:rsidRPr="00BD35CD">
        <w:rPr>
          <w:strike/>
        </w:rPr>
        <w:t>_WxVipCardDetail</w:t>
      </w:r>
      <w:r w:rsidRPr="00BD35CD">
        <w:rPr>
          <w:rFonts w:hint="eastAsia"/>
          <w:strike/>
        </w:rPr>
        <w:t>：表明一个会员，有这种卡的哪几张。</w:t>
      </w:r>
    </w:p>
    <w:p w14:paraId="53FAC778" w14:textId="77777777" w:rsidR="002E005C" w:rsidRPr="00BD35CD" w:rsidRDefault="002E005C" w:rsidP="002E005C">
      <w:pPr>
        <w:rPr>
          <w:strike/>
        </w:rPr>
      </w:pPr>
    </w:p>
    <w:p w14:paraId="56C3320A" w14:textId="77777777" w:rsidR="002E005C" w:rsidRPr="00BD35CD" w:rsidRDefault="002E005C" w:rsidP="002E005C">
      <w:pPr>
        <w:rPr>
          <w:b/>
          <w:strike/>
          <w:color w:val="538135" w:themeColor="accent6" w:themeShade="BF"/>
        </w:rPr>
      </w:pPr>
      <w:r w:rsidRPr="00BD35CD">
        <w:rPr>
          <w:rFonts w:hint="eastAsia"/>
          <w:strike/>
        </w:rPr>
        <w:t>PS</w:t>
      </w:r>
      <w:r w:rsidRPr="00BD35CD">
        <w:rPr>
          <w:rFonts w:hint="eastAsia"/>
          <w:strike/>
        </w:rPr>
        <w:t>：</w:t>
      </w:r>
      <w:r w:rsidRPr="00BD35CD">
        <w:rPr>
          <w:rFonts w:hint="eastAsia"/>
          <w:b/>
          <w:strike/>
          <w:color w:val="538135" w:themeColor="accent6" w:themeShade="BF"/>
        </w:rPr>
        <w:t>字段来源参考的是卡券领取事件推送</w:t>
      </w:r>
    </w:p>
    <w:p w14:paraId="1963959B" w14:textId="77777777" w:rsidR="002E005C" w:rsidRPr="00BD35CD" w:rsidRDefault="002E005C" w:rsidP="002E005C">
      <w:pPr>
        <w:rPr>
          <w:strike/>
        </w:rPr>
      </w:pPr>
      <w:r w:rsidRPr="00BD35CD">
        <w:rPr>
          <w:rFonts w:hint="eastAsia"/>
          <w:strike/>
        </w:rPr>
        <w:t>问题：</w:t>
      </w:r>
      <w:r w:rsidRPr="00BD35CD">
        <w:rPr>
          <w:rFonts w:hint="eastAsia"/>
          <w:strike/>
          <w:color w:val="FF0000"/>
        </w:rPr>
        <w:t>该关联表和会员表创建的时机是收到领取事件推送还是收到激活会员卡事件推送</w:t>
      </w:r>
      <w:r w:rsidRPr="00BD35CD">
        <w:rPr>
          <w:rFonts w:hint="eastAsia"/>
          <w:strike/>
        </w:rPr>
        <w:t>？</w:t>
      </w:r>
    </w:p>
    <w:p w14:paraId="1C6F2B56" w14:textId="77777777" w:rsidR="002E005C" w:rsidRPr="00BD35CD" w:rsidRDefault="002E005C" w:rsidP="002E005C">
      <w:pPr>
        <w:rPr>
          <w:strike/>
        </w:rPr>
      </w:pPr>
      <w:r w:rsidRPr="00BD35CD">
        <w:rPr>
          <w:rFonts w:hint="eastAsia"/>
          <w:strike/>
        </w:rPr>
        <w:t>答：由于激活会员卡事件推送返回的参数在领取事件推送返回的参数都可以找到，而领取事件推送返回的个别参数在激活会员卡事件推送中是没有的，所以应该是在收到领取事件推送的参数时创建该关联表和会员表。</w:t>
      </w:r>
    </w:p>
    <w:tbl>
      <w:tblPr>
        <w:tblW w:w="14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349"/>
      </w:tblGrid>
      <w:tr w:rsidR="002E005C" w:rsidRPr="00BD35CD" w14:paraId="3D966534" w14:textId="77777777" w:rsidTr="00BF3FFF">
        <w:trPr>
          <w:trHeight w:val="255"/>
        </w:trPr>
        <w:tc>
          <w:tcPr>
            <w:tcW w:w="1836" w:type="dxa"/>
            <w:shd w:val="clear" w:color="auto" w:fill="FF0000"/>
          </w:tcPr>
          <w:p w14:paraId="6FDE356A"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数据项</w:t>
            </w:r>
          </w:p>
        </w:tc>
        <w:tc>
          <w:tcPr>
            <w:tcW w:w="2695" w:type="dxa"/>
            <w:shd w:val="clear" w:color="auto" w:fill="FF0000"/>
          </w:tcPr>
          <w:p w14:paraId="3AB42609"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SQL</w:t>
            </w:r>
            <w:r w:rsidRPr="00BD35CD">
              <w:rPr>
                <w:rFonts w:ascii="等线" w:hAnsi="等线" w:cs="Times New Roman"/>
                <w:strike/>
                <w:color w:val="FFFFFF"/>
              </w:rPr>
              <w:t xml:space="preserve"> field</w:t>
            </w:r>
          </w:p>
        </w:tc>
        <w:tc>
          <w:tcPr>
            <w:tcW w:w="2977" w:type="dxa"/>
            <w:shd w:val="clear" w:color="auto" w:fill="FF0000"/>
          </w:tcPr>
          <w:p w14:paraId="2C23EAEE"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Type</w:t>
            </w:r>
          </w:p>
        </w:tc>
        <w:tc>
          <w:tcPr>
            <w:tcW w:w="1134" w:type="dxa"/>
            <w:shd w:val="clear" w:color="auto" w:fill="FF0000"/>
          </w:tcPr>
          <w:p w14:paraId="78F8871F"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默认值</w:t>
            </w:r>
          </w:p>
        </w:tc>
        <w:tc>
          <w:tcPr>
            <w:tcW w:w="6349" w:type="dxa"/>
            <w:shd w:val="clear" w:color="auto" w:fill="FF0000"/>
          </w:tcPr>
          <w:p w14:paraId="7164A838" w14:textId="77777777" w:rsidR="002E005C" w:rsidRPr="00BD35CD" w:rsidRDefault="002E005C" w:rsidP="00BF3FFF">
            <w:pPr>
              <w:spacing w:line="240" w:lineRule="atLeast"/>
              <w:jc w:val="left"/>
              <w:rPr>
                <w:rFonts w:ascii="等线" w:hAnsi="等线" w:cs="Times New Roman"/>
                <w:strike/>
                <w:color w:val="FFFFFF"/>
              </w:rPr>
            </w:pPr>
            <w:r w:rsidRPr="00BD35CD">
              <w:rPr>
                <w:rFonts w:ascii="等线" w:hAnsi="等线" w:cs="Times New Roman" w:hint="eastAsia"/>
                <w:strike/>
                <w:color w:val="FFFFFF"/>
              </w:rPr>
              <w:t>说明</w:t>
            </w:r>
            <w:r w:rsidRPr="00BD35CD">
              <w:rPr>
                <w:rFonts w:ascii="等线" w:hAnsi="等线" w:cs="Times New Roman" w:hint="eastAsia"/>
                <w:strike/>
                <w:color w:val="FFFFFF"/>
              </w:rPr>
              <w:t>/</w:t>
            </w:r>
            <w:r w:rsidRPr="00BD35CD">
              <w:rPr>
                <w:rFonts w:ascii="等线" w:hAnsi="等线" w:cs="Times New Roman" w:hint="eastAsia"/>
                <w:strike/>
                <w:color w:val="FFFFFF"/>
              </w:rPr>
              <w:t>限制</w:t>
            </w:r>
            <w:r w:rsidRPr="00BD35CD">
              <w:rPr>
                <w:rFonts w:ascii="等线" w:hAnsi="等线" w:cs="Times New Roman" w:hint="eastAsia"/>
                <w:strike/>
                <w:color w:val="FFFFFF"/>
              </w:rPr>
              <w:t>/</w:t>
            </w:r>
            <w:r w:rsidRPr="00BD35CD">
              <w:rPr>
                <w:rFonts w:ascii="等线" w:hAnsi="等线" w:cs="Times New Roman" w:hint="eastAsia"/>
                <w:strike/>
                <w:color w:val="FFFFFF"/>
              </w:rPr>
              <w:t>规则</w:t>
            </w:r>
          </w:p>
        </w:tc>
      </w:tr>
      <w:tr w:rsidR="002E005C" w:rsidRPr="00BD35CD" w14:paraId="43DAD695" w14:textId="77777777" w:rsidTr="00BF3FFF">
        <w:trPr>
          <w:trHeight w:val="267"/>
        </w:trPr>
        <w:tc>
          <w:tcPr>
            <w:tcW w:w="1836" w:type="dxa"/>
            <w:shd w:val="clear" w:color="auto" w:fill="auto"/>
          </w:tcPr>
          <w:p w14:paraId="4DB55548"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hint="eastAsia"/>
                <w:strike/>
              </w:rPr>
              <w:t>F_I</w:t>
            </w:r>
            <w:r w:rsidRPr="00BD35CD">
              <w:rPr>
                <w:rFonts w:ascii="等线" w:hAnsi="等线" w:cs="Times New Roman"/>
                <w:strike/>
              </w:rPr>
              <w:t>D</w:t>
            </w:r>
          </w:p>
        </w:tc>
        <w:tc>
          <w:tcPr>
            <w:tcW w:w="2695" w:type="dxa"/>
            <w:shd w:val="clear" w:color="auto" w:fill="auto"/>
          </w:tcPr>
          <w:p w14:paraId="40957962"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hint="eastAsia"/>
                <w:strike/>
              </w:rPr>
              <w:t>F_</w:t>
            </w:r>
            <w:r w:rsidRPr="00BD35CD">
              <w:rPr>
                <w:rFonts w:ascii="等线" w:hAnsi="等线" w:cs="Times New Roman"/>
                <w:strike/>
              </w:rPr>
              <w:t>ID</w:t>
            </w:r>
          </w:p>
        </w:tc>
        <w:tc>
          <w:tcPr>
            <w:tcW w:w="2977" w:type="dxa"/>
            <w:shd w:val="clear" w:color="auto" w:fill="auto"/>
          </w:tcPr>
          <w:p w14:paraId="415E705B"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strike/>
              </w:rPr>
              <w:t>INT NOT NULL</w:t>
            </w:r>
          </w:p>
        </w:tc>
        <w:tc>
          <w:tcPr>
            <w:tcW w:w="1134" w:type="dxa"/>
            <w:shd w:val="clear" w:color="auto" w:fill="auto"/>
          </w:tcPr>
          <w:p w14:paraId="5F091F09" w14:textId="77777777" w:rsidR="002E005C" w:rsidRPr="00BD35CD" w:rsidRDefault="002E005C" w:rsidP="00BF3FFF">
            <w:pPr>
              <w:spacing w:line="240" w:lineRule="atLeast"/>
              <w:jc w:val="left"/>
              <w:rPr>
                <w:rFonts w:ascii="等线" w:hAnsi="等线" w:cs="Times New Roman"/>
                <w:strike/>
              </w:rPr>
            </w:pPr>
          </w:p>
        </w:tc>
        <w:tc>
          <w:tcPr>
            <w:tcW w:w="6349" w:type="dxa"/>
            <w:shd w:val="clear" w:color="auto" w:fill="auto"/>
          </w:tcPr>
          <w:p w14:paraId="7BF87D26"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strike/>
              </w:rPr>
              <w:t>PRIMARY KEY</w:t>
            </w:r>
            <w:r w:rsidRPr="00BD35CD">
              <w:rPr>
                <w:rFonts w:ascii="等线" w:hAnsi="等线" w:cs="Times New Roman" w:hint="eastAsia"/>
                <w:strike/>
              </w:rPr>
              <w:t>，自增</w:t>
            </w:r>
            <w:r w:rsidRPr="00BD35CD">
              <w:rPr>
                <w:rFonts w:ascii="等线" w:hAnsi="等线" w:cs="Times New Roman" w:hint="eastAsia"/>
                <w:strike/>
              </w:rPr>
              <w:t>1</w:t>
            </w:r>
            <w:r w:rsidRPr="00BD35CD">
              <w:rPr>
                <w:rFonts w:ascii="等线" w:hAnsi="等线" w:cs="Times New Roman" w:hint="eastAsia"/>
                <w:strike/>
              </w:rPr>
              <w:t>。</w:t>
            </w:r>
          </w:p>
          <w:p w14:paraId="06E615B1" w14:textId="77777777" w:rsidR="002E005C" w:rsidRPr="00BD35CD" w:rsidRDefault="002E005C" w:rsidP="00BF3FFF">
            <w:pPr>
              <w:spacing w:line="240" w:lineRule="atLeast"/>
              <w:jc w:val="left"/>
              <w:rPr>
                <w:rFonts w:ascii="等线" w:hAnsi="等线" w:cs="Times New Roman"/>
                <w:strike/>
              </w:rPr>
            </w:pPr>
            <w:r w:rsidRPr="00BD35CD">
              <w:rPr>
                <w:rFonts w:ascii="等线" w:hAnsi="等线" w:cs="Times New Roman" w:hint="eastAsia"/>
                <w:strike/>
              </w:rPr>
              <w:t>某个</w:t>
            </w:r>
            <w:r w:rsidRPr="00BD35CD">
              <w:rPr>
                <w:rFonts w:hint="eastAsia"/>
                <w:strike/>
              </w:rPr>
              <w:t>会员与会员卡关联</w:t>
            </w:r>
            <w:r w:rsidRPr="00BD35CD">
              <w:rPr>
                <w:rFonts w:ascii="等线" w:hAnsi="等线" w:cs="Times New Roman" w:hint="eastAsia"/>
                <w:strike/>
              </w:rPr>
              <w:t>的唯一标识。</w:t>
            </w:r>
          </w:p>
        </w:tc>
      </w:tr>
      <w:tr w:rsidR="002E005C" w:rsidRPr="00BD35CD" w14:paraId="6ECD0D07" w14:textId="77777777" w:rsidTr="00BF3FFF">
        <w:trPr>
          <w:trHeight w:val="267"/>
        </w:trPr>
        <w:tc>
          <w:tcPr>
            <w:tcW w:w="1836" w:type="dxa"/>
            <w:shd w:val="clear" w:color="auto" w:fill="auto"/>
          </w:tcPr>
          <w:p w14:paraId="3D66DD35"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hint="eastAsia"/>
                <w:strike/>
                <w:color w:val="FF0000"/>
              </w:rPr>
              <w:t>会员</w:t>
            </w:r>
            <w:r w:rsidRPr="00BD35CD">
              <w:rPr>
                <w:rFonts w:ascii="等线" w:hAnsi="等线" w:cs="Times New Roman" w:hint="eastAsia"/>
                <w:strike/>
                <w:color w:val="FF0000"/>
              </w:rPr>
              <w:t>ID</w:t>
            </w:r>
          </w:p>
        </w:tc>
        <w:tc>
          <w:tcPr>
            <w:tcW w:w="2695" w:type="dxa"/>
            <w:shd w:val="clear" w:color="auto" w:fill="auto"/>
          </w:tcPr>
          <w:p w14:paraId="2E41143F"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hint="eastAsia"/>
                <w:strike/>
                <w:color w:val="FF0000"/>
              </w:rPr>
              <w:t>F_Wx</w:t>
            </w:r>
            <w:r w:rsidRPr="00BD35CD">
              <w:rPr>
                <w:rFonts w:hint="eastAsia"/>
                <w:strike/>
                <w:color w:val="FF0000"/>
              </w:rPr>
              <w:t>Vip</w:t>
            </w:r>
            <w:r w:rsidRPr="00BD35CD">
              <w:rPr>
                <w:rFonts w:ascii="等线" w:hAnsi="等线" w:cs="Times New Roman" w:hint="eastAsia"/>
                <w:strike/>
                <w:color w:val="FF0000"/>
              </w:rPr>
              <w:t>ID</w:t>
            </w:r>
          </w:p>
        </w:tc>
        <w:tc>
          <w:tcPr>
            <w:tcW w:w="2977" w:type="dxa"/>
            <w:shd w:val="clear" w:color="auto" w:fill="auto"/>
          </w:tcPr>
          <w:p w14:paraId="11B26E23"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strike/>
                <w:color w:val="FF0000"/>
              </w:rPr>
              <w:t>INT NOT NULL</w:t>
            </w:r>
          </w:p>
        </w:tc>
        <w:tc>
          <w:tcPr>
            <w:tcW w:w="1134" w:type="dxa"/>
            <w:shd w:val="clear" w:color="auto" w:fill="auto"/>
          </w:tcPr>
          <w:p w14:paraId="0537DF81" w14:textId="77777777" w:rsidR="002E005C" w:rsidRPr="00BD35CD" w:rsidRDefault="002E005C" w:rsidP="00BF3FFF">
            <w:pPr>
              <w:spacing w:line="240" w:lineRule="atLeast"/>
              <w:jc w:val="left"/>
              <w:rPr>
                <w:rFonts w:ascii="等线" w:hAnsi="等线" w:cs="Times New Roman"/>
                <w:strike/>
                <w:color w:val="FF0000"/>
              </w:rPr>
            </w:pPr>
          </w:p>
        </w:tc>
        <w:tc>
          <w:tcPr>
            <w:tcW w:w="6349" w:type="dxa"/>
            <w:shd w:val="clear" w:color="auto" w:fill="auto"/>
          </w:tcPr>
          <w:p w14:paraId="4B860079"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hint="eastAsia"/>
                <w:strike/>
                <w:color w:val="FF0000"/>
              </w:rPr>
              <w:t>微信会员的</w:t>
            </w:r>
            <w:r w:rsidRPr="00BD35CD">
              <w:rPr>
                <w:rFonts w:ascii="等线" w:hAnsi="等线" w:cs="Times New Roman" w:hint="eastAsia"/>
                <w:strike/>
                <w:color w:val="FF0000"/>
              </w:rPr>
              <w:t>ID</w:t>
            </w:r>
            <w:r w:rsidRPr="00BD35CD">
              <w:rPr>
                <w:rFonts w:ascii="等线" w:hAnsi="等线" w:cs="Times New Roman" w:hint="eastAsia"/>
                <w:strike/>
                <w:color w:val="FF0000"/>
              </w:rPr>
              <w:t>。收到领卡事件推送时，需要调用查询会员的接口查询会员的相关信息用以创建会员，此时创建的会员所在表的</w:t>
            </w:r>
            <w:r w:rsidRPr="00BD35CD">
              <w:rPr>
                <w:rFonts w:ascii="等线" w:hAnsi="等线" w:cs="Times New Roman" w:hint="eastAsia"/>
                <w:strike/>
                <w:color w:val="FF0000"/>
              </w:rPr>
              <w:t>ID</w:t>
            </w:r>
            <w:r w:rsidRPr="00BD35CD">
              <w:rPr>
                <w:rFonts w:ascii="等线" w:hAnsi="等线" w:cs="Times New Roman" w:hint="eastAsia"/>
                <w:strike/>
                <w:color w:val="FF0000"/>
              </w:rPr>
              <w:t>会作为这里的会员</w:t>
            </w:r>
            <w:r w:rsidRPr="00BD35CD">
              <w:rPr>
                <w:rFonts w:ascii="等线" w:hAnsi="等线" w:cs="Times New Roman" w:hint="eastAsia"/>
                <w:strike/>
                <w:color w:val="FF0000"/>
              </w:rPr>
              <w:t>ID</w:t>
            </w:r>
            <w:r w:rsidRPr="00BD35CD">
              <w:rPr>
                <w:rFonts w:ascii="等线" w:hAnsi="等线" w:cs="Times New Roman" w:hint="eastAsia"/>
                <w:strike/>
                <w:color w:val="FF0000"/>
              </w:rPr>
              <w:t>用以与会员卡关联起来。</w:t>
            </w:r>
          </w:p>
        </w:tc>
      </w:tr>
      <w:tr w:rsidR="002E005C" w:rsidRPr="00BD35CD" w14:paraId="000E02B3" w14:textId="77777777" w:rsidTr="00BF3FFF">
        <w:trPr>
          <w:trHeight w:val="267"/>
        </w:trPr>
        <w:tc>
          <w:tcPr>
            <w:tcW w:w="1836" w:type="dxa"/>
            <w:shd w:val="clear" w:color="auto" w:fill="auto"/>
          </w:tcPr>
          <w:p w14:paraId="4B79B509" w14:textId="77777777" w:rsidR="002E005C" w:rsidRPr="00BD35CD" w:rsidRDefault="002E005C" w:rsidP="00BF3FFF">
            <w:pPr>
              <w:spacing w:line="240" w:lineRule="atLeast"/>
              <w:jc w:val="left"/>
              <w:rPr>
                <w:rFonts w:ascii="等线" w:hAnsi="等线" w:cs="Times New Roman"/>
                <w:strike/>
                <w:color w:val="FF0000"/>
              </w:rPr>
            </w:pPr>
            <w:r w:rsidRPr="00BD35CD">
              <w:rPr>
                <w:rFonts w:ascii="Microsoft YaHei UI" w:eastAsia="Microsoft YaHei UI" w:hAnsi="Microsoft YaHei UI" w:hint="eastAsia"/>
                <w:strike/>
                <w:color w:val="FF0000"/>
                <w:szCs w:val="21"/>
              </w:rPr>
              <w:t>会员卡ID</w:t>
            </w:r>
          </w:p>
        </w:tc>
        <w:tc>
          <w:tcPr>
            <w:tcW w:w="2695" w:type="dxa"/>
            <w:shd w:val="clear" w:color="auto" w:fill="auto"/>
          </w:tcPr>
          <w:p w14:paraId="1722FEE7"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hint="eastAsia"/>
                <w:strike/>
                <w:color w:val="FF0000"/>
              </w:rPr>
              <w:t>F_WxVipCardID</w:t>
            </w:r>
          </w:p>
        </w:tc>
        <w:tc>
          <w:tcPr>
            <w:tcW w:w="2977" w:type="dxa"/>
            <w:shd w:val="clear" w:color="auto" w:fill="auto"/>
          </w:tcPr>
          <w:p w14:paraId="34999539"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strike/>
                <w:color w:val="FF0000"/>
              </w:rPr>
              <w:t>INT NOT NULL</w:t>
            </w:r>
          </w:p>
        </w:tc>
        <w:tc>
          <w:tcPr>
            <w:tcW w:w="1134" w:type="dxa"/>
            <w:shd w:val="clear" w:color="auto" w:fill="auto"/>
          </w:tcPr>
          <w:p w14:paraId="02FE731E" w14:textId="77777777" w:rsidR="002E005C" w:rsidRPr="00BD35CD" w:rsidRDefault="002E005C" w:rsidP="00BF3FFF">
            <w:pPr>
              <w:spacing w:line="240" w:lineRule="atLeast"/>
              <w:jc w:val="left"/>
              <w:rPr>
                <w:rFonts w:ascii="等线" w:hAnsi="等线" w:cs="Times New Roman"/>
                <w:strike/>
                <w:color w:val="FF0000"/>
              </w:rPr>
            </w:pPr>
          </w:p>
        </w:tc>
        <w:tc>
          <w:tcPr>
            <w:tcW w:w="6349" w:type="dxa"/>
            <w:shd w:val="clear" w:color="auto" w:fill="auto"/>
          </w:tcPr>
          <w:p w14:paraId="7692FD58" w14:textId="77777777" w:rsidR="002E005C" w:rsidRPr="00BD35CD" w:rsidRDefault="002E005C" w:rsidP="00BF3FFF">
            <w:pPr>
              <w:spacing w:line="240" w:lineRule="atLeast"/>
              <w:jc w:val="left"/>
              <w:rPr>
                <w:rFonts w:ascii="等线" w:hAnsi="等线" w:cs="Times New Roman"/>
                <w:strike/>
                <w:color w:val="FF0000"/>
              </w:rPr>
            </w:pPr>
            <w:r w:rsidRPr="00BD35CD">
              <w:rPr>
                <w:rFonts w:ascii="等线" w:hAnsi="等线" w:cs="Times New Roman" w:hint="eastAsia"/>
                <w:strike/>
                <w:color w:val="FF0000"/>
              </w:rPr>
              <w:t>微信</w:t>
            </w:r>
            <w:r w:rsidRPr="00BD35CD">
              <w:rPr>
                <w:rFonts w:ascii="Microsoft YaHei UI" w:eastAsia="Microsoft YaHei UI" w:hAnsi="Microsoft YaHei UI" w:hint="eastAsia"/>
                <w:strike/>
                <w:color w:val="FF0000"/>
                <w:szCs w:val="21"/>
              </w:rPr>
              <w:t>会员卡的ID，来源于数据库的会员卡表自增ID。它是一个卡的种类，不是特定的一张卡。</w:t>
            </w:r>
          </w:p>
        </w:tc>
      </w:tr>
      <w:tr w:rsidR="002E005C" w:rsidRPr="00BD35CD" w14:paraId="34155063" w14:textId="77777777" w:rsidTr="00BF3FFF">
        <w:trPr>
          <w:trHeight w:val="267"/>
        </w:trPr>
        <w:tc>
          <w:tcPr>
            <w:tcW w:w="1836" w:type="dxa"/>
            <w:shd w:val="clear" w:color="auto" w:fill="auto"/>
          </w:tcPr>
          <w:p w14:paraId="348A3C75" w14:textId="77777777" w:rsidR="002E005C" w:rsidRPr="00BD35CD" w:rsidRDefault="002E005C" w:rsidP="00BF3FFF">
            <w:pPr>
              <w:spacing w:line="240" w:lineRule="atLeast"/>
              <w:jc w:val="left"/>
              <w:rPr>
                <w:rFonts w:ascii="Microsoft YaHei UI" w:eastAsia="Microsoft YaHei UI" w:hAnsi="Microsoft YaHei UI"/>
                <w:strike/>
                <w:color w:val="353535"/>
                <w:szCs w:val="21"/>
              </w:rPr>
            </w:pPr>
            <w:r w:rsidRPr="00BD35CD">
              <w:rPr>
                <w:rFonts w:ascii="Microsoft YaHei UI" w:eastAsia="Microsoft YaHei UI" w:hAnsi="Microsoft YaHei UI" w:hint="eastAsia"/>
                <w:strike/>
                <w:color w:val="353535"/>
                <w:szCs w:val="21"/>
              </w:rPr>
              <w:t>创建时间</w:t>
            </w:r>
          </w:p>
        </w:tc>
        <w:tc>
          <w:tcPr>
            <w:tcW w:w="2695" w:type="dxa"/>
            <w:shd w:val="clear" w:color="auto" w:fill="auto"/>
          </w:tcPr>
          <w:p w14:paraId="363E2D85" w14:textId="77777777" w:rsidR="002E005C" w:rsidRPr="00BD35CD" w:rsidRDefault="002E005C" w:rsidP="00BF3FFF">
            <w:pPr>
              <w:spacing w:line="240" w:lineRule="atLeast"/>
              <w:jc w:val="left"/>
              <w:rPr>
                <w:rFonts w:ascii="Microsoft YaHei UI" w:eastAsia="Microsoft YaHei UI" w:hAnsi="Microsoft YaHei UI"/>
                <w:strike/>
                <w:color w:val="353535"/>
                <w:szCs w:val="21"/>
              </w:rPr>
            </w:pPr>
            <w:r w:rsidRPr="00BD35CD">
              <w:rPr>
                <w:rFonts w:ascii="Microsoft YaHei UI" w:eastAsia="Microsoft YaHei UI" w:hAnsi="Microsoft YaHei UI" w:hint="eastAsia"/>
                <w:strike/>
                <w:color w:val="353535"/>
                <w:szCs w:val="21"/>
              </w:rPr>
              <w:t>F_Create</w:t>
            </w:r>
            <w:r w:rsidRPr="00BD35CD">
              <w:rPr>
                <w:rFonts w:ascii="Microsoft YaHei UI" w:eastAsia="Microsoft YaHei UI" w:hAnsi="Microsoft YaHei UI"/>
                <w:strike/>
                <w:color w:val="353535"/>
                <w:szCs w:val="21"/>
              </w:rPr>
              <w:t>Datet</w:t>
            </w:r>
            <w:r w:rsidRPr="00BD35CD">
              <w:rPr>
                <w:rFonts w:ascii="Microsoft YaHei UI" w:eastAsia="Microsoft YaHei UI" w:hAnsi="Microsoft YaHei UI" w:hint="eastAsia"/>
                <w:strike/>
                <w:color w:val="353535"/>
                <w:szCs w:val="21"/>
              </w:rPr>
              <w:t>ime</w:t>
            </w:r>
          </w:p>
        </w:tc>
        <w:tc>
          <w:tcPr>
            <w:tcW w:w="2977" w:type="dxa"/>
            <w:shd w:val="clear" w:color="auto" w:fill="auto"/>
          </w:tcPr>
          <w:p w14:paraId="0A6526B4" w14:textId="77777777" w:rsidR="002E005C" w:rsidRPr="00BD35CD" w:rsidRDefault="002E005C" w:rsidP="00BF3FFF">
            <w:pPr>
              <w:spacing w:line="240" w:lineRule="atLeast"/>
              <w:jc w:val="left"/>
              <w:rPr>
                <w:rFonts w:ascii="等线" w:hAnsi="等线" w:cs="Times New Roman"/>
                <w:strike/>
              </w:rPr>
            </w:pPr>
          </w:p>
        </w:tc>
        <w:tc>
          <w:tcPr>
            <w:tcW w:w="1134" w:type="dxa"/>
            <w:shd w:val="clear" w:color="auto" w:fill="auto"/>
          </w:tcPr>
          <w:p w14:paraId="658A83A2" w14:textId="77777777" w:rsidR="002E005C" w:rsidRPr="00BD35CD" w:rsidRDefault="002E005C" w:rsidP="00BF3FFF">
            <w:pPr>
              <w:spacing w:line="240" w:lineRule="atLeast"/>
              <w:jc w:val="left"/>
              <w:rPr>
                <w:rFonts w:ascii="等线" w:hAnsi="等线" w:cs="Times New Roman"/>
                <w:strike/>
              </w:rPr>
            </w:pPr>
          </w:p>
        </w:tc>
        <w:tc>
          <w:tcPr>
            <w:tcW w:w="6349" w:type="dxa"/>
            <w:shd w:val="clear" w:color="auto" w:fill="auto"/>
          </w:tcPr>
          <w:p w14:paraId="0DE8B931" w14:textId="77777777" w:rsidR="002E005C" w:rsidRPr="00BD35CD" w:rsidRDefault="002E005C" w:rsidP="00BF3FFF">
            <w:pPr>
              <w:spacing w:line="240" w:lineRule="atLeast"/>
              <w:jc w:val="left"/>
              <w:rPr>
                <w:rFonts w:ascii="Microsoft YaHei UI" w:eastAsia="Microsoft YaHei UI" w:hAnsi="Microsoft YaHei UI"/>
                <w:strike/>
                <w:color w:val="353535"/>
                <w:szCs w:val="21"/>
              </w:rPr>
            </w:pPr>
            <w:r w:rsidRPr="00BD35CD">
              <w:rPr>
                <w:rFonts w:ascii="Microsoft YaHei UI" w:eastAsia="Microsoft YaHei UI" w:hAnsi="Microsoft YaHei UI" w:hint="eastAsia"/>
                <w:strike/>
                <w:color w:val="353535"/>
                <w:szCs w:val="21"/>
              </w:rPr>
              <w:t>消息创建时间（整型）。该字段用于记录会员的创建时间。激活会员卡事件推送的参数也有一个创建时间，不过我们目前设置的是领取后自动激活会员卡，所以该字段取哪个推送事件的参数作为创建时间应该差异不大，需Giggs确认。另外，会员表也会有一个创建时间字段，那么该关联表的这个字段是否需要保留？</w:t>
            </w:r>
          </w:p>
        </w:tc>
      </w:tr>
    </w:tbl>
    <w:p w14:paraId="30B9B9A9" w14:textId="77777777" w:rsidR="002E005C" w:rsidRPr="00947166" w:rsidRDefault="002E005C" w:rsidP="002E005C"/>
    <w:p w14:paraId="60145E1C" w14:textId="77777777" w:rsidR="002E005C" w:rsidRPr="00A40C10" w:rsidRDefault="002E005C" w:rsidP="002E005C">
      <w:pPr>
        <w:pStyle w:val="4"/>
        <w:rPr>
          <w:strike/>
        </w:rPr>
      </w:pPr>
      <w:r>
        <w:rPr>
          <w:rFonts w:hint="eastAsia"/>
        </w:rPr>
        <w:t xml:space="preserve"> </w:t>
      </w:r>
      <w:r w:rsidRPr="00A40C10">
        <w:rPr>
          <w:rFonts w:hint="eastAsia"/>
          <w:strike/>
        </w:rPr>
        <w:t>微信会员卡详情表</w:t>
      </w:r>
      <w:r w:rsidRPr="00A40C10">
        <w:rPr>
          <w:rFonts w:hint="eastAsia"/>
          <w:strike/>
        </w:rPr>
        <w:t>T</w:t>
      </w:r>
      <w:r w:rsidRPr="00A40C10">
        <w:rPr>
          <w:strike/>
        </w:rPr>
        <w:t>_WxVipCardDetail</w:t>
      </w:r>
    </w:p>
    <w:p w14:paraId="086B5096" w14:textId="77777777" w:rsidR="002E005C" w:rsidRPr="00A40C10" w:rsidRDefault="002E005C" w:rsidP="002E005C">
      <w:pPr>
        <w:rPr>
          <w:strike/>
        </w:rPr>
      </w:pPr>
      <w:r w:rsidRPr="00A40C10">
        <w:rPr>
          <w:rFonts w:hint="eastAsia"/>
          <w:strike/>
        </w:rPr>
        <w:t>T_WxVipCard</w:t>
      </w:r>
      <w:r w:rsidRPr="00A40C10">
        <w:rPr>
          <w:rFonts w:hint="eastAsia"/>
          <w:strike/>
        </w:rPr>
        <w:t>：表明一个会员有哪种卡。</w:t>
      </w:r>
    </w:p>
    <w:p w14:paraId="17FF3A00" w14:textId="77777777" w:rsidR="002E005C" w:rsidRPr="00A40C10" w:rsidRDefault="002E005C" w:rsidP="002E005C">
      <w:pPr>
        <w:rPr>
          <w:strike/>
        </w:rPr>
      </w:pPr>
      <w:r w:rsidRPr="00A40C10">
        <w:rPr>
          <w:rFonts w:hint="eastAsia"/>
          <w:strike/>
        </w:rPr>
        <w:t>T</w:t>
      </w:r>
      <w:r w:rsidRPr="00A40C10">
        <w:rPr>
          <w:strike/>
        </w:rPr>
        <w:t>_WxVipCardDetail</w:t>
      </w:r>
      <w:r w:rsidRPr="00A40C10">
        <w:rPr>
          <w:rFonts w:hint="eastAsia"/>
          <w:strike/>
        </w:rPr>
        <w:t>：表明一个会员，有这种卡的哪几张。</w:t>
      </w:r>
    </w:p>
    <w:p w14:paraId="3560CB9F" w14:textId="77777777" w:rsidR="002E005C" w:rsidRPr="00A40C10" w:rsidRDefault="002E005C" w:rsidP="002E005C">
      <w:pPr>
        <w:rPr>
          <w:strike/>
        </w:rPr>
      </w:pPr>
    </w:p>
    <w:tbl>
      <w:tblPr>
        <w:tblW w:w="15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552"/>
        <w:gridCol w:w="2977"/>
        <w:gridCol w:w="1134"/>
        <w:gridCol w:w="6804"/>
      </w:tblGrid>
      <w:tr w:rsidR="002E005C" w:rsidRPr="00A40C10" w14:paraId="3FC0FDD3" w14:textId="77777777" w:rsidTr="00BF3FFF">
        <w:trPr>
          <w:trHeight w:val="255"/>
        </w:trPr>
        <w:tc>
          <w:tcPr>
            <w:tcW w:w="1836" w:type="dxa"/>
            <w:shd w:val="clear" w:color="auto" w:fill="FF0000"/>
          </w:tcPr>
          <w:p w14:paraId="5D706063"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数据项</w:t>
            </w:r>
          </w:p>
        </w:tc>
        <w:tc>
          <w:tcPr>
            <w:tcW w:w="2552" w:type="dxa"/>
            <w:shd w:val="clear" w:color="auto" w:fill="FF0000"/>
          </w:tcPr>
          <w:p w14:paraId="3B2E96B3"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SQL</w:t>
            </w:r>
            <w:r w:rsidRPr="00A40C10">
              <w:rPr>
                <w:rFonts w:ascii="等线" w:hAnsi="等线" w:cs="Times New Roman"/>
                <w:strike/>
                <w:color w:val="FFFFFF"/>
              </w:rPr>
              <w:t xml:space="preserve"> field</w:t>
            </w:r>
          </w:p>
        </w:tc>
        <w:tc>
          <w:tcPr>
            <w:tcW w:w="2977" w:type="dxa"/>
            <w:shd w:val="clear" w:color="auto" w:fill="FF0000"/>
          </w:tcPr>
          <w:p w14:paraId="0558179D"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Type</w:t>
            </w:r>
          </w:p>
        </w:tc>
        <w:tc>
          <w:tcPr>
            <w:tcW w:w="1134" w:type="dxa"/>
            <w:shd w:val="clear" w:color="auto" w:fill="FF0000"/>
          </w:tcPr>
          <w:p w14:paraId="1F8E998F"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默认值</w:t>
            </w:r>
          </w:p>
        </w:tc>
        <w:tc>
          <w:tcPr>
            <w:tcW w:w="6804" w:type="dxa"/>
            <w:shd w:val="clear" w:color="auto" w:fill="FF0000"/>
          </w:tcPr>
          <w:p w14:paraId="3CA5CD47" w14:textId="77777777" w:rsidR="002E005C" w:rsidRPr="00A40C10" w:rsidRDefault="002E005C" w:rsidP="00BF3FFF">
            <w:pPr>
              <w:spacing w:line="240" w:lineRule="atLeast"/>
              <w:jc w:val="left"/>
              <w:rPr>
                <w:rFonts w:ascii="等线" w:hAnsi="等线" w:cs="Times New Roman"/>
                <w:strike/>
                <w:color w:val="FFFFFF"/>
              </w:rPr>
            </w:pPr>
            <w:r w:rsidRPr="00A40C10">
              <w:rPr>
                <w:rFonts w:ascii="等线" w:hAnsi="等线" w:cs="Times New Roman" w:hint="eastAsia"/>
                <w:strike/>
                <w:color w:val="FFFFFF"/>
              </w:rPr>
              <w:t>说明</w:t>
            </w:r>
            <w:r w:rsidRPr="00A40C10">
              <w:rPr>
                <w:rFonts w:ascii="等线" w:hAnsi="等线" w:cs="Times New Roman" w:hint="eastAsia"/>
                <w:strike/>
                <w:color w:val="FFFFFF"/>
              </w:rPr>
              <w:t>/</w:t>
            </w:r>
            <w:r w:rsidRPr="00A40C10">
              <w:rPr>
                <w:rFonts w:ascii="等线" w:hAnsi="等线" w:cs="Times New Roman" w:hint="eastAsia"/>
                <w:strike/>
                <w:color w:val="FFFFFF"/>
              </w:rPr>
              <w:t>限制</w:t>
            </w:r>
            <w:r w:rsidRPr="00A40C10">
              <w:rPr>
                <w:rFonts w:ascii="等线" w:hAnsi="等线" w:cs="Times New Roman" w:hint="eastAsia"/>
                <w:strike/>
                <w:color w:val="FFFFFF"/>
              </w:rPr>
              <w:t>/</w:t>
            </w:r>
            <w:r w:rsidRPr="00A40C10">
              <w:rPr>
                <w:rFonts w:ascii="等线" w:hAnsi="等线" w:cs="Times New Roman" w:hint="eastAsia"/>
                <w:strike/>
                <w:color w:val="FFFFFF"/>
              </w:rPr>
              <w:t>规则</w:t>
            </w:r>
          </w:p>
        </w:tc>
      </w:tr>
      <w:tr w:rsidR="002E005C" w:rsidRPr="00A40C10" w14:paraId="1003ACC5" w14:textId="77777777" w:rsidTr="00BF3FFF">
        <w:trPr>
          <w:trHeight w:val="267"/>
        </w:trPr>
        <w:tc>
          <w:tcPr>
            <w:tcW w:w="1836" w:type="dxa"/>
            <w:shd w:val="clear" w:color="auto" w:fill="auto"/>
          </w:tcPr>
          <w:p w14:paraId="69D66A1B"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F_I</w:t>
            </w:r>
            <w:r w:rsidRPr="00A40C10">
              <w:rPr>
                <w:rFonts w:ascii="等线" w:hAnsi="等线" w:cs="Times New Roman"/>
                <w:strike/>
              </w:rPr>
              <w:t>D</w:t>
            </w:r>
          </w:p>
        </w:tc>
        <w:tc>
          <w:tcPr>
            <w:tcW w:w="2552" w:type="dxa"/>
            <w:shd w:val="clear" w:color="auto" w:fill="auto"/>
          </w:tcPr>
          <w:p w14:paraId="61B18192"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F_</w:t>
            </w:r>
            <w:r w:rsidRPr="00A40C10">
              <w:rPr>
                <w:rFonts w:ascii="等线" w:hAnsi="等线" w:cs="Times New Roman"/>
                <w:strike/>
              </w:rPr>
              <w:t>ID</w:t>
            </w:r>
          </w:p>
        </w:tc>
        <w:tc>
          <w:tcPr>
            <w:tcW w:w="2977" w:type="dxa"/>
            <w:shd w:val="clear" w:color="auto" w:fill="auto"/>
          </w:tcPr>
          <w:p w14:paraId="71C4B03A"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INT NOT NULL</w:t>
            </w:r>
          </w:p>
        </w:tc>
        <w:tc>
          <w:tcPr>
            <w:tcW w:w="1134" w:type="dxa"/>
            <w:shd w:val="clear" w:color="auto" w:fill="auto"/>
          </w:tcPr>
          <w:p w14:paraId="21A99A62"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0294581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PRIMARY KEY</w:t>
            </w:r>
            <w:r w:rsidRPr="00A40C10">
              <w:rPr>
                <w:rFonts w:ascii="等线" w:hAnsi="等线" w:cs="Times New Roman" w:hint="eastAsia"/>
                <w:strike/>
              </w:rPr>
              <w:t>，自增</w:t>
            </w:r>
            <w:r w:rsidRPr="00A40C10">
              <w:rPr>
                <w:rFonts w:ascii="等线" w:hAnsi="等线" w:cs="Times New Roman" w:hint="eastAsia"/>
                <w:strike/>
              </w:rPr>
              <w:t>1</w:t>
            </w:r>
            <w:r w:rsidRPr="00A40C10">
              <w:rPr>
                <w:rFonts w:ascii="等线" w:hAnsi="等线" w:cs="Times New Roman" w:hint="eastAsia"/>
                <w:strike/>
              </w:rPr>
              <w:t>。</w:t>
            </w:r>
          </w:p>
        </w:tc>
      </w:tr>
      <w:tr w:rsidR="002E005C" w:rsidRPr="00A40C10" w14:paraId="44FE0675" w14:textId="77777777" w:rsidTr="00BF3FFF">
        <w:trPr>
          <w:trHeight w:val="267"/>
        </w:trPr>
        <w:tc>
          <w:tcPr>
            <w:tcW w:w="1836" w:type="dxa"/>
            <w:shd w:val="clear" w:color="auto" w:fill="auto"/>
          </w:tcPr>
          <w:p w14:paraId="7807A934" w14:textId="77777777" w:rsidR="002E005C" w:rsidRPr="00A40C10" w:rsidRDefault="002E005C" w:rsidP="00BF3FFF">
            <w:pPr>
              <w:spacing w:line="240" w:lineRule="atLeast"/>
              <w:jc w:val="left"/>
              <w:rPr>
                <w:rFonts w:ascii="等线" w:hAnsi="等线" w:cs="Times New Roman"/>
                <w:strike/>
              </w:rPr>
            </w:pPr>
          </w:p>
        </w:tc>
        <w:tc>
          <w:tcPr>
            <w:tcW w:w="2552" w:type="dxa"/>
            <w:shd w:val="clear" w:color="auto" w:fill="auto"/>
          </w:tcPr>
          <w:p w14:paraId="58F3241A" w14:textId="77777777" w:rsidR="002E005C" w:rsidRPr="00A40C10" w:rsidRDefault="002E005C" w:rsidP="00BF3FFF">
            <w:pPr>
              <w:spacing w:line="240" w:lineRule="atLeast"/>
              <w:jc w:val="left"/>
              <w:rPr>
                <w:rFonts w:ascii="等线" w:hAnsi="等线" w:cs="Times New Roman"/>
                <w:strike/>
              </w:rPr>
            </w:pPr>
            <w:r w:rsidRPr="00A40C10">
              <w:rPr>
                <w:strike/>
              </w:rPr>
              <w:t>F</w:t>
            </w:r>
            <w:r w:rsidRPr="00A40C10">
              <w:rPr>
                <w:rFonts w:hint="eastAsia"/>
                <w:strike/>
              </w:rPr>
              <w:t>_WxVipCard</w:t>
            </w:r>
            <w:r w:rsidRPr="00A40C10">
              <w:rPr>
                <w:strike/>
              </w:rPr>
              <w:t>ID</w:t>
            </w:r>
          </w:p>
        </w:tc>
        <w:tc>
          <w:tcPr>
            <w:tcW w:w="2977" w:type="dxa"/>
            <w:shd w:val="clear" w:color="auto" w:fill="auto"/>
          </w:tcPr>
          <w:p w14:paraId="02BCEF29" w14:textId="77777777" w:rsidR="002E005C" w:rsidRPr="00A40C10" w:rsidRDefault="002E005C" w:rsidP="00BF3FFF">
            <w:pPr>
              <w:spacing w:line="240" w:lineRule="atLeast"/>
              <w:jc w:val="left"/>
              <w:rPr>
                <w:rFonts w:ascii="等线" w:hAnsi="等线" w:cs="Times New Roman"/>
                <w:strike/>
              </w:rPr>
            </w:pPr>
          </w:p>
        </w:tc>
        <w:tc>
          <w:tcPr>
            <w:tcW w:w="1134" w:type="dxa"/>
            <w:shd w:val="clear" w:color="auto" w:fill="auto"/>
          </w:tcPr>
          <w:p w14:paraId="252FB916"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32DC3585" w14:textId="77777777" w:rsidR="002E005C" w:rsidRPr="00A40C10" w:rsidRDefault="002E005C" w:rsidP="00BF3FFF">
            <w:pPr>
              <w:spacing w:line="240" w:lineRule="atLeast"/>
              <w:jc w:val="left"/>
              <w:rPr>
                <w:rFonts w:ascii="等线" w:hAnsi="等线" w:cs="Times New Roman"/>
                <w:strike/>
              </w:rPr>
            </w:pPr>
          </w:p>
        </w:tc>
      </w:tr>
      <w:tr w:rsidR="002E005C" w:rsidRPr="00A40C10" w14:paraId="22EF6798" w14:textId="77777777" w:rsidTr="00BF3FFF">
        <w:trPr>
          <w:trHeight w:val="267"/>
        </w:trPr>
        <w:tc>
          <w:tcPr>
            <w:tcW w:w="1836" w:type="dxa"/>
            <w:shd w:val="clear" w:color="auto" w:fill="auto"/>
          </w:tcPr>
          <w:p w14:paraId="604A99DB"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卡券Code码</w:t>
            </w:r>
          </w:p>
        </w:tc>
        <w:tc>
          <w:tcPr>
            <w:tcW w:w="2552" w:type="dxa"/>
            <w:shd w:val="clear" w:color="auto" w:fill="auto"/>
          </w:tcPr>
          <w:p w14:paraId="28FD6138"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F_Code</w:t>
            </w:r>
          </w:p>
        </w:tc>
        <w:tc>
          <w:tcPr>
            <w:tcW w:w="2977" w:type="dxa"/>
            <w:shd w:val="clear" w:color="auto" w:fill="auto"/>
          </w:tcPr>
          <w:p w14:paraId="1B876216"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 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varchar(20)</w:t>
            </w:r>
          </w:p>
        </w:tc>
        <w:tc>
          <w:tcPr>
            <w:tcW w:w="1134" w:type="dxa"/>
            <w:shd w:val="clear" w:color="auto" w:fill="auto"/>
          </w:tcPr>
          <w:p w14:paraId="33CA9712"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7E126667"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卡券Code码。用于查询该积分使用情况是属于哪个会员的。理论上该值应该是唯一的。</w:t>
            </w:r>
          </w:p>
        </w:tc>
      </w:tr>
      <w:tr w:rsidR="002E005C" w:rsidRPr="00A40C10" w14:paraId="2CEDB536" w14:textId="77777777" w:rsidTr="00BF3FFF">
        <w:trPr>
          <w:trHeight w:val="267"/>
        </w:trPr>
        <w:tc>
          <w:tcPr>
            <w:tcW w:w="1836" w:type="dxa"/>
            <w:shd w:val="clear" w:color="auto" w:fill="auto"/>
          </w:tcPr>
          <w:p w14:paraId="5565F48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卡券ID</w:t>
            </w:r>
          </w:p>
        </w:tc>
        <w:tc>
          <w:tcPr>
            <w:tcW w:w="2552" w:type="dxa"/>
            <w:shd w:val="clear" w:color="auto" w:fill="auto"/>
          </w:tcPr>
          <w:p w14:paraId="4362D5B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F_Card</w:t>
            </w:r>
            <w:r w:rsidRPr="00A40C10">
              <w:rPr>
                <w:rFonts w:ascii="Microsoft YaHei UI" w:eastAsia="Microsoft YaHei UI" w:hAnsi="Microsoft YaHei UI"/>
                <w:strike/>
                <w:color w:val="353535"/>
                <w:szCs w:val="21"/>
              </w:rPr>
              <w:t>ID</w:t>
            </w:r>
          </w:p>
          <w:p w14:paraId="41AE35F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red"/>
              </w:rPr>
              <w:t>对应的model字段为</w:t>
            </w:r>
            <w:r w:rsidRPr="00A40C10">
              <w:rPr>
                <w:rFonts w:ascii="Microsoft YaHei UI" w:eastAsia="Microsoft YaHei UI" w:hAnsi="Microsoft YaHei UI"/>
                <w:strike/>
                <w:color w:val="353535"/>
                <w:szCs w:val="21"/>
                <w:highlight w:val="red"/>
              </w:rPr>
              <w:t>C</w:t>
            </w:r>
            <w:r w:rsidRPr="00A40C10">
              <w:rPr>
                <w:rFonts w:ascii="Microsoft YaHei UI" w:eastAsia="Microsoft YaHei UI" w:hAnsi="Microsoft YaHei UI" w:hint="eastAsia"/>
                <w:strike/>
                <w:color w:val="353535"/>
                <w:szCs w:val="21"/>
                <w:highlight w:val="red"/>
              </w:rPr>
              <w:t>ard</w:t>
            </w:r>
            <w:r w:rsidRPr="00A40C10">
              <w:rPr>
                <w:rFonts w:ascii="Microsoft YaHei UI" w:eastAsia="Microsoft YaHei UI" w:hAnsi="Microsoft YaHei UI"/>
                <w:strike/>
                <w:color w:val="353535"/>
                <w:szCs w:val="21"/>
                <w:highlight w:val="red"/>
              </w:rPr>
              <w:t>_id</w:t>
            </w:r>
          </w:p>
        </w:tc>
        <w:tc>
          <w:tcPr>
            <w:tcW w:w="2977" w:type="dxa"/>
            <w:shd w:val="clear" w:color="auto" w:fill="auto"/>
          </w:tcPr>
          <w:p w14:paraId="5359D039"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Not</w:t>
            </w:r>
            <w:r w:rsidRPr="00A40C10">
              <w:rPr>
                <w:rFonts w:ascii="等线" w:hAnsi="等线" w:cs="Times New Roman"/>
                <w:strike/>
              </w:rPr>
              <w:t xml:space="preserve"> </w:t>
            </w: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varchar（32），Unique</w:t>
            </w:r>
            <w:r w:rsidRPr="00A40C10">
              <w:rPr>
                <w:rFonts w:ascii="Microsoft YaHei UI" w:eastAsia="Microsoft YaHei UI" w:hAnsi="Microsoft YaHei UI"/>
                <w:strike/>
                <w:color w:val="353535"/>
                <w:szCs w:val="21"/>
              </w:rPr>
              <w:t xml:space="preserve"> key</w:t>
            </w:r>
          </w:p>
        </w:tc>
        <w:tc>
          <w:tcPr>
            <w:tcW w:w="1134" w:type="dxa"/>
            <w:shd w:val="clear" w:color="auto" w:fill="auto"/>
          </w:tcPr>
          <w:p w14:paraId="37960615"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1174124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卡券ID</w:t>
            </w:r>
          </w:p>
        </w:tc>
      </w:tr>
      <w:tr w:rsidR="002E005C" w:rsidRPr="00A40C10" w14:paraId="3976C45B" w14:textId="77777777" w:rsidTr="00BF3FFF">
        <w:trPr>
          <w:trHeight w:val="267"/>
        </w:trPr>
        <w:tc>
          <w:tcPr>
            <w:tcW w:w="1836" w:type="dxa"/>
            <w:shd w:val="clear" w:color="auto" w:fill="auto"/>
          </w:tcPr>
          <w:p w14:paraId="364DB1C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微信会员卡背景</w:t>
            </w:r>
          </w:p>
        </w:tc>
        <w:tc>
          <w:tcPr>
            <w:tcW w:w="2552" w:type="dxa"/>
            <w:shd w:val="clear" w:color="auto" w:fill="auto"/>
          </w:tcPr>
          <w:p w14:paraId="5DAA2557"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F_Background</w:t>
            </w:r>
            <w:r w:rsidRPr="00A40C10">
              <w:rPr>
                <w:rFonts w:ascii="Microsoft YaHei UI" w:eastAsia="Microsoft YaHei UI" w:hAnsi="Microsoft YaHei UI"/>
                <w:strike/>
                <w:color w:val="353535"/>
                <w:szCs w:val="21"/>
              </w:rPr>
              <w:t>P</w:t>
            </w:r>
            <w:r w:rsidRPr="00A40C10">
              <w:rPr>
                <w:rFonts w:ascii="Microsoft YaHei UI" w:eastAsia="Microsoft YaHei UI" w:hAnsi="Microsoft YaHei UI" w:hint="eastAsia"/>
                <w:strike/>
                <w:color w:val="353535"/>
                <w:szCs w:val="21"/>
              </w:rPr>
              <w:t>ic</w:t>
            </w:r>
            <w:r w:rsidRPr="00A40C10">
              <w:rPr>
                <w:rFonts w:ascii="Microsoft YaHei UI" w:eastAsia="Microsoft YaHei UI" w:hAnsi="Microsoft YaHei UI"/>
                <w:strike/>
                <w:color w:val="353535"/>
                <w:szCs w:val="21"/>
              </w:rPr>
              <w:t>U</w:t>
            </w:r>
            <w:r w:rsidRPr="00A40C10">
              <w:rPr>
                <w:rFonts w:ascii="Microsoft YaHei UI" w:eastAsia="Microsoft YaHei UI" w:hAnsi="Microsoft YaHei UI" w:hint="eastAsia"/>
                <w:strike/>
                <w:color w:val="353535"/>
                <w:szCs w:val="21"/>
              </w:rPr>
              <w:t>rl</w:t>
            </w:r>
          </w:p>
          <w:p w14:paraId="636752B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highlight w:val="red"/>
              </w:rPr>
              <w:t>对应的model字段为</w:t>
            </w:r>
            <w:r w:rsidRPr="00A40C10">
              <w:rPr>
                <w:rFonts w:ascii="Microsoft YaHei UI" w:eastAsia="Microsoft YaHei UI" w:hAnsi="Microsoft YaHei UI" w:hint="eastAsia"/>
                <w:strike/>
                <w:color w:val="353535"/>
                <w:szCs w:val="21"/>
              </w:rPr>
              <w:t>background_pic_url</w:t>
            </w:r>
          </w:p>
        </w:tc>
        <w:tc>
          <w:tcPr>
            <w:tcW w:w="2977" w:type="dxa"/>
            <w:shd w:val="clear" w:color="auto" w:fill="auto"/>
          </w:tcPr>
          <w:p w14:paraId="0DDD4E10"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auto"/>
          </w:tcPr>
          <w:p w14:paraId="7E0880E5"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2745BD2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支持商家激活时针对单个会员卡分配自定义的会员卡背景。目前不要求给单个会员卡分配自定义的会员卡背景，该字段可考虑舍去。</w:t>
            </w:r>
          </w:p>
        </w:tc>
      </w:tr>
      <w:tr w:rsidR="002E005C" w:rsidRPr="00A40C10" w14:paraId="306B9CEF" w14:textId="77777777" w:rsidTr="00BF3FFF">
        <w:trPr>
          <w:trHeight w:val="267"/>
        </w:trPr>
        <w:tc>
          <w:tcPr>
            <w:tcW w:w="1836" w:type="dxa"/>
            <w:shd w:val="clear" w:color="auto" w:fill="BFBFBF" w:themeFill="background1" w:themeFillShade="BF"/>
          </w:tcPr>
          <w:p w14:paraId="1C57B792"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转赠前的code</w:t>
            </w:r>
          </w:p>
        </w:tc>
        <w:tc>
          <w:tcPr>
            <w:tcW w:w="2552" w:type="dxa"/>
            <w:shd w:val="clear" w:color="auto" w:fill="BFBFBF" w:themeFill="background1" w:themeFillShade="BF"/>
          </w:tcPr>
          <w:p w14:paraId="6C2A0DB7"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F_ OldUserCardCode</w:t>
            </w:r>
          </w:p>
        </w:tc>
        <w:tc>
          <w:tcPr>
            <w:tcW w:w="2977" w:type="dxa"/>
            <w:shd w:val="clear" w:color="auto" w:fill="BFBFBF" w:themeFill="background1" w:themeFillShade="BF"/>
          </w:tcPr>
          <w:p w14:paraId="245D0FBB" w14:textId="77777777" w:rsidR="002E005C" w:rsidRPr="00A40C10" w:rsidRDefault="002E005C" w:rsidP="00BF3FFF">
            <w:pPr>
              <w:spacing w:line="240" w:lineRule="atLeast"/>
              <w:jc w:val="left"/>
              <w:rPr>
                <w:rFonts w:ascii="等线" w:hAnsi="等线" w:cs="Times New Roman"/>
                <w:strike/>
                <w:color w:val="FF0000"/>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varchar（128）</w:t>
            </w:r>
          </w:p>
        </w:tc>
        <w:tc>
          <w:tcPr>
            <w:tcW w:w="1134" w:type="dxa"/>
            <w:shd w:val="clear" w:color="auto" w:fill="BFBFBF" w:themeFill="background1" w:themeFillShade="BF"/>
          </w:tcPr>
          <w:p w14:paraId="2131424A" w14:textId="77777777" w:rsidR="002E005C" w:rsidRPr="00A40C10" w:rsidRDefault="002E005C" w:rsidP="00BF3FFF">
            <w:pPr>
              <w:spacing w:line="240" w:lineRule="atLeast"/>
              <w:jc w:val="left"/>
              <w:rPr>
                <w:rFonts w:ascii="等线" w:hAnsi="等线" w:cs="Times New Roman"/>
                <w:strike/>
                <w:color w:val="FF0000"/>
              </w:rPr>
            </w:pPr>
          </w:p>
        </w:tc>
        <w:tc>
          <w:tcPr>
            <w:tcW w:w="6804" w:type="dxa"/>
            <w:shd w:val="clear" w:color="auto" w:fill="BFBFBF" w:themeFill="background1" w:themeFillShade="BF"/>
          </w:tcPr>
          <w:p w14:paraId="79C8E40D"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为保证安全，微信会在转赠发生后变更该卡券的code号，该字段表示转赠前的code。目前会员卡是不允许转赠的，所以该字段应该不需要保留在数据库表中。</w:t>
            </w:r>
          </w:p>
          <w:p w14:paraId="2AE1B864"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我们目前不支持转赠。</w:t>
            </w:r>
          </w:p>
        </w:tc>
      </w:tr>
      <w:tr w:rsidR="002E005C" w:rsidRPr="00A40C10" w14:paraId="0F8C6DED" w14:textId="77777777" w:rsidTr="00BF3FFF">
        <w:trPr>
          <w:trHeight w:val="267"/>
        </w:trPr>
        <w:tc>
          <w:tcPr>
            <w:tcW w:w="1836" w:type="dxa"/>
            <w:shd w:val="clear" w:color="auto" w:fill="auto"/>
          </w:tcPr>
          <w:p w14:paraId="2B70570A"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code序列号</w:t>
            </w:r>
          </w:p>
        </w:tc>
        <w:tc>
          <w:tcPr>
            <w:tcW w:w="2552" w:type="dxa"/>
            <w:shd w:val="clear" w:color="auto" w:fill="auto"/>
          </w:tcPr>
          <w:p w14:paraId="0FC7E8C9"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F_UserCardCode</w:t>
            </w:r>
          </w:p>
        </w:tc>
        <w:tc>
          <w:tcPr>
            <w:tcW w:w="2977" w:type="dxa"/>
            <w:shd w:val="clear" w:color="auto" w:fill="auto"/>
          </w:tcPr>
          <w:p w14:paraId="033A2BCF" w14:textId="77777777" w:rsidR="002E005C" w:rsidRPr="00A40C10" w:rsidRDefault="002E005C" w:rsidP="00BF3FFF">
            <w:pPr>
              <w:spacing w:line="240" w:lineRule="atLeast"/>
              <w:jc w:val="left"/>
              <w:rPr>
                <w:rFonts w:ascii="等线" w:hAnsi="等线" w:cs="Times New Roman"/>
                <w:strike/>
                <w:color w:val="FF0000"/>
              </w:rPr>
            </w:pPr>
          </w:p>
        </w:tc>
        <w:tc>
          <w:tcPr>
            <w:tcW w:w="1134" w:type="dxa"/>
            <w:shd w:val="clear" w:color="auto" w:fill="auto"/>
          </w:tcPr>
          <w:p w14:paraId="69AF4DEF" w14:textId="77777777" w:rsidR="002E005C" w:rsidRPr="00A40C10" w:rsidRDefault="002E005C" w:rsidP="00BF3FFF">
            <w:pPr>
              <w:spacing w:line="240" w:lineRule="atLeast"/>
              <w:jc w:val="left"/>
              <w:rPr>
                <w:rFonts w:ascii="等线" w:hAnsi="等线" w:cs="Times New Roman"/>
                <w:strike/>
                <w:color w:val="FF0000"/>
              </w:rPr>
            </w:pPr>
          </w:p>
        </w:tc>
        <w:tc>
          <w:tcPr>
            <w:tcW w:w="6804" w:type="dxa"/>
            <w:shd w:val="clear" w:color="auto" w:fill="auto"/>
          </w:tcPr>
          <w:p w14:paraId="054DAA57" w14:textId="77777777" w:rsidR="002E005C" w:rsidRPr="00A40C10" w:rsidRDefault="002E005C" w:rsidP="00BF3FFF">
            <w:pPr>
              <w:spacing w:line="240" w:lineRule="atLeast"/>
              <w:jc w:val="left"/>
              <w:rPr>
                <w:rFonts w:ascii="Microsoft YaHei UI" w:eastAsia="Microsoft YaHei UI" w:hAnsi="Microsoft YaHei UI"/>
                <w:strike/>
                <w:color w:val="FF0000"/>
                <w:szCs w:val="21"/>
              </w:rPr>
            </w:pPr>
            <w:r w:rsidRPr="00A40C10">
              <w:rPr>
                <w:rFonts w:ascii="Microsoft YaHei UI" w:eastAsia="Microsoft YaHei UI" w:hAnsi="Microsoft YaHei UI" w:hint="eastAsia"/>
                <w:strike/>
                <w:color w:val="FF0000"/>
                <w:szCs w:val="21"/>
              </w:rPr>
              <w:t>code序列号。转赠后，值会变化，但是目前的需求是会员卡不提供转赠功能。</w:t>
            </w:r>
          </w:p>
        </w:tc>
      </w:tr>
      <w:tr w:rsidR="002E005C" w:rsidRPr="00A40C10" w14:paraId="00259DEE" w14:textId="77777777" w:rsidTr="00BF3FFF">
        <w:trPr>
          <w:trHeight w:val="267"/>
        </w:trPr>
        <w:tc>
          <w:tcPr>
            <w:tcW w:w="1836" w:type="dxa"/>
            <w:shd w:val="clear" w:color="auto" w:fill="BFBFBF" w:themeFill="background1" w:themeFillShade="BF"/>
          </w:tcPr>
          <w:p w14:paraId="1961D7E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是否为转赠领取</w:t>
            </w:r>
          </w:p>
        </w:tc>
        <w:tc>
          <w:tcPr>
            <w:tcW w:w="2552" w:type="dxa"/>
            <w:shd w:val="clear" w:color="auto" w:fill="BFBFBF" w:themeFill="background1" w:themeFillShade="BF"/>
          </w:tcPr>
          <w:p w14:paraId="59A51C6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 IsGiveByFriend</w:t>
            </w:r>
          </w:p>
        </w:tc>
        <w:tc>
          <w:tcPr>
            <w:tcW w:w="2977" w:type="dxa"/>
            <w:shd w:val="clear" w:color="auto" w:fill="BFBFBF" w:themeFill="background1" w:themeFillShade="BF"/>
          </w:tcPr>
          <w:p w14:paraId="2E3F6094"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strike/>
              </w:rPr>
              <w:t>I</w:t>
            </w:r>
            <w:r w:rsidRPr="00A40C10">
              <w:rPr>
                <w:rFonts w:ascii="等线" w:hAnsi="等线" w:cs="Times New Roman" w:hint="eastAsia"/>
                <w:strike/>
              </w:rPr>
              <w:t>nt NULL</w:t>
            </w:r>
          </w:p>
        </w:tc>
        <w:tc>
          <w:tcPr>
            <w:tcW w:w="1134" w:type="dxa"/>
            <w:shd w:val="clear" w:color="auto" w:fill="BFBFBF" w:themeFill="background1" w:themeFillShade="BF"/>
          </w:tcPr>
          <w:p w14:paraId="5068DA57"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BFBFBF" w:themeFill="background1" w:themeFillShade="BF"/>
          </w:tcPr>
          <w:p w14:paraId="618D2DD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是否为转赠领取，1代表是，0代表否。目前会员卡是不允许转赠的，所以该字段应该不需要保留在数据库表中。</w:t>
            </w:r>
          </w:p>
        </w:tc>
      </w:tr>
      <w:tr w:rsidR="002E005C" w:rsidRPr="00A40C10" w14:paraId="136DB111" w14:textId="77777777" w:rsidTr="00BF3FFF">
        <w:trPr>
          <w:trHeight w:val="267"/>
        </w:trPr>
        <w:tc>
          <w:tcPr>
            <w:tcW w:w="1836" w:type="dxa"/>
            <w:shd w:val="clear" w:color="auto" w:fill="BFBFBF" w:themeFill="background1" w:themeFillShade="BF"/>
          </w:tcPr>
          <w:p w14:paraId="3E2865B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转赠用户的openid</w:t>
            </w:r>
          </w:p>
        </w:tc>
        <w:tc>
          <w:tcPr>
            <w:tcW w:w="2552" w:type="dxa"/>
            <w:shd w:val="clear" w:color="auto" w:fill="BFBFBF" w:themeFill="background1" w:themeFillShade="BF"/>
          </w:tcPr>
          <w:p w14:paraId="2ED3D8E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F_FriendUserName</w:t>
            </w:r>
          </w:p>
        </w:tc>
        <w:tc>
          <w:tcPr>
            <w:tcW w:w="2977" w:type="dxa"/>
            <w:shd w:val="clear" w:color="auto" w:fill="BFBFBF" w:themeFill="background1" w:themeFillShade="BF"/>
          </w:tcPr>
          <w:p w14:paraId="1035FF7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BFBFBF" w:themeFill="background1" w:themeFillShade="BF"/>
          </w:tcPr>
          <w:p w14:paraId="0295A238"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BFBFBF" w:themeFill="background1" w:themeFillShade="BF"/>
          </w:tcPr>
          <w:p w14:paraId="417CDDB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当IsGiveByFriend为1时填入的字段，表示发起转赠用户的openid。目前会员卡是不允许转赠的，所以该字段应该不需要保留在数据库表中。</w:t>
            </w:r>
          </w:p>
          <w:p w14:paraId="6E53799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FF0000"/>
                <w:szCs w:val="21"/>
              </w:rPr>
              <w:t>我们目前不支持转赠。</w:t>
            </w:r>
          </w:p>
        </w:tc>
      </w:tr>
      <w:tr w:rsidR="002E005C" w:rsidRPr="00A40C10" w14:paraId="172AF165" w14:textId="77777777" w:rsidTr="00BF3FFF">
        <w:trPr>
          <w:trHeight w:val="267"/>
        </w:trPr>
        <w:tc>
          <w:tcPr>
            <w:tcW w:w="1836" w:type="dxa"/>
            <w:shd w:val="clear" w:color="auto" w:fill="auto"/>
          </w:tcPr>
          <w:p w14:paraId="722E86A8"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领取场景值</w:t>
            </w:r>
          </w:p>
        </w:tc>
        <w:tc>
          <w:tcPr>
            <w:tcW w:w="2552" w:type="dxa"/>
            <w:shd w:val="clear" w:color="auto" w:fill="auto"/>
          </w:tcPr>
          <w:p w14:paraId="7DF0BEA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F_OuterStr</w:t>
            </w:r>
          </w:p>
        </w:tc>
        <w:tc>
          <w:tcPr>
            <w:tcW w:w="2977" w:type="dxa"/>
            <w:shd w:val="clear" w:color="auto" w:fill="auto"/>
          </w:tcPr>
          <w:p w14:paraId="17D02FE5"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varchar（8）</w:t>
            </w:r>
          </w:p>
        </w:tc>
        <w:tc>
          <w:tcPr>
            <w:tcW w:w="1134" w:type="dxa"/>
            <w:shd w:val="clear" w:color="auto" w:fill="auto"/>
          </w:tcPr>
          <w:p w14:paraId="28CA2275"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6D98BA2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领取场景值，用于领取</w:t>
            </w:r>
            <w:r w:rsidRPr="00A40C10">
              <w:rPr>
                <w:rFonts w:ascii="Microsoft YaHei UI" w:eastAsia="Microsoft YaHei UI" w:hAnsi="Microsoft YaHei UI" w:hint="eastAsia"/>
                <w:strike/>
                <w:color w:val="353535"/>
                <w:szCs w:val="21"/>
                <w:highlight w:val="yellow"/>
              </w:rPr>
              <w:t>渠道</w:t>
            </w:r>
            <w:r w:rsidRPr="00A40C10">
              <w:rPr>
                <w:rFonts w:ascii="Microsoft YaHei UI" w:eastAsia="Microsoft YaHei UI" w:hAnsi="Microsoft YaHei UI" w:hint="eastAsia"/>
                <w:strike/>
                <w:color w:val="353535"/>
                <w:szCs w:val="21"/>
              </w:rPr>
              <w:t>数据统计。可在生成二维码接口及添加Addcard接口中自定义该字段的字符串值。目前不要求分开统计，只需要统计总数，即会员总数</w:t>
            </w:r>
            <w:r w:rsidRPr="00A40C10">
              <w:rPr>
                <w:rFonts w:ascii="Microsoft YaHei UI" w:eastAsia="Microsoft YaHei UI" w:hAnsi="Microsoft YaHei UI"/>
                <w:strike/>
                <w:color w:val="353535"/>
                <w:szCs w:val="21"/>
              </w:rPr>
              <w:t xml:space="preserve"> </w:t>
            </w:r>
          </w:p>
        </w:tc>
      </w:tr>
      <w:tr w:rsidR="002E005C" w:rsidRPr="00A40C10" w14:paraId="053674C4" w14:textId="77777777" w:rsidTr="00BF3FFF">
        <w:trPr>
          <w:trHeight w:val="267"/>
        </w:trPr>
        <w:tc>
          <w:tcPr>
            <w:tcW w:w="1836" w:type="dxa"/>
            <w:shd w:val="clear" w:color="auto" w:fill="auto"/>
          </w:tcPr>
          <w:p w14:paraId="657B6736"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是否删除后重新找回</w:t>
            </w:r>
          </w:p>
        </w:tc>
        <w:tc>
          <w:tcPr>
            <w:tcW w:w="2552" w:type="dxa"/>
            <w:shd w:val="clear" w:color="auto" w:fill="auto"/>
          </w:tcPr>
          <w:p w14:paraId="4A33734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F_IsRestoreMemberCard</w:t>
            </w:r>
          </w:p>
        </w:tc>
        <w:tc>
          <w:tcPr>
            <w:tcW w:w="2977" w:type="dxa"/>
            <w:shd w:val="clear" w:color="auto" w:fill="auto"/>
          </w:tcPr>
          <w:p w14:paraId="32DB7EBC"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int</w:t>
            </w:r>
          </w:p>
        </w:tc>
        <w:tc>
          <w:tcPr>
            <w:tcW w:w="1134" w:type="dxa"/>
            <w:shd w:val="clear" w:color="auto" w:fill="auto"/>
          </w:tcPr>
          <w:p w14:paraId="2999AE64"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07C3FFB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用户删除会员卡后可重新找回，当用户本次操作为找回时，该值为1，否则为0。所以该字段是可能会发生改变的。</w:t>
            </w:r>
          </w:p>
        </w:tc>
      </w:tr>
      <w:tr w:rsidR="002E005C" w:rsidRPr="00A40C10" w14:paraId="491C50B3" w14:textId="77777777" w:rsidTr="00BF3FFF">
        <w:trPr>
          <w:trHeight w:val="267"/>
        </w:trPr>
        <w:tc>
          <w:tcPr>
            <w:tcW w:w="1836" w:type="dxa"/>
            <w:shd w:val="clear" w:color="auto" w:fill="auto"/>
          </w:tcPr>
          <w:p w14:paraId="152A2FCA"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领券用户的</w:t>
            </w:r>
            <w:hyperlink w:tgtFrame="_blank" w:history="1">
              <w:r w:rsidRPr="00A40C10">
                <w:rPr>
                  <w:rStyle w:val="ad"/>
                  <w:rFonts w:ascii="Microsoft YaHei UI" w:eastAsia="Microsoft YaHei UI" w:hAnsi="Microsoft YaHei UI" w:hint="eastAsia"/>
                  <w:strike/>
                  <w:color w:val="576B95"/>
                  <w:szCs w:val="21"/>
                </w:rPr>
                <w:t>UnionId</w:t>
              </w:r>
            </w:hyperlink>
          </w:p>
        </w:tc>
        <w:tc>
          <w:tcPr>
            <w:tcW w:w="2552" w:type="dxa"/>
            <w:shd w:val="clear" w:color="auto" w:fill="auto"/>
          </w:tcPr>
          <w:p w14:paraId="0E780EC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 UnionId</w:t>
            </w:r>
          </w:p>
        </w:tc>
        <w:tc>
          <w:tcPr>
            <w:tcW w:w="2977" w:type="dxa"/>
            <w:shd w:val="clear" w:color="auto" w:fill="auto"/>
          </w:tcPr>
          <w:p w14:paraId="2EDBE38D"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44B56A58"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7EBD8EC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领券用户的</w:t>
            </w:r>
            <w:hyperlink w:tgtFrame="_blank" w:history="1">
              <w:r w:rsidRPr="00A40C10">
                <w:rPr>
                  <w:rStyle w:val="ad"/>
                  <w:rFonts w:ascii="Microsoft YaHei UI" w:eastAsia="Microsoft YaHei UI" w:hAnsi="Microsoft YaHei UI" w:hint="eastAsia"/>
                  <w:strike/>
                  <w:color w:val="576B95"/>
                  <w:szCs w:val="21"/>
                </w:rPr>
                <w:t>UnionId</w:t>
              </w:r>
            </w:hyperlink>
            <w:r w:rsidRPr="00A40C10">
              <w:rPr>
                <w:rFonts w:hint="eastAsia"/>
                <w:strike/>
              </w:rPr>
              <w:t>。一个微信开放平台下绑定的公众账号，每个用户在不同公众号下的</w:t>
            </w:r>
            <w:r w:rsidRPr="00A40C10">
              <w:rPr>
                <w:rFonts w:hint="eastAsia"/>
                <w:strike/>
              </w:rPr>
              <w:t>openId</w:t>
            </w:r>
            <w:r w:rsidRPr="00A40C10">
              <w:rPr>
                <w:rFonts w:hint="eastAsia"/>
                <w:strike/>
              </w:rPr>
              <w:t>是不同的，但是</w:t>
            </w:r>
            <w:r w:rsidRPr="00A40C10">
              <w:rPr>
                <w:rFonts w:hint="eastAsia"/>
                <w:strike/>
              </w:rPr>
              <w:t>UnionID</w:t>
            </w:r>
            <w:r w:rsidRPr="00A40C10">
              <w:rPr>
                <w:rFonts w:hint="eastAsia"/>
                <w:strike/>
              </w:rPr>
              <w:t>是唯一的。</w:t>
            </w:r>
          </w:p>
        </w:tc>
      </w:tr>
      <w:tr w:rsidR="002E005C" w:rsidRPr="00A40C10" w14:paraId="01DAC1FC" w14:textId="77777777" w:rsidTr="00BF3FFF">
        <w:trPr>
          <w:trHeight w:val="267"/>
        </w:trPr>
        <w:tc>
          <w:tcPr>
            <w:tcW w:w="1836" w:type="dxa"/>
            <w:shd w:val="clear" w:color="auto" w:fill="auto"/>
          </w:tcPr>
          <w:p w14:paraId="5E50B12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领券方帐号</w:t>
            </w:r>
          </w:p>
        </w:tc>
        <w:tc>
          <w:tcPr>
            <w:tcW w:w="2552" w:type="dxa"/>
            <w:shd w:val="clear" w:color="auto" w:fill="auto"/>
          </w:tcPr>
          <w:p w14:paraId="58A9F67E"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F_FromUserName</w:t>
            </w:r>
          </w:p>
        </w:tc>
        <w:tc>
          <w:tcPr>
            <w:tcW w:w="2977" w:type="dxa"/>
            <w:shd w:val="clear" w:color="auto" w:fill="auto"/>
          </w:tcPr>
          <w:p w14:paraId="0B62363D" w14:textId="77777777" w:rsidR="002E005C" w:rsidRPr="00A40C10" w:rsidRDefault="002E005C" w:rsidP="00BF3FFF">
            <w:pPr>
              <w:spacing w:line="240" w:lineRule="atLeast"/>
              <w:jc w:val="left"/>
              <w:rPr>
                <w:rFonts w:ascii="等线" w:hAnsi="等线" w:cs="Times New Roman"/>
                <w:strike/>
              </w:rPr>
            </w:pPr>
          </w:p>
        </w:tc>
        <w:tc>
          <w:tcPr>
            <w:tcW w:w="1134" w:type="dxa"/>
            <w:shd w:val="clear" w:color="auto" w:fill="auto"/>
          </w:tcPr>
          <w:p w14:paraId="51C77C4E"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6CF8946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领券方帐号（一个OpenID）。该字段可以考虑是否需要，届时会员表也会补充一个openID字段，可以在两个表中取一个表保留该字段即可。该字段主要用于判断该用户是否为会员。</w:t>
            </w:r>
          </w:p>
          <w:p w14:paraId="1761112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冗余字段。在表T</w:t>
            </w:r>
            <w:r w:rsidRPr="00A40C10">
              <w:rPr>
                <w:rFonts w:ascii="Microsoft YaHei UI" w:eastAsia="Microsoft YaHei UI" w:hAnsi="Microsoft YaHei UI"/>
                <w:strike/>
                <w:color w:val="353535"/>
                <w:szCs w:val="21"/>
              </w:rPr>
              <w:t>_WxVip</w:t>
            </w:r>
            <w:r w:rsidRPr="00A40C10">
              <w:rPr>
                <w:rFonts w:ascii="Microsoft YaHei UI" w:eastAsia="Microsoft YaHei UI" w:hAnsi="Microsoft YaHei UI" w:hint="eastAsia"/>
                <w:strike/>
                <w:color w:val="353535"/>
                <w:szCs w:val="21"/>
              </w:rPr>
              <w:t>中已经有。</w:t>
            </w:r>
          </w:p>
        </w:tc>
      </w:tr>
      <w:tr w:rsidR="002E005C" w:rsidRPr="00A40C10" w14:paraId="6DFABC06" w14:textId="77777777" w:rsidTr="00BF3FFF">
        <w:trPr>
          <w:trHeight w:val="267"/>
        </w:trPr>
        <w:tc>
          <w:tcPr>
            <w:tcW w:w="1836" w:type="dxa"/>
            <w:shd w:val="clear" w:color="auto" w:fill="auto"/>
          </w:tcPr>
          <w:p w14:paraId="40508D5B"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消息类型</w:t>
            </w:r>
          </w:p>
        </w:tc>
        <w:tc>
          <w:tcPr>
            <w:tcW w:w="2552" w:type="dxa"/>
            <w:shd w:val="clear" w:color="auto" w:fill="auto"/>
          </w:tcPr>
          <w:p w14:paraId="6D4BA75D"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F_MsgType</w:t>
            </w:r>
          </w:p>
        </w:tc>
        <w:tc>
          <w:tcPr>
            <w:tcW w:w="2977" w:type="dxa"/>
            <w:shd w:val="clear" w:color="auto" w:fill="auto"/>
          </w:tcPr>
          <w:p w14:paraId="0A607A5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3241660B"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11F48E10"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微信推送消息类型，event。此字段一般也不用记录在数据库表中。</w:t>
            </w:r>
          </w:p>
        </w:tc>
      </w:tr>
      <w:tr w:rsidR="002E005C" w:rsidRPr="00A40C10" w14:paraId="5CF6C099" w14:textId="77777777" w:rsidTr="00BF3FFF">
        <w:trPr>
          <w:trHeight w:val="267"/>
        </w:trPr>
        <w:tc>
          <w:tcPr>
            <w:tcW w:w="1836" w:type="dxa"/>
            <w:shd w:val="clear" w:color="auto" w:fill="auto"/>
          </w:tcPr>
          <w:p w14:paraId="470C2592"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事件类型</w:t>
            </w:r>
          </w:p>
        </w:tc>
        <w:tc>
          <w:tcPr>
            <w:tcW w:w="2552" w:type="dxa"/>
            <w:shd w:val="clear" w:color="auto" w:fill="auto"/>
          </w:tcPr>
          <w:p w14:paraId="380A2164"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F_Event</w:t>
            </w:r>
          </w:p>
        </w:tc>
        <w:tc>
          <w:tcPr>
            <w:tcW w:w="2977" w:type="dxa"/>
            <w:shd w:val="clear" w:color="auto" w:fill="auto"/>
          </w:tcPr>
          <w:p w14:paraId="77AFBA83"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2B9334D8"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495F02AF"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微信推送事件类型，user_get_card(用户领取卡券)。后端可用该值进行判断是什么事件推送，进而做相关的处理。此字段一般也不用记录在数据库表中。</w:t>
            </w:r>
          </w:p>
        </w:tc>
      </w:tr>
      <w:tr w:rsidR="002E005C" w:rsidRPr="00A40C10" w14:paraId="5F415B70" w14:textId="77777777" w:rsidTr="00BF3FFF">
        <w:trPr>
          <w:trHeight w:val="267"/>
        </w:trPr>
        <w:tc>
          <w:tcPr>
            <w:tcW w:w="1836" w:type="dxa"/>
            <w:shd w:val="clear" w:color="auto" w:fill="auto"/>
          </w:tcPr>
          <w:p w14:paraId="0147A34C"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开发者微信号</w:t>
            </w:r>
          </w:p>
        </w:tc>
        <w:tc>
          <w:tcPr>
            <w:tcW w:w="2552" w:type="dxa"/>
            <w:shd w:val="clear" w:color="auto" w:fill="auto"/>
          </w:tcPr>
          <w:p w14:paraId="34505BCC" w14:textId="77777777" w:rsidR="002E005C" w:rsidRPr="00A40C10" w:rsidRDefault="002E005C" w:rsidP="00BF3FFF">
            <w:pPr>
              <w:spacing w:line="240" w:lineRule="atLeast"/>
              <w:jc w:val="left"/>
              <w:rPr>
                <w:rFonts w:ascii="等线" w:hAnsi="等线" w:cs="Times New Roman"/>
                <w:strike/>
              </w:rPr>
            </w:pPr>
            <w:r w:rsidRPr="00A40C10">
              <w:rPr>
                <w:rFonts w:ascii="Microsoft YaHei UI" w:eastAsia="Microsoft YaHei UI" w:hAnsi="Microsoft YaHei UI" w:hint="eastAsia"/>
                <w:strike/>
                <w:color w:val="353535"/>
                <w:szCs w:val="21"/>
              </w:rPr>
              <w:t>F_ToUserName</w:t>
            </w:r>
          </w:p>
        </w:tc>
        <w:tc>
          <w:tcPr>
            <w:tcW w:w="2977" w:type="dxa"/>
            <w:shd w:val="clear" w:color="auto" w:fill="auto"/>
          </w:tcPr>
          <w:p w14:paraId="09DE7C01" w14:textId="77777777" w:rsidR="002E005C" w:rsidRPr="00A40C10" w:rsidRDefault="002E005C" w:rsidP="00BF3FFF">
            <w:pPr>
              <w:spacing w:line="240" w:lineRule="atLeast"/>
              <w:jc w:val="left"/>
              <w:rPr>
                <w:rFonts w:ascii="等线" w:hAnsi="等线" w:cs="Times New Roman"/>
                <w:strike/>
              </w:rPr>
            </w:pPr>
            <w:r w:rsidRPr="00A40C10">
              <w:rPr>
                <w:rFonts w:ascii="等线" w:hAnsi="等线" w:cs="Times New Roman" w:hint="eastAsia"/>
                <w:strike/>
              </w:rPr>
              <w:t>NULL</w:t>
            </w:r>
            <w:r w:rsidRPr="00A40C10">
              <w:rPr>
                <w:rFonts w:ascii="等线" w:hAnsi="等线" w:cs="Times New Roman" w:hint="eastAsia"/>
                <w:strike/>
              </w:rPr>
              <w:t>，</w:t>
            </w:r>
            <w:r w:rsidRPr="00A40C10">
              <w:rPr>
                <w:rFonts w:ascii="Microsoft YaHei UI" w:eastAsia="Microsoft YaHei UI" w:hAnsi="Microsoft YaHei UI" w:hint="eastAsia"/>
                <w:strike/>
                <w:color w:val="353535"/>
                <w:szCs w:val="21"/>
              </w:rPr>
              <w:t>varchar（32）</w:t>
            </w:r>
          </w:p>
        </w:tc>
        <w:tc>
          <w:tcPr>
            <w:tcW w:w="1134" w:type="dxa"/>
            <w:shd w:val="clear" w:color="auto" w:fill="auto"/>
          </w:tcPr>
          <w:p w14:paraId="3747D7A4" w14:textId="77777777" w:rsidR="002E005C" w:rsidRPr="00A40C10" w:rsidRDefault="002E005C" w:rsidP="00BF3FFF">
            <w:pPr>
              <w:spacing w:line="240" w:lineRule="atLeast"/>
              <w:jc w:val="left"/>
              <w:rPr>
                <w:rFonts w:ascii="等线" w:hAnsi="等线" w:cs="Times New Roman"/>
                <w:strike/>
              </w:rPr>
            </w:pPr>
          </w:p>
        </w:tc>
        <w:tc>
          <w:tcPr>
            <w:tcW w:w="6804" w:type="dxa"/>
            <w:shd w:val="clear" w:color="auto" w:fill="auto"/>
          </w:tcPr>
          <w:p w14:paraId="5A288349" w14:textId="77777777" w:rsidR="002E005C" w:rsidRPr="00A40C10" w:rsidRDefault="002E005C" w:rsidP="00BF3FFF">
            <w:pPr>
              <w:spacing w:line="240" w:lineRule="atLeast"/>
              <w:jc w:val="left"/>
              <w:rPr>
                <w:rFonts w:ascii="Microsoft YaHei UI" w:eastAsia="Microsoft YaHei UI" w:hAnsi="Microsoft YaHei UI"/>
                <w:strike/>
                <w:color w:val="353535"/>
                <w:szCs w:val="21"/>
              </w:rPr>
            </w:pPr>
            <w:r w:rsidRPr="00A40C10">
              <w:rPr>
                <w:rFonts w:ascii="Microsoft YaHei UI" w:eastAsia="Microsoft YaHei UI" w:hAnsi="Microsoft YaHei UI" w:hint="eastAsia"/>
                <w:strike/>
                <w:color w:val="353535"/>
                <w:szCs w:val="21"/>
              </w:rPr>
              <w:t>开发者微信号。一般情况下该字段不会变，除非公众号绑定的开发者账号发生修改。此字段一般也不用记录在数据库表中。</w:t>
            </w:r>
          </w:p>
        </w:tc>
      </w:tr>
    </w:tbl>
    <w:p w14:paraId="695DC24F" w14:textId="77777777" w:rsidR="002E005C" w:rsidRPr="00B52576" w:rsidRDefault="002E005C" w:rsidP="002E005C"/>
    <w:p w14:paraId="4CF43CBF" w14:textId="77777777" w:rsidR="002E005C" w:rsidRPr="0064361B" w:rsidRDefault="002E005C" w:rsidP="002E005C">
      <w:pPr>
        <w:pStyle w:val="4"/>
        <w:rPr>
          <w:strike/>
        </w:rPr>
      </w:pPr>
      <w:r>
        <w:rPr>
          <w:rFonts w:hint="eastAsia"/>
        </w:rPr>
        <w:t xml:space="preserve"> </w:t>
      </w:r>
      <w:r w:rsidRPr="0064361B">
        <w:rPr>
          <w:rFonts w:hint="eastAsia"/>
          <w:strike/>
        </w:rPr>
        <w:t>微信积分使用明细表</w:t>
      </w:r>
      <w:r w:rsidRPr="0064361B">
        <w:rPr>
          <w:rFonts w:hint="eastAsia"/>
          <w:strike/>
        </w:rPr>
        <w:t xml:space="preserve"> T_</w:t>
      </w:r>
      <w:r w:rsidRPr="0064361B">
        <w:rPr>
          <w:strike/>
        </w:rPr>
        <w:t xml:space="preserve"> </w:t>
      </w:r>
      <w:r w:rsidRPr="0064361B">
        <w:rPr>
          <w:rFonts w:hint="eastAsia"/>
          <w:strike/>
        </w:rPr>
        <w:t>Wx</w:t>
      </w:r>
      <w:r w:rsidRPr="0064361B">
        <w:rPr>
          <w:strike/>
        </w:rPr>
        <w:t>Bonus</w:t>
      </w:r>
      <w:r w:rsidRPr="0064361B">
        <w:rPr>
          <w:rFonts w:hint="eastAsia"/>
          <w:strike/>
        </w:rPr>
        <w:t>UsedDetails</w:t>
      </w:r>
    </w:p>
    <w:p w14:paraId="50CB4261" w14:textId="77777777" w:rsidR="002E005C" w:rsidRPr="0064361B" w:rsidRDefault="002E005C" w:rsidP="002E005C">
      <w:pPr>
        <w:rPr>
          <w:b/>
          <w:strike/>
          <w:color w:val="538135" w:themeColor="accent6" w:themeShade="BF"/>
        </w:rPr>
      </w:pPr>
      <w:r w:rsidRPr="0064361B">
        <w:rPr>
          <w:rFonts w:hint="eastAsia"/>
          <w:strike/>
        </w:rPr>
        <w:t>PS</w:t>
      </w:r>
      <w:r w:rsidRPr="0064361B">
        <w:rPr>
          <w:rFonts w:hint="eastAsia"/>
          <w:strike/>
        </w:rPr>
        <w:t>：</w:t>
      </w:r>
      <w:r w:rsidRPr="0064361B">
        <w:rPr>
          <w:rFonts w:hint="eastAsia"/>
          <w:b/>
          <w:strike/>
          <w:color w:val="538135" w:themeColor="accent6" w:themeShade="BF"/>
        </w:rPr>
        <w:t>字段来源参考的是更新会员信息接口，在更新会员信息的同时，会对应创建一条积分使用明细的数据，该表的数据一旦创建，理应不可修改和删除。</w:t>
      </w:r>
    </w:p>
    <w:p w14:paraId="20BE58A9" w14:textId="77777777" w:rsidR="002E005C" w:rsidRPr="0064361B" w:rsidRDefault="002E005C" w:rsidP="002E005C">
      <w:pPr>
        <w:rPr>
          <w:b/>
          <w:strike/>
          <w:color w:val="538135" w:themeColor="accent6" w:themeShade="BF"/>
        </w:rPr>
      </w:pPr>
      <w:r w:rsidRPr="0064361B">
        <w:rPr>
          <w:rFonts w:hint="eastAsia"/>
          <w:b/>
          <w:strike/>
          <w:color w:val="538135" w:themeColor="accent6" w:themeShade="BF"/>
        </w:rPr>
        <w:t>到时需要试验一下，会员信息更新或使用积分后，这里会怎样</w:t>
      </w:r>
    </w:p>
    <w:p w14:paraId="415C0191" w14:textId="77777777" w:rsidR="002E005C" w:rsidRPr="0064361B" w:rsidRDefault="002E005C" w:rsidP="002E005C">
      <w:pPr>
        <w:rPr>
          <w:strike/>
        </w:rPr>
      </w:pPr>
    </w:p>
    <w:tbl>
      <w:tblPr>
        <w:tblW w:w="15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695"/>
        <w:gridCol w:w="2977"/>
        <w:gridCol w:w="1134"/>
        <w:gridCol w:w="6804"/>
      </w:tblGrid>
      <w:tr w:rsidR="002E005C" w:rsidRPr="0064361B" w14:paraId="7820DDC1" w14:textId="77777777" w:rsidTr="00BF3FFF">
        <w:trPr>
          <w:trHeight w:val="255"/>
        </w:trPr>
        <w:tc>
          <w:tcPr>
            <w:tcW w:w="1836" w:type="dxa"/>
            <w:shd w:val="clear" w:color="auto" w:fill="FF0000"/>
          </w:tcPr>
          <w:p w14:paraId="01B4FE08"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数据项</w:t>
            </w:r>
          </w:p>
        </w:tc>
        <w:tc>
          <w:tcPr>
            <w:tcW w:w="2695" w:type="dxa"/>
            <w:shd w:val="clear" w:color="auto" w:fill="FF0000"/>
          </w:tcPr>
          <w:p w14:paraId="17823108"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SQL</w:t>
            </w:r>
            <w:r w:rsidRPr="0064361B">
              <w:rPr>
                <w:rFonts w:ascii="等线" w:hAnsi="等线" w:cs="Times New Roman"/>
                <w:strike/>
                <w:color w:val="FFFFFF"/>
              </w:rPr>
              <w:t xml:space="preserve"> field</w:t>
            </w:r>
          </w:p>
        </w:tc>
        <w:tc>
          <w:tcPr>
            <w:tcW w:w="2977" w:type="dxa"/>
            <w:shd w:val="clear" w:color="auto" w:fill="FF0000"/>
          </w:tcPr>
          <w:p w14:paraId="789FB541"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Type</w:t>
            </w:r>
          </w:p>
        </w:tc>
        <w:tc>
          <w:tcPr>
            <w:tcW w:w="1134" w:type="dxa"/>
            <w:shd w:val="clear" w:color="auto" w:fill="FF0000"/>
          </w:tcPr>
          <w:p w14:paraId="21F97C0C"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默认值</w:t>
            </w:r>
          </w:p>
        </w:tc>
        <w:tc>
          <w:tcPr>
            <w:tcW w:w="6804" w:type="dxa"/>
            <w:shd w:val="clear" w:color="auto" w:fill="FF0000"/>
          </w:tcPr>
          <w:p w14:paraId="7B188E87" w14:textId="77777777" w:rsidR="002E005C" w:rsidRPr="0064361B" w:rsidRDefault="002E005C" w:rsidP="00BF3FFF">
            <w:pPr>
              <w:spacing w:line="240" w:lineRule="atLeast"/>
              <w:jc w:val="left"/>
              <w:rPr>
                <w:rFonts w:ascii="等线" w:hAnsi="等线" w:cs="Times New Roman"/>
                <w:strike/>
                <w:color w:val="FFFFFF"/>
              </w:rPr>
            </w:pPr>
            <w:r w:rsidRPr="0064361B">
              <w:rPr>
                <w:rFonts w:ascii="等线" w:hAnsi="等线" w:cs="Times New Roman" w:hint="eastAsia"/>
                <w:strike/>
                <w:color w:val="FFFFFF"/>
              </w:rPr>
              <w:t>说明</w:t>
            </w:r>
            <w:r w:rsidRPr="0064361B">
              <w:rPr>
                <w:rFonts w:ascii="等线" w:hAnsi="等线" w:cs="Times New Roman" w:hint="eastAsia"/>
                <w:strike/>
                <w:color w:val="FFFFFF"/>
              </w:rPr>
              <w:t>/</w:t>
            </w:r>
            <w:r w:rsidRPr="0064361B">
              <w:rPr>
                <w:rFonts w:ascii="等线" w:hAnsi="等线" w:cs="Times New Roman" w:hint="eastAsia"/>
                <w:strike/>
                <w:color w:val="FFFFFF"/>
              </w:rPr>
              <w:t>限制</w:t>
            </w:r>
            <w:r w:rsidRPr="0064361B">
              <w:rPr>
                <w:rFonts w:ascii="等线" w:hAnsi="等线" w:cs="Times New Roman" w:hint="eastAsia"/>
                <w:strike/>
                <w:color w:val="FFFFFF"/>
              </w:rPr>
              <w:t>/</w:t>
            </w:r>
            <w:r w:rsidRPr="0064361B">
              <w:rPr>
                <w:rFonts w:ascii="等线" w:hAnsi="等线" w:cs="Times New Roman" w:hint="eastAsia"/>
                <w:strike/>
                <w:color w:val="FFFFFF"/>
              </w:rPr>
              <w:t>规则</w:t>
            </w:r>
          </w:p>
        </w:tc>
      </w:tr>
      <w:tr w:rsidR="002E005C" w:rsidRPr="0064361B" w14:paraId="417D59F3" w14:textId="77777777" w:rsidTr="00BF3FFF">
        <w:trPr>
          <w:trHeight w:val="267"/>
        </w:trPr>
        <w:tc>
          <w:tcPr>
            <w:tcW w:w="1836" w:type="dxa"/>
            <w:shd w:val="clear" w:color="auto" w:fill="auto"/>
          </w:tcPr>
          <w:p w14:paraId="1FE83A1D"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F_I</w:t>
            </w:r>
            <w:r w:rsidRPr="0064361B">
              <w:rPr>
                <w:rFonts w:ascii="等线" w:hAnsi="等线" w:cs="Times New Roman"/>
                <w:strike/>
              </w:rPr>
              <w:t>D</w:t>
            </w:r>
          </w:p>
        </w:tc>
        <w:tc>
          <w:tcPr>
            <w:tcW w:w="2695" w:type="dxa"/>
            <w:shd w:val="clear" w:color="auto" w:fill="auto"/>
          </w:tcPr>
          <w:p w14:paraId="2B0A2DE6"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F_</w:t>
            </w:r>
            <w:r w:rsidRPr="0064361B">
              <w:rPr>
                <w:rFonts w:ascii="等线" w:hAnsi="等线" w:cs="Times New Roman"/>
                <w:strike/>
              </w:rPr>
              <w:t>ID</w:t>
            </w:r>
          </w:p>
        </w:tc>
        <w:tc>
          <w:tcPr>
            <w:tcW w:w="2977" w:type="dxa"/>
            <w:shd w:val="clear" w:color="auto" w:fill="auto"/>
          </w:tcPr>
          <w:p w14:paraId="408F8F5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INT NOT NULL</w:t>
            </w:r>
          </w:p>
        </w:tc>
        <w:tc>
          <w:tcPr>
            <w:tcW w:w="1134" w:type="dxa"/>
            <w:shd w:val="clear" w:color="auto" w:fill="auto"/>
          </w:tcPr>
          <w:p w14:paraId="5E7B050C"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307D94A6"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strike/>
              </w:rPr>
              <w:t>PRIMARY KEY</w:t>
            </w:r>
            <w:r w:rsidRPr="0064361B">
              <w:rPr>
                <w:rFonts w:ascii="等线" w:hAnsi="等线" w:cs="Times New Roman" w:hint="eastAsia"/>
                <w:strike/>
              </w:rPr>
              <w:t>，自增</w:t>
            </w:r>
            <w:r w:rsidRPr="0064361B">
              <w:rPr>
                <w:rFonts w:ascii="等线" w:hAnsi="等线" w:cs="Times New Roman" w:hint="eastAsia"/>
                <w:strike/>
              </w:rPr>
              <w:t>1</w:t>
            </w:r>
            <w:r w:rsidRPr="0064361B">
              <w:rPr>
                <w:rFonts w:ascii="等线" w:hAnsi="等线" w:cs="Times New Roman" w:hint="eastAsia"/>
                <w:strike/>
              </w:rPr>
              <w:t>。</w:t>
            </w:r>
          </w:p>
          <w:p w14:paraId="5CBC5E5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某个</w:t>
            </w:r>
            <w:r w:rsidRPr="0064361B">
              <w:rPr>
                <w:rFonts w:hint="eastAsia"/>
                <w:strike/>
              </w:rPr>
              <w:t>积分使用详情</w:t>
            </w:r>
            <w:r w:rsidRPr="0064361B">
              <w:rPr>
                <w:rFonts w:ascii="等线" w:hAnsi="等线" w:cs="Times New Roman" w:hint="eastAsia"/>
                <w:strike/>
              </w:rPr>
              <w:t>的唯一标识。</w:t>
            </w:r>
          </w:p>
        </w:tc>
      </w:tr>
      <w:tr w:rsidR="002E005C" w:rsidRPr="0064361B" w14:paraId="6D161F3A" w14:textId="77777777" w:rsidTr="00BF3FFF">
        <w:trPr>
          <w:trHeight w:val="267"/>
        </w:trPr>
        <w:tc>
          <w:tcPr>
            <w:tcW w:w="1836" w:type="dxa"/>
            <w:shd w:val="clear" w:color="auto" w:fill="auto"/>
          </w:tcPr>
          <w:p w14:paraId="00F0874A" w14:textId="77777777" w:rsidR="002E005C" w:rsidRPr="0064361B" w:rsidRDefault="002E005C" w:rsidP="00BF3FFF">
            <w:pPr>
              <w:spacing w:line="240" w:lineRule="atLeast"/>
              <w:jc w:val="left"/>
              <w:rPr>
                <w:rFonts w:ascii="等线" w:hAnsi="等线" w:cs="Times New Roman"/>
                <w:strike/>
              </w:rPr>
            </w:pPr>
          </w:p>
        </w:tc>
        <w:tc>
          <w:tcPr>
            <w:tcW w:w="2695" w:type="dxa"/>
            <w:shd w:val="clear" w:color="auto" w:fill="auto"/>
          </w:tcPr>
          <w:p w14:paraId="2682C45A" w14:textId="77777777" w:rsidR="002E005C" w:rsidRPr="0064361B" w:rsidRDefault="002E005C" w:rsidP="00BF3FFF">
            <w:pPr>
              <w:spacing w:line="240" w:lineRule="atLeast"/>
              <w:jc w:val="left"/>
              <w:rPr>
                <w:rFonts w:ascii="等线" w:hAnsi="等线" w:cs="Times New Roman"/>
                <w:strike/>
              </w:rPr>
            </w:pPr>
            <w:r w:rsidRPr="0064361B">
              <w:rPr>
                <w:rFonts w:hint="eastAsia"/>
                <w:strike/>
              </w:rPr>
              <w:t>F</w:t>
            </w:r>
            <w:r w:rsidRPr="0064361B">
              <w:rPr>
                <w:strike/>
              </w:rPr>
              <w:t>_WxVipCardDetail</w:t>
            </w:r>
            <w:r w:rsidRPr="0064361B">
              <w:rPr>
                <w:rFonts w:hint="eastAsia"/>
                <w:strike/>
              </w:rPr>
              <w:t>ID</w:t>
            </w:r>
          </w:p>
        </w:tc>
        <w:tc>
          <w:tcPr>
            <w:tcW w:w="2977" w:type="dxa"/>
            <w:shd w:val="clear" w:color="auto" w:fill="auto"/>
          </w:tcPr>
          <w:p w14:paraId="01B37975" w14:textId="77777777" w:rsidR="002E005C" w:rsidRPr="0064361B" w:rsidRDefault="002E005C" w:rsidP="00BF3FFF">
            <w:pPr>
              <w:spacing w:line="240" w:lineRule="atLeast"/>
              <w:jc w:val="left"/>
              <w:rPr>
                <w:rFonts w:ascii="等线" w:hAnsi="等线" w:cs="Times New Roman"/>
                <w:strike/>
              </w:rPr>
            </w:pPr>
          </w:p>
        </w:tc>
        <w:tc>
          <w:tcPr>
            <w:tcW w:w="1134" w:type="dxa"/>
            <w:shd w:val="clear" w:color="auto" w:fill="auto"/>
          </w:tcPr>
          <w:p w14:paraId="5D47246D"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0D4D6486" w14:textId="77777777" w:rsidR="002E005C" w:rsidRPr="0064361B" w:rsidRDefault="002E005C" w:rsidP="00BF3FFF">
            <w:pPr>
              <w:spacing w:line="240" w:lineRule="atLeast"/>
              <w:jc w:val="left"/>
              <w:rPr>
                <w:rFonts w:ascii="等线" w:hAnsi="等线" w:cs="Times New Roman"/>
                <w:strike/>
              </w:rPr>
            </w:pPr>
          </w:p>
        </w:tc>
      </w:tr>
      <w:tr w:rsidR="002E005C" w:rsidRPr="0064361B" w14:paraId="0797E5DB" w14:textId="77777777" w:rsidTr="00BF3FFF">
        <w:trPr>
          <w:trHeight w:val="267"/>
        </w:trPr>
        <w:tc>
          <w:tcPr>
            <w:tcW w:w="1836" w:type="dxa"/>
            <w:shd w:val="clear" w:color="auto" w:fill="auto"/>
          </w:tcPr>
          <w:p w14:paraId="04B8D6E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积分全量值</w:t>
            </w:r>
          </w:p>
        </w:tc>
        <w:tc>
          <w:tcPr>
            <w:tcW w:w="2695" w:type="dxa"/>
            <w:shd w:val="clear" w:color="auto" w:fill="auto"/>
          </w:tcPr>
          <w:p w14:paraId="421925D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F_Bonus</w:t>
            </w:r>
          </w:p>
        </w:tc>
        <w:tc>
          <w:tcPr>
            <w:tcW w:w="2977" w:type="dxa"/>
            <w:shd w:val="clear" w:color="auto" w:fill="auto"/>
          </w:tcPr>
          <w:p w14:paraId="59CEC09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int</w:t>
            </w:r>
          </w:p>
        </w:tc>
        <w:tc>
          <w:tcPr>
            <w:tcW w:w="1134" w:type="dxa"/>
            <w:shd w:val="clear" w:color="auto" w:fill="auto"/>
          </w:tcPr>
          <w:p w14:paraId="6BBE4B5F"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7E5E6D6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需要设置的积分全量值，传入的数值会直接显示。传入的数值应是积分变动后的值。</w:t>
            </w:r>
          </w:p>
        </w:tc>
      </w:tr>
      <w:tr w:rsidR="002E005C" w:rsidRPr="0064361B" w14:paraId="7F883B84" w14:textId="77777777" w:rsidTr="00BF3FFF">
        <w:trPr>
          <w:trHeight w:val="267"/>
        </w:trPr>
        <w:tc>
          <w:tcPr>
            <w:tcW w:w="1836" w:type="dxa"/>
            <w:shd w:val="clear" w:color="auto" w:fill="auto"/>
          </w:tcPr>
          <w:p w14:paraId="6959C98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积分变动值</w:t>
            </w:r>
          </w:p>
        </w:tc>
        <w:tc>
          <w:tcPr>
            <w:tcW w:w="2695" w:type="dxa"/>
            <w:shd w:val="clear" w:color="auto" w:fill="auto"/>
          </w:tcPr>
          <w:p w14:paraId="3494A75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F_AddBonus</w:t>
            </w:r>
          </w:p>
          <w:p w14:paraId="45E3AA83"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p>
          <w:p w14:paraId="4A11467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shd w:val="clear" w:color="auto" w:fill="FF0000"/>
              </w:rPr>
              <w:t>a</w:t>
            </w:r>
            <w:r w:rsidRPr="0064361B">
              <w:rPr>
                <w:rFonts w:ascii="等线" w:hAnsi="等线" w:cs="Times New Roman"/>
                <w:strike/>
                <w:shd w:val="clear" w:color="auto" w:fill="FF0000"/>
              </w:rPr>
              <w:t>dd_bonus</w:t>
            </w:r>
          </w:p>
        </w:tc>
        <w:tc>
          <w:tcPr>
            <w:tcW w:w="2977" w:type="dxa"/>
            <w:shd w:val="clear" w:color="auto" w:fill="auto"/>
          </w:tcPr>
          <w:p w14:paraId="13CA46FD"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52120B03"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93D474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本次积分变动值，传负数代表减少。用于记录每次积分变动的情况。</w:t>
            </w:r>
          </w:p>
          <w:p w14:paraId="5EE4832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退货时，已使用的积分不退回，但是产生的积分需要扣除</w:t>
            </w:r>
          </w:p>
        </w:tc>
      </w:tr>
      <w:tr w:rsidR="002E005C" w:rsidRPr="0064361B" w14:paraId="14E44B63" w14:textId="77777777" w:rsidTr="00BF3FFF">
        <w:trPr>
          <w:trHeight w:val="267"/>
        </w:trPr>
        <w:tc>
          <w:tcPr>
            <w:tcW w:w="1836" w:type="dxa"/>
            <w:shd w:val="clear" w:color="auto" w:fill="auto"/>
          </w:tcPr>
          <w:p w14:paraId="28603AA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自定义积分消耗记录</w:t>
            </w:r>
          </w:p>
        </w:tc>
        <w:tc>
          <w:tcPr>
            <w:tcW w:w="2695" w:type="dxa"/>
            <w:shd w:val="clear" w:color="auto" w:fill="auto"/>
          </w:tcPr>
          <w:p w14:paraId="0EB7E54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F_RecordBonus</w:t>
            </w:r>
          </w:p>
          <w:p w14:paraId="3FE393E2"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p>
          <w:p w14:paraId="18AD1CB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shd w:val="clear" w:color="auto" w:fill="FF0000"/>
              </w:rPr>
              <w:t>r</w:t>
            </w:r>
            <w:r w:rsidRPr="0064361B">
              <w:rPr>
                <w:rFonts w:ascii="等线" w:hAnsi="等线" w:cs="Times New Roman"/>
                <w:strike/>
                <w:shd w:val="clear" w:color="auto" w:fill="FF0000"/>
              </w:rPr>
              <w:t>ecord_bonus</w:t>
            </w:r>
          </w:p>
        </w:tc>
        <w:tc>
          <w:tcPr>
            <w:tcW w:w="2977" w:type="dxa"/>
            <w:shd w:val="clear" w:color="auto" w:fill="auto"/>
          </w:tcPr>
          <w:p w14:paraId="4432991A"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varchar(42)</w:t>
            </w:r>
          </w:p>
        </w:tc>
        <w:tc>
          <w:tcPr>
            <w:tcW w:w="1134" w:type="dxa"/>
            <w:shd w:val="clear" w:color="auto" w:fill="auto"/>
          </w:tcPr>
          <w:p w14:paraId="64285C60"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7B6CB83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商家自定义积分消耗记录，不超过14个汉字。对积分变动情况的说明。</w:t>
            </w:r>
          </w:p>
        </w:tc>
      </w:tr>
      <w:tr w:rsidR="002E005C" w:rsidRPr="0064361B" w14:paraId="14C408CD" w14:textId="77777777" w:rsidTr="00BF3FFF">
        <w:trPr>
          <w:trHeight w:val="267"/>
        </w:trPr>
        <w:tc>
          <w:tcPr>
            <w:tcW w:w="1836" w:type="dxa"/>
            <w:shd w:val="clear" w:color="auto" w:fill="auto"/>
          </w:tcPr>
          <w:p w14:paraId="152CBF0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余额全量值</w:t>
            </w:r>
          </w:p>
        </w:tc>
        <w:tc>
          <w:tcPr>
            <w:tcW w:w="2695" w:type="dxa"/>
            <w:shd w:val="clear" w:color="auto" w:fill="auto"/>
          </w:tcPr>
          <w:p w14:paraId="70A8390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F_Balance</w:t>
            </w:r>
          </w:p>
        </w:tc>
        <w:tc>
          <w:tcPr>
            <w:tcW w:w="2977" w:type="dxa"/>
            <w:shd w:val="clear" w:color="auto" w:fill="auto"/>
          </w:tcPr>
          <w:p w14:paraId="00A03C61"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r w:rsidR="000C3E65" w:rsidRPr="0064361B">
              <w:rPr>
                <w:rFonts w:ascii="等线" w:hAnsi="等线" w:cs="Times New Roman" w:hint="eastAsia"/>
                <w:strike/>
              </w:rPr>
              <w:t>，</w:t>
            </w:r>
            <w:r w:rsidR="000C3E65" w:rsidRPr="0064361B">
              <w:rPr>
                <w:rFonts w:ascii="等线" w:hAnsi="等线" w:cs="Times New Roman" w:hint="eastAsia"/>
                <w:strike/>
              </w:rPr>
              <w:t>defa</w:t>
            </w:r>
            <w:r w:rsidR="000C3E65" w:rsidRPr="0064361B">
              <w:rPr>
                <w:rFonts w:ascii="等线" w:hAnsi="等线" w:cs="Times New Roman"/>
                <w:strike/>
              </w:rPr>
              <w:t>ult 0</w:t>
            </w:r>
          </w:p>
        </w:tc>
        <w:tc>
          <w:tcPr>
            <w:tcW w:w="1134" w:type="dxa"/>
            <w:shd w:val="clear" w:color="auto" w:fill="auto"/>
          </w:tcPr>
          <w:p w14:paraId="1E38F456"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0A02495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需要设置的余额全量值，传入的数值会直接显示在卡面。目前会员卡不考虑储值功能，该字段可以考虑舍去。</w:t>
            </w:r>
          </w:p>
        </w:tc>
      </w:tr>
      <w:tr w:rsidR="002E005C" w:rsidRPr="0064361B" w14:paraId="0CE1AB54" w14:textId="77777777" w:rsidTr="00BF3FFF">
        <w:trPr>
          <w:trHeight w:val="267"/>
        </w:trPr>
        <w:tc>
          <w:tcPr>
            <w:tcW w:w="1836" w:type="dxa"/>
            <w:shd w:val="clear" w:color="auto" w:fill="auto"/>
          </w:tcPr>
          <w:p w14:paraId="3F92642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余额变动值</w:t>
            </w:r>
          </w:p>
        </w:tc>
        <w:tc>
          <w:tcPr>
            <w:tcW w:w="2695" w:type="dxa"/>
            <w:shd w:val="clear" w:color="auto" w:fill="auto"/>
          </w:tcPr>
          <w:p w14:paraId="6E19B6F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F_AddBalance</w:t>
            </w:r>
          </w:p>
          <w:p w14:paraId="6B8C6B08"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p>
          <w:p w14:paraId="04F2FB5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shd w:val="clear" w:color="auto" w:fill="FF0000"/>
              </w:rPr>
              <w:t>a</w:t>
            </w:r>
            <w:r w:rsidRPr="0064361B">
              <w:rPr>
                <w:rFonts w:ascii="等线" w:hAnsi="等线" w:cs="Times New Roman"/>
                <w:strike/>
                <w:shd w:val="clear" w:color="auto" w:fill="FF0000"/>
              </w:rPr>
              <w:t>dd_balance</w:t>
            </w:r>
          </w:p>
        </w:tc>
        <w:tc>
          <w:tcPr>
            <w:tcW w:w="2977" w:type="dxa"/>
            <w:shd w:val="clear" w:color="auto" w:fill="auto"/>
          </w:tcPr>
          <w:p w14:paraId="78A0B53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r w:rsidR="000C3E65" w:rsidRPr="0064361B">
              <w:rPr>
                <w:rFonts w:ascii="等线" w:hAnsi="等线" w:cs="Times New Roman" w:hint="eastAsia"/>
                <w:strike/>
              </w:rPr>
              <w:t>，</w:t>
            </w:r>
            <w:r w:rsidR="000C3E65" w:rsidRPr="0064361B">
              <w:rPr>
                <w:rFonts w:ascii="等线" w:hAnsi="等线" w:cs="Times New Roman" w:hint="eastAsia"/>
                <w:strike/>
              </w:rPr>
              <w:t>defa</w:t>
            </w:r>
            <w:r w:rsidR="000C3E65" w:rsidRPr="0064361B">
              <w:rPr>
                <w:rFonts w:ascii="等线" w:hAnsi="等线" w:cs="Times New Roman"/>
                <w:strike/>
              </w:rPr>
              <w:t>ult 0</w:t>
            </w:r>
          </w:p>
        </w:tc>
        <w:tc>
          <w:tcPr>
            <w:tcW w:w="1134" w:type="dxa"/>
            <w:shd w:val="clear" w:color="auto" w:fill="auto"/>
          </w:tcPr>
          <w:p w14:paraId="485591F8"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5CDA28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本次余额变动值，传负数代表减少。目前会员卡不考虑储值功能，该字段可以考虑舍去。</w:t>
            </w:r>
          </w:p>
        </w:tc>
      </w:tr>
      <w:tr w:rsidR="002E005C" w:rsidRPr="0064361B" w14:paraId="601B598C" w14:textId="77777777" w:rsidTr="00BF3FFF">
        <w:trPr>
          <w:trHeight w:val="267"/>
        </w:trPr>
        <w:tc>
          <w:tcPr>
            <w:tcW w:w="1836" w:type="dxa"/>
            <w:shd w:val="clear" w:color="auto" w:fill="auto"/>
          </w:tcPr>
          <w:p w14:paraId="4876808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自定义金额消耗记录</w:t>
            </w:r>
          </w:p>
        </w:tc>
        <w:tc>
          <w:tcPr>
            <w:tcW w:w="2695" w:type="dxa"/>
            <w:shd w:val="clear" w:color="auto" w:fill="auto"/>
          </w:tcPr>
          <w:p w14:paraId="052D415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F_RecordBalance</w:t>
            </w:r>
          </w:p>
          <w:p w14:paraId="343063F9" w14:textId="77777777" w:rsidR="002E005C" w:rsidRPr="0064361B" w:rsidRDefault="002E005C" w:rsidP="00BF3FFF">
            <w:pPr>
              <w:spacing w:line="240" w:lineRule="atLeast"/>
              <w:jc w:val="left"/>
              <w:rPr>
                <w:strike/>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hint="eastAsia"/>
                <w:strike/>
                <w:highlight w:val="red"/>
              </w:rPr>
              <w:t>:re</w:t>
            </w:r>
            <w:r w:rsidRPr="0064361B">
              <w:rPr>
                <w:rFonts w:ascii="Microsoft YaHei UI" w:eastAsia="Microsoft YaHei UI" w:hAnsi="Microsoft YaHei UI" w:hint="eastAsia"/>
                <w:strike/>
                <w:color w:val="353535"/>
                <w:szCs w:val="21"/>
                <w:highlight w:val="red"/>
                <w:shd w:val="clear" w:color="auto" w:fill="FF0000"/>
              </w:rPr>
              <w:t>cord_balanc</w:t>
            </w:r>
            <w:r w:rsidRPr="0064361B">
              <w:rPr>
                <w:rFonts w:ascii="Microsoft YaHei UI" w:eastAsia="Microsoft YaHei UI" w:hAnsi="Microsoft YaHei UI" w:hint="eastAsia"/>
                <w:strike/>
                <w:color w:val="353535"/>
                <w:szCs w:val="21"/>
                <w:shd w:val="clear" w:color="auto" w:fill="FF0000"/>
              </w:rPr>
              <w:t>e</w:t>
            </w:r>
          </w:p>
        </w:tc>
        <w:tc>
          <w:tcPr>
            <w:tcW w:w="2977" w:type="dxa"/>
            <w:shd w:val="clear" w:color="auto" w:fill="auto"/>
          </w:tcPr>
          <w:p w14:paraId="3F78183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varchar(42)</w:t>
            </w:r>
          </w:p>
        </w:tc>
        <w:tc>
          <w:tcPr>
            <w:tcW w:w="1134" w:type="dxa"/>
            <w:shd w:val="clear" w:color="auto" w:fill="auto"/>
          </w:tcPr>
          <w:p w14:paraId="7D4661ED"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027C0C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商家自定义金额消耗记录，不超过14个汉字。目前会员卡不考虑储值功能，该字段可以考虑舍去。</w:t>
            </w:r>
          </w:p>
        </w:tc>
      </w:tr>
      <w:tr w:rsidR="002E005C" w:rsidRPr="0064361B" w14:paraId="7E64C514" w14:textId="77777777" w:rsidTr="00BF3FFF">
        <w:trPr>
          <w:trHeight w:val="267"/>
        </w:trPr>
        <w:tc>
          <w:tcPr>
            <w:tcW w:w="1836" w:type="dxa"/>
            <w:shd w:val="clear" w:color="auto" w:fill="auto"/>
          </w:tcPr>
          <w:p w14:paraId="1447461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自定义类目名称1</w:t>
            </w:r>
          </w:p>
        </w:tc>
        <w:tc>
          <w:tcPr>
            <w:tcW w:w="2695" w:type="dxa"/>
            <w:shd w:val="clear" w:color="auto" w:fill="auto"/>
          </w:tcPr>
          <w:p w14:paraId="0D58F8B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F_CustomFieldValue1</w:t>
            </w:r>
          </w:p>
          <w:p w14:paraId="294935FB"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c</w:t>
            </w:r>
            <w:r w:rsidRPr="0064361B">
              <w:rPr>
                <w:rFonts w:ascii="等线" w:hAnsi="等线" w:cs="Times New Roman"/>
                <w:strike/>
                <w:shd w:val="clear" w:color="auto" w:fill="FF0000"/>
              </w:rPr>
              <w:t>ustom_field_value1</w:t>
            </w:r>
          </w:p>
        </w:tc>
        <w:tc>
          <w:tcPr>
            <w:tcW w:w="2977" w:type="dxa"/>
            <w:shd w:val="clear" w:color="auto" w:fill="auto"/>
          </w:tcPr>
          <w:p w14:paraId="78A8A0F1"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varchar（12）</w:t>
            </w:r>
          </w:p>
        </w:tc>
        <w:tc>
          <w:tcPr>
            <w:tcW w:w="1134" w:type="dxa"/>
            <w:shd w:val="clear" w:color="auto" w:fill="auto"/>
          </w:tcPr>
          <w:p w14:paraId="783337AE"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5FEC1169"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创建时字段custom_field1定义类型的最新数值，限制为4个汉字，12字节。该字段每次获取的值可能不一样，取决于商家有无修改会员卡关于该字段的内容。该字段需要保留在积分明细表中。</w:t>
            </w:r>
          </w:p>
        </w:tc>
      </w:tr>
      <w:tr w:rsidR="002E005C" w:rsidRPr="0064361B" w14:paraId="7AD6470C" w14:textId="77777777" w:rsidTr="00BF3FFF">
        <w:trPr>
          <w:trHeight w:val="267"/>
        </w:trPr>
        <w:tc>
          <w:tcPr>
            <w:tcW w:w="1836" w:type="dxa"/>
            <w:shd w:val="clear" w:color="auto" w:fill="auto"/>
          </w:tcPr>
          <w:p w14:paraId="7AE98B9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自定义类目名称2</w:t>
            </w:r>
          </w:p>
        </w:tc>
        <w:tc>
          <w:tcPr>
            <w:tcW w:w="2695" w:type="dxa"/>
            <w:shd w:val="clear" w:color="auto" w:fill="auto"/>
          </w:tcPr>
          <w:p w14:paraId="6C9D45D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F_CustomFieldValue2</w:t>
            </w:r>
          </w:p>
          <w:p w14:paraId="688C700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c</w:t>
            </w:r>
            <w:r w:rsidRPr="0064361B">
              <w:rPr>
                <w:rFonts w:ascii="等线" w:hAnsi="等线" w:cs="Times New Roman"/>
                <w:strike/>
                <w:shd w:val="clear" w:color="auto" w:fill="FF0000"/>
              </w:rPr>
              <w:t>ustom_field_value</w:t>
            </w:r>
            <w:r w:rsidRPr="0064361B">
              <w:rPr>
                <w:rFonts w:ascii="等线" w:hAnsi="等线" w:cs="Times New Roman" w:hint="eastAsia"/>
                <w:strike/>
                <w:shd w:val="clear" w:color="auto" w:fill="FF0000"/>
              </w:rPr>
              <w:t>2</w:t>
            </w:r>
          </w:p>
        </w:tc>
        <w:tc>
          <w:tcPr>
            <w:tcW w:w="2977" w:type="dxa"/>
            <w:shd w:val="clear" w:color="auto" w:fill="auto"/>
          </w:tcPr>
          <w:p w14:paraId="6EB2247D"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varchar（12）</w:t>
            </w:r>
          </w:p>
        </w:tc>
        <w:tc>
          <w:tcPr>
            <w:tcW w:w="1134" w:type="dxa"/>
            <w:shd w:val="clear" w:color="auto" w:fill="auto"/>
          </w:tcPr>
          <w:p w14:paraId="432EC3D9"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741C402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创建时字段custom_field2定义类型的最新数值，限制为4个汉字，12字节。该字段每次获取的值可能不一样，取决于商家有无修改会员卡关于该字段的内容。该字段需要保留在积分明细表中。</w:t>
            </w:r>
          </w:p>
        </w:tc>
      </w:tr>
      <w:tr w:rsidR="002E005C" w:rsidRPr="0064361B" w14:paraId="3D817E66" w14:textId="77777777" w:rsidTr="00BF3FFF">
        <w:trPr>
          <w:trHeight w:val="267"/>
        </w:trPr>
        <w:tc>
          <w:tcPr>
            <w:tcW w:w="1836" w:type="dxa"/>
            <w:shd w:val="clear" w:color="auto" w:fill="auto"/>
          </w:tcPr>
          <w:p w14:paraId="097095C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自定义类目名称3</w:t>
            </w:r>
          </w:p>
        </w:tc>
        <w:tc>
          <w:tcPr>
            <w:tcW w:w="2695" w:type="dxa"/>
            <w:shd w:val="clear" w:color="auto" w:fill="auto"/>
          </w:tcPr>
          <w:p w14:paraId="3F2E442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F_CustomFieldValue3</w:t>
            </w:r>
          </w:p>
          <w:p w14:paraId="6CF9CF6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c</w:t>
            </w:r>
            <w:r w:rsidRPr="0064361B">
              <w:rPr>
                <w:rFonts w:ascii="等线" w:hAnsi="等线" w:cs="Times New Roman"/>
                <w:strike/>
                <w:shd w:val="clear" w:color="auto" w:fill="FF0000"/>
              </w:rPr>
              <w:t>ustom_field_value</w:t>
            </w:r>
            <w:r w:rsidRPr="0064361B">
              <w:rPr>
                <w:rFonts w:ascii="等线" w:hAnsi="等线" w:cs="Times New Roman" w:hint="eastAsia"/>
                <w:strike/>
                <w:shd w:val="clear" w:color="auto" w:fill="FF0000"/>
              </w:rPr>
              <w:t>3</w:t>
            </w:r>
          </w:p>
        </w:tc>
        <w:tc>
          <w:tcPr>
            <w:tcW w:w="2977" w:type="dxa"/>
            <w:shd w:val="clear" w:color="auto" w:fill="auto"/>
          </w:tcPr>
          <w:p w14:paraId="46979670"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varchar（12）</w:t>
            </w:r>
          </w:p>
        </w:tc>
        <w:tc>
          <w:tcPr>
            <w:tcW w:w="1134" w:type="dxa"/>
            <w:shd w:val="clear" w:color="auto" w:fill="auto"/>
          </w:tcPr>
          <w:p w14:paraId="40731AAF"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1AD376C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创建时字段custom_field3定义类型的最新数值，限制为4个汉字，12字节。该字段每次获取的值可能不一样，取决于商家有无修改会员卡关于该字段的内容。该字段需要保留在积分明细表中。</w:t>
            </w:r>
          </w:p>
        </w:tc>
      </w:tr>
      <w:tr w:rsidR="002E005C" w:rsidRPr="0064361B" w14:paraId="4C747598" w14:textId="77777777" w:rsidTr="00BF3FFF">
        <w:trPr>
          <w:trHeight w:val="267"/>
        </w:trPr>
        <w:tc>
          <w:tcPr>
            <w:tcW w:w="1836" w:type="dxa"/>
            <w:shd w:val="clear" w:color="auto" w:fill="auto"/>
          </w:tcPr>
          <w:p w14:paraId="2BDAE66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原生消息结构体</w:t>
            </w:r>
          </w:p>
        </w:tc>
        <w:tc>
          <w:tcPr>
            <w:tcW w:w="2695" w:type="dxa"/>
            <w:shd w:val="clear" w:color="auto" w:fill="auto"/>
          </w:tcPr>
          <w:p w14:paraId="07C68F2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F_NotifyOptional</w:t>
            </w:r>
          </w:p>
          <w:p w14:paraId="676DD348" w14:textId="77777777" w:rsidR="002E005C" w:rsidRPr="0064361B" w:rsidRDefault="002E005C" w:rsidP="00BF3FFF">
            <w:pPr>
              <w:spacing w:line="240" w:lineRule="atLeast"/>
              <w:jc w:val="left"/>
              <w:rPr>
                <w:rFonts w:ascii="等线" w:hAnsi="等线" w:cs="Times New Roman"/>
                <w:strike/>
                <w:shd w:val="clear" w:color="auto" w:fill="FF0000"/>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p>
          <w:p w14:paraId="7B4F596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shd w:val="clear" w:color="auto" w:fill="FF0000"/>
              </w:rPr>
              <w:t>n</w:t>
            </w:r>
            <w:r w:rsidRPr="0064361B">
              <w:rPr>
                <w:rFonts w:ascii="等线" w:hAnsi="等线" w:cs="Times New Roman"/>
                <w:strike/>
                <w:shd w:val="clear" w:color="auto" w:fill="FF0000"/>
              </w:rPr>
              <w:t>otify_optional</w:t>
            </w:r>
          </w:p>
        </w:tc>
        <w:tc>
          <w:tcPr>
            <w:tcW w:w="2977" w:type="dxa"/>
            <w:shd w:val="clear" w:color="auto" w:fill="auto"/>
          </w:tcPr>
          <w:p w14:paraId="2E24D17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Microsoft YaHei UI" w:eastAsia="Microsoft YaHei UI" w:hAnsi="Microsoft YaHei UI" w:hint="eastAsia"/>
                <w:strike/>
                <w:color w:val="353535"/>
                <w:szCs w:val="21"/>
              </w:rPr>
              <w:t>JSON</w:t>
            </w:r>
          </w:p>
        </w:tc>
        <w:tc>
          <w:tcPr>
            <w:tcW w:w="1134" w:type="dxa"/>
            <w:shd w:val="clear" w:color="auto" w:fill="auto"/>
          </w:tcPr>
          <w:p w14:paraId="55851D3F" w14:textId="77777777" w:rsidR="002E005C" w:rsidRPr="0064361B" w:rsidRDefault="002E005C" w:rsidP="00BF3FFF">
            <w:pPr>
              <w:spacing w:line="240" w:lineRule="atLeast"/>
              <w:jc w:val="left"/>
              <w:rPr>
                <w:rFonts w:ascii="等线" w:hAnsi="等线" w:cs="Times New Roman"/>
                <w:strike/>
              </w:rPr>
            </w:pPr>
          </w:p>
        </w:tc>
        <w:tc>
          <w:tcPr>
            <w:tcW w:w="6804" w:type="dxa"/>
            <w:shd w:val="clear" w:color="auto" w:fill="auto"/>
          </w:tcPr>
          <w:p w14:paraId="6EBFD14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控制原生消息结构体，包含各字段的消息控制字段。</w:t>
            </w:r>
          </w:p>
          <w:p w14:paraId="4FCB7C8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该字段的内容应是包含下列的三个字段。</w:t>
            </w:r>
          </w:p>
        </w:tc>
      </w:tr>
      <w:tr w:rsidR="002E005C" w:rsidRPr="0064361B" w14:paraId="16791CB9" w14:textId="77777777" w:rsidTr="00BF3FFF">
        <w:trPr>
          <w:trHeight w:val="267"/>
        </w:trPr>
        <w:tc>
          <w:tcPr>
            <w:tcW w:w="1836" w:type="dxa"/>
            <w:shd w:val="clear" w:color="auto" w:fill="auto"/>
          </w:tcPr>
          <w:p w14:paraId="2AD0376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积分变动时是否触发系统模板消息</w:t>
            </w:r>
          </w:p>
        </w:tc>
        <w:tc>
          <w:tcPr>
            <w:tcW w:w="2695" w:type="dxa"/>
            <w:shd w:val="clear" w:color="auto" w:fill="auto"/>
          </w:tcPr>
          <w:p w14:paraId="10EAA64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F_IsNotifyBonus</w:t>
            </w:r>
          </w:p>
          <w:p w14:paraId="14F9407E" w14:textId="77777777" w:rsidR="002E005C" w:rsidRPr="0064361B" w:rsidRDefault="002E005C" w:rsidP="00BF3FFF">
            <w:pPr>
              <w:spacing w:line="240" w:lineRule="atLeast"/>
              <w:jc w:val="left"/>
              <w:rPr>
                <w:rFonts w:ascii="等线" w:hAnsi="等线" w:cs="Times New Roman"/>
                <w:strike/>
                <w:shd w:val="clear" w:color="auto" w:fill="FF0000"/>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s_notify_bonus</w:t>
            </w:r>
          </w:p>
        </w:tc>
        <w:tc>
          <w:tcPr>
            <w:tcW w:w="2977" w:type="dxa"/>
            <w:shd w:val="clear" w:color="auto" w:fill="auto"/>
          </w:tcPr>
          <w:p w14:paraId="392BE7A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6463EA1B"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true</w:t>
            </w:r>
          </w:p>
        </w:tc>
        <w:tc>
          <w:tcPr>
            <w:tcW w:w="6804" w:type="dxa"/>
            <w:shd w:val="clear" w:color="auto" w:fill="auto"/>
          </w:tcPr>
          <w:p w14:paraId="6818FD3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值范围{0,1}积分变动时是否触发系统模板消息，默认为true。</w:t>
            </w:r>
          </w:p>
          <w:p w14:paraId="21B777B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r w:rsidR="002E005C" w:rsidRPr="0064361B" w14:paraId="0E55904E" w14:textId="77777777" w:rsidTr="00BF3FFF">
        <w:trPr>
          <w:trHeight w:val="267"/>
        </w:trPr>
        <w:tc>
          <w:tcPr>
            <w:tcW w:w="1836" w:type="dxa"/>
            <w:shd w:val="clear" w:color="auto" w:fill="auto"/>
          </w:tcPr>
          <w:p w14:paraId="3F4FAC3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余额变动时是否触发系统模板消息</w:t>
            </w:r>
          </w:p>
        </w:tc>
        <w:tc>
          <w:tcPr>
            <w:tcW w:w="2695" w:type="dxa"/>
            <w:shd w:val="clear" w:color="auto" w:fill="auto"/>
          </w:tcPr>
          <w:p w14:paraId="6E8F817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F_IsNotifyBalance</w:t>
            </w:r>
          </w:p>
          <w:p w14:paraId="126796BE"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s_notify_balance</w:t>
            </w:r>
          </w:p>
        </w:tc>
        <w:tc>
          <w:tcPr>
            <w:tcW w:w="2977" w:type="dxa"/>
            <w:shd w:val="clear" w:color="auto" w:fill="auto"/>
          </w:tcPr>
          <w:p w14:paraId="2B0EB417"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6E1FB19E"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true</w:t>
            </w:r>
          </w:p>
        </w:tc>
        <w:tc>
          <w:tcPr>
            <w:tcW w:w="6804" w:type="dxa"/>
            <w:shd w:val="clear" w:color="auto" w:fill="auto"/>
          </w:tcPr>
          <w:p w14:paraId="50EDDD6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值范围{0,1}余额变动时是否触发系统模板消息，默认为true。</w:t>
            </w:r>
          </w:p>
          <w:p w14:paraId="5052AA2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r w:rsidR="002E005C" w:rsidRPr="0064361B" w14:paraId="0CF21F67" w14:textId="77777777" w:rsidTr="00BF3FFF">
        <w:trPr>
          <w:trHeight w:val="267"/>
        </w:trPr>
        <w:tc>
          <w:tcPr>
            <w:tcW w:w="1836" w:type="dxa"/>
            <w:shd w:val="clear" w:color="auto" w:fill="auto"/>
          </w:tcPr>
          <w:p w14:paraId="038DAB6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自定义group1是否触发系统模板消息</w:t>
            </w:r>
          </w:p>
        </w:tc>
        <w:tc>
          <w:tcPr>
            <w:tcW w:w="2695" w:type="dxa"/>
            <w:shd w:val="clear" w:color="auto" w:fill="auto"/>
          </w:tcPr>
          <w:p w14:paraId="6CF612B7"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F_IsNotifyCustomField1</w:t>
            </w:r>
          </w:p>
          <w:p w14:paraId="3738F76F"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s_notify_custom_field1</w:t>
            </w:r>
          </w:p>
        </w:tc>
        <w:tc>
          <w:tcPr>
            <w:tcW w:w="2977" w:type="dxa"/>
            <w:shd w:val="clear" w:color="auto" w:fill="auto"/>
          </w:tcPr>
          <w:p w14:paraId="1F79280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0601720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false</w:t>
            </w:r>
          </w:p>
        </w:tc>
        <w:tc>
          <w:tcPr>
            <w:tcW w:w="6804" w:type="dxa"/>
            <w:shd w:val="clear" w:color="auto" w:fill="auto"/>
          </w:tcPr>
          <w:p w14:paraId="008150F1" w14:textId="77777777" w:rsidR="002E005C" w:rsidRPr="0064361B" w:rsidRDefault="002E005C" w:rsidP="00BF3FFF">
            <w:pPr>
              <w:spacing w:line="240" w:lineRule="atLeast"/>
              <w:ind w:left="105" w:hangingChars="50" w:hanging="105"/>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 自定义group1变动时是否触发系统模板</w:t>
            </w:r>
            <w:bookmarkStart w:id="333" w:name="OLE_LINK147"/>
            <w:bookmarkStart w:id="334" w:name="OLE_LINK148"/>
            <w:bookmarkStart w:id="335" w:name="OLE_LINK149"/>
            <w:bookmarkStart w:id="336" w:name="OLE_LINK150"/>
            <w:r w:rsidRPr="0064361B">
              <w:rPr>
                <w:rFonts w:ascii="Microsoft YaHei UI" w:eastAsia="Microsoft YaHei UI" w:hAnsi="Microsoft YaHei UI" w:hint="eastAsia"/>
                <w:strike/>
                <w:color w:val="353535"/>
                <w:szCs w:val="21"/>
              </w:rPr>
              <w:t>(</w:t>
            </w:r>
            <w:bookmarkStart w:id="337" w:name="OLE_LINK155"/>
            <w:bookmarkStart w:id="338" w:name="OLE_LINK156"/>
            <w:bookmarkStart w:id="339" w:name="OLE_LINK157"/>
            <w:bookmarkStart w:id="340" w:name="OLE_LINK158"/>
            <w:r w:rsidRPr="0064361B">
              <w:rPr>
                <w:rFonts w:ascii="Microsoft YaHei UI" w:eastAsia="Microsoft YaHei UI" w:hAnsi="Microsoft YaHei UI" w:hint="eastAsia"/>
                <w:strike/>
                <w:color w:val="353535"/>
                <w:szCs w:val="21"/>
              </w:rPr>
              <w:t>有公众 号发公众号，没有发WX</w:t>
            </w:r>
            <w:bookmarkStart w:id="341" w:name="OLE_LINK151"/>
            <w:bookmarkStart w:id="342" w:name="OLE_LINK152"/>
            <w:bookmarkStart w:id="343" w:name="OLE_LINK153"/>
            <w:bookmarkStart w:id="344" w:name="OLE_LINK154"/>
            <w:r w:rsidRPr="0064361B">
              <w:rPr>
                <w:rFonts w:ascii="Microsoft YaHei UI" w:eastAsia="Microsoft YaHei UI" w:hAnsi="Microsoft YaHei UI" w:hint="eastAsia"/>
                <w:strike/>
                <w:color w:val="353535"/>
                <w:szCs w:val="21"/>
              </w:rPr>
              <w:t>服务</w:t>
            </w:r>
            <w:bookmarkEnd w:id="341"/>
            <w:bookmarkEnd w:id="342"/>
            <w:bookmarkEnd w:id="343"/>
            <w:bookmarkEnd w:id="344"/>
            <w:r w:rsidRPr="0064361B">
              <w:rPr>
                <w:rFonts w:ascii="Microsoft YaHei UI" w:eastAsia="Microsoft YaHei UI" w:hAnsi="Microsoft YaHei UI" w:hint="eastAsia"/>
                <w:strike/>
                <w:color w:val="353535"/>
                <w:szCs w:val="21"/>
              </w:rPr>
              <w:t>通知</w:t>
            </w:r>
            <w:bookmarkEnd w:id="337"/>
            <w:bookmarkEnd w:id="338"/>
            <w:bookmarkEnd w:id="339"/>
            <w:bookmarkEnd w:id="340"/>
            <w:r w:rsidRPr="0064361B">
              <w:rPr>
                <w:rFonts w:ascii="Microsoft YaHei UI" w:eastAsia="Microsoft YaHei UI" w:hAnsi="Microsoft YaHei UI" w:hint="eastAsia"/>
                <w:strike/>
                <w:color w:val="353535"/>
                <w:szCs w:val="21"/>
              </w:rPr>
              <w:t>)</w:t>
            </w:r>
            <w:bookmarkEnd w:id="333"/>
            <w:bookmarkEnd w:id="334"/>
            <w:bookmarkEnd w:id="335"/>
            <w:bookmarkEnd w:id="336"/>
            <w:r w:rsidRPr="0064361B">
              <w:rPr>
                <w:rFonts w:ascii="Microsoft YaHei UI" w:eastAsia="Microsoft YaHei UI" w:hAnsi="Microsoft YaHei UI" w:hint="eastAsia"/>
                <w:strike/>
                <w:color w:val="353535"/>
                <w:szCs w:val="21"/>
              </w:rPr>
              <w:t>消息，默认为false。（</w:t>
            </w:r>
            <w:r w:rsidRPr="0064361B">
              <w:rPr>
                <w:rFonts w:ascii="Microsoft YaHei UI" w:eastAsia="Microsoft YaHei UI" w:hAnsi="Microsoft YaHei UI" w:hint="eastAsia"/>
                <w:strike/>
                <w:color w:val="FF0000"/>
                <w:szCs w:val="21"/>
              </w:rPr>
              <w:t>2、3同理</w:t>
            </w:r>
            <w:r w:rsidRPr="0064361B">
              <w:rPr>
                <w:rFonts w:ascii="Microsoft YaHei UI" w:eastAsia="Microsoft YaHei UI" w:hAnsi="Microsoft YaHei UI" w:hint="eastAsia"/>
                <w:strike/>
                <w:color w:val="353535"/>
                <w:szCs w:val="21"/>
              </w:rPr>
              <w:t>）。</w:t>
            </w:r>
          </w:p>
          <w:p w14:paraId="7C0AD675"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前提是需要</w:t>
            </w:r>
          </w:p>
          <w:p w14:paraId="46D24D73"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r w:rsidR="002E005C" w:rsidRPr="0064361B" w14:paraId="56D26F82" w14:textId="77777777" w:rsidTr="00BF3FFF">
        <w:trPr>
          <w:trHeight w:val="267"/>
        </w:trPr>
        <w:tc>
          <w:tcPr>
            <w:tcW w:w="1836" w:type="dxa"/>
            <w:shd w:val="clear" w:color="auto" w:fill="auto"/>
          </w:tcPr>
          <w:p w14:paraId="3FAB781A"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自定义group2是否触发系统模板消息</w:t>
            </w:r>
          </w:p>
        </w:tc>
        <w:tc>
          <w:tcPr>
            <w:tcW w:w="2695" w:type="dxa"/>
            <w:shd w:val="clear" w:color="auto" w:fill="auto"/>
          </w:tcPr>
          <w:p w14:paraId="302B5470"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F_IsNotifyCustomField2</w:t>
            </w:r>
          </w:p>
          <w:p w14:paraId="0953221C"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s_notify_custom_field</w:t>
            </w:r>
            <w:r w:rsidRPr="0064361B">
              <w:rPr>
                <w:rFonts w:ascii="等线" w:hAnsi="等线" w:cs="Times New Roman" w:hint="eastAsia"/>
                <w:strike/>
                <w:shd w:val="clear" w:color="auto" w:fill="FF0000"/>
              </w:rPr>
              <w:t>2</w:t>
            </w:r>
          </w:p>
        </w:tc>
        <w:tc>
          <w:tcPr>
            <w:tcW w:w="2977" w:type="dxa"/>
            <w:shd w:val="clear" w:color="auto" w:fill="auto"/>
          </w:tcPr>
          <w:p w14:paraId="55504258"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030E1053"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false</w:t>
            </w:r>
          </w:p>
        </w:tc>
        <w:tc>
          <w:tcPr>
            <w:tcW w:w="6804" w:type="dxa"/>
            <w:shd w:val="clear" w:color="auto" w:fill="auto"/>
          </w:tcPr>
          <w:p w14:paraId="4D94F846"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 自定义group2变动时是否触发系统模板(有公众 号发公众号，没有发WX服务通知)消息，默认为false。（</w:t>
            </w:r>
            <w:r w:rsidRPr="0064361B">
              <w:rPr>
                <w:rFonts w:ascii="Microsoft YaHei UI" w:eastAsia="Microsoft YaHei UI" w:hAnsi="Microsoft YaHei UI" w:hint="eastAsia"/>
                <w:strike/>
                <w:color w:val="FF0000"/>
                <w:szCs w:val="21"/>
              </w:rPr>
              <w:t>2、3同理</w:t>
            </w:r>
            <w:r w:rsidRPr="0064361B">
              <w:rPr>
                <w:rFonts w:ascii="Microsoft YaHei UI" w:eastAsia="Microsoft YaHei UI" w:hAnsi="Microsoft YaHei UI" w:hint="eastAsia"/>
                <w:strike/>
                <w:color w:val="353535"/>
                <w:szCs w:val="21"/>
              </w:rPr>
              <w:t>）。</w:t>
            </w:r>
          </w:p>
          <w:p w14:paraId="6705712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r w:rsidR="002E005C" w:rsidRPr="0064361B" w14:paraId="066C2D31" w14:textId="77777777" w:rsidTr="00BF3FFF">
        <w:trPr>
          <w:trHeight w:val="267"/>
        </w:trPr>
        <w:tc>
          <w:tcPr>
            <w:tcW w:w="1836" w:type="dxa"/>
            <w:shd w:val="clear" w:color="auto" w:fill="auto"/>
          </w:tcPr>
          <w:p w14:paraId="620CAA9D"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自定义group3是否触发系统模板消息</w:t>
            </w:r>
          </w:p>
        </w:tc>
        <w:tc>
          <w:tcPr>
            <w:tcW w:w="2695" w:type="dxa"/>
            <w:shd w:val="clear" w:color="auto" w:fill="auto"/>
          </w:tcPr>
          <w:p w14:paraId="1AFA2174"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F_IsNotifyCustomField3</w:t>
            </w:r>
          </w:p>
          <w:p w14:paraId="08E21F82"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等线" w:hAnsi="等线" w:cs="Times New Roman" w:hint="eastAsia"/>
                <w:strike/>
                <w:highlight w:val="red"/>
              </w:rPr>
              <w:t>M</w:t>
            </w:r>
            <w:r w:rsidRPr="0064361B">
              <w:rPr>
                <w:rFonts w:ascii="等线" w:hAnsi="等线" w:cs="Times New Roman"/>
                <w:strike/>
                <w:highlight w:val="red"/>
              </w:rPr>
              <w:t>ode</w:t>
            </w:r>
            <w:r w:rsidRPr="0064361B">
              <w:rPr>
                <w:rFonts w:ascii="等线" w:hAnsi="等线" w:cs="Times New Roman"/>
                <w:strike/>
                <w:highlight w:val="red"/>
                <w:shd w:val="clear" w:color="auto" w:fill="FF0000"/>
              </w:rPr>
              <w:t>l</w:t>
            </w:r>
            <w:r w:rsidRPr="0064361B">
              <w:rPr>
                <w:rFonts w:ascii="等线" w:hAnsi="等线" w:cs="Times New Roman" w:hint="eastAsia"/>
                <w:strike/>
                <w:highlight w:val="red"/>
                <w:shd w:val="clear" w:color="auto" w:fill="FF0000"/>
              </w:rPr>
              <w:t>名</w:t>
            </w:r>
            <w:r w:rsidRPr="0064361B">
              <w:rPr>
                <w:rFonts w:ascii="等线" w:hAnsi="等线" w:cs="Times New Roman" w:hint="eastAsia"/>
                <w:strike/>
                <w:shd w:val="clear" w:color="auto" w:fill="FF0000"/>
              </w:rPr>
              <w:t>:</w:t>
            </w:r>
            <w:r w:rsidRPr="0064361B">
              <w:rPr>
                <w:strike/>
              </w:rPr>
              <w:t xml:space="preserve"> </w:t>
            </w:r>
            <w:r w:rsidRPr="0064361B">
              <w:rPr>
                <w:rFonts w:ascii="等线" w:hAnsi="等线" w:cs="Times New Roman" w:hint="eastAsia"/>
                <w:strike/>
                <w:shd w:val="clear" w:color="auto" w:fill="FF0000"/>
              </w:rPr>
              <w:t>i</w:t>
            </w:r>
            <w:r w:rsidRPr="0064361B">
              <w:rPr>
                <w:rFonts w:ascii="等线" w:hAnsi="等线" w:cs="Times New Roman"/>
                <w:strike/>
                <w:shd w:val="clear" w:color="auto" w:fill="FF0000"/>
              </w:rPr>
              <w:t>s_notify_custom_field</w:t>
            </w:r>
            <w:r w:rsidRPr="0064361B">
              <w:rPr>
                <w:rFonts w:ascii="等线" w:hAnsi="等线" w:cs="Times New Roman" w:hint="eastAsia"/>
                <w:strike/>
                <w:shd w:val="clear" w:color="auto" w:fill="FF0000"/>
              </w:rPr>
              <w:t>3</w:t>
            </w:r>
          </w:p>
        </w:tc>
        <w:tc>
          <w:tcPr>
            <w:tcW w:w="2977" w:type="dxa"/>
            <w:shd w:val="clear" w:color="auto" w:fill="auto"/>
          </w:tcPr>
          <w:p w14:paraId="65DF72D3"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NULL</w:t>
            </w:r>
            <w:r w:rsidRPr="0064361B">
              <w:rPr>
                <w:rFonts w:ascii="等线" w:hAnsi="等线" w:cs="Times New Roman" w:hint="eastAsia"/>
                <w:strike/>
              </w:rPr>
              <w:t>，</w:t>
            </w:r>
            <w:r w:rsidRPr="0064361B">
              <w:rPr>
                <w:rFonts w:ascii="等线" w:hAnsi="等线" w:cs="Times New Roman" w:hint="eastAsia"/>
                <w:strike/>
              </w:rPr>
              <w:t>int</w:t>
            </w:r>
          </w:p>
        </w:tc>
        <w:tc>
          <w:tcPr>
            <w:tcW w:w="1134" w:type="dxa"/>
            <w:shd w:val="clear" w:color="auto" w:fill="auto"/>
          </w:tcPr>
          <w:p w14:paraId="4844F61F" w14:textId="77777777" w:rsidR="002E005C" w:rsidRPr="0064361B" w:rsidRDefault="002E005C" w:rsidP="00BF3FFF">
            <w:pPr>
              <w:spacing w:line="240" w:lineRule="atLeast"/>
              <w:jc w:val="left"/>
              <w:rPr>
                <w:rFonts w:ascii="等线" w:hAnsi="等线" w:cs="Times New Roman"/>
                <w:strike/>
              </w:rPr>
            </w:pPr>
            <w:r w:rsidRPr="0064361B">
              <w:rPr>
                <w:rFonts w:ascii="等线" w:hAnsi="等线" w:cs="Times New Roman" w:hint="eastAsia"/>
                <w:strike/>
              </w:rPr>
              <w:t>false</w:t>
            </w:r>
          </w:p>
        </w:tc>
        <w:tc>
          <w:tcPr>
            <w:tcW w:w="6804" w:type="dxa"/>
            <w:shd w:val="clear" w:color="auto" w:fill="auto"/>
          </w:tcPr>
          <w:p w14:paraId="18A2EB91"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值范围{0,1} 自定义group3变动时是否触发系统模板(有公众 号发公众号，没有发WX服务通知)消息，默认为false。（</w:t>
            </w:r>
            <w:r w:rsidRPr="0064361B">
              <w:rPr>
                <w:rFonts w:ascii="Microsoft YaHei UI" w:eastAsia="Microsoft YaHei UI" w:hAnsi="Microsoft YaHei UI" w:hint="eastAsia"/>
                <w:strike/>
                <w:color w:val="FF0000"/>
                <w:szCs w:val="21"/>
              </w:rPr>
              <w:t>2、3同理</w:t>
            </w:r>
            <w:r w:rsidRPr="0064361B">
              <w:rPr>
                <w:rFonts w:ascii="Microsoft YaHei UI" w:eastAsia="Microsoft YaHei UI" w:hAnsi="Microsoft YaHei UI" w:hint="eastAsia"/>
                <w:strike/>
                <w:color w:val="353535"/>
                <w:szCs w:val="21"/>
              </w:rPr>
              <w:t>）。</w:t>
            </w:r>
          </w:p>
          <w:p w14:paraId="3D33C728" w14:textId="77777777" w:rsidR="002E005C" w:rsidRPr="0064361B" w:rsidRDefault="002E005C" w:rsidP="00BF3FFF">
            <w:pPr>
              <w:spacing w:line="240" w:lineRule="atLeast"/>
              <w:jc w:val="left"/>
              <w:rPr>
                <w:rFonts w:ascii="Microsoft YaHei UI" w:eastAsia="Microsoft YaHei UI" w:hAnsi="Microsoft YaHei UI"/>
                <w:strike/>
                <w:color w:val="353535"/>
                <w:szCs w:val="21"/>
              </w:rPr>
            </w:pPr>
            <w:r w:rsidRPr="0064361B">
              <w:rPr>
                <w:rFonts w:ascii="Microsoft YaHei UI" w:eastAsia="Microsoft YaHei UI" w:hAnsi="Microsoft YaHei UI" w:hint="eastAsia"/>
                <w:strike/>
                <w:color w:val="353535"/>
                <w:szCs w:val="21"/>
              </w:rPr>
              <w:t>该字段需要记录在积分使用明细表中。</w:t>
            </w:r>
          </w:p>
        </w:tc>
      </w:tr>
    </w:tbl>
    <w:p w14:paraId="7F0E543D" w14:textId="77777777" w:rsidR="002E005C" w:rsidRDefault="002E005C" w:rsidP="002E005C">
      <w:pPr>
        <w:spacing w:line="240" w:lineRule="atLeast"/>
        <w:jc w:val="left"/>
      </w:pPr>
    </w:p>
    <w:p w14:paraId="43C09C9F" w14:textId="77777777" w:rsidR="009E452E" w:rsidRDefault="00D67AD0" w:rsidP="00A76ABC">
      <w:pPr>
        <w:pStyle w:val="3"/>
        <w:spacing w:line="240" w:lineRule="atLeast"/>
        <w:jc w:val="left"/>
      </w:pPr>
      <w:bookmarkStart w:id="345" w:name="_Toc50496777"/>
      <w:r>
        <w:rPr>
          <w:rFonts w:hint="eastAsia"/>
        </w:rPr>
        <w:t>供应商</w:t>
      </w:r>
      <w:bookmarkEnd w:id="345"/>
    </w:p>
    <w:p w14:paraId="4F4545D2" w14:textId="77777777" w:rsidR="009E452E" w:rsidRDefault="00D67AD0" w:rsidP="00A76ABC">
      <w:pPr>
        <w:pStyle w:val="4"/>
        <w:spacing w:line="240" w:lineRule="atLeast"/>
        <w:jc w:val="left"/>
      </w:pPr>
      <w:bookmarkStart w:id="346" w:name="OLE_LINK16"/>
      <w:r>
        <w:rPr>
          <w:rFonts w:hint="eastAsia"/>
        </w:rPr>
        <w:t>供应商表</w:t>
      </w:r>
      <w:r>
        <w:rPr>
          <w:rFonts w:hint="eastAsia"/>
        </w:rPr>
        <w:t>T</w:t>
      </w:r>
      <w:r>
        <w:t>_Provider</w:t>
      </w:r>
    </w:p>
    <w:tbl>
      <w:tblPr>
        <w:tblW w:w="14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7848"/>
        <w:gridCol w:w="1177"/>
        <w:gridCol w:w="1815"/>
      </w:tblGrid>
      <w:tr w:rsidR="009E452E" w14:paraId="1A01BF83" w14:textId="77777777" w:rsidTr="008D5085">
        <w:trPr>
          <w:trHeight w:val="255"/>
        </w:trPr>
        <w:tc>
          <w:tcPr>
            <w:tcW w:w="1836" w:type="dxa"/>
            <w:shd w:val="clear" w:color="auto" w:fill="FF0000"/>
          </w:tcPr>
          <w:bookmarkEnd w:id="346"/>
          <w:p w14:paraId="2F945CC3" w14:textId="77777777" w:rsidR="009E452E" w:rsidRDefault="00D67AD0" w:rsidP="00A76ABC">
            <w:pPr>
              <w:spacing w:line="240" w:lineRule="atLeast"/>
              <w:ind w:left="420" w:hanging="420"/>
              <w:jc w:val="left"/>
              <w:rPr>
                <w:color w:val="FFFFFF" w:themeColor="background1"/>
              </w:rPr>
            </w:pPr>
            <w:r>
              <w:rPr>
                <w:rFonts w:hint="eastAsia"/>
                <w:color w:val="FFFFFF" w:themeColor="background1"/>
              </w:rPr>
              <w:t>数据项</w:t>
            </w:r>
          </w:p>
        </w:tc>
        <w:tc>
          <w:tcPr>
            <w:tcW w:w="2218" w:type="dxa"/>
            <w:shd w:val="clear" w:color="auto" w:fill="FF0000"/>
          </w:tcPr>
          <w:p w14:paraId="69B765A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7848" w:type="dxa"/>
            <w:shd w:val="clear" w:color="auto" w:fill="FF0000"/>
          </w:tcPr>
          <w:p w14:paraId="3BC39614"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9615202"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1815" w:type="dxa"/>
            <w:shd w:val="clear" w:color="auto" w:fill="FF0000"/>
          </w:tcPr>
          <w:p w14:paraId="05940147"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706FDCE" w14:textId="77777777" w:rsidTr="008D5085">
        <w:trPr>
          <w:trHeight w:val="267"/>
        </w:trPr>
        <w:tc>
          <w:tcPr>
            <w:tcW w:w="1836" w:type="dxa"/>
          </w:tcPr>
          <w:p w14:paraId="501CB957" w14:textId="77777777" w:rsidR="009E452E" w:rsidRDefault="00D67AD0" w:rsidP="00A76ABC">
            <w:pPr>
              <w:spacing w:line="240" w:lineRule="atLeast"/>
              <w:jc w:val="left"/>
            </w:pPr>
            <w:r>
              <w:rPr>
                <w:rFonts w:hint="eastAsia"/>
              </w:rPr>
              <w:t>ID</w:t>
            </w:r>
          </w:p>
        </w:tc>
        <w:tc>
          <w:tcPr>
            <w:tcW w:w="2218" w:type="dxa"/>
          </w:tcPr>
          <w:p w14:paraId="78FF13A5" w14:textId="77777777" w:rsidR="009E452E" w:rsidRDefault="00D67AD0" w:rsidP="00A76ABC">
            <w:pPr>
              <w:spacing w:line="240" w:lineRule="atLeast"/>
              <w:jc w:val="left"/>
            </w:pPr>
            <w:r>
              <w:rPr>
                <w:rFonts w:hint="eastAsia"/>
              </w:rPr>
              <w:t>F_</w:t>
            </w:r>
            <w:r>
              <w:t>ID</w:t>
            </w:r>
          </w:p>
        </w:tc>
        <w:tc>
          <w:tcPr>
            <w:tcW w:w="7848" w:type="dxa"/>
          </w:tcPr>
          <w:p w14:paraId="6CA1A75C" w14:textId="77777777" w:rsidR="009E452E" w:rsidRDefault="009E452E" w:rsidP="00A76ABC">
            <w:pPr>
              <w:spacing w:line="240" w:lineRule="atLeast"/>
              <w:jc w:val="left"/>
            </w:pPr>
          </w:p>
        </w:tc>
        <w:tc>
          <w:tcPr>
            <w:tcW w:w="1177" w:type="dxa"/>
          </w:tcPr>
          <w:p w14:paraId="109E6F88" w14:textId="77777777" w:rsidR="009E452E" w:rsidRDefault="009E452E" w:rsidP="00A76ABC">
            <w:pPr>
              <w:spacing w:line="240" w:lineRule="atLeast"/>
              <w:jc w:val="left"/>
            </w:pPr>
          </w:p>
        </w:tc>
        <w:tc>
          <w:tcPr>
            <w:tcW w:w="1815" w:type="dxa"/>
          </w:tcPr>
          <w:p w14:paraId="292978AB" w14:textId="77777777" w:rsidR="009E452E" w:rsidRDefault="009E452E" w:rsidP="00A76ABC">
            <w:pPr>
              <w:spacing w:line="240" w:lineRule="atLeast"/>
              <w:jc w:val="left"/>
            </w:pPr>
          </w:p>
        </w:tc>
      </w:tr>
      <w:tr w:rsidR="009E452E" w14:paraId="521BBFB8" w14:textId="77777777" w:rsidTr="008D5085">
        <w:trPr>
          <w:trHeight w:val="267"/>
        </w:trPr>
        <w:tc>
          <w:tcPr>
            <w:tcW w:w="1836" w:type="dxa"/>
          </w:tcPr>
          <w:p w14:paraId="22439ED4" w14:textId="77777777" w:rsidR="009E452E" w:rsidRPr="00D40A11" w:rsidRDefault="00D67AD0" w:rsidP="00A76ABC">
            <w:pPr>
              <w:spacing w:line="240" w:lineRule="atLeast"/>
              <w:jc w:val="left"/>
              <w:rPr>
                <w:highlight w:val="yellow"/>
              </w:rPr>
            </w:pPr>
            <w:r w:rsidRPr="00D40A11">
              <w:rPr>
                <w:rFonts w:hint="eastAsia"/>
                <w:highlight w:val="yellow"/>
              </w:rPr>
              <w:t>名称</w:t>
            </w:r>
          </w:p>
        </w:tc>
        <w:tc>
          <w:tcPr>
            <w:tcW w:w="2218" w:type="dxa"/>
          </w:tcPr>
          <w:p w14:paraId="17310070" w14:textId="77777777" w:rsidR="009E452E" w:rsidRPr="00D40A11" w:rsidRDefault="00D67AD0" w:rsidP="00A76ABC">
            <w:pPr>
              <w:spacing w:line="240" w:lineRule="atLeast"/>
              <w:jc w:val="left"/>
              <w:rPr>
                <w:highlight w:val="yellow"/>
              </w:rPr>
            </w:pPr>
            <w:r w:rsidRPr="00D40A11">
              <w:rPr>
                <w:rFonts w:hint="eastAsia"/>
                <w:highlight w:val="yellow"/>
              </w:rPr>
              <w:t>F_</w:t>
            </w:r>
            <w:r w:rsidRPr="00D40A11">
              <w:rPr>
                <w:highlight w:val="yellow"/>
              </w:rPr>
              <w:t>Name</w:t>
            </w:r>
          </w:p>
        </w:tc>
        <w:tc>
          <w:tcPr>
            <w:tcW w:w="7848" w:type="dxa"/>
          </w:tcPr>
          <w:p w14:paraId="4DEA7EDC" w14:textId="77777777" w:rsidR="009E452E" w:rsidRPr="00D40A11" w:rsidRDefault="00D67AD0" w:rsidP="00A76ABC">
            <w:pPr>
              <w:spacing w:line="240" w:lineRule="atLeast"/>
              <w:jc w:val="left"/>
              <w:rPr>
                <w:highlight w:val="yellow"/>
              </w:rPr>
            </w:pPr>
            <w:r w:rsidRPr="00D40A11">
              <w:rPr>
                <w:rFonts w:hint="eastAsia"/>
                <w:highlight w:val="yellow"/>
              </w:rPr>
              <w:t>N</w:t>
            </w:r>
            <w:r w:rsidRPr="00D40A11">
              <w:rPr>
                <w:highlight w:val="yellow"/>
              </w:rPr>
              <w:t>OT NULL</w:t>
            </w:r>
            <w:r w:rsidRPr="00D40A11">
              <w:rPr>
                <w:rFonts w:hint="eastAsia"/>
                <w:highlight w:val="yellow"/>
              </w:rPr>
              <w:t>，</w:t>
            </w:r>
            <w:r w:rsidR="003B577A" w:rsidRPr="00D40A11">
              <w:rPr>
                <w:rFonts w:hint="eastAsia"/>
                <w:highlight w:val="yellow"/>
              </w:rPr>
              <w:t>中英文和数字，不能为空，不能有空格，长度</w:t>
            </w:r>
            <w:r w:rsidR="003B577A" w:rsidRPr="00D40A11">
              <w:rPr>
                <w:highlight w:val="yellow"/>
              </w:rPr>
              <w:t>(0, 32]</w:t>
            </w:r>
          </w:p>
        </w:tc>
        <w:tc>
          <w:tcPr>
            <w:tcW w:w="1177" w:type="dxa"/>
          </w:tcPr>
          <w:p w14:paraId="3811A446" w14:textId="77777777" w:rsidR="009E452E" w:rsidRPr="00D40A11" w:rsidRDefault="009E452E" w:rsidP="00A76ABC">
            <w:pPr>
              <w:spacing w:line="240" w:lineRule="atLeast"/>
              <w:jc w:val="left"/>
              <w:rPr>
                <w:highlight w:val="yellow"/>
              </w:rPr>
            </w:pPr>
          </w:p>
        </w:tc>
        <w:tc>
          <w:tcPr>
            <w:tcW w:w="1815" w:type="dxa"/>
          </w:tcPr>
          <w:p w14:paraId="17D7EFEB" w14:textId="77777777" w:rsidR="009E452E" w:rsidRPr="00D40A11" w:rsidRDefault="009E452E" w:rsidP="00A76ABC">
            <w:pPr>
              <w:spacing w:line="240" w:lineRule="atLeast"/>
              <w:jc w:val="left"/>
              <w:rPr>
                <w:highlight w:val="yellow"/>
              </w:rPr>
            </w:pPr>
          </w:p>
        </w:tc>
      </w:tr>
      <w:tr w:rsidR="009E452E" w14:paraId="3BD31031" w14:textId="77777777" w:rsidTr="00F45260">
        <w:trPr>
          <w:trHeight w:val="267"/>
        </w:trPr>
        <w:tc>
          <w:tcPr>
            <w:tcW w:w="1836" w:type="dxa"/>
          </w:tcPr>
          <w:p w14:paraId="0D96DC46" w14:textId="77777777" w:rsidR="009E452E" w:rsidRDefault="00D67AD0" w:rsidP="00A76ABC">
            <w:pPr>
              <w:spacing w:line="240" w:lineRule="atLeast"/>
              <w:jc w:val="left"/>
            </w:pPr>
            <w:r>
              <w:rPr>
                <w:rFonts w:hint="eastAsia"/>
              </w:rPr>
              <w:t>区域</w:t>
            </w:r>
            <w:r>
              <w:rPr>
                <w:rFonts w:hint="eastAsia"/>
              </w:rPr>
              <w:t>I</w:t>
            </w:r>
            <w:r>
              <w:t>D</w:t>
            </w:r>
          </w:p>
        </w:tc>
        <w:tc>
          <w:tcPr>
            <w:tcW w:w="2218" w:type="dxa"/>
          </w:tcPr>
          <w:p w14:paraId="6F8D2884" w14:textId="77777777" w:rsidR="009E452E" w:rsidRDefault="00D67AD0" w:rsidP="00A76ABC">
            <w:pPr>
              <w:spacing w:line="240" w:lineRule="atLeast"/>
              <w:jc w:val="left"/>
            </w:pPr>
            <w:r>
              <w:rPr>
                <w:rFonts w:hint="eastAsia"/>
              </w:rPr>
              <w:t>F</w:t>
            </w:r>
            <w:r>
              <w:t>_DistrictID</w:t>
            </w:r>
          </w:p>
        </w:tc>
        <w:tc>
          <w:tcPr>
            <w:tcW w:w="7848" w:type="dxa"/>
          </w:tcPr>
          <w:p w14:paraId="15584DE9" w14:textId="77777777" w:rsidR="009E452E" w:rsidRDefault="00D67AD0" w:rsidP="00A76ABC">
            <w:pPr>
              <w:spacing w:line="240" w:lineRule="atLeast"/>
              <w:jc w:val="left"/>
            </w:pPr>
            <w:r>
              <w:rPr>
                <w:rFonts w:hint="eastAsia"/>
              </w:rPr>
              <w:t>正整数</w:t>
            </w:r>
          </w:p>
        </w:tc>
        <w:tc>
          <w:tcPr>
            <w:tcW w:w="1177" w:type="dxa"/>
          </w:tcPr>
          <w:p w14:paraId="77B1A428" w14:textId="77777777" w:rsidR="009E452E" w:rsidRDefault="009E452E" w:rsidP="00A76ABC">
            <w:pPr>
              <w:spacing w:line="240" w:lineRule="atLeast"/>
              <w:jc w:val="left"/>
            </w:pPr>
          </w:p>
        </w:tc>
        <w:tc>
          <w:tcPr>
            <w:tcW w:w="1815" w:type="dxa"/>
            <w:shd w:val="clear" w:color="auto" w:fill="FFFF00"/>
          </w:tcPr>
          <w:p w14:paraId="74F37B6E" w14:textId="77777777" w:rsidR="009E452E" w:rsidRDefault="00F45260" w:rsidP="00A76ABC">
            <w:pPr>
              <w:spacing w:line="240" w:lineRule="atLeast"/>
              <w:jc w:val="left"/>
            </w:pPr>
            <w:r>
              <w:rPr>
                <w:rFonts w:hint="eastAsia"/>
              </w:rPr>
              <w:t>外键</w:t>
            </w:r>
          </w:p>
        </w:tc>
      </w:tr>
      <w:tr w:rsidR="009E452E" w14:paraId="2E8E6AA7" w14:textId="77777777" w:rsidTr="008D5085">
        <w:trPr>
          <w:trHeight w:val="267"/>
        </w:trPr>
        <w:tc>
          <w:tcPr>
            <w:tcW w:w="1836" w:type="dxa"/>
          </w:tcPr>
          <w:p w14:paraId="2B20EA90" w14:textId="77777777" w:rsidR="009E452E" w:rsidRPr="007E1292" w:rsidRDefault="00D67AD0" w:rsidP="00A76ABC">
            <w:pPr>
              <w:spacing w:line="240" w:lineRule="atLeast"/>
              <w:jc w:val="left"/>
              <w:rPr>
                <w:highlight w:val="yellow"/>
              </w:rPr>
            </w:pPr>
            <w:r w:rsidRPr="007E1292">
              <w:rPr>
                <w:rFonts w:hint="eastAsia"/>
                <w:highlight w:val="yellow"/>
              </w:rPr>
              <w:t>联系地址</w:t>
            </w:r>
          </w:p>
        </w:tc>
        <w:tc>
          <w:tcPr>
            <w:tcW w:w="2218" w:type="dxa"/>
          </w:tcPr>
          <w:p w14:paraId="28D36A16" w14:textId="77777777" w:rsidR="009E452E" w:rsidRPr="007E1292" w:rsidRDefault="00D67AD0" w:rsidP="00A76ABC">
            <w:pPr>
              <w:spacing w:line="240" w:lineRule="atLeast"/>
              <w:jc w:val="left"/>
              <w:rPr>
                <w:highlight w:val="yellow"/>
              </w:rPr>
            </w:pPr>
            <w:r w:rsidRPr="007E1292">
              <w:rPr>
                <w:rFonts w:hint="eastAsia"/>
                <w:highlight w:val="yellow"/>
              </w:rPr>
              <w:t>F</w:t>
            </w:r>
            <w:r w:rsidRPr="007E1292">
              <w:rPr>
                <w:highlight w:val="yellow"/>
              </w:rPr>
              <w:t>_Address</w:t>
            </w:r>
          </w:p>
        </w:tc>
        <w:tc>
          <w:tcPr>
            <w:tcW w:w="7848" w:type="dxa"/>
          </w:tcPr>
          <w:p w14:paraId="51998451" w14:textId="77777777" w:rsidR="009E452E" w:rsidRPr="007E1292" w:rsidRDefault="00D67AD0" w:rsidP="00A76ABC">
            <w:pPr>
              <w:spacing w:line="240" w:lineRule="atLeast"/>
              <w:jc w:val="left"/>
              <w:rPr>
                <w:highlight w:val="yellow"/>
              </w:rPr>
            </w:pPr>
            <w:r w:rsidRPr="007E1292">
              <w:rPr>
                <w:highlight w:val="yellow"/>
              </w:rPr>
              <w:t>NULL</w:t>
            </w:r>
            <w:r w:rsidRPr="007E1292">
              <w:rPr>
                <w:rFonts w:hint="eastAsia"/>
                <w:highlight w:val="yellow"/>
              </w:rPr>
              <w:t>，长度</w:t>
            </w:r>
            <w:r w:rsidRPr="007E1292">
              <w:rPr>
                <w:highlight w:val="yellow"/>
              </w:rPr>
              <w:t xml:space="preserve">[0, </w:t>
            </w:r>
            <w:r w:rsidR="00C80046" w:rsidRPr="007E1292">
              <w:rPr>
                <w:highlight w:val="yellow"/>
              </w:rPr>
              <w:t>50</w:t>
            </w:r>
            <w:r w:rsidRPr="007E1292">
              <w:rPr>
                <w:highlight w:val="yellow"/>
              </w:rPr>
              <w:t>]</w:t>
            </w:r>
            <w:r w:rsidR="0014072B" w:rsidRPr="007E1292">
              <w:rPr>
                <w:rFonts w:hint="eastAsia"/>
                <w:highlight w:val="yellow"/>
              </w:rPr>
              <w:t xml:space="preserve"> </w:t>
            </w:r>
            <w:r w:rsidR="0014072B" w:rsidRPr="007E1292">
              <w:rPr>
                <w:rFonts w:hint="eastAsia"/>
                <w:highlight w:val="yellow"/>
              </w:rPr>
              <w:t>，中间可以有空格，但首尾不能有空格</w:t>
            </w:r>
          </w:p>
        </w:tc>
        <w:tc>
          <w:tcPr>
            <w:tcW w:w="1177" w:type="dxa"/>
          </w:tcPr>
          <w:p w14:paraId="0975E55B" w14:textId="77777777" w:rsidR="009E452E" w:rsidRDefault="009E452E" w:rsidP="00A76ABC">
            <w:pPr>
              <w:spacing w:line="240" w:lineRule="atLeast"/>
              <w:jc w:val="left"/>
            </w:pPr>
          </w:p>
        </w:tc>
        <w:tc>
          <w:tcPr>
            <w:tcW w:w="1815" w:type="dxa"/>
          </w:tcPr>
          <w:p w14:paraId="0AEC83F1" w14:textId="77777777" w:rsidR="009E452E" w:rsidRDefault="009E452E" w:rsidP="00A76ABC">
            <w:pPr>
              <w:spacing w:line="240" w:lineRule="atLeast"/>
              <w:jc w:val="left"/>
            </w:pPr>
          </w:p>
        </w:tc>
      </w:tr>
      <w:tr w:rsidR="009E452E" w14:paraId="5FBA2656" w14:textId="77777777" w:rsidTr="008D5085">
        <w:trPr>
          <w:trHeight w:val="267"/>
        </w:trPr>
        <w:tc>
          <w:tcPr>
            <w:tcW w:w="1836" w:type="dxa"/>
          </w:tcPr>
          <w:p w14:paraId="289E41B1" w14:textId="77777777" w:rsidR="009E452E" w:rsidRDefault="00D67AD0" w:rsidP="00A76ABC">
            <w:pPr>
              <w:spacing w:line="240" w:lineRule="atLeast"/>
              <w:jc w:val="left"/>
            </w:pPr>
            <w:r>
              <w:rPr>
                <w:rFonts w:hint="eastAsia"/>
              </w:rPr>
              <w:t>联系人姓名</w:t>
            </w:r>
          </w:p>
        </w:tc>
        <w:tc>
          <w:tcPr>
            <w:tcW w:w="2218" w:type="dxa"/>
          </w:tcPr>
          <w:p w14:paraId="5A4ADF8B" w14:textId="77777777" w:rsidR="009E452E" w:rsidRDefault="00D67AD0" w:rsidP="00A76ABC">
            <w:pPr>
              <w:spacing w:line="240" w:lineRule="atLeast"/>
              <w:jc w:val="left"/>
            </w:pPr>
            <w:r>
              <w:rPr>
                <w:rFonts w:hint="eastAsia"/>
              </w:rPr>
              <w:t>F</w:t>
            </w:r>
            <w:r>
              <w:t>_ContactName</w:t>
            </w:r>
          </w:p>
        </w:tc>
        <w:tc>
          <w:tcPr>
            <w:tcW w:w="7848" w:type="dxa"/>
          </w:tcPr>
          <w:p w14:paraId="056EB2D6" w14:textId="77777777" w:rsidR="009E452E" w:rsidRDefault="00D67AD0" w:rsidP="00A76ABC">
            <w:pPr>
              <w:spacing w:line="240" w:lineRule="atLeast"/>
              <w:jc w:val="left"/>
            </w:pPr>
            <w:r>
              <w:t>NULL</w:t>
            </w:r>
            <w:r>
              <w:rPr>
                <w:rFonts w:hint="eastAsia"/>
              </w:rPr>
              <w:t>，长度</w:t>
            </w:r>
            <w:r>
              <w:t>[0, 20]</w:t>
            </w:r>
            <w:bookmarkStart w:id="347" w:name="OLE_LINK8"/>
            <w:bookmarkStart w:id="348" w:name="OLE_LINK9"/>
            <w:bookmarkStart w:id="349" w:name="OLE_LINK11"/>
            <w:bookmarkStart w:id="350" w:name="OLE_LINK12"/>
            <w:bookmarkStart w:id="351" w:name="OLE_LINK15"/>
            <w:r w:rsidR="00CF5178">
              <w:rPr>
                <w:rFonts w:hint="eastAsia"/>
              </w:rPr>
              <w:t>，</w:t>
            </w:r>
            <w:r w:rsidR="00F57B6A">
              <w:rPr>
                <w:rFonts w:hint="eastAsia"/>
              </w:rPr>
              <w:t>必须是中英文或数字，</w:t>
            </w:r>
            <w:r w:rsidR="00CF5178">
              <w:rPr>
                <w:rFonts w:hint="eastAsia"/>
              </w:rPr>
              <w:t>中间可以有空格，但首尾不能有空格</w:t>
            </w:r>
            <w:bookmarkEnd w:id="347"/>
            <w:bookmarkEnd w:id="348"/>
            <w:bookmarkEnd w:id="349"/>
            <w:bookmarkEnd w:id="350"/>
            <w:bookmarkEnd w:id="351"/>
          </w:p>
        </w:tc>
        <w:tc>
          <w:tcPr>
            <w:tcW w:w="1177" w:type="dxa"/>
          </w:tcPr>
          <w:p w14:paraId="02CF7F55" w14:textId="77777777" w:rsidR="009E452E" w:rsidRDefault="009E452E" w:rsidP="00A76ABC">
            <w:pPr>
              <w:spacing w:line="240" w:lineRule="atLeast"/>
              <w:jc w:val="left"/>
            </w:pPr>
          </w:p>
        </w:tc>
        <w:tc>
          <w:tcPr>
            <w:tcW w:w="1815" w:type="dxa"/>
          </w:tcPr>
          <w:p w14:paraId="6D548D35" w14:textId="77777777" w:rsidR="009E452E" w:rsidRDefault="009E452E" w:rsidP="00A76ABC">
            <w:pPr>
              <w:spacing w:line="240" w:lineRule="atLeast"/>
              <w:jc w:val="left"/>
            </w:pPr>
          </w:p>
        </w:tc>
      </w:tr>
      <w:tr w:rsidR="009E452E" w14:paraId="3BDC745C" w14:textId="77777777" w:rsidTr="008D5085">
        <w:trPr>
          <w:trHeight w:val="267"/>
        </w:trPr>
        <w:tc>
          <w:tcPr>
            <w:tcW w:w="1836" w:type="dxa"/>
          </w:tcPr>
          <w:p w14:paraId="035D9A5F" w14:textId="77777777" w:rsidR="009E452E" w:rsidRPr="007E1292" w:rsidRDefault="00D67AD0" w:rsidP="00A76ABC">
            <w:pPr>
              <w:spacing w:line="240" w:lineRule="atLeast"/>
              <w:jc w:val="left"/>
              <w:rPr>
                <w:highlight w:val="yellow"/>
              </w:rPr>
            </w:pPr>
            <w:r w:rsidRPr="007E1292">
              <w:rPr>
                <w:rFonts w:hint="eastAsia"/>
                <w:highlight w:val="yellow"/>
              </w:rPr>
              <w:t>联系人电话</w:t>
            </w:r>
          </w:p>
        </w:tc>
        <w:tc>
          <w:tcPr>
            <w:tcW w:w="2218" w:type="dxa"/>
          </w:tcPr>
          <w:p w14:paraId="38F7DBEB" w14:textId="77777777" w:rsidR="009E452E" w:rsidRPr="007E1292" w:rsidRDefault="00D67AD0" w:rsidP="00A76ABC">
            <w:pPr>
              <w:spacing w:line="240" w:lineRule="atLeast"/>
              <w:jc w:val="left"/>
              <w:rPr>
                <w:highlight w:val="yellow"/>
              </w:rPr>
            </w:pPr>
            <w:r w:rsidRPr="007E1292">
              <w:rPr>
                <w:rFonts w:hint="eastAsia"/>
                <w:highlight w:val="yellow"/>
              </w:rPr>
              <w:t>F</w:t>
            </w:r>
            <w:r w:rsidRPr="007E1292">
              <w:rPr>
                <w:highlight w:val="yellow"/>
              </w:rPr>
              <w:t>_Mobile</w:t>
            </w:r>
          </w:p>
        </w:tc>
        <w:tc>
          <w:tcPr>
            <w:tcW w:w="7848" w:type="dxa"/>
          </w:tcPr>
          <w:p w14:paraId="17BCA30F" w14:textId="77777777" w:rsidR="009E452E" w:rsidRPr="007E1292" w:rsidRDefault="00D67AD0" w:rsidP="00A76ABC">
            <w:pPr>
              <w:spacing w:line="240" w:lineRule="atLeast"/>
              <w:jc w:val="left"/>
              <w:rPr>
                <w:highlight w:val="yellow"/>
              </w:rPr>
            </w:pPr>
            <w:r w:rsidRPr="00E96AAB">
              <w:rPr>
                <w:highlight w:val="yellow"/>
              </w:rPr>
              <w:t>NULL</w:t>
            </w:r>
            <w:r w:rsidRPr="00E96AAB">
              <w:rPr>
                <w:rFonts w:hint="eastAsia"/>
                <w:highlight w:val="yellow"/>
              </w:rPr>
              <w:t>，</w:t>
            </w:r>
            <w:r w:rsidR="00E96AAB" w:rsidRPr="00E96AAB">
              <w:rPr>
                <w:highlight w:val="yellow"/>
              </w:rPr>
              <w:t>Varchar(</w:t>
            </w:r>
            <w:r w:rsidR="00D17180" w:rsidRPr="00D17180">
              <w:rPr>
                <w:highlight w:val="red"/>
              </w:rPr>
              <w:t>24</w:t>
            </w:r>
            <w:r w:rsidR="00E96AAB" w:rsidRPr="00D17180">
              <w:rPr>
                <w:highlight w:val="red"/>
              </w:rPr>
              <w:t>)</w:t>
            </w:r>
            <w:r w:rsidR="00D17180" w:rsidRPr="00D17180">
              <w:rPr>
                <w:rFonts w:hint="eastAsia"/>
                <w:highlight w:val="red"/>
              </w:rPr>
              <w:t>，</w:t>
            </w:r>
            <w:r w:rsidR="00D17180" w:rsidRPr="00D17180">
              <w:rPr>
                <w:rFonts w:hint="eastAsia"/>
                <w:highlight w:val="red"/>
              </w:rPr>
              <w:t>[</w:t>
            </w:r>
            <w:r w:rsidR="00D17180" w:rsidRPr="00D17180">
              <w:rPr>
                <w:highlight w:val="red"/>
              </w:rPr>
              <w:t>7,24]</w:t>
            </w:r>
            <w:r w:rsidR="00D17180" w:rsidRPr="00D17180">
              <w:rPr>
                <w:rFonts w:hint="eastAsia"/>
                <w:highlight w:val="red"/>
              </w:rPr>
              <w:t>个字符，如</w:t>
            </w:r>
            <w:r w:rsidR="00D17180" w:rsidRPr="00D17180">
              <w:rPr>
                <w:highlight w:val="red"/>
              </w:rPr>
              <w:t>020-38880846-118</w:t>
            </w:r>
            <w:r w:rsidR="00D17180" w:rsidRPr="00D17180">
              <w:rPr>
                <w:rFonts w:hint="eastAsia"/>
                <w:highlight w:val="red"/>
              </w:rPr>
              <w:t>，</w:t>
            </w:r>
            <w:r w:rsidR="00D17180" w:rsidRPr="00D17180">
              <w:rPr>
                <w:highlight w:val="red"/>
              </w:rPr>
              <w:t>020-38880846</w:t>
            </w:r>
            <w:r w:rsidR="00D17180" w:rsidRPr="00D17180">
              <w:rPr>
                <w:highlight w:val="red"/>
              </w:rPr>
              <w:t>转</w:t>
            </w:r>
            <w:r w:rsidR="00D17180" w:rsidRPr="00D17180">
              <w:rPr>
                <w:highlight w:val="red"/>
              </w:rPr>
              <w:t>118</w:t>
            </w:r>
            <w:r w:rsidR="00D17180" w:rsidRPr="00D17180">
              <w:rPr>
                <w:rFonts w:hint="eastAsia"/>
                <w:highlight w:val="red"/>
              </w:rPr>
              <w:t>，</w:t>
            </w:r>
            <w:r w:rsidR="00D17180" w:rsidRPr="00D17180">
              <w:rPr>
                <w:highlight w:val="red"/>
              </w:rPr>
              <w:t>020-38880846-118</w:t>
            </w:r>
            <w:r w:rsidR="00D17180" w:rsidRPr="00D17180">
              <w:rPr>
                <w:rFonts w:hint="eastAsia"/>
                <w:highlight w:val="red"/>
              </w:rPr>
              <w:t>，</w:t>
            </w:r>
            <w:r w:rsidR="00D17180" w:rsidRPr="00D17180">
              <w:rPr>
                <w:highlight w:val="red"/>
              </w:rPr>
              <w:t>020-38880846</w:t>
            </w:r>
            <w:r w:rsidR="00D17180" w:rsidRPr="00D17180">
              <w:rPr>
                <w:rFonts w:hint="eastAsia"/>
                <w:highlight w:val="red"/>
              </w:rPr>
              <w:t>-</w:t>
            </w:r>
            <w:r w:rsidR="00D17180" w:rsidRPr="00D17180">
              <w:rPr>
                <w:highlight w:val="red"/>
              </w:rPr>
              <w:t>18138</w:t>
            </w:r>
          </w:p>
        </w:tc>
        <w:tc>
          <w:tcPr>
            <w:tcW w:w="1177" w:type="dxa"/>
          </w:tcPr>
          <w:p w14:paraId="3AC84460" w14:textId="77777777" w:rsidR="009E452E" w:rsidRDefault="009E452E" w:rsidP="00A76ABC">
            <w:pPr>
              <w:spacing w:line="240" w:lineRule="atLeast"/>
              <w:jc w:val="left"/>
            </w:pPr>
          </w:p>
        </w:tc>
        <w:tc>
          <w:tcPr>
            <w:tcW w:w="1815" w:type="dxa"/>
          </w:tcPr>
          <w:p w14:paraId="2FF3ED1E" w14:textId="77777777" w:rsidR="009E452E" w:rsidRDefault="009E452E" w:rsidP="00A76ABC">
            <w:pPr>
              <w:spacing w:line="240" w:lineRule="atLeast"/>
              <w:jc w:val="left"/>
            </w:pPr>
          </w:p>
        </w:tc>
      </w:tr>
    </w:tbl>
    <w:p w14:paraId="1368CCCF" w14:textId="77777777" w:rsidR="009E452E" w:rsidRDefault="009E452E" w:rsidP="00A76ABC">
      <w:pPr>
        <w:spacing w:line="240" w:lineRule="atLeast"/>
        <w:jc w:val="left"/>
      </w:pPr>
    </w:p>
    <w:p w14:paraId="3685DD71" w14:textId="77777777" w:rsidR="009E452E" w:rsidRDefault="00D67AD0" w:rsidP="00A76ABC">
      <w:pPr>
        <w:pStyle w:val="4"/>
        <w:spacing w:line="240" w:lineRule="atLeast"/>
        <w:jc w:val="left"/>
      </w:pPr>
      <w:r>
        <w:rPr>
          <w:rFonts w:hint="eastAsia"/>
        </w:rPr>
        <w:t>供应商区域表</w:t>
      </w:r>
      <w:r>
        <w:rPr>
          <w:rFonts w:hint="eastAsia"/>
        </w:rPr>
        <w:t>T</w:t>
      </w:r>
      <w:r>
        <w:t>_ProviderD</w:t>
      </w:r>
      <w:r>
        <w:rPr>
          <w:rFonts w:hint="eastAsia"/>
        </w:rPr>
        <w:t>i</w:t>
      </w:r>
      <w:r>
        <w:t>strict</w:t>
      </w:r>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551"/>
        <w:gridCol w:w="1177"/>
        <w:gridCol w:w="1815"/>
      </w:tblGrid>
      <w:tr w:rsidR="009E452E" w14:paraId="560E2F36" w14:textId="77777777" w:rsidTr="00973975">
        <w:trPr>
          <w:trHeight w:val="255"/>
        </w:trPr>
        <w:tc>
          <w:tcPr>
            <w:tcW w:w="1836" w:type="dxa"/>
            <w:shd w:val="clear" w:color="auto" w:fill="FF0000"/>
          </w:tcPr>
          <w:p w14:paraId="488D1363"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672DA6E9"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551" w:type="dxa"/>
            <w:shd w:val="clear" w:color="auto" w:fill="FF0000"/>
          </w:tcPr>
          <w:p w14:paraId="5D6932B4"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27CAF91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1815" w:type="dxa"/>
            <w:shd w:val="clear" w:color="auto" w:fill="FF0000"/>
          </w:tcPr>
          <w:p w14:paraId="30C37938"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CEB6FA7" w14:textId="77777777" w:rsidTr="00973975">
        <w:trPr>
          <w:trHeight w:val="267"/>
        </w:trPr>
        <w:tc>
          <w:tcPr>
            <w:tcW w:w="1836" w:type="dxa"/>
          </w:tcPr>
          <w:p w14:paraId="79360A99" w14:textId="77777777" w:rsidR="009E452E" w:rsidRDefault="00D67AD0" w:rsidP="00A76ABC">
            <w:pPr>
              <w:spacing w:line="240" w:lineRule="atLeast"/>
              <w:jc w:val="left"/>
            </w:pPr>
            <w:r>
              <w:rPr>
                <w:rFonts w:hint="eastAsia"/>
              </w:rPr>
              <w:t>ID</w:t>
            </w:r>
          </w:p>
        </w:tc>
        <w:tc>
          <w:tcPr>
            <w:tcW w:w="2218" w:type="dxa"/>
          </w:tcPr>
          <w:p w14:paraId="29418393" w14:textId="77777777" w:rsidR="009E452E" w:rsidRDefault="00D67AD0" w:rsidP="00A76ABC">
            <w:pPr>
              <w:spacing w:line="240" w:lineRule="atLeast"/>
              <w:jc w:val="left"/>
            </w:pPr>
            <w:r>
              <w:rPr>
                <w:rFonts w:hint="eastAsia"/>
              </w:rPr>
              <w:t>F_</w:t>
            </w:r>
            <w:r>
              <w:t>ID</w:t>
            </w:r>
          </w:p>
        </w:tc>
        <w:tc>
          <w:tcPr>
            <w:tcW w:w="2551" w:type="dxa"/>
          </w:tcPr>
          <w:p w14:paraId="516158C5" w14:textId="77777777" w:rsidR="009E452E" w:rsidRDefault="009E452E" w:rsidP="00A76ABC">
            <w:pPr>
              <w:spacing w:line="240" w:lineRule="atLeast"/>
              <w:jc w:val="left"/>
            </w:pPr>
          </w:p>
        </w:tc>
        <w:tc>
          <w:tcPr>
            <w:tcW w:w="1177" w:type="dxa"/>
          </w:tcPr>
          <w:p w14:paraId="1E976A84" w14:textId="77777777" w:rsidR="009E452E" w:rsidRDefault="009E452E" w:rsidP="00A76ABC">
            <w:pPr>
              <w:spacing w:line="240" w:lineRule="atLeast"/>
              <w:jc w:val="left"/>
            </w:pPr>
          </w:p>
        </w:tc>
        <w:tc>
          <w:tcPr>
            <w:tcW w:w="1815" w:type="dxa"/>
          </w:tcPr>
          <w:p w14:paraId="31DE017A" w14:textId="77777777" w:rsidR="009E452E" w:rsidRDefault="009E452E" w:rsidP="00A76ABC">
            <w:pPr>
              <w:spacing w:line="240" w:lineRule="atLeast"/>
              <w:jc w:val="left"/>
            </w:pPr>
          </w:p>
        </w:tc>
      </w:tr>
      <w:tr w:rsidR="009E452E" w14:paraId="0AEFCD2C" w14:textId="77777777" w:rsidTr="00973975">
        <w:trPr>
          <w:trHeight w:val="267"/>
        </w:trPr>
        <w:tc>
          <w:tcPr>
            <w:tcW w:w="1836" w:type="dxa"/>
          </w:tcPr>
          <w:p w14:paraId="5F271456" w14:textId="77777777" w:rsidR="009E452E" w:rsidRDefault="00D67AD0" w:rsidP="00A76ABC">
            <w:pPr>
              <w:spacing w:line="240" w:lineRule="atLeast"/>
              <w:jc w:val="left"/>
            </w:pPr>
            <w:r>
              <w:rPr>
                <w:rFonts w:hint="eastAsia"/>
              </w:rPr>
              <w:t>区域</w:t>
            </w:r>
            <w:r>
              <w:t>名字</w:t>
            </w:r>
          </w:p>
        </w:tc>
        <w:tc>
          <w:tcPr>
            <w:tcW w:w="2218" w:type="dxa"/>
          </w:tcPr>
          <w:p w14:paraId="794409B2" w14:textId="77777777" w:rsidR="009E452E" w:rsidRDefault="00D67AD0" w:rsidP="00A76ABC">
            <w:pPr>
              <w:spacing w:line="240" w:lineRule="atLeast"/>
              <w:jc w:val="left"/>
            </w:pPr>
            <w:r>
              <w:rPr>
                <w:rFonts w:hint="eastAsia"/>
              </w:rPr>
              <w:t>F</w:t>
            </w:r>
            <w:r>
              <w:t>_Name</w:t>
            </w:r>
          </w:p>
        </w:tc>
        <w:tc>
          <w:tcPr>
            <w:tcW w:w="2551" w:type="dxa"/>
          </w:tcPr>
          <w:p w14:paraId="4234E56E" w14:textId="77777777" w:rsidR="009E452E" w:rsidRDefault="00D67AD0" w:rsidP="00A76ABC">
            <w:pPr>
              <w:spacing w:line="240" w:lineRule="atLeast"/>
              <w:jc w:val="left"/>
            </w:pPr>
            <w:r>
              <w:t>NOT NULL</w:t>
            </w:r>
            <w:r>
              <w:rPr>
                <w:rFonts w:hint="eastAsia"/>
              </w:rPr>
              <w:t>，长度</w:t>
            </w:r>
            <w:r>
              <w:t>[0, 20]</w:t>
            </w:r>
          </w:p>
        </w:tc>
        <w:tc>
          <w:tcPr>
            <w:tcW w:w="1177" w:type="dxa"/>
          </w:tcPr>
          <w:p w14:paraId="025278DE" w14:textId="77777777" w:rsidR="009E452E" w:rsidRDefault="009E452E" w:rsidP="00A76ABC">
            <w:pPr>
              <w:spacing w:line="240" w:lineRule="atLeast"/>
              <w:jc w:val="left"/>
            </w:pPr>
          </w:p>
        </w:tc>
        <w:tc>
          <w:tcPr>
            <w:tcW w:w="1815" w:type="dxa"/>
          </w:tcPr>
          <w:p w14:paraId="30F39033" w14:textId="77777777" w:rsidR="009E452E" w:rsidRDefault="009E452E" w:rsidP="00A76ABC">
            <w:pPr>
              <w:spacing w:line="240" w:lineRule="atLeast"/>
              <w:jc w:val="left"/>
            </w:pPr>
          </w:p>
        </w:tc>
      </w:tr>
    </w:tbl>
    <w:p w14:paraId="2C9ED6E5" w14:textId="77777777" w:rsidR="009E452E" w:rsidRDefault="009E452E" w:rsidP="00A76ABC">
      <w:pPr>
        <w:spacing w:line="240" w:lineRule="atLeast"/>
        <w:jc w:val="left"/>
      </w:pPr>
    </w:p>
    <w:p w14:paraId="64A6D4B9" w14:textId="77777777" w:rsidR="009E452E" w:rsidRDefault="00D67AD0" w:rsidP="00A76ABC">
      <w:pPr>
        <w:pStyle w:val="3"/>
        <w:spacing w:line="240" w:lineRule="atLeast"/>
        <w:jc w:val="left"/>
      </w:pPr>
      <w:bookmarkStart w:id="352" w:name="_Toc50496778"/>
      <w:r>
        <w:rPr>
          <w:rFonts w:hint="eastAsia"/>
        </w:rPr>
        <w:t>仓库</w:t>
      </w:r>
      <w:bookmarkEnd w:id="352"/>
    </w:p>
    <w:p w14:paraId="6F3BAC9F" w14:textId="77777777" w:rsidR="009E452E" w:rsidRDefault="00D67AD0" w:rsidP="00A76ABC">
      <w:pPr>
        <w:pStyle w:val="4"/>
        <w:spacing w:line="240" w:lineRule="atLeast"/>
        <w:jc w:val="left"/>
      </w:pPr>
      <w:r>
        <w:rPr>
          <w:rFonts w:hint="eastAsia"/>
        </w:rPr>
        <w:t>仓库表</w:t>
      </w:r>
      <w:r>
        <w:t>T_W</w:t>
      </w:r>
      <w:r>
        <w:rPr>
          <w:rFonts w:hint="eastAsia"/>
        </w:rPr>
        <w:t>are</w:t>
      </w:r>
      <w:r>
        <w:t>house</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9"/>
        <w:gridCol w:w="4871"/>
        <w:gridCol w:w="1275"/>
        <w:gridCol w:w="5103"/>
      </w:tblGrid>
      <w:tr w:rsidR="009E452E" w14:paraId="013463A5" w14:textId="77777777" w:rsidTr="00F07E43">
        <w:trPr>
          <w:trHeight w:val="255"/>
        </w:trPr>
        <w:tc>
          <w:tcPr>
            <w:tcW w:w="1836" w:type="dxa"/>
            <w:tcBorders>
              <w:top w:val="single" w:sz="4" w:space="0" w:color="auto"/>
              <w:left w:val="single" w:sz="4" w:space="0" w:color="auto"/>
              <w:bottom w:val="single" w:sz="4" w:space="0" w:color="auto"/>
              <w:right w:val="single" w:sz="4" w:space="0" w:color="auto"/>
            </w:tcBorders>
            <w:shd w:val="clear" w:color="auto" w:fill="FF0000"/>
          </w:tcPr>
          <w:p w14:paraId="5F5A53C9"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9" w:type="dxa"/>
            <w:tcBorders>
              <w:top w:val="single" w:sz="4" w:space="0" w:color="auto"/>
              <w:left w:val="single" w:sz="4" w:space="0" w:color="auto"/>
              <w:bottom w:val="single" w:sz="4" w:space="0" w:color="auto"/>
              <w:right w:val="single" w:sz="4" w:space="0" w:color="auto"/>
            </w:tcBorders>
            <w:shd w:val="clear" w:color="auto" w:fill="FF0000"/>
          </w:tcPr>
          <w:p w14:paraId="274D21F5" w14:textId="77777777" w:rsidR="009E452E" w:rsidRDefault="00D67AD0" w:rsidP="00A76ABC">
            <w:pPr>
              <w:spacing w:line="240" w:lineRule="atLeast"/>
              <w:jc w:val="left"/>
              <w:rPr>
                <w:color w:val="FFFFFF" w:themeColor="background1"/>
              </w:rPr>
            </w:pPr>
            <w:r>
              <w:rPr>
                <w:rFonts w:hint="eastAsia"/>
                <w:color w:val="FFFFFF" w:themeColor="background1"/>
              </w:rPr>
              <w:t>SQL field</w:t>
            </w:r>
          </w:p>
        </w:tc>
        <w:tc>
          <w:tcPr>
            <w:tcW w:w="4871" w:type="dxa"/>
            <w:tcBorders>
              <w:top w:val="single" w:sz="4" w:space="0" w:color="auto"/>
              <w:left w:val="single" w:sz="4" w:space="0" w:color="auto"/>
              <w:bottom w:val="single" w:sz="4" w:space="0" w:color="auto"/>
              <w:right w:val="single" w:sz="4" w:space="0" w:color="auto"/>
            </w:tcBorders>
            <w:shd w:val="clear" w:color="auto" w:fill="FF0000"/>
          </w:tcPr>
          <w:p w14:paraId="551C88F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75" w:type="dxa"/>
            <w:tcBorders>
              <w:top w:val="single" w:sz="4" w:space="0" w:color="auto"/>
              <w:left w:val="single" w:sz="4" w:space="0" w:color="auto"/>
              <w:bottom w:val="single" w:sz="4" w:space="0" w:color="auto"/>
              <w:right w:val="single" w:sz="4" w:space="0" w:color="auto"/>
            </w:tcBorders>
            <w:shd w:val="clear" w:color="auto" w:fill="FF0000"/>
          </w:tcPr>
          <w:p w14:paraId="42BF918C"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5103" w:type="dxa"/>
            <w:tcBorders>
              <w:top w:val="single" w:sz="4" w:space="0" w:color="auto"/>
              <w:left w:val="single" w:sz="4" w:space="0" w:color="auto"/>
              <w:bottom w:val="single" w:sz="4" w:space="0" w:color="auto"/>
              <w:right w:val="single" w:sz="4" w:space="0" w:color="auto"/>
            </w:tcBorders>
            <w:shd w:val="clear" w:color="auto" w:fill="FF0000"/>
          </w:tcPr>
          <w:p w14:paraId="4A3F809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0FA34529"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51DF550E" w14:textId="77777777" w:rsidR="009E452E" w:rsidRDefault="00D67AD0" w:rsidP="00A76ABC">
            <w:pPr>
              <w:spacing w:line="240" w:lineRule="atLeast"/>
              <w:jc w:val="left"/>
            </w:pPr>
            <w:r>
              <w:rPr>
                <w:rFonts w:hint="eastAsia"/>
              </w:rPr>
              <w:t>ID</w:t>
            </w:r>
          </w:p>
        </w:tc>
        <w:tc>
          <w:tcPr>
            <w:tcW w:w="2219" w:type="dxa"/>
            <w:tcBorders>
              <w:top w:val="single" w:sz="4" w:space="0" w:color="auto"/>
              <w:left w:val="single" w:sz="4" w:space="0" w:color="auto"/>
              <w:bottom w:val="single" w:sz="4" w:space="0" w:color="auto"/>
              <w:right w:val="single" w:sz="4" w:space="0" w:color="auto"/>
            </w:tcBorders>
          </w:tcPr>
          <w:p w14:paraId="7FCEE90D" w14:textId="77777777" w:rsidR="009E452E" w:rsidRDefault="00D67AD0" w:rsidP="00A76ABC">
            <w:pPr>
              <w:spacing w:line="240" w:lineRule="atLeast"/>
              <w:jc w:val="left"/>
            </w:pPr>
            <w:r>
              <w:rPr>
                <w:rFonts w:hint="eastAsia"/>
              </w:rPr>
              <w:t>F_ID</w:t>
            </w:r>
          </w:p>
        </w:tc>
        <w:tc>
          <w:tcPr>
            <w:tcW w:w="4871" w:type="dxa"/>
            <w:tcBorders>
              <w:top w:val="single" w:sz="4" w:space="0" w:color="auto"/>
              <w:left w:val="single" w:sz="4" w:space="0" w:color="auto"/>
              <w:bottom w:val="single" w:sz="4" w:space="0" w:color="auto"/>
              <w:right w:val="single" w:sz="4" w:space="0" w:color="auto"/>
            </w:tcBorders>
          </w:tcPr>
          <w:p w14:paraId="3FCFA3C4" w14:textId="77777777" w:rsidR="009E452E" w:rsidRDefault="009E452E"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tcPr>
          <w:p w14:paraId="1BCA5C6A" w14:textId="77777777" w:rsidR="009E452E" w:rsidRDefault="009E452E"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3D48098D" w14:textId="77777777" w:rsidR="009E452E" w:rsidRDefault="009E452E" w:rsidP="00A76ABC">
            <w:pPr>
              <w:spacing w:line="240" w:lineRule="atLeast"/>
              <w:jc w:val="left"/>
            </w:pPr>
          </w:p>
        </w:tc>
      </w:tr>
      <w:tr w:rsidR="009E452E" w14:paraId="10A45450"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05A0EEB2" w14:textId="77777777" w:rsidR="009E452E" w:rsidRDefault="00D67AD0" w:rsidP="00A76ABC">
            <w:pPr>
              <w:spacing w:line="240" w:lineRule="atLeast"/>
              <w:jc w:val="left"/>
            </w:pPr>
            <w:r>
              <w:rPr>
                <w:rFonts w:hint="eastAsia"/>
              </w:rPr>
              <w:t>博昕客户</w:t>
            </w:r>
            <w:r>
              <w:rPr>
                <w:rFonts w:hint="eastAsia"/>
              </w:rPr>
              <w:t>ID</w:t>
            </w:r>
          </w:p>
        </w:tc>
        <w:tc>
          <w:tcPr>
            <w:tcW w:w="2219" w:type="dxa"/>
            <w:tcBorders>
              <w:top w:val="single" w:sz="4" w:space="0" w:color="auto"/>
              <w:left w:val="single" w:sz="4" w:space="0" w:color="auto"/>
              <w:bottom w:val="single" w:sz="4" w:space="0" w:color="auto"/>
              <w:right w:val="single" w:sz="4" w:space="0" w:color="auto"/>
            </w:tcBorders>
          </w:tcPr>
          <w:p w14:paraId="09F1CA01" w14:textId="77777777" w:rsidR="009E452E" w:rsidRDefault="00D67AD0" w:rsidP="00A76ABC">
            <w:pPr>
              <w:spacing w:line="240" w:lineRule="atLeast"/>
              <w:jc w:val="left"/>
            </w:pPr>
            <w:r>
              <w:rPr>
                <w:rFonts w:hint="eastAsia"/>
              </w:rPr>
              <w:t>F_BX_CustomerID</w:t>
            </w:r>
          </w:p>
        </w:tc>
        <w:tc>
          <w:tcPr>
            <w:tcW w:w="4871" w:type="dxa"/>
            <w:tcBorders>
              <w:top w:val="single" w:sz="4" w:space="0" w:color="auto"/>
              <w:left w:val="single" w:sz="4" w:space="0" w:color="auto"/>
              <w:bottom w:val="single" w:sz="4" w:space="0" w:color="auto"/>
              <w:right w:val="single" w:sz="4" w:space="0" w:color="auto"/>
            </w:tcBorders>
          </w:tcPr>
          <w:p w14:paraId="1BDF49B4" w14:textId="77777777" w:rsidR="009E452E" w:rsidRDefault="009E452E"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tcPr>
          <w:p w14:paraId="601B40DA" w14:textId="77777777" w:rsidR="009E452E" w:rsidRDefault="009E452E"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1093C975" w14:textId="77777777" w:rsidR="009E452E" w:rsidRDefault="009E452E" w:rsidP="00A76ABC">
            <w:pPr>
              <w:spacing w:line="240" w:lineRule="atLeast"/>
              <w:jc w:val="left"/>
            </w:pPr>
          </w:p>
        </w:tc>
      </w:tr>
      <w:tr w:rsidR="00F07E43" w14:paraId="11F9F89C"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0B434D7E" w14:textId="77777777" w:rsidR="00F07E43" w:rsidRDefault="00F07E43" w:rsidP="00A76ABC">
            <w:pPr>
              <w:spacing w:line="240" w:lineRule="atLeast"/>
              <w:jc w:val="left"/>
            </w:pPr>
            <w:r>
              <w:rPr>
                <w:rFonts w:hint="eastAsia"/>
              </w:rPr>
              <w:t>名称</w:t>
            </w:r>
          </w:p>
        </w:tc>
        <w:tc>
          <w:tcPr>
            <w:tcW w:w="2219" w:type="dxa"/>
            <w:tcBorders>
              <w:top w:val="single" w:sz="4" w:space="0" w:color="auto"/>
              <w:left w:val="single" w:sz="4" w:space="0" w:color="auto"/>
              <w:bottom w:val="single" w:sz="4" w:space="0" w:color="auto"/>
              <w:right w:val="single" w:sz="4" w:space="0" w:color="auto"/>
            </w:tcBorders>
          </w:tcPr>
          <w:p w14:paraId="300098BE" w14:textId="77777777" w:rsidR="00F07E43" w:rsidRDefault="00F07E43" w:rsidP="00A76ABC">
            <w:pPr>
              <w:spacing w:line="240" w:lineRule="atLeast"/>
              <w:jc w:val="left"/>
            </w:pPr>
            <w:r>
              <w:rPr>
                <w:rFonts w:hint="eastAsia"/>
              </w:rPr>
              <w:t>F_Name</w:t>
            </w:r>
          </w:p>
        </w:tc>
        <w:tc>
          <w:tcPr>
            <w:tcW w:w="4871" w:type="dxa"/>
            <w:tcBorders>
              <w:top w:val="single" w:sz="4" w:space="0" w:color="auto"/>
              <w:left w:val="single" w:sz="4" w:space="0" w:color="auto"/>
              <w:bottom w:val="single" w:sz="4" w:space="0" w:color="auto"/>
              <w:right w:val="single" w:sz="4" w:space="0" w:color="auto"/>
            </w:tcBorders>
          </w:tcPr>
          <w:p w14:paraId="21F06CD2" w14:textId="77777777" w:rsidR="00F07E43" w:rsidRDefault="00F07E43" w:rsidP="00A76ABC">
            <w:pPr>
              <w:spacing w:line="240" w:lineRule="atLeast"/>
              <w:jc w:val="left"/>
            </w:pPr>
            <w:ins w:id="353" w:author="Comparison" w:date="2018-09-17T17:50:00Z">
              <w:r>
                <w:rPr>
                  <w:rFonts w:hint="eastAsia"/>
                </w:rPr>
                <w:t>中文、数字、英文长度为</w:t>
              </w:r>
              <w:r>
                <w:rPr>
                  <w:rFonts w:hint="eastAsia"/>
                </w:rPr>
                <w:t>32</w:t>
              </w:r>
              <w:r>
                <w:rPr>
                  <w:rFonts w:hint="eastAsia"/>
                </w:rPr>
                <w:t>位</w:t>
              </w:r>
            </w:ins>
          </w:p>
        </w:tc>
        <w:tc>
          <w:tcPr>
            <w:tcW w:w="1275" w:type="dxa"/>
            <w:tcBorders>
              <w:top w:val="single" w:sz="4" w:space="0" w:color="auto"/>
              <w:left w:val="single" w:sz="4" w:space="0" w:color="auto"/>
              <w:bottom w:val="single" w:sz="4" w:space="0" w:color="auto"/>
              <w:right w:val="single" w:sz="4" w:space="0" w:color="auto"/>
            </w:tcBorders>
          </w:tcPr>
          <w:p w14:paraId="1F8B65D2" w14:textId="77777777" w:rsidR="00F07E43" w:rsidRDefault="00F07E43"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41CDDF3D" w14:textId="77777777" w:rsidR="00F07E43" w:rsidRDefault="00F07E43" w:rsidP="00A76ABC">
            <w:pPr>
              <w:spacing w:line="240" w:lineRule="atLeast"/>
              <w:jc w:val="left"/>
            </w:pPr>
          </w:p>
        </w:tc>
      </w:tr>
      <w:tr w:rsidR="00F07E43" w14:paraId="39F90FF2"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3DC33D28" w14:textId="77777777" w:rsidR="00F07E43" w:rsidRDefault="00F07E43" w:rsidP="00A76ABC">
            <w:pPr>
              <w:spacing w:line="240" w:lineRule="atLeast"/>
              <w:jc w:val="left"/>
            </w:pPr>
            <w:r>
              <w:rPr>
                <w:rFonts w:hint="eastAsia"/>
              </w:rPr>
              <w:t>地址</w:t>
            </w:r>
          </w:p>
        </w:tc>
        <w:tc>
          <w:tcPr>
            <w:tcW w:w="2219" w:type="dxa"/>
            <w:tcBorders>
              <w:top w:val="single" w:sz="4" w:space="0" w:color="auto"/>
              <w:left w:val="single" w:sz="4" w:space="0" w:color="auto"/>
              <w:bottom w:val="single" w:sz="4" w:space="0" w:color="auto"/>
              <w:right w:val="single" w:sz="4" w:space="0" w:color="auto"/>
            </w:tcBorders>
          </w:tcPr>
          <w:p w14:paraId="060E0220" w14:textId="77777777" w:rsidR="00F07E43" w:rsidRDefault="00F07E43" w:rsidP="00A76ABC">
            <w:pPr>
              <w:spacing w:line="240" w:lineRule="atLeast"/>
              <w:jc w:val="left"/>
            </w:pPr>
            <w:r>
              <w:rPr>
                <w:rFonts w:hint="eastAsia"/>
              </w:rPr>
              <w:t>F_Address</w:t>
            </w:r>
          </w:p>
        </w:tc>
        <w:tc>
          <w:tcPr>
            <w:tcW w:w="4871" w:type="dxa"/>
            <w:tcBorders>
              <w:top w:val="single" w:sz="4" w:space="0" w:color="auto"/>
              <w:left w:val="single" w:sz="4" w:space="0" w:color="auto"/>
              <w:bottom w:val="single" w:sz="4" w:space="0" w:color="auto"/>
              <w:right w:val="single" w:sz="4" w:space="0" w:color="auto"/>
            </w:tcBorders>
          </w:tcPr>
          <w:p w14:paraId="627429E3" w14:textId="77777777" w:rsidR="00F07E43" w:rsidRDefault="00F07E43" w:rsidP="00A76ABC">
            <w:pPr>
              <w:spacing w:line="240" w:lineRule="atLeast"/>
              <w:jc w:val="left"/>
            </w:pPr>
            <w:ins w:id="354" w:author="Comparison" w:date="2018-09-17T17:50:00Z">
              <w:r>
                <w:rPr>
                  <w:rFonts w:hint="eastAsia"/>
                </w:rPr>
                <w:t>可选项，中文、数字、英文长度为</w:t>
              </w:r>
              <w:r>
                <w:rPr>
                  <w:rFonts w:hint="eastAsia"/>
                </w:rPr>
                <w:t>32</w:t>
              </w:r>
              <w:r>
                <w:rPr>
                  <w:rFonts w:hint="eastAsia"/>
                </w:rPr>
                <w:t>位</w:t>
              </w:r>
            </w:ins>
          </w:p>
        </w:tc>
        <w:tc>
          <w:tcPr>
            <w:tcW w:w="1275" w:type="dxa"/>
            <w:tcBorders>
              <w:top w:val="single" w:sz="4" w:space="0" w:color="auto"/>
              <w:left w:val="single" w:sz="4" w:space="0" w:color="auto"/>
              <w:bottom w:val="single" w:sz="4" w:space="0" w:color="auto"/>
              <w:right w:val="single" w:sz="4" w:space="0" w:color="auto"/>
            </w:tcBorders>
          </w:tcPr>
          <w:p w14:paraId="1D77E65F" w14:textId="77777777" w:rsidR="00F07E43" w:rsidRDefault="00F07E43"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1BCD9C7C" w14:textId="77777777" w:rsidR="00F07E43" w:rsidRDefault="00F07E43" w:rsidP="00A76ABC">
            <w:pPr>
              <w:spacing w:line="240" w:lineRule="atLeast"/>
              <w:jc w:val="left"/>
            </w:pPr>
          </w:p>
        </w:tc>
      </w:tr>
      <w:tr w:rsidR="00F07E43" w14:paraId="65188D66"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tcPr>
          <w:p w14:paraId="22E59B05" w14:textId="77777777" w:rsidR="00F07E43" w:rsidRDefault="00F07E43" w:rsidP="00A76ABC">
            <w:pPr>
              <w:spacing w:line="240" w:lineRule="atLeast"/>
              <w:jc w:val="left"/>
            </w:pPr>
            <w:r>
              <w:rPr>
                <w:rFonts w:hint="eastAsia"/>
              </w:rPr>
              <w:t>状态</w:t>
            </w:r>
          </w:p>
        </w:tc>
        <w:tc>
          <w:tcPr>
            <w:tcW w:w="2219" w:type="dxa"/>
            <w:tcBorders>
              <w:top w:val="single" w:sz="4" w:space="0" w:color="auto"/>
              <w:left w:val="single" w:sz="4" w:space="0" w:color="auto"/>
              <w:bottom w:val="single" w:sz="4" w:space="0" w:color="auto"/>
              <w:right w:val="single" w:sz="4" w:space="0" w:color="auto"/>
            </w:tcBorders>
          </w:tcPr>
          <w:p w14:paraId="5D78DC11" w14:textId="77777777" w:rsidR="00F07E43" w:rsidRDefault="00F07E43" w:rsidP="00A76ABC">
            <w:pPr>
              <w:spacing w:line="240" w:lineRule="atLeast"/>
              <w:jc w:val="left"/>
            </w:pPr>
            <w:r>
              <w:rPr>
                <w:rFonts w:hint="eastAsia"/>
              </w:rPr>
              <w:t>F_Status</w:t>
            </w:r>
          </w:p>
        </w:tc>
        <w:tc>
          <w:tcPr>
            <w:tcW w:w="4871" w:type="dxa"/>
            <w:tcBorders>
              <w:top w:val="single" w:sz="4" w:space="0" w:color="auto"/>
              <w:left w:val="single" w:sz="4" w:space="0" w:color="auto"/>
              <w:bottom w:val="single" w:sz="4" w:space="0" w:color="auto"/>
              <w:right w:val="single" w:sz="4" w:space="0" w:color="auto"/>
            </w:tcBorders>
          </w:tcPr>
          <w:p w14:paraId="009F5C6F" w14:textId="77777777" w:rsidR="00F07E43" w:rsidRDefault="00F07E43" w:rsidP="00A76ABC">
            <w:pPr>
              <w:spacing w:line="240" w:lineRule="atLeast"/>
              <w:jc w:val="left"/>
            </w:pPr>
            <w:r>
              <w:rPr>
                <w:rFonts w:hint="eastAsia"/>
              </w:rPr>
              <w:t>0=</w:t>
            </w:r>
            <w:r>
              <w:rPr>
                <w:rFonts w:hint="eastAsia"/>
              </w:rPr>
              <w:t>正常使用，</w:t>
            </w:r>
            <w:r>
              <w:rPr>
                <w:rFonts w:hint="eastAsia"/>
              </w:rPr>
              <w:t>1=</w:t>
            </w:r>
            <w:r>
              <w:rPr>
                <w:rFonts w:hint="eastAsia"/>
              </w:rPr>
              <w:t>已删除不用</w:t>
            </w:r>
          </w:p>
        </w:tc>
        <w:tc>
          <w:tcPr>
            <w:tcW w:w="1275" w:type="dxa"/>
            <w:tcBorders>
              <w:top w:val="single" w:sz="4" w:space="0" w:color="auto"/>
              <w:left w:val="single" w:sz="4" w:space="0" w:color="auto"/>
              <w:bottom w:val="single" w:sz="4" w:space="0" w:color="auto"/>
              <w:right w:val="single" w:sz="4" w:space="0" w:color="auto"/>
            </w:tcBorders>
          </w:tcPr>
          <w:p w14:paraId="7CA9C325" w14:textId="77777777" w:rsidR="00F07E43" w:rsidRDefault="00F07E43"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tcPr>
          <w:p w14:paraId="17B064D2" w14:textId="77777777" w:rsidR="00F07E43" w:rsidRDefault="00F07E43" w:rsidP="00A76ABC">
            <w:pPr>
              <w:spacing w:line="240" w:lineRule="atLeast"/>
              <w:jc w:val="left"/>
            </w:pPr>
          </w:p>
        </w:tc>
      </w:tr>
      <w:tr w:rsidR="0005453C" w14:paraId="07E7AEC7" w14:textId="77777777" w:rsidTr="00ED3C12">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00B0F0"/>
          </w:tcPr>
          <w:p w14:paraId="79F57C56" w14:textId="77777777" w:rsidR="0005453C" w:rsidRDefault="0005453C" w:rsidP="00A76ABC">
            <w:pPr>
              <w:spacing w:line="240" w:lineRule="atLeast"/>
              <w:jc w:val="left"/>
            </w:pPr>
            <w:r>
              <w:rPr>
                <w:rFonts w:hint="eastAsia"/>
              </w:rPr>
              <w:t>联系人</w:t>
            </w:r>
            <w:r>
              <w:rPr>
                <w:rFonts w:hint="eastAsia"/>
              </w:rPr>
              <w:t>I</w:t>
            </w:r>
            <w:r>
              <w:t>D</w:t>
            </w:r>
          </w:p>
        </w:tc>
        <w:tc>
          <w:tcPr>
            <w:tcW w:w="2219" w:type="dxa"/>
            <w:tcBorders>
              <w:top w:val="single" w:sz="4" w:space="0" w:color="auto"/>
              <w:left w:val="single" w:sz="4" w:space="0" w:color="auto"/>
              <w:bottom w:val="single" w:sz="4" w:space="0" w:color="auto"/>
              <w:right w:val="single" w:sz="4" w:space="0" w:color="auto"/>
            </w:tcBorders>
            <w:shd w:val="clear" w:color="auto" w:fill="00B0F0"/>
          </w:tcPr>
          <w:p w14:paraId="59AFD9DD" w14:textId="77777777" w:rsidR="0005453C" w:rsidRDefault="0005453C" w:rsidP="00A76ABC">
            <w:pPr>
              <w:spacing w:line="240" w:lineRule="atLeast"/>
              <w:jc w:val="left"/>
            </w:pPr>
            <w:r>
              <w:rPr>
                <w:rFonts w:hint="eastAsia"/>
              </w:rPr>
              <w:t>F</w:t>
            </w:r>
            <w:r>
              <w:t>_StaffID</w:t>
            </w:r>
          </w:p>
        </w:tc>
        <w:tc>
          <w:tcPr>
            <w:tcW w:w="4871" w:type="dxa"/>
            <w:tcBorders>
              <w:top w:val="single" w:sz="4" w:space="0" w:color="auto"/>
              <w:left w:val="single" w:sz="4" w:space="0" w:color="auto"/>
              <w:bottom w:val="single" w:sz="4" w:space="0" w:color="auto"/>
              <w:right w:val="single" w:sz="4" w:space="0" w:color="auto"/>
            </w:tcBorders>
            <w:shd w:val="clear" w:color="auto" w:fill="00B0F0"/>
          </w:tcPr>
          <w:p w14:paraId="4A45DF68" w14:textId="77777777" w:rsidR="0005453C" w:rsidRDefault="0005453C"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shd w:val="clear" w:color="auto" w:fill="00B0F0"/>
          </w:tcPr>
          <w:p w14:paraId="759876BD" w14:textId="77777777" w:rsidR="0005453C" w:rsidRDefault="0005453C"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shd w:val="clear" w:color="auto" w:fill="00B0F0"/>
          </w:tcPr>
          <w:p w14:paraId="75102851" w14:textId="77777777" w:rsidR="0005453C" w:rsidRDefault="0005453C" w:rsidP="00A76ABC">
            <w:pPr>
              <w:spacing w:line="240" w:lineRule="atLeast"/>
              <w:jc w:val="left"/>
            </w:pPr>
            <w:r>
              <w:rPr>
                <w:rFonts w:hint="eastAsia"/>
              </w:rPr>
              <w:t>外键</w:t>
            </w:r>
          </w:p>
        </w:tc>
      </w:tr>
      <w:tr w:rsidR="0005453C" w14:paraId="1D5E241B" w14:textId="77777777" w:rsidTr="00ED3C12">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00B0F0"/>
          </w:tcPr>
          <w:p w14:paraId="5E28CBCD" w14:textId="77777777" w:rsidR="0005453C" w:rsidRDefault="0005453C" w:rsidP="00A76ABC">
            <w:pPr>
              <w:spacing w:line="240" w:lineRule="atLeast"/>
              <w:jc w:val="left"/>
            </w:pPr>
            <w:r>
              <w:rPr>
                <w:rFonts w:hint="eastAsia"/>
              </w:rPr>
              <w:t>联系人电话</w:t>
            </w:r>
          </w:p>
        </w:tc>
        <w:tc>
          <w:tcPr>
            <w:tcW w:w="2219" w:type="dxa"/>
            <w:tcBorders>
              <w:top w:val="single" w:sz="4" w:space="0" w:color="auto"/>
              <w:left w:val="single" w:sz="4" w:space="0" w:color="auto"/>
              <w:bottom w:val="single" w:sz="4" w:space="0" w:color="auto"/>
              <w:right w:val="single" w:sz="4" w:space="0" w:color="auto"/>
            </w:tcBorders>
            <w:shd w:val="clear" w:color="auto" w:fill="00B0F0"/>
          </w:tcPr>
          <w:p w14:paraId="5E1F6A90" w14:textId="77777777" w:rsidR="0005453C" w:rsidRDefault="0005453C" w:rsidP="00A76ABC">
            <w:pPr>
              <w:spacing w:line="240" w:lineRule="atLeast"/>
              <w:jc w:val="left"/>
            </w:pPr>
            <w:r>
              <w:rPr>
                <w:rFonts w:hint="eastAsia"/>
              </w:rPr>
              <w:t>F</w:t>
            </w:r>
            <w:r>
              <w:t>_Phone</w:t>
            </w:r>
          </w:p>
        </w:tc>
        <w:tc>
          <w:tcPr>
            <w:tcW w:w="4871" w:type="dxa"/>
            <w:tcBorders>
              <w:top w:val="single" w:sz="4" w:space="0" w:color="auto"/>
              <w:left w:val="single" w:sz="4" w:space="0" w:color="auto"/>
              <w:bottom w:val="single" w:sz="4" w:space="0" w:color="auto"/>
              <w:right w:val="single" w:sz="4" w:space="0" w:color="auto"/>
            </w:tcBorders>
            <w:shd w:val="clear" w:color="auto" w:fill="00B0F0"/>
          </w:tcPr>
          <w:p w14:paraId="7647F026" w14:textId="77777777" w:rsidR="0005453C" w:rsidRDefault="0005453C" w:rsidP="00A76ABC">
            <w:pPr>
              <w:spacing w:line="240" w:lineRule="atLeast"/>
              <w:jc w:val="left"/>
            </w:pPr>
          </w:p>
        </w:tc>
        <w:tc>
          <w:tcPr>
            <w:tcW w:w="1275" w:type="dxa"/>
            <w:tcBorders>
              <w:top w:val="single" w:sz="4" w:space="0" w:color="auto"/>
              <w:left w:val="single" w:sz="4" w:space="0" w:color="auto"/>
              <w:bottom w:val="single" w:sz="4" w:space="0" w:color="auto"/>
              <w:right w:val="single" w:sz="4" w:space="0" w:color="auto"/>
            </w:tcBorders>
            <w:shd w:val="clear" w:color="auto" w:fill="00B0F0"/>
          </w:tcPr>
          <w:p w14:paraId="40D4D9D7" w14:textId="77777777" w:rsidR="0005453C" w:rsidRDefault="0005453C" w:rsidP="00A76ABC">
            <w:pPr>
              <w:spacing w:line="240" w:lineRule="atLeast"/>
              <w:jc w:val="left"/>
            </w:pPr>
          </w:p>
        </w:tc>
        <w:tc>
          <w:tcPr>
            <w:tcW w:w="5103" w:type="dxa"/>
            <w:tcBorders>
              <w:top w:val="single" w:sz="4" w:space="0" w:color="auto"/>
              <w:left w:val="single" w:sz="4" w:space="0" w:color="auto"/>
              <w:bottom w:val="single" w:sz="4" w:space="0" w:color="auto"/>
              <w:right w:val="single" w:sz="4" w:space="0" w:color="auto"/>
            </w:tcBorders>
            <w:shd w:val="clear" w:color="auto" w:fill="00B0F0"/>
          </w:tcPr>
          <w:p w14:paraId="40B5E6A5" w14:textId="77777777" w:rsidR="0005453C" w:rsidRDefault="0005453C" w:rsidP="00A76ABC">
            <w:pPr>
              <w:spacing w:line="240" w:lineRule="atLeast"/>
              <w:jc w:val="left"/>
            </w:pPr>
          </w:p>
        </w:tc>
      </w:tr>
      <w:tr w:rsidR="00F07E43" w14:paraId="59E21990" w14:textId="77777777" w:rsidTr="00F07E43">
        <w:trPr>
          <w:trHeight w:val="267"/>
        </w:trPr>
        <w:tc>
          <w:tcPr>
            <w:tcW w:w="1836" w:type="dxa"/>
            <w:tcBorders>
              <w:top w:val="single" w:sz="4" w:space="0" w:color="auto"/>
              <w:left w:val="single" w:sz="4" w:space="0" w:color="auto"/>
              <w:bottom w:val="single" w:sz="4" w:space="0" w:color="auto"/>
              <w:right w:val="single" w:sz="4" w:space="0" w:color="auto"/>
            </w:tcBorders>
            <w:shd w:val="clear" w:color="auto" w:fill="FFFF00"/>
          </w:tcPr>
          <w:p w14:paraId="3F9BE352" w14:textId="77777777" w:rsidR="00F07E43" w:rsidRPr="00CE3387" w:rsidRDefault="00F07E43" w:rsidP="00A76ABC">
            <w:pPr>
              <w:spacing w:line="240" w:lineRule="atLeast"/>
              <w:jc w:val="left"/>
              <w:rPr>
                <w:strike/>
              </w:rPr>
            </w:pPr>
            <w:r w:rsidRPr="00CE3387">
              <w:rPr>
                <w:rFonts w:hint="eastAsia"/>
                <w:strike/>
              </w:rPr>
              <w:t>备注</w:t>
            </w:r>
          </w:p>
        </w:tc>
        <w:tc>
          <w:tcPr>
            <w:tcW w:w="2219" w:type="dxa"/>
            <w:tcBorders>
              <w:top w:val="single" w:sz="4" w:space="0" w:color="auto"/>
              <w:left w:val="single" w:sz="4" w:space="0" w:color="auto"/>
              <w:bottom w:val="single" w:sz="4" w:space="0" w:color="auto"/>
              <w:right w:val="single" w:sz="4" w:space="0" w:color="auto"/>
            </w:tcBorders>
            <w:shd w:val="clear" w:color="auto" w:fill="FFFF00"/>
          </w:tcPr>
          <w:p w14:paraId="5A6C8D84" w14:textId="77777777" w:rsidR="00F07E43" w:rsidRPr="00CE3387" w:rsidRDefault="00F07E43" w:rsidP="00A76ABC">
            <w:pPr>
              <w:spacing w:line="240" w:lineRule="atLeast"/>
              <w:jc w:val="left"/>
              <w:rPr>
                <w:strike/>
              </w:rPr>
            </w:pPr>
            <w:r w:rsidRPr="00CE3387">
              <w:rPr>
                <w:rFonts w:hint="eastAsia"/>
                <w:strike/>
              </w:rPr>
              <w:t>F</w:t>
            </w:r>
            <w:r w:rsidRPr="00CE3387">
              <w:rPr>
                <w:strike/>
              </w:rPr>
              <w:t>_Remark</w:t>
            </w:r>
          </w:p>
        </w:tc>
        <w:tc>
          <w:tcPr>
            <w:tcW w:w="4871" w:type="dxa"/>
            <w:tcBorders>
              <w:top w:val="single" w:sz="4" w:space="0" w:color="auto"/>
              <w:left w:val="single" w:sz="4" w:space="0" w:color="auto"/>
              <w:bottom w:val="single" w:sz="4" w:space="0" w:color="auto"/>
              <w:right w:val="single" w:sz="4" w:space="0" w:color="auto"/>
            </w:tcBorders>
            <w:shd w:val="clear" w:color="auto" w:fill="FFFF00"/>
          </w:tcPr>
          <w:p w14:paraId="117DDACC" w14:textId="77777777" w:rsidR="00F07E43" w:rsidRPr="00CE3387" w:rsidRDefault="00F07E43" w:rsidP="00A76ABC">
            <w:pPr>
              <w:spacing w:line="240" w:lineRule="atLeast"/>
              <w:jc w:val="left"/>
              <w:rPr>
                <w:strike/>
              </w:rPr>
            </w:pPr>
            <w:r w:rsidRPr="00CE3387">
              <w:rPr>
                <w:strike/>
              </w:rPr>
              <w:t>Varchar(50) null</w:t>
            </w:r>
          </w:p>
        </w:tc>
        <w:tc>
          <w:tcPr>
            <w:tcW w:w="1275" w:type="dxa"/>
            <w:tcBorders>
              <w:top w:val="single" w:sz="4" w:space="0" w:color="auto"/>
              <w:left w:val="single" w:sz="4" w:space="0" w:color="auto"/>
              <w:bottom w:val="single" w:sz="4" w:space="0" w:color="auto"/>
              <w:right w:val="single" w:sz="4" w:space="0" w:color="auto"/>
            </w:tcBorders>
            <w:shd w:val="clear" w:color="auto" w:fill="FFFF00"/>
          </w:tcPr>
          <w:p w14:paraId="243F6F6C" w14:textId="77777777" w:rsidR="00F07E43" w:rsidRPr="00CE3387" w:rsidRDefault="00F07E43" w:rsidP="00A76ABC">
            <w:pPr>
              <w:spacing w:line="240" w:lineRule="atLeast"/>
              <w:jc w:val="left"/>
              <w:rPr>
                <w:strike/>
              </w:rPr>
            </w:pPr>
          </w:p>
        </w:tc>
        <w:tc>
          <w:tcPr>
            <w:tcW w:w="5103" w:type="dxa"/>
            <w:tcBorders>
              <w:top w:val="single" w:sz="4" w:space="0" w:color="auto"/>
              <w:left w:val="single" w:sz="4" w:space="0" w:color="auto"/>
              <w:bottom w:val="single" w:sz="4" w:space="0" w:color="auto"/>
              <w:right w:val="single" w:sz="4" w:space="0" w:color="auto"/>
            </w:tcBorders>
            <w:shd w:val="clear" w:color="auto" w:fill="FFFF00"/>
          </w:tcPr>
          <w:p w14:paraId="30A23543" w14:textId="77777777" w:rsidR="00F07E43" w:rsidRPr="00CE3387" w:rsidRDefault="00F07E43" w:rsidP="00A76ABC">
            <w:pPr>
              <w:spacing w:line="240" w:lineRule="atLeast"/>
              <w:jc w:val="left"/>
              <w:rPr>
                <w:strike/>
              </w:rPr>
            </w:pPr>
          </w:p>
        </w:tc>
      </w:tr>
    </w:tbl>
    <w:p w14:paraId="51FB9B6D" w14:textId="77777777" w:rsidR="009E452E" w:rsidRDefault="009E452E" w:rsidP="00A76ABC">
      <w:pPr>
        <w:spacing w:line="240" w:lineRule="atLeast"/>
        <w:jc w:val="left"/>
      </w:pPr>
    </w:p>
    <w:p w14:paraId="3C8696F0" w14:textId="77777777" w:rsidR="009E452E" w:rsidRDefault="00D67AD0" w:rsidP="00A76ABC">
      <w:pPr>
        <w:pStyle w:val="3"/>
        <w:spacing w:line="240" w:lineRule="atLeast"/>
        <w:jc w:val="left"/>
      </w:pPr>
      <w:bookmarkStart w:id="355" w:name="_Toc50496779"/>
      <w:r>
        <w:rPr>
          <w:rFonts w:hint="eastAsia"/>
        </w:rPr>
        <w:t>询价单</w:t>
      </w:r>
      <w:bookmarkEnd w:id="355"/>
    </w:p>
    <w:p w14:paraId="12595613" w14:textId="77777777" w:rsidR="009E452E" w:rsidRDefault="00D67AD0" w:rsidP="00A76ABC">
      <w:pPr>
        <w:spacing w:line="240" w:lineRule="atLeast"/>
        <w:jc w:val="left"/>
      </w:pPr>
      <w:r>
        <w:rPr>
          <w:rFonts w:hint="eastAsia"/>
        </w:rPr>
        <w:t>（瘦系统不做）</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5B02FE72" w14:textId="77777777">
        <w:trPr>
          <w:trHeight w:val="255"/>
        </w:trPr>
        <w:tc>
          <w:tcPr>
            <w:tcW w:w="1836" w:type="dxa"/>
            <w:shd w:val="clear" w:color="auto" w:fill="FF0000"/>
          </w:tcPr>
          <w:p w14:paraId="0847C510"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45FA61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473B1CD"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578B91A"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0361D3B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2538E8FF" w14:textId="77777777">
        <w:trPr>
          <w:trHeight w:val="267"/>
        </w:trPr>
        <w:tc>
          <w:tcPr>
            <w:tcW w:w="1836" w:type="dxa"/>
          </w:tcPr>
          <w:p w14:paraId="1CE850C1" w14:textId="77777777" w:rsidR="009E452E" w:rsidRDefault="00D67AD0" w:rsidP="00A76ABC">
            <w:pPr>
              <w:spacing w:line="240" w:lineRule="atLeast"/>
              <w:jc w:val="left"/>
            </w:pPr>
            <w:r>
              <w:rPr>
                <w:rFonts w:hint="eastAsia"/>
              </w:rPr>
              <w:t>ID</w:t>
            </w:r>
          </w:p>
        </w:tc>
        <w:tc>
          <w:tcPr>
            <w:tcW w:w="2218" w:type="dxa"/>
          </w:tcPr>
          <w:p w14:paraId="176EC0D3" w14:textId="77777777" w:rsidR="009E452E" w:rsidRDefault="00D67AD0" w:rsidP="00A76ABC">
            <w:pPr>
              <w:spacing w:line="240" w:lineRule="atLeast"/>
              <w:jc w:val="left"/>
            </w:pPr>
            <w:r>
              <w:rPr>
                <w:rFonts w:hint="eastAsia"/>
              </w:rPr>
              <w:t>F_</w:t>
            </w:r>
            <w:r>
              <w:t>ID</w:t>
            </w:r>
          </w:p>
        </w:tc>
        <w:tc>
          <w:tcPr>
            <w:tcW w:w="2218" w:type="dxa"/>
          </w:tcPr>
          <w:p w14:paraId="0EE827C9" w14:textId="77777777" w:rsidR="009E452E" w:rsidRDefault="009E452E" w:rsidP="00A76ABC">
            <w:pPr>
              <w:spacing w:line="240" w:lineRule="atLeast"/>
              <w:jc w:val="left"/>
            </w:pPr>
          </w:p>
        </w:tc>
        <w:tc>
          <w:tcPr>
            <w:tcW w:w="1177" w:type="dxa"/>
          </w:tcPr>
          <w:p w14:paraId="7B4B0848" w14:textId="77777777" w:rsidR="009E452E" w:rsidRDefault="009E452E" w:rsidP="00A76ABC">
            <w:pPr>
              <w:spacing w:line="240" w:lineRule="atLeast"/>
              <w:jc w:val="left"/>
            </w:pPr>
          </w:p>
        </w:tc>
        <w:tc>
          <w:tcPr>
            <w:tcW w:w="3781" w:type="dxa"/>
          </w:tcPr>
          <w:p w14:paraId="0889B030" w14:textId="77777777" w:rsidR="009E452E" w:rsidRDefault="009E452E" w:rsidP="00A76ABC">
            <w:pPr>
              <w:spacing w:line="240" w:lineRule="atLeast"/>
              <w:jc w:val="left"/>
            </w:pPr>
          </w:p>
        </w:tc>
      </w:tr>
      <w:tr w:rsidR="009E452E" w14:paraId="6AA91C7D" w14:textId="77777777">
        <w:trPr>
          <w:trHeight w:val="267"/>
        </w:trPr>
        <w:tc>
          <w:tcPr>
            <w:tcW w:w="1836" w:type="dxa"/>
          </w:tcPr>
          <w:p w14:paraId="134F4406" w14:textId="77777777" w:rsidR="009E452E" w:rsidRDefault="009E452E" w:rsidP="00A76ABC">
            <w:pPr>
              <w:spacing w:line="240" w:lineRule="atLeast"/>
              <w:jc w:val="left"/>
            </w:pPr>
          </w:p>
        </w:tc>
        <w:tc>
          <w:tcPr>
            <w:tcW w:w="2218" w:type="dxa"/>
          </w:tcPr>
          <w:p w14:paraId="62F1554C" w14:textId="77777777" w:rsidR="009E452E" w:rsidRDefault="009E452E" w:rsidP="00A76ABC">
            <w:pPr>
              <w:spacing w:line="240" w:lineRule="atLeast"/>
              <w:jc w:val="left"/>
            </w:pPr>
          </w:p>
        </w:tc>
        <w:tc>
          <w:tcPr>
            <w:tcW w:w="2218" w:type="dxa"/>
          </w:tcPr>
          <w:p w14:paraId="5F622A83" w14:textId="77777777" w:rsidR="009E452E" w:rsidRDefault="009E452E" w:rsidP="00A76ABC">
            <w:pPr>
              <w:spacing w:line="240" w:lineRule="atLeast"/>
              <w:jc w:val="left"/>
            </w:pPr>
          </w:p>
        </w:tc>
        <w:tc>
          <w:tcPr>
            <w:tcW w:w="1177" w:type="dxa"/>
          </w:tcPr>
          <w:p w14:paraId="5405BEA0" w14:textId="77777777" w:rsidR="009E452E" w:rsidRDefault="009E452E" w:rsidP="00A76ABC">
            <w:pPr>
              <w:spacing w:line="240" w:lineRule="atLeast"/>
              <w:jc w:val="left"/>
            </w:pPr>
          </w:p>
        </w:tc>
        <w:tc>
          <w:tcPr>
            <w:tcW w:w="3781" w:type="dxa"/>
          </w:tcPr>
          <w:p w14:paraId="7B6EF48F" w14:textId="77777777" w:rsidR="009E452E" w:rsidRDefault="009E452E" w:rsidP="00A76ABC">
            <w:pPr>
              <w:spacing w:line="240" w:lineRule="atLeast"/>
              <w:jc w:val="left"/>
            </w:pPr>
          </w:p>
        </w:tc>
      </w:tr>
      <w:tr w:rsidR="009E452E" w14:paraId="18EE61BE" w14:textId="77777777">
        <w:trPr>
          <w:trHeight w:val="267"/>
        </w:trPr>
        <w:tc>
          <w:tcPr>
            <w:tcW w:w="1836" w:type="dxa"/>
          </w:tcPr>
          <w:p w14:paraId="74B6E211" w14:textId="77777777" w:rsidR="009E452E" w:rsidRDefault="009E452E" w:rsidP="00A76ABC">
            <w:pPr>
              <w:spacing w:line="240" w:lineRule="atLeast"/>
              <w:jc w:val="left"/>
            </w:pPr>
          </w:p>
        </w:tc>
        <w:tc>
          <w:tcPr>
            <w:tcW w:w="2218" w:type="dxa"/>
          </w:tcPr>
          <w:p w14:paraId="270B8D47" w14:textId="77777777" w:rsidR="009E452E" w:rsidRDefault="009E452E" w:rsidP="00A76ABC">
            <w:pPr>
              <w:spacing w:line="240" w:lineRule="atLeast"/>
              <w:jc w:val="left"/>
            </w:pPr>
          </w:p>
        </w:tc>
        <w:tc>
          <w:tcPr>
            <w:tcW w:w="2218" w:type="dxa"/>
          </w:tcPr>
          <w:p w14:paraId="0137B43D" w14:textId="77777777" w:rsidR="009E452E" w:rsidRDefault="009E452E" w:rsidP="00A76ABC">
            <w:pPr>
              <w:spacing w:line="240" w:lineRule="atLeast"/>
              <w:jc w:val="left"/>
            </w:pPr>
          </w:p>
        </w:tc>
        <w:tc>
          <w:tcPr>
            <w:tcW w:w="1177" w:type="dxa"/>
          </w:tcPr>
          <w:p w14:paraId="510A3AA9" w14:textId="77777777" w:rsidR="009E452E" w:rsidRDefault="009E452E" w:rsidP="00A76ABC">
            <w:pPr>
              <w:spacing w:line="240" w:lineRule="atLeast"/>
              <w:jc w:val="left"/>
            </w:pPr>
          </w:p>
        </w:tc>
        <w:tc>
          <w:tcPr>
            <w:tcW w:w="3781" w:type="dxa"/>
          </w:tcPr>
          <w:p w14:paraId="10794F93" w14:textId="77777777" w:rsidR="009E452E" w:rsidRDefault="009E452E" w:rsidP="00A76ABC">
            <w:pPr>
              <w:spacing w:line="240" w:lineRule="atLeast"/>
              <w:jc w:val="left"/>
            </w:pPr>
          </w:p>
        </w:tc>
      </w:tr>
      <w:tr w:rsidR="009E452E" w14:paraId="5325FA32" w14:textId="77777777">
        <w:trPr>
          <w:trHeight w:val="267"/>
        </w:trPr>
        <w:tc>
          <w:tcPr>
            <w:tcW w:w="1836" w:type="dxa"/>
          </w:tcPr>
          <w:p w14:paraId="0C28775D" w14:textId="77777777" w:rsidR="009E452E" w:rsidRDefault="009E452E" w:rsidP="00A76ABC">
            <w:pPr>
              <w:spacing w:line="240" w:lineRule="atLeast"/>
              <w:jc w:val="left"/>
            </w:pPr>
          </w:p>
        </w:tc>
        <w:tc>
          <w:tcPr>
            <w:tcW w:w="2218" w:type="dxa"/>
          </w:tcPr>
          <w:p w14:paraId="0777ED40" w14:textId="77777777" w:rsidR="009E452E" w:rsidRDefault="009E452E" w:rsidP="00A76ABC">
            <w:pPr>
              <w:spacing w:line="240" w:lineRule="atLeast"/>
              <w:jc w:val="left"/>
            </w:pPr>
          </w:p>
        </w:tc>
        <w:tc>
          <w:tcPr>
            <w:tcW w:w="2218" w:type="dxa"/>
          </w:tcPr>
          <w:p w14:paraId="1ED56826" w14:textId="77777777" w:rsidR="009E452E" w:rsidRDefault="009E452E" w:rsidP="00A76ABC">
            <w:pPr>
              <w:spacing w:line="240" w:lineRule="atLeast"/>
              <w:jc w:val="left"/>
            </w:pPr>
          </w:p>
        </w:tc>
        <w:tc>
          <w:tcPr>
            <w:tcW w:w="1177" w:type="dxa"/>
          </w:tcPr>
          <w:p w14:paraId="7C09409C" w14:textId="77777777" w:rsidR="009E452E" w:rsidRDefault="009E452E" w:rsidP="00A76ABC">
            <w:pPr>
              <w:spacing w:line="240" w:lineRule="atLeast"/>
              <w:jc w:val="left"/>
            </w:pPr>
          </w:p>
        </w:tc>
        <w:tc>
          <w:tcPr>
            <w:tcW w:w="3781" w:type="dxa"/>
          </w:tcPr>
          <w:p w14:paraId="0A009377" w14:textId="77777777" w:rsidR="009E452E" w:rsidRDefault="009E452E" w:rsidP="00A76ABC">
            <w:pPr>
              <w:spacing w:line="240" w:lineRule="atLeast"/>
              <w:jc w:val="left"/>
            </w:pPr>
          </w:p>
        </w:tc>
      </w:tr>
      <w:tr w:rsidR="009E452E" w14:paraId="34F8E6C0" w14:textId="77777777">
        <w:trPr>
          <w:trHeight w:val="267"/>
        </w:trPr>
        <w:tc>
          <w:tcPr>
            <w:tcW w:w="1836" w:type="dxa"/>
          </w:tcPr>
          <w:p w14:paraId="72FC3251" w14:textId="77777777" w:rsidR="009E452E" w:rsidRDefault="009E452E" w:rsidP="00A76ABC">
            <w:pPr>
              <w:spacing w:line="240" w:lineRule="atLeast"/>
              <w:jc w:val="left"/>
            </w:pPr>
          </w:p>
        </w:tc>
        <w:tc>
          <w:tcPr>
            <w:tcW w:w="2218" w:type="dxa"/>
          </w:tcPr>
          <w:p w14:paraId="50234BAE" w14:textId="77777777" w:rsidR="009E452E" w:rsidRDefault="009E452E" w:rsidP="00A76ABC">
            <w:pPr>
              <w:spacing w:line="240" w:lineRule="atLeast"/>
              <w:jc w:val="left"/>
            </w:pPr>
          </w:p>
        </w:tc>
        <w:tc>
          <w:tcPr>
            <w:tcW w:w="2218" w:type="dxa"/>
          </w:tcPr>
          <w:p w14:paraId="751B2E98" w14:textId="77777777" w:rsidR="009E452E" w:rsidRDefault="009E452E" w:rsidP="00A76ABC">
            <w:pPr>
              <w:spacing w:line="240" w:lineRule="atLeast"/>
              <w:jc w:val="left"/>
            </w:pPr>
          </w:p>
        </w:tc>
        <w:tc>
          <w:tcPr>
            <w:tcW w:w="1177" w:type="dxa"/>
          </w:tcPr>
          <w:p w14:paraId="2ED77C00" w14:textId="77777777" w:rsidR="009E452E" w:rsidRDefault="009E452E" w:rsidP="00A76ABC">
            <w:pPr>
              <w:spacing w:line="240" w:lineRule="atLeast"/>
              <w:jc w:val="left"/>
            </w:pPr>
          </w:p>
        </w:tc>
        <w:tc>
          <w:tcPr>
            <w:tcW w:w="3781" w:type="dxa"/>
          </w:tcPr>
          <w:p w14:paraId="1BBCCC5E" w14:textId="77777777" w:rsidR="009E452E" w:rsidRDefault="009E452E" w:rsidP="00A76ABC">
            <w:pPr>
              <w:spacing w:line="240" w:lineRule="atLeast"/>
              <w:jc w:val="left"/>
            </w:pPr>
          </w:p>
        </w:tc>
      </w:tr>
    </w:tbl>
    <w:p w14:paraId="4BB91ADB" w14:textId="77777777" w:rsidR="009E452E" w:rsidRDefault="009E452E" w:rsidP="00A76ABC">
      <w:pPr>
        <w:spacing w:line="240" w:lineRule="atLeast"/>
        <w:jc w:val="left"/>
      </w:pPr>
    </w:p>
    <w:p w14:paraId="17482BDD" w14:textId="77777777" w:rsidR="009E452E" w:rsidRDefault="00D67AD0" w:rsidP="00A76ABC">
      <w:pPr>
        <w:pStyle w:val="3"/>
        <w:spacing w:line="240" w:lineRule="atLeast"/>
        <w:jc w:val="left"/>
      </w:pPr>
      <w:bookmarkStart w:id="356" w:name="_Toc50496780"/>
      <w:r>
        <w:rPr>
          <w:rFonts w:hint="eastAsia"/>
        </w:rPr>
        <w:t>促销</w:t>
      </w:r>
      <w:bookmarkEnd w:id="356"/>
    </w:p>
    <w:p w14:paraId="46C76AC4" w14:textId="77777777" w:rsidR="009E452E" w:rsidRDefault="00D67AD0" w:rsidP="00A76ABC">
      <w:pPr>
        <w:pStyle w:val="4"/>
        <w:spacing w:line="240" w:lineRule="atLeast"/>
        <w:jc w:val="left"/>
      </w:pPr>
      <w:r>
        <w:rPr>
          <w:rFonts w:hint="eastAsia"/>
        </w:rPr>
        <w:t>商品促销类型表</w:t>
      </w:r>
      <w:r>
        <w:rPr>
          <w:rFonts w:hint="eastAsia"/>
        </w:rPr>
        <w:t>T</w:t>
      </w:r>
      <w:r>
        <w:t>_PromotionType</w:t>
      </w:r>
    </w:p>
    <w:p w14:paraId="6B57C4DB" w14:textId="77777777" w:rsidR="009E452E" w:rsidRPr="00F3003C" w:rsidRDefault="00D67AD0" w:rsidP="00A76ABC">
      <w:pPr>
        <w:spacing w:line="240" w:lineRule="atLeast"/>
        <w:jc w:val="left"/>
        <w:rPr>
          <w:strike/>
        </w:rPr>
      </w:pPr>
      <w:r>
        <w:rPr>
          <w:rFonts w:hint="eastAsia"/>
        </w:rPr>
        <w:t>属于</w:t>
      </w:r>
      <w:r w:rsidRPr="00F3003C">
        <w:rPr>
          <w:rFonts w:hint="eastAsia"/>
          <w:strike/>
        </w:rPr>
        <w:t>配置性表，不能修改！</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218"/>
        <w:gridCol w:w="2218"/>
        <w:gridCol w:w="1177"/>
        <w:gridCol w:w="6792"/>
      </w:tblGrid>
      <w:tr w:rsidR="009E452E" w:rsidRPr="00F3003C" w14:paraId="625367EC" w14:textId="77777777">
        <w:trPr>
          <w:trHeight w:val="255"/>
        </w:trPr>
        <w:tc>
          <w:tcPr>
            <w:tcW w:w="1656" w:type="dxa"/>
            <w:shd w:val="clear" w:color="auto" w:fill="FF0000"/>
          </w:tcPr>
          <w:p w14:paraId="2127F5BA"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数据项</w:t>
            </w:r>
          </w:p>
        </w:tc>
        <w:tc>
          <w:tcPr>
            <w:tcW w:w="2218" w:type="dxa"/>
            <w:shd w:val="clear" w:color="auto" w:fill="FF0000"/>
          </w:tcPr>
          <w:p w14:paraId="150AB744"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SQL</w:t>
            </w:r>
            <w:r w:rsidRPr="00F3003C">
              <w:rPr>
                <w:strike/>
                <w:color w:val="FFFFFF" w:themeColor="background1"/>
              </w:rPr>
              <w:t xml:space="preserve"> field</w:t>
            </w:r>
          </w:p>
        </w:tc>
        <w:tc>
          <w:tcPr>
            <w:tcW w:w="2218" w:type="dxa"/>
            <w:shd w:val="clear" w:color="auto" w:fill="FF0000"/>
          </w:tcPr>
          <w:p w14:paraId="5725653F"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Type</w:t>
            </w:r>
          </w:p>
        </w:tc>
        <w:tc>
          <w:tcPr>
            <w:tcW w:w="1177" w:type="dxa"/>
            <w:shd w:val="clear" w:color="auto" w:fill="FF0000"/>
          </w:tcPr>
          <w:p w14:paraId="50AA0EE8"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默认值</w:t>
            </w:r>
          </w:p>
        </w:tc>
        <w:tc>
          <w:tcPr>
            <w:tcW w:w="6792" w:type="dxa"/>
            <w:shd w:val="clear" w:color="auto" w:fill="FF0000"/>
          </w:tcPr>
          <w:p w14:paraId="270ABF23" w14:textId="77777777" w:rsidR="009E452E" w:rsidRPr="00F3003C" w:rsidRDefault="00D67AD0" w:rsidP="00A76ABC">
            <w:pPr>
              <w:spacing w:line="240" w:lineRule="atLeast"/>
              <w:jc w:val="left"/>
              <w:rPr>
                <w:strike/>
                <w:color w:val="FFFFFF" w:themeColor="background1"/>
              </w:rPr>
            </w:pPr>
            <w:r w:rsidRPr="00F3003C">
              <w:rPr>
                <w:rFonts w:hint="eastAsia"/>
                <w:strike/>
                <w:color w:val="FFFFFF" w:themeColor="background1"/>
              </w:rPr>
              <w:t>说明</w:t>
            </w:r>
            <w:r w:rsidRPr="00F3003C">
              <w:rPr>
                <w:rFonts w:hint="eastAsia"/>
                <w:strike/>
                <w:color w:val="FFFFFF" w:themeColor="background1"/>
              </w:rPr>
              <w:t>/</w:t>
            </w:r>
            <w:r w:rsidRPr="00F3003C">
              <w:rPr>
                <w:rFonts w:hint="eastAsia"/>
                <w:strike/>
                <w:color w:val="FFFFFF" w:themeColor="background1"/>
              </w:rPr>
              <w:t>限制</w:t>
            </w:r>
            <w:r w:rsidRPr="00F3003C">
              <w:rPr>
                <w:rFonts w:hint="eastAsia"/>
                <w:strike/>
                <w:color w:val="FFFFFF" w:themeColor="background1"/>
              </w:rPr>
              <w:t>/</w:t>
            </w:r>
            <w:r w:rsidRPr="00F3003C">
              <w:rPr>
                <w:rFonts w:hint="eastAsia"/>
                <w:strike/>
                <w:color w:val="FFFFFF" w:themeColor="background1"/>
              </w:rPr>
              <w:t>规则</w:t>
            </w:r>
          </w:p>
        </w:tc>
      </w:tr>
      <w:tr w:rsidR="009E452E" w:rsidRPr="00F3003C" w14:paraId="60DF2833" w14:textId="77777777">
        <w:trPr>
          <w:trHeight w:val="267"/>
        </w:trPr>
        <w:tc>
          <w:tcPr>
            <w:tcW w:w="1656" w:type="dxa"/>
          </w:tcPr>
          <w:p w14:paraId="34C6AA24" w14:textId="77777777" w:rsidR="009E452E" w:rsidRPr="00F3003C" w:rsidRDefault="009E452E" w:rsidP="00A76ABC">
            <w:pPr>
              <w:spacing w:line="240" w:lineRule="atLeast"/>
              <w:jc w:val="left"/>
              <w:rPr>
                <w:strike/>
              </w:rPr>
            </w:pPr>
          </w:p>
        </w:tc>
        <w:tc>
          <w:tcPr>
            <w:tcW w:w="2218" w:type="dxa"/>
          </w:tcPr>
          <w:p w14:paraId="447A0603" w14:textId="77777777" w:rsidR="009E452E" w:rsidRPr="00F3003C" w:rsidRDefault="00D67AD0" w:rsidP="00A76ABC">
            <w:pPr>
              <w:spacing w:line="240" w:lineRule="atLeast"/>
              <w:jc w:val="left"/>
              <w:rPr>
                <w:strike/>
              </w:rPr>
            </w:pPr>
            <w:r w:rsidRPr="00F3003C">
              <w:rPr>
                <w:rFonts w:hint="eastAsia"/>
                <w:strike/>
              </w:rPr>
              <w:t>F_</w:t>
            </w:r>
            <w:r w:rsidRPr="00F3003C">
              <w:rPr>
                <w:strike/>
              </w:rPr>
              <w:t>ID</w:t>
            </w:r>
          </w:p>
        </w:tc>
        <w:tc>
          <w:tcPr>
            <w:tcW w:w="2218" w:type="dxa"/>
          </w:tcPr>
          <w:p w14:paraId="18458040" w14:textId="77777777" w:rsidR="009E452E" w:rsidRPr="00F3003C" w:rsidRDefault="009E452E" w:rsidP="00A76ABC">
            <w:pPr>
              <w:spacing w:line="240" w:lineRule="atLeast"/>
              <w:jc w:val="left"/>
              <w:rPr>
                <w:strike/>
              </w:rPr>
            </w:pPr>
          </w:p>
        </w:tc>
        <w:tc>
          <w:tcPr>
            <w:tcW w:w="1177" w:type="dxa"/>
          </w:tcPr>
          <w:p w14:paraId="3D55E4F3" w14:textId="77777777" w:rsidR="009E452E" w:rsidRPr="00F3003C" w:rsidRDefault="009E452E" w:rsidP="00A76ABC">
            <w:pPr>
              <w:spacing w:line="240" w:lineRule="atLeast"/>
              <w:jc w:val="left"/>
              <w:rPr>
                <w:strike/>
              </w:rPr>
            </w:pPr>
          </w:p>
        </w:tc>
        <w:tc>
          <w:tcPr>
            <w:tcW w:w="6792" w:type="dxa"/>
          </w:tcPr>
          <w:p w14:paraId="233D25FB" w14:textId="77777777" w:rsidR="009E452E" w:rsidRPr="00F3003C" w:rsidRDefault="00D67AD0" w:rsidP="00A76ABC">
            <w:pPr>
              <w:spacing w:line="240" w:lineRule="atLeast"/>
              <w:jc w:val="left"/>
              <w:rPr>
                <w:strike/>
              </w:rPr>
            </w:pPr>
            <w:r w:rsidRPr="00F3003C">
              <w:rPr>
                <w:rFonts w:hint="eastAsia"/>
                <w:strike/>
                <w:highlight w:val="yellow"/>
              </w:rPr>
              <w:t>主键</w:t>
            </w:r>
          </w:p>
          <w:p w14:paraId="7BE6D0A4" w14:textId="77777777" w:rsidR="009E452E" w:rsidRPr="00F3003C" w:rsidRDefault="009E452E" w:rsidP="00A76ABC">
            <w:pPr>
              <w:spacing w:line="240" w:lineRule="atLeast"/>
              <w:jc w:val="left"/>
              <w:rPr>
                <w:strike/>
              </w:rPr>
            </w:pPr>
          </w:p>
        </w:tc>
      </w:tr>
      <w:tr w:rsidR="009E452E" w:rsidRPr="00F3003C" w14:paraId="5AC5761B" w14:textId="77777777">
        <w:trPr>
          <w:trHeight w:val="255"/>
        </w:trPr>
        <w:tc>
          <w:tcPr>
            <w:tcW w:w="1656" w:type="dxa"/>
          </w:tcPr>
          <w:p w14:paraId="6C1619D8" w14:textId="77777777" w:rsidR="009E452E" w:rsidRPr="00F3003C" w:rsidRDefault="00D67AD0" w:rsidP="00A76ABC">
            <w:pPr>
              <w:spacing w:line="240" w:lineRule="atLeast"/>
              <w:jc w:val="left"/>
              <w:rPr>
                <w:strike/>
              </w:rPr>
            </w:pPr>
            <w:r w:rsidRPr="00F3003C">
              <w:rPr>
                <w:rFonts w:hint="eastAsia"/>
                <w:strike/>
              </w:rPr>
              <w:t>促销类型</w:t>
            </w:r>
          </w:p>
        </w:tc>
        <w:tc>
          <w:tcPr>
            <w:tcW w:w="2218" w:type="dxa"/>
          </w:tcPr>
          <w:p w14:paraId="26EA7433" w14:textId="77777777" w:rsidR="009E452E" w:rsidRPr="00F3003C" w:rsidRDefault="00D67AD0" w:rsidP="00A76ABC">
            <w:pPr>
              <w:spacing w:line="240" w:lineRule="atLeast"/>
              <w:jc w:val="left"/>
              <w:rPr>
                <w:strike/>
              </w:rPr>
            </w:pPr>
            <w:r w:rsidRPr="00F3003C">
              <w:rPr>
                <w:strike/>
              </w:rPr>
              <w:t>F_Type</w:t>
            </w:r>
          </w:p>
        </w:tc>
        <w:tc>
          <w:tcPr>
            <w:tcW w:w="2218" w:type="dxa"/>
          </w:tcPr>
          <w:p w14:paraId="0B787E68" w14:textId="77777777" w:rsidR="009E452E" w:rsidRPr="00F3003C" w:rsidRDefault="00D67AD0" w:rsidP="00A76ABC">
            <w:pPr>
              <w:spacing w:line="240" w:lineRule="atLeast"/>
              <w:jc w:val="left"/>
              <w:rPr>
                <w:strike/>
                <w:highlight w:val="yellow"/>
              </w:rPr>
            </w:pPr>
            <w:r w:rsidRPr="00F3003C">
              <w:rPr>
                <w:strike/>
                <w:highlight w:val="yellow"/>
              </w:rPr>
              <w:t>Varchar(2)</w:t>
            </w:r>
          </w:p>
        </w:tc>
        <w:tc>
          <w:tcPr>
            <w:tcW w:w="1177" w:type="dxa"/>
          </w:tcPr>
          <w:p w14:paraId="2895FFE6" w14:textId="77777777" w:rsidR="009E452E" w:rsidRPr="00F3003C" w:rsidRDefault="009E452E" w:rsidP="00A76ABC">
            <w:pPr>
              <w:spacing w:line="240" w:lineRule="atLeast"/>
              <w:jc w:val="left"/>
              <w:rPr>
                <w:strike/>
              </w:rPr>
            </w:pPr>
          </w:p>
        </w:tc>
        <w:tc>
          <w:tcPr>
            <w:tcW w:w="6792" w:type="dxa"/>
          </w:tcPr>
          <w:p w14:paraId="1D86E32A" w14:textId="77777777" w:rsidR="009E452E" w:rsidRPr="00F3003C" w:rsidRDefault="00D67AD0" w:rsidP="00A76ABC">
            <w:pPr>
              <w:spacing w:line="240" w:lineRule="atLeast"/>
              <w:jc w:val="left"/>
              <w:rPr>
                <w:strike/>
              </w:rPr>
            </w:pPr>
            <w:r w:rsidRPr="00F3003C">
              <w:rPr>
                <w:rFonts w:hint="eastAsia"/>
                <w:strike/>
                <w:highlight w:val="yellow"/>
              </w:rPr>
              <w:t>特价、折扣、减现、赠送</w:t>
            </w:r>
          </w:p>
        </w:tc>
      </w:tr>
      <w:tr w:rsidR="009E452E" w:rsidRPr="00F3003C" w14:paraId="5AD80860" w14:textId="77777777">
        <w:trPr>
          <w:trHeight w:val="267"/>
        </w:trPr>
        <w:tc>
          <w:tcPr>
            <w:tcW w:w="1656" w:type="dxa"/>
          </w:tcPr>
          <w:p w14:paraId="6450DE52" w14:textId="77777777" w:rsidR="009E452E" w:rsidRPr="00F3003C" w:rsidRDefault="00D67AD0" w:rsidP="00A76ABC">
            <w:pPr>
              <w:spacing w:line="240" w:lineRule="atLeast"/>
              <w:jc w:val="left"/>
              <w:rPr>
                <w:strike/>
              </w:rPr>
            </w:pPr>
            <w:r w:rsidRPr="00F3003C">
              <w:rPr>
                <w:rFonts w:hint="eastAsia"/>
                <w:strike/>
              </w:rPr>
              <w:t>促销规则</w:t>
            </w:r>
          </w:p>
        </w:tc>
        <w:tc>
          <w:tcPr>
            <w:tcW w:w="2218" w:type="dxa"/>
          </w:tcPr>
          <w:p w14:paraId="0D6DDAF1" w14:textId="77777777" w:rsidR="009E452E" w:rsidRPr="00F3003C" w:rsidRDefault="00D67AD0" w:rsidP="00A76ABC">
            <w:pPr>
              <w:spacing w:line="240" w:lineRule="atLeast"/>
              <w:jc w:val="left"/>
              <w:rPr>
                <w:strike/>
              </w:rPr>
            </w:pPr>
            <w:r w:rsidRPr="00F3003C">
              <w:rPr>
                <w:rFonts w:hint="eastAsia"/>
                <w:strike/>
              </w:rPr>
              <w:t>F</w:t>
            </w:r>
            <w:r w:rsidRPr="00F3003C">
              <w:rPr>
                <w:strike/>
              </w:rPr>
              <w:t>_Rule</w:t>
            </w:r>
          </w:p>
        </w:tc>
        <w:tc>
          <w:tcPr>
            <w:tcW w:w="2218" w:type="dxa"/>
          </w:tcPr>
          <w:p w14:paraId="4A74F949" w14:textId="77777777" w:rsidR="009E452E" w:rsidRPr="00F3003C" w:rsidRDefault="00D67AD0" w:rsidP="00A76ABC">
            <w:pPr>
              <w:spacing w:line="240" w:lineRule="atLeast"/>
              <w:jc w:val="left"/>
              <w:rPr>
                <w:strike/>
                <w:highlight w:val="yellow"/>
              </w:rPr>
            </w:pPr>
            <w:r w:rsidRPr="00F3003C">
              <w:rPr>
                <w:strike/>
                <w:highlight w:val="yellow"/>
              </w:rPr>
              <w:t>Varchar(8)</w:t>
            </w:r>
          </w:p>
        </w:tc>
        <w:tc>
          <w:tcPr>
            <w:tcW w:w="1177" w:type="dxa"/>
          </w:tcPr>
          <w:p w14:paraId="048C4608" w14:textId="77777777" w:rsidR="009E452E" w:rsidRPr="00F3003C" w:rsidRDefault="009E452E" w:rsidP="00A76ABC">
            <w:pPr>
              <w:spacing w:line="240" w:lineRule="atLeast"/>
              <w:jc w:val="left"/>
              <w:rPr>
                <w:strike/>
              </w:rPr>
            </w:pPr>
          </w:p>
        </w:tc>
        <w:tc>
          <w:tcPr>
            <w:tcW w:w="6792" w:type="dxa"/>
          </w:tcPr>
          <w:p w14:paraId="14675296" w14:textId="77777777" w:rsidR="009E452E" w:rsidRPr="00F3003C" w:rsidRDefault="00D67AD0" w:rsidP="00A76ABC">
            <w:pPr>
              <w:spacing w:line="240" w:lineRule="atLeast"/>
              <w:jc w:val="left"/>
              <w:rPr>
                <w:strike/>
              </w:rPr>
            </w:pPr>
            <w:r w:rsidRPr="00F3003C">
              <w:rPr>
                <w:rFonts w:ascii="微软雅黑" w:hAnsi="微软雅黑" w:hint="eastAsia"/>
                <w:strike/>
                <w:szCs w:val="21"/>
                <w:highlight w:val="yellow"/>
              </w:rPr>
              <w:t>组合特价、</w:t>
            </w:r>
            <w:r w:rsidRPr="00F3003C">
              <w:rPr>
                <w:rFonts w:ascii="微软雅黑" w:hAnsi="微软雅黑"/>
                <w:strike/>
                <w:szCs w:val="21"/>
                <w:highlight w:val="yellow"/>
              </w:rPr>
              <w:t>单笔满金额减现</w:t>
            </w:r>
            <w:r w:rsidRPr="00F3003C">
              <w:rPr>
                <w:rFonts w:ascii="微软雅黑" w:hAnsi="微软雅黑" w:hint="eastAsia"/>
                <w:strike/>
                <w:szCs w:val="21"/>
                <w:highlight w:val="yellow"/>
              </w:rPr>
              <w:t>等等</w:t>
            </w:r>
          </w:p>
        </w:tc>
      </w:tr>
      <w:tr w:rsidR="009E452E" w:rsidRPr="00F3003C" w14:paraId="42FC214A" w14:textId="77777777">
        <w:trPr>
          <w:trHeight w:val="255"/>
        </w:trPr>
        <w:tc>
          <w:tcPr>
            <w:tcW w:w="1656" w:type="dxa"/>
          </w:tcPr>
          <w:p w14:paraId="2CC63A72" w14:textId="77777777" w:rsidR="009E452E" w:rsidRPr="00F3003C" w:rsidRDefault="00D67AD0" w:rsidP="00A76ABC">
            <w:pPr>
              <w:spacing w:line="240" w:lineRule="atLeast"/>
              <w:jc w:val="left"/>
              <w:rPr>
                <w:strike/>
              </w:rPr>
            </w:pPr>
            <w:r w:rsidRPr="00F3003C">
              <w:rPr>
                <w:rFonts w:hint="eastAsia"/>
                <w:strike/>
              </w:rPr>
              <w:t>促销规则描述</w:t>
            </w:r>
          </w:p>
        </w:tc>
        <w:tc>
          <w:tcPr>
            <w:tcW w:w="2218" w:type="dxa"/>
          </w:tcPr>
          <w:p w14:paraId="4BBCECA6" w14:textId="77777777" w:rsidR="009E452E" w:rsidRPr="00F3003C" w:rsidRDefault="00D67AD0" w:rsidP="00A76ABC">
            <w:pPr>
              <w:spacing w:line="240" w:lineRule="atLeast"/>
              <w:jc w:val="left"/>
              <w:rPr>
                <w:strike/>
              </w:rPr>
            </w:pPr>
            <w:r w:rsidRPr="00F3003C">
              <w:rPr>
                <w:strike/>
              </w:rPr>
              <w:t>F_RuleRemark</w:t>
            </w:r>
          </w:p>
        </w:tc>
        <w:tc>
          <w:tcPr>
            <w:tcW w:w="2218" w:type="dxa"/>
          </w:tcPr>
          <w:p w14:paraId="29CF6FDA" w14:textId="77777777" w:rsidR="009E452E" w:rsidRPr="00F3003C" w:rsidRDefault="00D67AD0" w:rsidP="00A76ABC">
            <w:pPr>
              <w:spacing w:line="240" w:lineRule="atLeast"/>
              <w:jc w:val="left"/>
              <w:rPr>
                <w:strike/>
              </w:rPr>
            </w:pPr>
            <w:r w:rsidRPr="00F3003C">
              <w:rPr>
                <w:strike/>
                <w:highlight w:val="yellow"/>
              </w:rPr>
              <w:t>Varchar(100)</w:t>
            </w:r>
          </w:p>
        </w:tc>
        <w:tc>
          <w:tcPr>
            <w:tcW w:w="1177" w:type="dxa"/>
          </w:tcPr>
          <w:p w14:paraId="1602C5FB" w14:textId="77777777" w:rsidR="009E452E" w:rsidRPr="00F3003C" w:rsidRDefault="009E452E" w:rsidP="00A76ABC">
            <w:pPr>
              <w:spacing w:line="240" w:lineRule="atLeast"/>
              <w:jc w:val="left"/>
              <w:rPr>
                <w:strike/>
              </w:rPr>
            </w:pPr>
          </w:p>
        </w:tc>
        <w:tc>
          <w:tcPr>
            <w:tcW w:w="6792" w:type="dxa"/>
          </w:tcPr>
          <w:p w14:paraId="0371E21D" w14:textId="77777777" w:rsidR="009E452E" w:rsidRPr="00F3003C" w:rsidRDefault="00D67AD0" w:rsidP="00A76ABC">
            <w:pPr>
              <w:spacing w:line="240" w:lineRule="atLeast"/>
              <w:jc w:val="left"/>
              <w:rPr>
                <w:strike/>
              </w:rPr>
            </w:pPr>
            <w:r w:rsidRPr="00F3003C">
              <w:rPr>
                <w:rFonts w:hint="eastAsia"/>
                <w:strike/>
              </w:rPr>
              <w:t>如：在某一特定时期，指定的单品做特价。如：</w:t>
            </w:r>
            <w:r w:rsidRPr="00F3003C">
              <w:rPr>
                <w:strike/>
              </w:rPr>
              <w:t>XXX</w:t>
            </w:r>
            <w:r w:rsidRPr="00F3003C">
              <w:rPr>
                <w:strike/>
              </w:rPr>
              <w:t>商品原价</w:t>
            </w:r>
            <w:r w:rsidRPr="00F3003C">
              <w:rPr>
                <w:strike/>
              </w:rPr>
              <w:t>10</w:t>
            </w:r>
            <w:r w:rsidRPr="00F3003C">
              <w:rPr>
                <w:strike/>
              </w:rPr>
              <w:t>元，</w:t>
            </w:r>
            <w:r w:rsidRPr="00F3003C">
              <w:rPr>
                <w:strike/>
              </w:rPr>
              <w:t>1</w:t>
            </w:r>
            <w:r w:rsidRPr="00F3003C">
              <w:rPr>
                <w:strike/>
              </w:rPr>
              <w:t>月</w:t>
            </w:r>
            <w:r w:rsidRPr="00F3003C">
              <w:rPr>
                <w:strike/>
              </w:rPr>
              <w:t>1</w:t>
            </w:r>
            <w:r w:rsidRPr="00F3003C">
              <w:rPr>
                <w:strike/>
              </w:rPr>
              <w:t>日到</w:t>
            </w:r>
            <w:r w:rsidRPr="00F3003C">
              <w:rPr>
                <w:strike/>
              </w:rPr>
              <w:t>1</w:t>
            </w:r>
            <w:r w:rsidRPr="00F3003C">
              <w:rPr>
                <w:strike/>
              </w:rPr>
              <w:t>月</w:t>
            </w:r>
            <w:r w:rsidRPr="00F3003C">
              <w:rPr>
                <w:strike/>
              </w:rPr>
              <w:t>3</w:t>
            </w:r>
            <w:r w:rsidRPr="00F3003C">
              <w:rPr>
                <w:strike/>
              </w:rPr>
              <w:t>日特价</w:t>
            </w:r>
            <w:r w:rsidRPr="00F3003C">
              <w:rPr>
                <w:strike/>
              </w:rPr>
              <w:t>8</w:t>
            </w:r>
            <w:r w:rsidRPr="00F3003C">
              <w:rPr>
                <w:strike/>
              </w:rPr>
              <w:t>元销售</w:t>
            </w:r>
          </w:p>
        </w:tc>
      </w:tr>
    </w:tbl>
    <w:p w14:paraId="5D95FAE8" w14:textId="77777777" w:rsidR="009E452E" w:rsidRPr="00F3003C" w:rsidRDefault="009E452E" w:rsidP="00A76ABC">
      <w:pPr>
        <w:spacing w:line="240" w:lineRule="atLeast"/>
        <w:jc w:val="left"/>
        <w:rPr>
          <w:strike/>
        </w:rPr>
      </w:pPr>
    </w:p>
    <w:p w14:paraId="5DC78D1E" w14:textId="77777777" w:rsidR="009E452E" w:rsidRPr="00F3003C" w:rsidRDefault="00D67AD0" w:rsidP="00A76ABC">
      <w:pPr>
        <w:spacing w:line="240" w:lineRule="atLeast"/>
        <w:jc w:val="left"/>
        <w:rPr>
          <w:strike/>
        </w:rPr>
      </w:pPr>
      <w:r w:rsidRPr="00F3003C">
        <w:rPr>
          <w:rFonts w:hint="eastAsia"/>
          <w:strike/>
        </w:rPr>
        <w:t>其数据配置为：</w:t>
      </w:r>
    </w:p>
    <w:tbl>
      <w:tblPr>
        <w:tblW w:w="14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236"/>
        <w:gridCol w:w="2076"/>
        <w:gridCol w:w="10106"/>
      </w:tblGrid>
      <w:tr w:rsidR="009E452E" w:rsidRPr="00F3003C" w14:paraId="2BFEAA7F" w14:textId="77777777">
        <w:trPr>
          <w:trHeight w:val="255"/>
        </w:trPr>
        <w:tc>
          <w:tcPr>
            <w:tcW w:w="643" w:type="dxa"/>
            <w:shd w:val="clear" w:color="auto" w:fill="FF0000"/>
          </w:tcPr>
          <w:p w14:paraId="4B7D94E2"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I</w:t>
            </w:r>
            <w:r w:rsidRPr="00F3003C">
              <w:rPr>
                <w:rFonts w:ascii="微软雅黑" w:hAnsi="微软雅黑"/>
                <w:strike/>
                <w:color w:val="FFFFFF" w:themeColor="background1"/>
                <w:szCs w:val="21"/>
              </w:rPr>
              <w:t>D</w:t>
            </w:r>
          </w:p>
        </w:tc>
        <w:tc>
          <w:tcPr>
            <w:tcW w:w="1236" w:type="dxa"/>
            <w:shd w:val="clear" w:color="auto" w:fill="FF0000"/>
          </w:tcPr>
          <w:p w14:paraId="2BC58BE7"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促销类型</w:t>
            </w:r>
          </w:p>
        </w:tc>
        <w:tc>
          <w:tcPr>
            <w:tcW w:w="2076" w:type="dxa"/>
            <w:shd w:val="clear" w:color="auto" w:fill="FF0000"/>
          </w:tcPr>
          <w:p w14:paraId="5494E2AD"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促销规则</w:t>
            </w:r>
          </w:p>
        </w:tc>
        <w:tc>
          <w:tcPr>
            <w:tcW w:w="10106" w:type="dxa"/>
            <w:shd w:val="clear" w:color="auto" w:fill="FF0000"/>
          </w:tcPr>
          <w:p w14:paraId="6EC8E4CE" w14:textId="77777777" w:rsidR="009E452E" w:rsidRPr="00F3003C" w:rsidRDefault="00D67AD0" w:rsidP="00A76ABC">
            <w:pPr>
              <w:spacing w:line="240" w:lineRule="atLeast"/>
              <w:jc w:val="left"/>
              <w:rPr>
                <w:rFonts w:ascii="微软雅黑" w:hAnsi="微软雅黑"/>
                <w:strike/>
                <w:color w:val="FFFFFF" w:themeColor="background1"/>
                <w:szCs w:val="21"/>
              </w:rPr>
            </w:pPr>
            <w:r w:rsidRPr="00F3003C">
              <w:rPr>
                <w:rFonts w:ascii="微软雅黑" w:hAnsi="微软雅黑" w:hint="eastAsia"/>
                <w:strike/>
                <w:color w:val="FFFFFF" w:themeColor="background1"/>
                <w:szCs w:val="21"/>
              </w:rPr>
              <w:t>促销规则描述</w:t>
            </w:r>
          </w:p>
        </w:tc>
      </w:tr>
      <w:tr w:rsidR="009E452E" w:rsidRPr="00F3003C" w14:paraId="2786194D" w14:textId="77777777">
        <w:trPr>
          <w:trHeight w:val="267"/>
        </w:trPr>
        <w:tc>
          <w:tcPr>
            <w:tcW w:w="643" w:type="dxa"/>
            <w:shd w:val="clear" w:color="auto" w:fill="B4C6E7" w:themeFill="accent1" w:themeFillTint="66"/>
          </w:tcPr>
          <w:p w14:paraId="63DFA71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1</w:t>
            </w:r>
          </w:p>
        </w:tc>
        <w:tc>
          <w:tcPr>
            <w:tcW w:w="1236" w:type="dxa"/>
            <w:shd w:val="clear" w:color="auto" w:fill="B4C6E7" w:themeFill="accent1" w:themeFillTint="66"/>
          </w:tcPr>
          <w:p w14:paraId="161B3A1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2D8F3D92"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strike/>
                <w:szCs w:val="21"/>
              </w:rPr>
              <w:t>指定商品特价</w:t>
            </w:r>
          </w:p>
        </w:tc>
        <w:tc>
          <w:tcPr>
            <w:tcW w:w="10106" w:type="dxa"/>
            <w:shd w:val="clear" w:color="auto" w:fill="B4C6E7" w:themeFill="accent1" w:themeFillTint="66"/>
          </w:tcPr>
          <w:p w14:paraId="6B39E7F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在某一特定时期，指定的单品做特价。如：</w:t>
            </w:r>
            <w:r w:rsidRPr="00F3003C">
              <w:rPr>
                <w:rFonts w:ascii="微软雅黑" w:hAnsi="微软雅黑"/>
                <w:strike/>
                <w:szCs w:val="21"/>
              </w:rPr>
              <w:t>XXX商品原价10元，1月1日到1月3日特价8元销售</w:t>
            </w:r>
          </w:p>
        </w:tc>
      </w:tr>
      <w:tr w:rsidR="009E452E" w:rsidRPr="00F3003C" w14:paraId="559C3915" w14:textId="77777777">
        <w:trPr>
          <w:trHeight w:val="255"/>
        </w:trPr>
        <w:tc>
          <w:tcPr>
            <w:tcW w:w="643" w:type="dxa"/>
            <w:shd w:val="clear" w:color="auto" w:fill="B4C6E7" w:themeFill="accent1" w:themeFillTint="66"/>
          </w:tcPr>
          <w:p w14:paraId="5E855598"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2</w:t>
            </w:r>
          </w:p>
        </w:tc>
        <w:tc>
          <w:tcPr>
            <w:tcW w:w="1236" w:type="dxa"/>
            <w:shd w:val="clear" w:color="auto" w:fill="B4C6E7" w:themeFill="accent1" w:themeFillTint="66"/>
          </w:tcPr>
          <w:p w14:paraId="3C319205"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54BB8F9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strike/>
                <w:szCs w:val="21"/>
              </w:rPr>
              <w:t>满一定件数后特价</w:t>
            </w:r>
          </w:p>
        </w:tc>
        <w:tc>
          <w:tcPr>
            <w:tcW w:w="10106" w:type="dxa"/>
            <w:shd w:val="clear" w:color="auto" w:fill="B4C6E7" w:themeFill="accent1" w:themeFillTint="66"/>
          </w:tcPr>
          <w:p w14:paraId="3A7FD85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在某一特定时期，指定的单品购买一定数量时按特价销售。如：</w:t>
            </w:r>
            <w:r w:rsidRPr="00F3003C">
              <w:rPr>
                <w:rFonts w:ascii="微软雅黑" w:hAnsi="微软雅黑"/>
                <w:strike/>
                <w:szCs w:val="21"/>
              </w:rPr>
              <w:t>XXX商品原价10元，1月1日到1月3日购买3件及以上数量时按7元特价销售</w:t>
            </w:r>
          </w:p>
        </w:tc>
      </w:tr>
      <w:tr w:rsidR="009E452E" w:rsidRPr="00F3003C" w14:paraId="5C6C6ACB" w14:textId="77777777">
        <w:trPr>
          <w:trHeight w:val="255"/>
        </w:trPr>
        <w:tc>
          <w:tcPr>
            <w:tcW w:w="643" w:type="dxa"/>
            <w:shd w:val="clear" w:color="auto" w:fill="B4C6E7" w:themeFill="accent1" w:themeFillTint="66"/>
          </w:tcPr>
          <w:p w14:paraId="6546B78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3</w:t>
            </w:r>
          </w:p>
        </w:tc>
        <w:tc>
          <w:tcPr>
            <w:tcW w:w="1236" w:type="dxa"/>
            <w:shd w:val="clear" w:color="auto" w:fill="B4C6E7" w:themeFill="accent1" w:themeFillTint="66"/>
          </w:tcPr>
          <w:p w14:paraId="64FC0BF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3463CC9C"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组合特价</w:t>
            </w:r>
          </w:p>
        </w:tc>
        <w:tc>
          <w:tcPr>
            <w:tcW w:w="10106" w:type="dxa"/>
            <w:shd w:val="clear" w:color="auto" w:fill="B4C6E7" w:themeFill="accent1" w:themeFillTint="66"/>
          </w:tcPr>
          <w:p w14:paraId="73AD5A4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在某一特定时期，同时购买两个以上的指定商品时，可以享受特价。如：</w:t>
            </w:r>
            <w:r w:rsidRPr="00F3003C">
              <w:rPr>
                <w:rFonts w:ascii="微软雅黑" w:hAnsi="微软雅黑"/>
                <w:strike/>
                <w:szCs w:val="21"/>
              </w:rPr>
              <w:t>A商品原价10元，B商品原价12元，如果同一单里购买了这两个商品，那么A商品将以8元，B商品将以9元的特价销售</w:t>
            </w:r>
          </w:p>
        </w:tc>
      </w:tr>
      <w:tr w:rsidR="009E452E" w:rsidRPr="00F3003C" w14:paraId="2E2772C3" w14:textId="77777777">
        <w:trPr>
          <w:trHeight w:val="255"/>
        </w:trPr>
        <w:tc>
          <w:tcPr>
            <w:tcW w:w="643" w:type="dxa"/>
            <w:shd w:val="clear" w:color="auto" w:fill="B4C6E7" w:themeFill="accent1" w:themeFillTint="66"/>
          </w:tcPr>
          <w:p w14:paraId="4649DF4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4</w:t>
            </w:r>
          </w:p>
        </w:tc>
        <w:tc>
          <w:tcPr>
            <w:tcW w:w="1236" w:type="dxa"/>
            <w:shd w:val="clear" w:color="auto" w:fill="B4C6E7" w:themeFill="accent1" w:themeFillTint="66"/>
          </w:tcPr>
          <w:p w14:paraId="1B06EE4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特价</w:t>
            </w:r>
          </w:p>
        </w:tc>
        <w:tc>
          <w:tcPr>
            <w:tcW w:w="2076" w:type="dxa"/>
            <w:shd w:val="clear" w:color="auto" w:fill="B4C6E7" w:themeFill="accent1" w:themeFillTint="66"/>
          </w:tcPr>
          <w:p w14:paraId="73F0B518"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strike/>
                <w:szCs w:val="21"/>
              </w:rPr>
              <w:t>逢倍数特价</w:t>
            </w:r>
          </w:p>
        </w:tc>
        <w:tc>
          <w:tcPr>
            <w:tcW w:w="10106" w:type="dxa"/>
            <w:shd w:val="clear" w:color="auto" w:fill="B4C6E7" w:themeFill="accent1" w:themeFillTint="66"/>
          </w:tcPr>
          <w:p w14:paraId="7460519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在某一特定时期，顾客购买指定商品达到指定倍数的那个商品可以享受特价。如：</w:t>
            </w:r>
            <w:r w:rsidRPr="00F3003C">
              <w:rPr>
                <w:rFonts w:ascii="微软雅黑" w:hAnsi="微软雅黑"/>
                <w:strike/>
                <w:szCs w:val="21"/>
              </w:rPr>
              <w:t>A商品原价10元，设置倍数为2倍，如果同一单里购买了两个A商品，那么第二个A商品将以8元的特价销售</w:t>
            </w:r>
          </w:p>
        </w:tc>
      </w:tr>
      <w:tr w:rsidR="009E452E" w:rsidRPr="00F3003C" w14:paraId="42891684" w14:textId="77777777">
        <w:trPr>
          <w:trHeight w:val="255"/>
        </w:trPr>
        <w:tc>
          <w:tcPr>
            <w:tcW w:w="643" w:type="dxa"/>
            <w:shd w:val="clear" w:color="auto" w:fill="F4B083" w:themeFill="accent2" w:themeFillTint="99"/>
          </w:tcPr>
          <w:p w14:paraId="3A6A7962"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５</w:t>
            </w:r>
          </w:p>
        </w:tc>
        <w:tc>
          <w:tcPr>
            <w:tcW w:w="1236" w:type="dxa"/>
            <w:shd w:val="clear" w:color="auto" w:fill="F4B083" w:themeFill="accent2" w:themeFillTint="99"/>
          </w:tcPr>
          <w:p w14:paraId="21BF769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4934B44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指定商品折扣</w:t>
            </w:r>
          </w:p>
        </w:tc>
        <w:tc>
          <w:tcPr>
            <w:tcW w:w="10106" w:type="dxa"/>
            <w:shd w:val="clear" w:color="auto" w:fill="F4B083" w:themeFill="accent2" w:themeFillTint="99"/>
          </w:tcPr>
          <w:p w14:paraId="05F5D215"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在某一特定时期，指定的单品打折。如：</w:t>
            </w:r>
            <w:r w:rsidRPr="00F3003C">
              <w:rPr>
                <w:rFonts w:ascii="微软雅黑" w:hAnsi="微软雅黑"/>
                <w:strike/>
                <w:szCs w:val="21"/>
              </w:rPr>
              <w:t>1月1日到1月3日 XXX商品打7折销售</w:t>
            </w:r>
          </w:p>
        </w:tc>
      </w:tr>
      <w:tr w:rsidR="009E452E" w:rsidRPr="00F3003C" w14:paraId="605760B8" w14:textId="77777777">
        <w:trPr>
          <w:trHeight w:val="255"/>
        </w:trPr>
        <w:tc>
          <w:tcPr>
            <w:tcW w:w="643" w:type="dxa"/>
            <w:shd w:val="clear" w:color="auto" w:fill="F4B083" w:themeFill="accent2" w:themeFillTint="99"/>
          </w:tcPr>
          <w:p w14:paraId="2031AA3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６</w:t>
            </w:r>
          </w:p>
        </w:tc>
        <w:tc>
          <w:tcPr>
            <w:tcW w:w="1236" w:type="dxa"/>
            <w:shd w:val="clear" w:color="auto" w:fill="F4B083" w:themeFill="accent2" w:themeFillTint="99"/>
          </w:tcPr>
          <w:p w14:paraId="2C5B8E7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4F74611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按品牌折扣</w:t>
            </w:r>
          </w:p>
        </w:tc>
        <w:tc>
          <w:tcPr>
            <w:tcW w:w="10106" w:type="dxa"/>
            <w:shd w:val="clear" w:color="auto" w:fill="F4B083" w:themeFill="accent2" w:themeFillTint="99"/>
          </w:tcPr>
          <w:p w14:paraId="3EBC7EC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在某一特定时期，指定品牌下的所有商品打折。如：</w:t>
            </w:r>
            <w:r w:rsidRPr="00F3003C">
              <w:rPr>
                <w:rFonts w:ascii="微软雅黑" w:hAnsi="微软雅黑"/>
                <w:strike/>
                <w:szCs w:val="21"/>
              </w:rPr>
              <w:t>1月1日到1月3日XXX品牌下的所有商品打7折销售</w:t>
            </w:r>
          </w:p>
        </w:tc>
      </w:tr>
      <w:tr w:rsidR="009E452E" w:rsidRPr="00F3003C" w14:paraId="3E8AE907" w14:textId="77777777">
        <w:trPr>
          <w:trHeight w:val="255"/>
        </w:trPr>
        <w:tc>
          <w:tcPr>
            <w:tcW w:w="643" w:type="dxa"/>
            <w:shd w:val="clear" w:color="auto" w:fill="F4B083" w:themeFill="accent2" w:themeFillTint="99"/>
          </w:tcPr>
          <w:p w14:paraId="13264BF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７</w:t>
            </w:r>
          </w:p>
        </w:tc>
        <w:tc>
          <w:tcPr>
            <w:tcW w:w="1236" w:type="dxa"/>
            <w:shd w:val="clear" w:color="auto" w:fill="F4B083" w:themeFill="accent2" w:themeFillTint="99"/>
          </w:tcPr>
          <w:p w14:paraId="3F3BE88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7854D25E"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按类别折扣</w:t>
            </w:r>
          </w:p>
        </w:tc>
        <w:tc>
          <w:tcPr>
            <w:tcW w:w="10106" w:type="dxa"/>
            <w:shd w:val="clear" w:color="auto" w:fill="F4B083" w:themeFill="accent2" w:themeFillTint="99"/>
          </w:tcPr>
          <w:p w14:paraId="691750F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在某一特定时期，指定类别下的所有商品打折。如：</w:t>
            </w:r>
            <w:r w:rsidRPr="00F3003C">
              <w:rPr>
                <w:rFonts w:ascii="微软雅黑" w:hAnsi="微软雅黑"/>
                <w:strike/>
                <w:szCs w:val="21"/>
              </w:rPr>
              <w:t>1月1日到1月3日XXX类别下的所有商品打7折销售</w:t>
            </w:r>
          </w:p>
        </w:tc>
      </w:tr>
      <w:tr w:rsidR="009E452E" w:rsidRPr="00F3003C" w14:paraId="239BAC94" w14:textId="77777777">
        <w:trPr>
          <w:trHeight w:val="255"/>
        </w:trPr>
        <w:tc>
          <w:tcPr>
            <w:tcW w:w="643" w:type="dxa"/>
            <w:shd w:val="clear" w:color="auto" w:fill="F4B083" w:themeFill="accent2" w:themeFillTint="99"/>
          </w:tcPr>
          <w:p w14:paraId="721A99B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８</w:t>
            </w:r>
          </w:p>
        </w:tc>
        <w:tc>
          <w:tcPr>
            <w:tcW w:w="1236" w:type="dxa"/>
            <w:shd w:val="clear" w:color="auto" w:fill="F4B083" w:themeFill="accent2" w:themeFillTint="99"/>
          </w:tcPr>
          <w:p w14:paraId="01870794"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343A580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全场折扣</w:t>
            </w:r>
          </w:p>
        </w:tc>
        <w:tc>
          <w:tcPr>
            <w:tcW w:w="10106" w:type="dxa"/>
            <w:shd w:val="clear" w:color="auto" w:fill="F4B083" w:themeFill="accent2" w:themeFillTint="99"/>
          </w:tcPr>
          <w:p w14:paraId="3D4F3B1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在某一特定时期，全场打折。如：</w:t>
            </w:r>
            <w:r w:rsidRPr="00F3003C">
              <w:rPr>
                <w:rFonts w:ascii="微软雅黑" w:hAnsi="微软雅黑"/>
                <w:strike/>
                <w:szCs w:val="21"/>
              </w:rPr>
              <w:t>1月1日到1月3日 所有商品打7折销售</w:t>
            </w:r>
          </w:p>
        </w:tc>
      </w:tr>
      <w:tr w:rsidR="009E452E" w:rsidRPr="00F3003C" w14:paraId="793B5913" w14:textId="77777777">
        <w:trPr>
          <w:trHeight w:val="255"/>
        </w:trPr>
        <w:tc>
          <w:tcPr>
            <w:tcW w:w="643" w:type="dxa"/>
            <w:shd w:val="clear" w:color="auto" w:fill="F4B083" w:themeFill="accent2" w:themeFillTint="99"/>
          </w:tcPr>
          <w:p w14:paraId="26386E4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９</w:t>
            </w:r>
          </w:p>
        </w:tc>
        <w:tc>
          <w:tcPr>
            <w:tcW w:w="1236" w:type="dxa"/>
            <w:shd w:val="clear" w:color="auto" w:fill="F4B083" w:themeFill="accent2" w:themeFillTint="99"/>
          </w:tcPr>
          <w:p w14:paraId="5DEA67D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049E6DB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满一定件数后折扣</w:t>
            </w:r>
          </w:p>
        </w:tc>
        <w:tc>
          <w:tcPr>
            <w:tcW w:w="10106" w:type="dxa"/>
            <w:shd w:val="clear" w:color="auto" w:fill="F4B083" w:themeFill="accent2" w:themeFillTint="99"/>
          </w:tcPr>
          <w:p w14:paraId="4CE49BD7"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在某一特定时期，买指定的单品达到一定数量时打折。如：</w:t>
            </w:r>
            <w:r w:rsidRPr="00F3003C">
              <w:rPr>
                <w:rFonts w:ascii="微软雅黑" w:hAnsi="微软雅黑"/>
                <w:strike/>
                <w:szCs w:val="21"/>
              </w:rPr>
              <w:t>1月1日到1月3日XXX商品购买3件及以上打6折销售</w:t>
            </w:r>
          </w:p>
        </w:tc>
      </w:tr>
      <w:tr w:rsidR="009E452E" w:rsidRPr="00F3003C" w14:paraId="4AA3B5F6" w14:textId="77777777">
        <w:trPr>
          <w:trHeight w:val="255"/>
        </w:trPr>
        <w:tc>
          <w:tcPr>
            <w:tcW w:w="643" w:type="dxa"/>
            <w:shd w:val="clear" w:color="auto" w:fill="F4B083" w:themeFill="accent2" w:themeFillTint="99"/>
          </w:tcPr>
          <w:p w14:paraId="74D5232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１０</w:t>
            </w:r>
          </w:p>
        </w:tc>
        <w:tc>
          <w:tcPr>
            <w:tcW w:w="1236" w:type="dxa"/>
            <w:shd w:val="clear" w:color="auto" w:fill="F4B083" w:themeFill="accent2" w:themeFillTint="99"/>
          </w:tcPr>
          <w:p w14:paraId="2FB2E67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折扣</w:t>
            </w:r>
          </w:p>
        </w:tc>
        <w:tc>
          <w:tcPr>
            <w:tcW w:w="2076" w:type="dxa"/>
            <w:shd w:val="clear" w:color="auto" w:fill="F4B083" w:themeFill="accent2" w:themeFillTint="99"/>
          </w:tcPr>
          <w:p w14:paraId="7D3F2AF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单笔满金额打折</w:t>
            </w:r>
          </w:p>
        </w:tc>
        <w:tc>
          <w:tcPr>
            <w:tcW w:w="10106" w:type="dxa"/>
            <w:shd w:val="clear" w:color="auto" w:fill="F4B083" w:themeFill="accent2" w:themeFillTint="99"/>
          </w:tcPr>
          <w:p w14:paraId="7B60C648"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在特定时期，消费满足了一定金额时，给本笔销售打折。如：</w:t>
            </w:r>
            <w:r w:rsidRPr="00F3003C">
              <w:rPr>
                <w:rFonts w:ascii="微软雅黑" w:hAnsi="微软雅黑"/>
                <w:strike/>
                <w:szCs w:val="21"/>
              </w:rPr>
              <w:t>1月1日到1月3日消费满500元及以上时，本单打8折销售</w:t>
            </w:r>
          </w:p>
        </w:tc>
      </w:tr>
      <w:tr w:rsidR="009E452E" w:rsidRPr="00F3003C" w14:paraId="56B1AC8A" w14:textId="77777777">
        <w:trPr>
          <w:trHeight w:val="255"/>
        </w:trPr>
        <w:tc>
          <w:tcPr>
            <w:tcW w:w="643" w:type="dxa"/>
            <w:shd w:val="clear" w:color="auto" w:fill="FFD966" w:themeFill="accent4" w:themeFillTint="99"/>
          </w:tcPr>
          <w:p w14:paraId="05887750"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１１</w:t>
            </w:r>
          </w:p>
        </w:tc>
        <w:tc>
          <w:tcPr>
            <w:tcW w:w="1236" w:type="dxa"/>
            <w:shd w:val="clear" w:color="auto" w:fill="FFD966" w:themeFill="accent4" w:themeFillTint="99"/>
          </w:tcPr>
          <w:p w14:paraId="5F55DC7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减现</w:t>
            </w:r>
          </w:p>
        </w:tc>
        <w:tc>
          <w:tcPr>
            <w:tcW w:w="2076" w:type="dxa"/>
            <w:shd w:val="clear" w:color="auto" w:fill="FFD966" w:themeFill="accent4" w:themeFillTint="99"/>
          </w:tcPr>
          <w:p w14:paraId="7BF818CC"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满一定件数后减现</w:t>
            </w:r>
          </w:p>
        </w:tc>
        <w:tc>
          <w:tcPr>
            <w:tcW w:w="10106" w:type="dxa"/>
            <w:shd w:val="clear" w:color="auto" w:fill="FFD966" w:themeFill="accent4" w:themeFillTint="99"/>
          </w:tcPr>
          <w:p w14:paraId="77DC3A33"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在某一特定时期，单笔消费中，满足一定数量时，可以减现。如：消费满</w:t>
            </w:r>
            <w:r w:rsidRPr="00F3003C">
              <w:rPr>
                <w:rFonts w:ascii="微软雅黑" w:hAnsi="微软雅黑"/>
                <w:strike/>
                <w:szCs w:val="21"/>
              </w:rPr>
              <w:t>5件，减50元，付款时自动减现</w:t>
            </w:r>
          </w:p>
        </w:tc>
      </w:tr>
      <w:tr w:rsidR="009E452E" w:rsidRPr="00F3003C" w14:paraId="3D07AB14" w14:textId="77777777">
        <w:trPr>
          <w:trHeight w:val="255"/>
        </w:trPr>
        <w:tc>
          <w:tcPr>
            <w:tcW w:w="643" w:type="dxa"/>
            <w:shd w:val="clear" w:color="auto" w:fill="FFD966" w:themeFill="accent4" w:themeFillTint="99"/>
          </w:tcPr>
          <w:p w14:paraId="79350744"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１２</w:t>
            </w:r>
          </w:p>
        </w:tc>
        <w:tc>
          <w:tcPr>
            <w:tcW w:w="1236" w:type="dxa"/>
            <w:shd w:val="clear" w:color="auto" w:fill="FFD966" w:themeFill="accent4" w:themeFillTint="99"/>
          </w:tcPr>
          <w:p w14:paraId="0264B371"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减现</w:t>
            </w:r>
          </w:p>
        </w:tc>
        <w:tc>
          <w:tcPr>
            <w:tcW w:w="2076" w:type="dxa"/>
            <w:shd w:val="clear" w:color="auto" w:fill="FFD966" w:themeFill="accent4" w:themeFillTint="99"/>
          </w:tcPr>
          <w:p w14:paraId="6C44B3B7"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单笔满金额减现</w:t>
            </w:r>
          </w:p>
        </w:tc>
        <w:tc>
          <w:tcPr>
            <w:tcW w:w="10106" w:type="dxa"/>
            <w:shd w:val="clear" w:color="auto" w:fill="FFD966" w:themeFill="accent4" w:themeFillTint="99"/>
          </w:tcPr>
          <w:p w14:paraId="22AF6022"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在某一特定时期，单笔消费中，满足一定金额时，可以减现。如：消费满</w:t>
            </w:r>
            <w:r w:rsidRPr="00F3003C">
              <w:rPr>
                <w:rFonts w:ascii="微软雅黑" w:hAnsi="微软雅黑"/>
                <w:strike/>
                <w:szCs w:val="21"/>
              </w:rPr>
              <w:t>500元，减50元，付款时自动减现</w:t>
            </w:r>
          </w:p>
        </w:tc>
      </w:tr>
      <w:tr w:rsidR="009E452E" w:rsidRPr="00F3003C" w14:paraId="49C4DB06" w14:textId="77777777">
        <w:trPr>
          <w:trHeight w:val="255"/>
        </w:trPr>
        <w:tc>
          <w:tcPr>
            <w:tcW w:w="643" w:type="dxa"/>
            <w:shd w:val="clear" w:color="auto" w:fill="92D050"/>
          </w:tcPr>
          <w:p w14:paraId="6A3AF6FA"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１３</w:t>
            </w:r>
          </w:p>
        </w:tc>
        <w:tc>
          <w:tcPr>
            <w:tcW w:w="1236" w:type="dxa"/>
            <w:shd w:val="clear" w:color="auto" w:fill="92D050"/>
          </w:tcPr>
          <w:p w14:paraId="7321D76B"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赠送</w:t>
            </w:r>
          </w:p>
        </w:tc>
        <w:tc>
          <w:tcPr>
            <w:tcW w:w="2076" w:type="dxa"/>
            <w:shd w:val="clear" w:color="auto" w:fill="92D050"/>
          </w:tcPr>
          <w:p w14:paraId="745214B6"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满一定件数后赠送</w:t>
            </w:r>
          </w:p>
        </w:tc>
        <w:tc>
          <w:tcPr>
            <w:tcW w:w="10106" w:type="dxa"/>
            <w:shd w:val="clear" w:color="auto" w:fill="92D050"/>
          </w:tcPr>
          <w:p w14:paraId="0BF1793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在特定时期，买指定商品满足一定数量时，赠送礼品。如：</w:t>
            </w:r>
            <w:r w:rsidRPr="00F3003C">
              <w:rPr>
                <w:rFonts w:ascii="微软雅黑" w:hAnsi="微软雅黑"/>
                <w:strike/>
                <w:szCs w:val="21"/>
              </w:rPr>
              <w:t>1月1日至3日中XXX商品购买2个送a礼品一个或多个</w:t>
            </w:r>
          </w:p>
        </w:tc>
      </w:tr>
      <w:tr w:rsidR="009E452E" w:rsidRPr="00F3003C" w14:paraId="755149F1" w14:textId="77777777">
        <w:trPr>
          <w:trHeight w:val="255"/>
        </w:trPr>
        <w:tc>
          <w:tcPr>
            <w:tcW w:w="643" w:type="dxa"/>
            <w:shd w:val="clear" w:color="auto" w:fill="92D050"/>
          </w:tcPr>
          <w:p w14:paraId="2013420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１４</w:t>
            </w:r>
          </w:p>
        </w:tc>
        <w:tc>
          <w:tcPr>
            <w:tcW w:w="1236" w:type="dxa"/>
            <w:shd w:val="clear" w:color="auto" w:fill="92D050"/>
          </w:tcPr>
          <w:p w14:paraId="1DD9FADD"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赠送</w:t>
            </w:r>
          </w:p>
        </w:tc>
        <w:tc>
          <w:tcPr>
            <w:tcW w:w="2076" w:type="dxa"/>
            <w:shd w:val="clear" w:color="auto" w:fill="92D050"/>
          </w:tcPr>
          <w:p w14:paraId="4E79B9B7"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单笔满金额赠送</w:t>
            </w:r>
          </w:p>
        </w:tc>
        <w:tc>
          <w:tcPr>
            <w:tcW w:w="10106" w:type="dxa"/>
            <w:shd w:val="clear" w:color="auto" w:fill="92D050"/>
          </w:tcPr>
          <w:p w14:paraId="2ED67B9F" w14:textId="77777777" w:rsidR="009E452E" w:rsidRPr="00F3003C" w:rsidRDefault="00D67AD0" w:rsidP="00A76ABC">
            <w:pPr>
              <w:spacing w:line="240" w:lineRule="atLeast"/>
              <w:jc w:val="left"/>
              <w:rPr>
                <w:rFonts w:ascii="微软雅黑" w:hAnsi="微软雅黑"/>
                <w:strike/>
                <w:szCs w:val="21"/>
              </w:rPr>
            </w:pPr>
            <w:r w:rsidRPr="00F3003C">
              <w:rPr>
                <w:rFonts w:ascii="微软雅黑" w:hAnsi="微软雅黑" w:hint="eastAsia"/>
                <w:strike/>
                <w:szCs w:val="21"/>
              </w:rPr>
              <w:t>在某一特定时期，指定商品满足了一定金额时，赠送礼品。如：单笔消费满</w:t>
            </w:r>
            <w:r w:rsidRPr="00F3003C">
              <w:rPr>
                <w:rFonts w:ascii="微软雅黑" w:hAnsi="微软雅黑"/>
                <w:strike/>
                <w:szCs w:val="21"/>
              </w:rPr>
              <w:t>500元送a、b礼品一个或多个</w:t>
            </w:r>
          </w:p>
        </w:tc>
      </w:tr>
    </w:tbl>
    <w:p w14:paraId="4A8E91D2" w14:textId="77777777" w:rsidR="009E452E" w:rsidRDefault="009E452E" w:rsidP="00A76ABC">
      <w:pPr>
        <w:spacing w:line="240" w:lineRule="atLeast"/>
        <w:jc w:val="left"/>
      </w:pPr>
    </w:p>
    <w:p w14:paraId="5A7CF516" w14:textId="77777777" w:rsidR="009E452E" w:rsidRDefault="00D67AD0" w:rsidP="00A76ABC">
      <w:pPr>
        <w:pStyle w:val="4"/>
        <w:spacing w:line="240" w:lineRule="atLeast"/>
        <w:jc w:val="left"/>
      </w:pPr>
      <w:r>
        <w:rPr>
          <w:rFonts w:hint="eastAsia"/>
        </w:rPr>
        <w:t>促销表</w:t>
      </w:r>
      <w:r>
        <w:t>T_Promotion</w:t>
      </w:r>
    </w:p>
    <w:tbl>
      <w:tblPr>
        <w:tblW w:w="15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664"/>
        <w:gridCol w:w="2722"/>
        <w:gridCol w:w="992"/>
        <w:gridCol w:w="7804"/>
      </w:tblGrid>
      <w:tr w:rsidR="009E452E" w14:paraId="5928018D" w14:textId="77777777" w:rsidTr="00662F88">
        <w:trPr>
          <w:trHeight w:val="255"/>
        </w:trPr>
        <w:tc>
          <w:tcPr>
            <w:tcW w:w="1555" w:type="dxa"/>
            <w:shd w:val="clear" w:color="auto" w:fill="FF0000"/>
          </w:tcPr>
          <w:p w14:paraId="06D337F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664" w:type="dxa"/>
            <w:shd w:val="clear" w:color="auto" w:fill="FF0000"/>
          </w:tcPr>
          <w:p w14:paraId="7017CD6F"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722" w:type="dxa"/>
            <w:shd w:val="clear" w:color="auto" w:fill="FF0000"/>
          </w:tcPr>
          <w:p w14:paraId="5C310413"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992" w:type="dxa"/>
            <w:shd w:val="clear" w:color="auto" w:fill="FF0000"/>
          </w:tcPr>
          <w:p w14:paraId="5F762458"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7804" w:type="dxa"/>
            <w:shd w:val="clear" w:color="auto" w:fill="FF0000"/>
          </w:tcPr>
          <w:p w14:paraId="525D1CD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19C70897" w14:textId="77777777" w:rsidTr="008F33D7">
        <w:trPr>
          <w:trHeight w:val="267"/>
        </w:trPr>
        <w:tc>
          <w:tcPr>
            <w:tcW w:w="1555" w:type="dxa"/>
            <w:shd w:val="clear" w:color="auto" w:fill="FFFFFF" w:themeFill="background1"/>
          </w:tcPr>
          <w:p w14:paraId="6ED066D2" w14:textId="77777777" w:rsidR="009E452E" w:rsidRDefault="009E452E" w:rsidP="00A76ABC">
            <w:pPr>
              <w:spacing w:line="240" w:lineRule="atLeast"/>
              <w:jc w:val="left"/>
            </w:pPr>
          </w:p>
        </w:tc>
        <w:tc>
          <w:tcPr>
            <w:tcW w:w="2664" w:type="dxa"/>
            <w:shd w:val="clear" w:color="auto" w:fill="FFFFFF" w:themeFill="background1"/>
          </w:tcPr>
          <w:p w14:paraId="4C057602" w14:textId="77777777" w:rsidR="009E452E" w:rsidRDefault="00D67AD0" w:rsidP="00A76ABC">
            <w:pPr>
              <w:spacing w:line="240" w:lineRule="atLeast"/>
              <w:jc w:val="left"/>
            </w:pPr>
            <w:r>
              <w:rPr>
                <w:rFonts w:hint="eastAsia"/>
              </w:rPr>
              <w:t>F_</w:t>
            </w:r>
            <w:r>
              <w:t>ID</w:t>
            </w:r>
          </w:p>
        </w:tc>
        <w:tc>
          <w:tcPr>
            <w:tcW w:w="2722" w:type="dxa"/>
            <w:shd w:val="clear" w:color="auto" w:fill="FFFFFF" w:themeFill="background1"/>
          </w:tcPr>
          <w:p w14:paraId="088CFDFA" w14:textId="77777777" w:rsidR="009E452E" w:rsidRDefault="009E452E" w:rsidP="00A76ABC">
            <w:pPr>
              <w:spacing w:line="240" w:lineRule="atLeast"/>
              <w:jc w:val="left"/>
            </w:pPr>
          </w:p>
        </w:tc>
        <w:tc>
          <w:tcPr>
            <w:tcW w:w="992" w:type="dxa"/>
            <w:shd w:val="clear" w:color="auto" w:fill="FFFFFF" w:themeFill="background1"/>
          </w:tcPr>
          <w:p w14:paraId="23F80BBB" w14:textId="77777777" w:rsidR="009E452E" w:rsidRDefault="009E452E" w:rsidP="00A76ABC">
            <w:pPr>
              <w:spacing w:line="240" w:lineRule="atLeast"/>
              <w:jc w:val="left"/>
            </w:pPr>
          </w:p>
        </w:tc>
        <w:tc>
          <w:tcPr>
            <w:tcW w:w="7804" w:type="dxa"/>
            <w:shd w:val="clear" w:color="auto" w:fill="FFFFFF" w:themeFill="background1"/>
          </w:tcPr>
          <w:p w14:paraId="7DE6C957" w14:textId="77777777" w:rsidR="009E452E" w:rsidRDefault="009E452E" w:rsidP="00A76ABC">
            <w:pPr>
              <w:spacing w:line="240" w:lineRule="atLeast"/>
              <w:jc w:val="left"/>
            </w:pPr>
          </w:p>
        </w:tc>
      </w:tr>
      <w:tr w:rsidR="009A7E8A" w14:paraId="2A1C5DA4" w14:textId="77777777" w:rsidTr="008F33D7">
        <w:trPr>
          <w:trHeight w:val="267"/>
        </w:trPr>
        <w:tc>
          <w:tcPr>
            <w:tcW w:w="1555" w:type="dxa"/>
            <w:shd w:val="clear" w:color="auto" w:fill="FFFFFF" w:themeFill="background1"/>
          </w:tcPr>
          <w:p w14:paraId="03A1579C" w14:textId="77777777" w:rsidR="009A7E8A" w:rsidRDefault="009A7E8A" w:rsidP="00A76ABC">
            <w:pPr>
              <w:spacing w:line="240" w:lineRule="atLeast"/>
              <w:jc w:val="left"/>
            </w:pPr>
            <w:r>
              <w:rPr>
                <w:rFonts w:hint="eastAsia"/>
              </w:rPr>
              <w:t>编号</w:t>
            </w:r>
          </w:p>
        </w:tc>
        <w:tc>
          <w:tcPr>
            <w:tcW w:w="2664" w:type="dxa"/>
            <w:shd w:val="clear" w:color="auto" w:fill="FFFFFF" w:themeFill="background1"/>
          </w:tcPr>
          <w:p w14:paraId="5FAAAB79" w14:textId="77777777" w:rsidR="009A7E8A" w:rsidRDefault="009A7E8A" w:rsidP="00A76ABC">
            <w:pPr>
              <w:spacing w:line="240" w:lineRule="atLeast"/>
              <w:jc w:val="left"/>
            </w:pPr>
            <w:r>
              <w:rPr>
                <w:rFonts w:hint="eastAsia"/>
              </w:rPr>
              <w:t>F_</w:t>
            </w:r>
            <w:r>
              <w:t>SN</w:t>
            </w:r>
          </w:p>
        </w:tc>
        <w:tc>
          <w:tcPr>
            <w:tcW w:w="2722" w:type="dxa"/>
            <w:shd w:val="clear" w:color="auto" w:fill="FFFFFF" w:themeFill="background1"/>
          </w:tcPr>
          <w:p w14:paraId="31813CD1" w14:textId="77777777" w:rsidR="009A7E8A" w:rsidRDefault="009A7E8A" w:rsidP="00A76ABC">
            <w:pPr>
              <w:spacing w:line="240" w:lineRule="atLeast"/>
              <w:jc w:val="left"/>
            </w:pPr>
            <w:r w:rsidRPr="003E38C9">
              <w:t>VARCHAR(20) NOT NULL</w:t>
            </w:r>
          </w:p>
        </w:tc>
        <w:tc>
          <w:tcPr>
            <w:tcW w:w="992" w:type="dxa"/>
            <w:shd w:val="clear" w:color="auto" w:fill="FFFFFF" w:themeFill="background1"/>
          </w:tcPr>
          <w:p w14:paraId="4606DB11" w14:textId="77777777" w:rsidR="009A7E8A" w:rsidRDefault="009A7E8A" w:rsidP="00A76ABC">
            <w:pPr>
              <w:spacing w:line="240" w:lineRule="atLeast"/>
              <w:jc w:val="left"/>
            </w:pPr>
          </w:p>
        </w:tc>
        <w:tc>
          <w:tcPr>
            <w:tcW w:w="7804" w:type="dxa"/>
            <w:shd w:val="clear" w:color="auto" w:fill="FFFFFF" w:themeFill="background1"/>
          </w:tcPr>
          <w:p w14:paraId="100EFD69" w14:textId="77777777" w:rsidR="009A7E8A" w:rsidRDefault="009A7E8A" w:rsidP="00A76ABC">
            <w:pPr>
              <w:spacing w:line="240" w:lineRule="atLeast"/>
              <w:jc w:val="left"/>
            </w:pPr>
            <w:r w:rsidRPr="009A7E8A">
              <w:t>CX+XXXXXXXX(</w:t>
            </w:r>
            <w:r w:rsidRPr="009A7E8A">
              <w:t>年月日</w:t>
            </w:r>
            <w:r w:rsidRPr="009A7E8A">
              <w:t>)+0000(</w:t>
            </w:r>
            <w:r w:rsidRPr="009A7E8A">
              <w:t>自增长的流水号</w:t>
            </w:r>
            <w:r w:rsidRPr="009A7E8A">
              <w:t xml:space="preserve">) </w:t>
            </w:r>
            <w:r w:rsidRPr="009A7E8A">
              <w:t>例：</w:t>
            </w:r>
            <w:r w:rsidRPr="009A7E8A">
              <w:t>CX201906100001</w:t>
            </w:r>
          </w:p>
        </w:tc>
      </w:tr>
      <w:tr w:rsidR="009A7E8A" w14:paraId="45A22A32" w14:textId="77777777" w:rsidTr="009A7E8A">
        <w:trPr>
          <w:trHeight w:val="267"/>
        </w:trPr>
        <w:tc>
          <w:tcPr>
            <w:tcW w:w="1555" w:type="dxa"/>
            <w:shd w:val="clear" w:color="auto" w:fill="auto"/>
          </w:tcPr>
          <w:p w14:paraId="1D4134C5" w14:textId="77777777" w:rsidR="009A7E8A" w:rsidRDefault="009A7E8A" w:rsidP="00A76ABC">
            <w:pPr>
              <w:spacing w:line="240" w:lineRule="atLeast"/>
              <w:jc w:val="left"/>
            </w:pPr>
            <w:r>
              <w:rPr>
                <w:rFonts w:hint="eastAsia"/>
              </w:rPr>
              <w:t>活动名称</w:t>
            </w:r>
          </w:p>
        </w:tc>
        <w:tc>
          <w:tcPr>
            <w:tcW w:w="2664" w:type="dxa"/>
            <w:shd w:val="clear" w:color="auto" w:fill="auto"/>
          </w:tcPr>
          <w:p w14:paraId="69923B63" w14:textId="77777777" w:rsidR="009A7E8A" w:rsidRDefault="009A7E8A" w:rsidP="00A76ABC">
            <w:pPr>
              <w:spacing w:line="240" w:lineRule="atLeast"/>
              <w:jc w:val="left"/>
            </w:pPr>
            <w:r>
              <w:rPr>
                <w:rFonts w:hint="eastAsia"/>
              </w:rPr>
              <w:t>F</w:t>
            </w:r>
            <w:r>
              <w:t>_Name</w:t>
            </w:r>
          </w:p>
        </w:tc>
        <w:tc>
          <w:tcPr>
            <w:tcW w:w="2722" w:type="dxa"/>
            <w:shd w:val="clear" w:color="auto" w:fill="auto"/>
          </w:tcPr>
          <w:p w14:paraId="29FD2C4B" w14:textId="77777777" w:rsidR="009A7E8A" w:rsidRDefault="009A7E8A" w:rsidP="00A76ABC">
            <w:pPr>
              <w:spacing w:line="240" w:lineRule="atLeast"/>
              <w:jc w:val="left"/>
            </w:pPr>
            <w:r>
              <w:rPr>
                <w:rFonts w:hint="eastAsia"/>
              </w:rPr>
              <w:t>V</w:t>
            </w:r>
            <w:r>
              <w:t>archar(32) NOT NULL</w:t>
            </w:r>
            <w:r>
              <w:rPr>
                <w:rFonts w:hint="eastAsia"/>
              </w:rPr>
              <w:t>，不能为空串</w:t>
            </w:r>
          </w:p>
        </w:tc>
        <w:tc>
          <w:tcPr>
            <w:tcW w:w="992" w:type="dxa"/>
            <w:shd w:val="clear" w:color="auto" w:fill="auto"/>
          </w:tcPr>
          <w:p w14:paraId="7098FF3A" w14:textId="77777777" w:rsidR="009A7E8A" w:rsidRDefault="009A7E8A" w:rsidP="00A76ABC">
            <w:pPr>
              <w:spacing w:line="240" w:lineRule="atLeast"/>
              <w:jc w:val="left"/>
            </w:pPr>
          </w:p>
        </w:tc>
        <w:tc>
          <w:tcPr>
            <w:tcW w:w="7804" w:type="dxa"/>
            <w:shd w:val="clear" w:color="auto" w:fill="auto"/>
          </w:tcPr>
          <w:p w14:paraId="388446F0" w14:textId="56A386AE" w:rsidR="009A7E8A" w:rsidRDefault="009A7E8A" w:rsidP="00A76ABC">
            <w:pPr>
              <w:spacing w:line="240" w:lineRule="atLeast"/>
              <w:jc w:val="left"/>
            </w:pPr>
          </w:p>
        </w:tc>
      </w:tr>
      <w:tr w:rsidR="009A7E8A" w14:paraId="79478531" w14:textId="77777777" w:rsidTr="009A7E8A">
        <w:trPr>
          <w:trHeight w:val="267"/>
        </w:trPr>
        <w:tc>
          <w:tcPr>
            <w:tcW w:w="1555" w:type="dxa"/>
            <w:shd w:val="clear" w:color="auto" w:fill="auto"/>
          </w:tcPr>
          <w:p w14:paraId="7939A52A" w14:textId="77777777" w:rsidR="009A7E8A" w:rsidRDefault="009A7E8A" w:rsidP="00A76ABC">
            <w:pPr>
              <w:spacing w:line="240" w:lineRule="atLeast"/>
              <w:jc w:val="left"/>
            </w:pPr>
            <w:r>
              <w:rPr>
                <w:rFonts w:hint="eastAsia"/>
              </w:rPr>
              <w:t>状态</w:t>
            </w:r>
          </w:p>
        </w:tc>
        <w:tc>
          <w:tcPr>
            <w:tcW w:w="2664" w:type="dxa"/>
            <w:shd w:val="clear" w:color="auto" w:fill="auto"/>
          </w:tcPr>
          <w:p w14:paraId="338236C4" w14:textId="77777777" w:rsidR="009A7E8A" w:rsidRDefault="009A7E8A" w:rsidP="00A76ABC">
            <w:pPr>
              <w:spacing w:line="240" w:lineRule="atLeast"/>
              <w:jc w:val="left"/>
            </w:pPr>
            <w:r>
              <w:rPr>
                <w:rFonts w:hint="eastAsia"/>
              </w:rPr>
              <w:t>F_</w:t>
            </w:r>
            <w:r>
              <w:t>Status</w:t>
            </w:r>
          </w:p>
        </w:tc>
        <w:tc>
          <w:tcPr>
            <w:tcW w:w="2722" w:type="dxa"/>
            <w:shd w:val="clear" w:color="auto" w:fill="auto"/>
          </w:tcPr>
          <w:p w14:paraId="257BD672" w14:textId="77777777" w:rsidR="009A7E8A" w:rsidRDefault="009A7E8A" w:rsidP="00A76ABC">
            <w:pPr>
              <w:spacing w:line="240" w:lineRule="atLeast"/>
              <w:jc w:val="left"/>
            </w:pPr>
            <w:r>
              <w:t>Int</w:t>
            </w:r>
          </w:p>
        </w:tc>
        <w:tc>
          <w:tcPr>
            <w:tcW w:w="992" w:type="dxa"/>
            <w:shd w:val="clear" w:color="auto" w:fill="auto"/>
          </w:tcPr>
          <w:p w14:paraId="1ADE93B5" w14:textId="77777777" w:rsidR="009A7E8A" w:rsidRDefault="009A7E8A" w:rsidP="00A76ABC">
            <w:pPr>
              <w:spacing w:line="240" w:lineRule="atLeast"/>
              <w:jc w:val="left"/>
            </w:pPr>
          </w:p>
        </w:tc>
        <w:tc>
          <w:tcPr>
            <w:tcW w:w="7804" w:type="dxa"/>
            <w:shd w:val="clear" w:color="auto" w:fill="auto"/>
          </w:tcPr>
          <w:p w14:paraId="2EF80D70" w14:textId="77777777" w:rsidR="009A7E8A" w:rsidRDefault="009A7E8A" w:rsidP="00A76ABC">
            <w:pPr>
              <w:spacing w:line="240" w:lineRule="atLeast"/>
              <w:jc w:val="left"/>
            </w:pPr>
            <w:r>
              <w:rPr>
                <w:rFonts w:hint="eastAsia"/>
              </w:rPr>
              <w:t>0</w:t>
            </w:r>
            <w:r>
              <w:t>=</w:t>
            </w:r>
            <w:r>
              <w:rPr>
                <w:rFonts w:hint="eastAsia"/>
              </w:rPr>
              <w:t>有效，</w:t>
            </w:r>
            <w:r>
              <w:rPr>
                <w:rFonts w:hint="eastAsia"/>
              </w:rPr>
              <w:t>1=</w:t>
            </w:r>
            <w:r>
              <w:rPr>
                <w:rFonts w:hint="eastAsia"/>
              </w:rPr>
              <w:t>已经删除（无效）</w:t>
            </w:r>
          </w:p>
          <w:p w14:paraId="67D53462" w14:textId="30DA7C13" w:rsidR="00217D3D" w:rsidRDefault="00217D3D" w:rsidP="00A76ABC">
            <w:pPr>
              <w:spacing w:line="240" w:lineRule="atLeast"/>
              <w:jc w:val="left"/>
            </w:pPr>
            <w:r>
              <w:rPr>
                <w:rFonts w:hint="eastAsia"/>
              </w:rPr>
              <w:t>已删除是老板在</w:t>
            </w:r>
            <w:r>
              <w:rPr>
                <w:rFonts w:hint="eastAsia"/>
              </w:rPr>
              <w:t>web</w:t>
            </w:r>
            <w:r>
              <w:rPr>
                <w:rFonts w:hint="eastAsia"/>
              </w:rPr>
              <w:t>界面上终止了促销导致的。这时，即使未过有效期，该促销仍然无效</w:t>
            </w:r>
          </w:p>
        </w:tc>
      </w:tr>
      <w:tr w:rsidR="009A7E8A" w14:paraId="63C0509D" w14:textId="77777777" w:rsidTr="009A7E8A">
        <w:trPr>
          <w:trHeight w:val="267"/>
        </w:trPr>
        <w:tc>
          <w:tcPr>
            <w:tcW w:w="1555" w:type="dxa"/>
            <w:shd w:val="clear" w:color="auto" w:fill="auto"/>
          </w:tcPr>
          <w:p w14:paraId="47CD90BA" w14:textId="77777777" w:rsidR="009A7E8A" w:rsidRDefault="009A7E8A" w:rsidP="00A76ABC">
            <w:pPr>
              <w:spacing w:line="240" w:lineRule="atLeast"/>
              <w:jc w:val="left"/>
            </w:pPr>
            <w:r>
              <w:rPr>
                <w:rFonts w:hint="eastAsia"/>
              </w:rPr>
              <w:t>活动类型</w:t>
            </w:r>
          </w:p>
        </w:tc>
        <w:tc>
          <w:tcPr>
            <w:tcW w:w="2664" w:type="dxa"/>
            <w:shd w:val="clear" w:color="auto" w:fill="auto"/>
          </w:tcPr>
          <w:p w14:paraId="34360703" w14:textId="77777777" w:rsidR="009A7E8A" w:rsidRDefault="009A7E8A" w:rsidP="00A76ABC">
            <w:pPr>
              <w:spacing w:line="240" w:lineRule="atLeast"/>
              <w:jc w:val="left"/>
            </w:pPr>
            <w:r>
              <w:rPr>
                <w:rFonts w:hint="eastAsia"/>
              </w:rPr>
              <w:t>F</w:t>
            </w:r>
            <w:r>
              <w:t>_Type</w:t>
            </w:r>
          </w:p>
        </w:tc>
        <w:tc>
          <w:tcPr>
            <w:tcW w:w="2722" w:type="dxa"/>
            <w:shd w:val="clear" w:color="auto" w:fill="auto"/>
          </w:tcPr>
          <w:p w14:paraId="17B7D6F5" w14:textId="77777777" w:rsidR="009A7E8A" w:rsidRDefault="009A7E8A" w:rsidP="00A76ABC">
            <w:pPr>
              <w:spacing w:line="240" w:lineRule="atLeast"/>
              <w:jc w:val="left"/>
            </w:pPr>
            <w:r>
              <w:rPr>
                <w:rFonts w:hint="eastAsia"/>
              </w:rPr>
              <w:t>i</w:t>
            </w:r>
            <w:r>
              <w:t>nt</w:t>
            </w:r>
          </w:p>
        </w:tc>
        <w:tc>
          <w:tcPr>
            <w:tcW w:w="992" w:type="dxa"/>
            <w:shd w:val="clear" w:color="auto" w:fill="auto"/>
          </w:tcPr>
          <w:p w14:paraId="02BE38D1" w14:textId="77777777" w:rsidR="009A7E8A" w:rsidRDefault="009A7E8A" w:rsidP="00A76ABC">
            <w:pPr>
              <w:spacing w:line="240" w:lineRule="atLeast"/>
              <w:jc w:val="left"/>
            </w:pPr>
          </w:p>
        </w:tc>
        <w:tc>
          <w:tcPr>
            <w:tcW w:w="7804" w:type="dxa"/>
            <w:shd w:val="clear" w:color="auto" w:fill="auto"/>
          </w:tcPr>
          <w:p w14:paraId="56966C29" w14:textId="77777777" w:rsidR="009A7E8A" w:rsidRDefault="009A7E8A" w:rsidP="00A76ABC">
            <w:pPr>
              <w:spacing w:line="240" w:lineRule="atLeast"/>
              <w:jc w:val="left"/>
            </w:pPr>
            <w:r>
              <w:rPr>
                <w:rFonts w:hint="eastAsia"/>
              </w:rPr>
              <w:t>0=</w:t>
            </w:r>
            <w:r>
              <w:rPr>
                <w:rFonts w:hint="eastAsia"/>
              </w:rPr>
              <w:t>满减。</w:t>
            </w:r>
            <w:r>
              <w:rPr>
                <w:rFonts w:hint="eastAsia"/>
              </w:rPr>
              <w:t>1=</w:t>
            </w:r>
            <w:r>
              <w:rPr>
                <w:rFonts w:hint="eastAsia"/>
              </w:rPr>
              <w:t>满折</w:t>
            </w:r>
          </w:p>
        </w:tc>
      </w:tr>
      <w:tr w:rsidR="009A7E8A" w14:paraId="234AEDFC" w14:textId="77777777" w:rsidTr="009A7E8A">
        <w:trPr>
          <w:trHeight w:val="267"/>
        </w:trPr>
        <w:tc>
          <w:tcPr>
            <w:tcW w:w="1555" w:type="dxa"/>
            <w:shd w:val="clear" w:color="auto" w:fill="auto"/>
          </w:tcPr>
          <w:p w14:paraId="63E18135" w14:textId="77777777" w:rsidR="009A7E8A" w:rsidRDefault="009A7E8A" w:rsidP="00A76ABC">
            <w:pPr>
              <w:spacing w:line="240" w:lineRule="atLeast"/>
              <w:jc w:val="left"/>
            </w:pPr>
            <w:r>
              <w:rPr>
                <w:rFonts w:hint="eastAsia"/>
              </w:rPr>
              <w:t>开始日期</w:t>
            </w:r>
          </w:p>
        </w:tc>
        <w:tc>
          <w:tcPr>
            <w:tcW w:w="2664" w:type="dxa"/>
            <w:shd w:val="clear" w:color="auto" w:fill="auto"/>
          </w:tcPr>
          <w:p w14:paraId="5D26B6DA" w14:textId="77777777" w:rsidR="009A7E8A" w:rsidRDefault="009A7E8A" w:rsidP="00A76ABC">
            <w:pPr>
              <w:spacing w:line="240" w:lineRule="atLeast"/>
              <w:jc w:val="left"/>
            </w:pPr>
            <w:r>
              <w:rPr>
                <w:rFonts w:hint="eastAsia"/>
              </w:rPr>
              <w:t>F</w:t>
            </w:r>
            <w:r>
              <w:t>_DatetimeStart</w:t>
            </w:r>
          </w:p>
        </w:tc>
        <w:tc>
          <w:tcPr>
            <w:tcW w:w="2722" w:type="dxa"/>
            <w:shd w:val="clear" w:color="auto" w:fill="auto"/>
          </w:tcPr>
          <w:p w14:paraId="3141B8EA" w14:textId="77777777" w:rsidR="009A7E8A" w:rsidRDefault="009A7E8A" w:rsidP="00A76ABC">
            <w:pPr>
              <w:spacing w:line="240" w:lineRule="atLeast"/>
              <w:jc w:val="left"/>
            </w:pPr>
            <w:r>
              <w:t>Datetime not null</w:t>
            </w:r>
          </w:p>
        </w:tc>
        <w:tc>
          <w:tcPr>
            <w:tcW w:w="992" w:type="dxa"/>
            <w:shd w:val="clear" w:color="auto" w:fill="auto"/>
          </w:tcPr>
          <w:p w14:paraId="415FBC2E" w14:textId="77777777" w:rsidR="009A7E8A" w:rsidRDefault="009A7E8A" w:rsidP="00A76ABC">
            <w:pPr>
              <w:spacing w:line="240" w:lineRule="atLeast"/>
              <w:jc w:val="left"/>
            </w:pPr>
          </w:p>
        </w:tc>
        <w:tc>
          <w:tcPr>
            <w:tcW w:w="7804" w:type="dxa"/>
            <w:shd w:val="clear" w:color="auto" w:fill="auto"/>
          </w:tcPr>
          <w:p w14:paraId="10C2FC04" w14:textId="77777777" w:rsidR="009A7E8A" w:rsidRDefault="009A7E8A" w:rsidP="00A76ABC">
            <w:pPr>
              <w:spacing w:line="240" w:lineRule="atLeast"/>
              <w:jc w:val="left"/>
            </w:pPr>
            <w:r>
              <w:rPr>
                <w:rFonts w:hint="eastAsia"/>
              </w:rPr>
              <w:t>必须至少提前一天</w:t>
            </w:r>
          </w:p>
        </w:tc>
      </w:tr>
      <w:tr w:rsidR="009A7E8A" w14:paraId="63D082E3" w14:textId="77777777" w:rsidTr="008F33D7">
        <w:trPr>
          <w:trHeight w:val="267"/>
        </w:trPr>
        <w:tc>
          <w:tcPr>
            <w:tcW w:w="1555" w:type="dxa"/>
            <w:shd w:val="clear" w:color="auto" w:fill="FFFFFF" w:themeFill="background1"/>
          </w:tcPr>
          <w:p w14:paraId="0C98AFCC" w14:textId="77777777" w:rsidR="009A7E8A" w:rsidRDefault="009A7E8A" w:rsidP="00A76ABC">
            <w:pPr>
              <w:spacing w:line="240" w:lineRule="atLeast"/>
              <w:jc w:val="left"/>
            </w:pPr>
            <w:r>
              <w:rPr>
                <w:rFonts w:hint="eastAsia"/>
              </w:rPr>
              <w:t>结束日期</w:t>
            </w:r>
          </w:p>
        </w:tc>
        <w:tc>
          <w:tcPr>
            <w:tcW w:w="2664" w:type="dxa"/>
            <w:shd w:val="clear" w:color="auto" w:fill="FFFFFF" w:themeFill="background1"/>
          </w:tcPr>
          <w:p w14:paraId="589CD104" w14:textId="77777777" w:rsidR="009A7E8A" w:rsidRDefault="009A7E8A" w:rsidP="00A76ABC">
            <w:pPr>
              <w:spacing w:line="240" w:lineRule="atLeast"/>
              <w:jc w:val="left"/>
            </w:pPr>
            <w:r>
              <w:rPr>
                <w:rFonts w:hint="eastAsia"/>
              </w:rPr>
              <w:t>F</w:t>
            </w:r>
            <w:r>
              <w:t>_DatetimeE</w:t>
            </w:r>
            <w:r>
              <w:rPr>
                <w:rFonts w:hint="eastAsia"/>
              </w:rPr>
              <w:t>nd</w:t>
            </w:r>
          </w:p>
        </w:tc>
        <w:tc>
          <w:tcPr>
            <w:tcW w:w="2722" w:type="dxa"/>
            <w:shd w:val="clear" w:color="auto" w:fill="FFFFFF" w:themeFill="background1"/>
          </w:tcPr>
          <w:p w14:paraId="130B713B" w14:textId="77777777" w:rsidR="009A7E8A" w:rsidRDefault="009A7E8A" w:rsidP="00A76ABC">
            <w:pPr>
              <w:spacing w:line="240" w:lineRule="atLeast"/>
              <w:jc w:val="left"/>
            </w:pPr>
            <w:r>
              <w:t>Datetime not null</w:t>
            </w:r>
          </w:p>
        </w:tc>
        <w:tc>
          <w:tcPr>
            <w:tcW w:w="992" w:type="dxa"/>
            <w:shd w:val="clear" w:color="auto" w:fill="FFFFFF" w:themeFill="background1"/>
          </w:tcPr>
          <w:p w14:paraId="390391B1" w14:textId="77777777" w:rsidR="009A7E8A" w:rsidRDefault="009A7E8A" w:rsidP="00A76ABC">
            <w:pPr>
              <w:spacing w:line="240" w:lineRule="atLeast"/>
              <w:jc w:val="left"/>
            </w:pPr>
          </w:p>
        </w:tc>
        <w:tc>
          <w:tcPr>
            <w:tcW w:w="7804" w:type="dxa"/>
            <w:shd w:val="clear" w:color="auto" w:fill="FFFFFF" w:themeFill="background1"/>
          </w:tcPr>
          <w:p w14:paraId="58F9020D" w14:textId="77777777" w:rsidR="009A7E8A" w:rsidRDefault="009A7E8A" w:rsidP="00A76ABC">
            <w:pPr>
              <w:spacing w:line="240" w:lineRule="atLeast"/>
              <w:jc w:val="left"/>
            </w:pPr>
          </w:p>
        </w:tc>
      </w:tr>
      <w:tr w:rsidR="009A7E8A" w14:paraId="725C64BD" w14:textId="77777777" w:rsidTr="00A743C2">
        <w:trPr>
          <w:trHeight w:val="267"/>
        </w:trPr>
        <w:tc>
          <w:tcPr>
            <w:tcW w:w="1555" w:type="dxa"/>
            <w:shd w:val="clear" w:color="auto" w:fill="92D050"/>
          </w:tcPr>
          <w:p w14:paraId="513A3A52" w14:textId="77777777" w:rsidR="009A7E8A" w:rsidRDefault="009A7E8A" w:rsidP="00A76ABC">
            <w:pPr>
              <w:spacing w:line="240" w:lineRule="atLeast"/>
              <w:jc w:val="left"/>
            </w:pPr>
            <w:r>
              <w:rPr>
                <w:rFonts w:hint="eastAsia"/>
              </w:rPr>
              <w:t>满减阀值</w:t>
            </w:r>
          </w:p>
        </w:tc>
        <w:tc>
          <w:tcPr>
            <w:tcW w:w="2664" w:type="dxa"/>
            <w:shd w:val="clear" w:color="auto" w:fill="92D050"/>
          </w:tcPr>
          <w:p w14:paraId="41DC3F4B" w14:textId="77777777" w:rsidR="009A7E8A" w:rsidRDefault="009A7E8A" w:rsidP="00A76ABC">
            <w:pPr>
              <w:spacing w:line="240" w:lineRule="atLeast"/>
              <w:jc w:val="left"/>
            </w:pPr>
            <w:r>
              <w:rPr>
                <w:rFonts w:hint="eastAsia"/>
              </w:rPr>
              <w:t>F</w:t>
            </w:r>
            <w:r>
              <w:t>_ExcecutionThreshold</w:t>
            </w:r>
          </w:p>
        </w:tc>
        <w:tc>
          <w:tcPr>
            <w:tcW w:w="2722" w:type="dxa"/>
            <w:shd w:val="clear" w:color="auto" w:fill="92D050"/>
          </w:tcPr>
          <w:p w14:paraId="3975027A" w14:textId="77777777" w:rsidR="009A7E8A" w:rsidRDefault="009A7E8A" w:rsidP="00A76ABC">
            <w:pPr>
              <w:spacing w:line="240" w:lineRule="atLeast"/>
              <w:jc w:val="left"/>
            </w:pPr>
            <w:r>
              <w:rPr>
                <w:rFonts w:hint="eastAsia"/>
              </w:rPr>
              <w:t>De</w:t>
            </w:r>
            <w:r>
              <w:t>cimal(20, 6) not null</w:t>
            </w:r>
          </w:p>
        </w:tc>
        <w:tc>
          <w:tcPr>
            <w:tcW w:w="992" w:type="dxa"/>
            <w:shd w:val="clear" w:color="auto" w:fill="92D050"/>
          </w:tcPr>
          <w:p w14:paraId="58ECE12E" w14:textId="77777777" w:rsidR="009A7E8A" w:rsidRDefault="009A7E8A" w:rsidP="00A76ABC">
            <w:pPr>
              <w:spacing w:line="240" w:lineRule="atLeast"/>
              <w:jc w:val="left"/>
            </w:pPr>
          </w:p>
        </w:tc>
        <w:tc>
          <w:tcPr>
            <w:tcW w:w="7804" w:type="dxa"/>
            <w:shd w:val="clear" w:color="auto" w:fill="92D050"/>
          </w:tcPr>
          <w:p w14:paraId="128779E8" w14:textId="77777777" w:rsidR="009A7E8A" w:rsidRDefault="009A7E8A" w:rsidP="00A76ABC">
            <w:pPr>
              <w:spacing w:line="240" w:lineRule="atLeast"/>
              <w:jc w:val="left"/>
            </w:pPr>
            <w:r w:rsidRPr="0054728D">
              <w:rPr>
                <w:rFonts w:hint="eastAsia"/>
              </w:rPr>
              <w:t>最大阀值</w:t>
            </w:r>
            <w:r>
              <w:rPr>
                <w:rFonts w:hint="eastAsia"/>
              </w:rPr>
              <w:t>=</w:t>
            </w:r>
            <w:r>
              <w:t>10000</w:t>
            </w:r>
            <w:r>
              <w:rPr>
                <w:rFonts w:hint="eastAsia"/>
              </w:rPr>
              <w:t>，</w:t>
            </w:r>
            <w:r w:rsidRPr="0054728D">
              <w:rPr>
                <w:rFonts w:hint="eastAsia"/>
              </w:rPr>
              <w:t>前端要限制输入最多</w:t>
            </w:r>
            <w:r w:rsidRPr="0054728D">
              <w:t>2</w:t>
            </w:r>
            <w:r w:rsidRPr="0054728D">
              <w:t>位小数，收到后端的数据时前端格式化为</w:t>
            </w:r>
            <w:r w:rsidRPr="0054728D">
              <w:t>2</w:t>
            </w:r>
            <w:r w:rsidRPr="0054728D">
              <w:t>位小数显示给用户</w:t>
            </w:r>
          </w:p>
        </w:tc>
      </w:tr>
      <w:tr w:rsidR="009A7E8A" w14:paraId="1CEDF375" w14:textId="77777777" w:rsidTr="00A743C2">
        <w:trPr>
          <w:trHeight w:val="267"/>
        </w:trPr>
        <w:tc>
          <w:tcPr>
            <w:tcW w:w="1555" w:type="dxa"/>
            <w:shd w:val="clear" w:color="auto" w:fill="92D050"/>
          </w:tcPr>
          <w:p w14:paraId="5D918DFC" w14:textId="77777777" w:rsidR="009A7E8A" w:rsidRDefault="009A7E8A" w:rsidP="00A76ABC">
            <w:pPr>
              <w:spacing w:line="240" w:lineRule="atLeast"/>
              <w:jc w:val="left"/>
            </w:pPr>
            <w:r>
              <w:rPr>
                <w:rFonts w:hint="eastAsia"/>
              </w:rPr>
              <w:t>满减金额</w:t>
            </w:r>
          </w:p>
        </w:tc>
        <w:tc>
          <w:tcPr>
            <w:tcW w:w="2664" w:type="dxa"/>
            <w:shd w:val="clear" w:color="auto" w:fill="92D050"/>
          </w:tcPr>
          <w:p w14:paraId="3400E8F8" w14:textId="77777777" w:rsidR="009A7E8A" w:rsidRDefault="009A7E8A" w:rsidP="00A76ABC">
            <w:pPr>
              <w:spacing w:line="240" w:lineRule="atLeast"/>
              <w:jc w:val="left"/>
            </w:pPr>
            <w:r>
              <w:rPr>
                <w:rFonts w:hint="eastAsia"/>
              </w:rPr>
              <w:t>F</w:t>
            </w:r>
            <w:r>
              <w:t>_ExcecutionAmount</w:t>
            </w:r>
          </w:p>
        </w:tc>
        <w:tc>
          <w:tcPr>
            <w:tcW w:w="2722" w:type="dxa"/>
            <w:shd w:val="clear" w:color="auto" w:fill="92D050"/>
          </w:tcPr>
          <w:p w14:paraId="21F64591" w14:textId="77777777" w:rsidR="009A7E8A" w:rsidRDefault="009A7E8A" w:rsidP="00A76ABC">
            <w:pPr>
              <w:spacing w:line="240" w:lineRule="atLeast"/>
              <w:jc w:val="left"/>
            </w:pPr>
            <w:r>
              <w:rPr>
                <w:rFonts w:hint="eastAsia"/>
              </w:rPr>
              <w:t>De</w:t>
            </w:r>
            <w:r>
              <w:t>cimal(20, 6) null</w:t>
            </w:r>
          </w:p>
        </w:tc>
        <w:tc>
          <w:tcPr>
            <w:tcW w:w="992" w:type="dxa"/>
            <w:shd w:val="clear" w:color="auto" w:fill="92D050"/>
          </w:tcPr>
          <w:p w14:paraId="7FD78C7C" w14:textId="77777777" w:rsidR="009A7E8A" w:rsidRDefault="009A7E8A" w:rsidP="00A76ABC">
            <w:pPr>
              <w:spacing w:line="240" w:lineRule="atLeast"/>
              <w:jc w:val="left"/>
            </w:pPr>
          </w:p>
        </w:tc>
        <w:tc>
          <w:tcPr>
            <w:tcW w:w="7804" w:type="dxa"/>
            <w:shd w:val="clear" w:color="auto" w:fill="92D050"/>
          </w:tcPr>
          <w:p w14:paraId="0B3575D3" w14:textId="77777777" w:rsidR="009A7E8A" w:rsidRDefault="009A7E8A" w:rsidP="00A76ABC">
            <w:pPr>
              <w:spacing w:line="240" w:lineRule="atLeast"/>
              <w:jc w:val="left"/>
            </w:pPr>
            <w:r w:rsidRPr="0054728D">
              <w:rPr>
                <w:rFonts w:hint="eastAsia"/>
              </w:rPr>
              <w:t>最大阀值</w:t>
            </w:r>
            <w:r>
              <w:rPr>
                <w:rFonts w:hint="eastAsia"/>
              </w:rPr>
              <w:t>=</w:t>
            </w:r>
            <w:r>
              <w:t>10000</w:t>
            </w:r>
            <w:r>
              <w:rPr>
                <w:rFonts w:hint="eastAsia"/>
              </w:rPr>
              <w:t>，</w:t>
            </w:r>
            <w:r w:rsidRPr="0054728D">
              <w:rPr>
                <w:rFonts w:hint="eastAsia"/>
              </w:rPr>
              <w:t>前端要限制输入最多</w:t>
            </w:r>
            <w:r w:rsidRPr="0054728D">
              <w:t>2</w:t>
            </w:r>
            <w:r w:rsidRPr="0054728D">
              <w:t>位小数，收到后端的数据时前端格式化为</w:t>
            </w:r>
            <w:r w:rsidRPr="0054728D">
              <w:t>2</w:t>
            </w:r>
            <w:r w:rsidRPr="0054728D">
              <w:t>位小数显示给用户</w:t>
            </w:r>
          </w:p>
          <w:p w14:paraId="1CF5CE09" w14:textId="77777777" w:rsidR="009A7E8A" w:rsidRDefault="009A7E8A" w:rsidP="00A76ABC">
            <w:pPr>
              <w:spacing w:line="240" w:lineRule="atLeast"/>
              <w:jc w:val="left"/>
            </w:pPr>
            <w:r>
              <w:rPr>
                <w:rFonts w:hint="eastAsia"/>
              </w:rPr>
              <w:t>F</w:t>
            </w:r>
            <w:r>
              <w:t>_Type</w:t>
            </w:r>
            <w:r>
              <w:rPr>
                <w:rFonts w:hint="eastAsia"/>
              </w:rPr>
              <w:t>为</w:t>
            </w:r>
            <w:r>
              <w:rPr>
                <w:rFonts w:hint="eastAsia"/>
              </w:rPr>
              <w:t>0</w:t>
            </w:r>
            <w:r>
              <w:rPr>
                <w:rFonts w:hint="eastAsia"/>
              </w:rPr>
              <w:t>时有效</w:t>
            </w:r>
          </w:p>
        </w:tc>
      </w:tr>
      <w:tr w:rsidR="009A7E8A" w14:paraId="2B182090" w14:textId="77777777" w:rsidTr="00A743C2">
        <w:trPr>
          <w:trHeight w:val="267"/>
        </w:trPr>
        <w:tc>
          <w:tcPr>
            <w:tcW w:w="1555" w:type="dxa"/>
            <w:shd w:val="clear" w:color="auto" w:fill="92D050"/>
          </w:tcPr>
          <w:p w14:paraId="6FA18E37" w14:textId="77777777" w:rsidR="009A7E8A" w:rsidRDefault="009A7E8A" w:rsidP="00A76ABC">
            <w:pPr>
              <w:spacing w:line="240" w:lineRule="atLeast"/>
              <w:jc w:val="left"/>
            </w:pPr>
            <w:r>
              <w:rPr>
                <w:rFonts w:hint="eastAsia"/>
              </w:rPr>
              <w:t>满减折扣</w:t>
            </w:r>
          </w:p>
        </w:tc>
        <w:tc>
          <w:tcPr>
            <w:tcW w:w="2664" w:type="dxa"/>
            <w:shd w:val="clear" w:color="auto" w:fill="92D050"/>
          </w:tcPr>
          <w:p w14:paraId="23D9D575" w14:textId="77777777" w:rsidR="009A7E8A" w:rsidRDefault="009A7E8A" w:rsidP="00A76ABC">
            <w:pPr>
              <w:spacing w:line="240" w:lineRule="atLeast"/>
              <w:jc w:val="left"/>
            </w:pPr>
            <w:r>
              <w:rPr>
                <w:rFonts w:hint="eastAsia"/>
              </w:rPr>
              <w:t>F</w:t>
            </w:r>
            <w:r>
              <w:t>_ExcecutionDiscount</w:t>
            </w:r>
          </w:p>
        </w:tc>
        <w:tc>
          <w:tcPr>
            <w:tcW w:w="2722" w:type="dxa"/>
            <w:shd w:val="clear" w:color="auto" w:fill="92D050"/>
          </w:tcPr>
          <w:p w14:paraId="76DEBE8B" w14:textId="77777777" w:rsidR="009A7E8A" w:rsidRDefault="009A7E8A" w:rsidP="00A76ABC">
            <w:pPr>
              <w:spacing w:line="240" w:lineRule="atLeast"/>
              <w:jc w:val="left"/>
            </w:pPr>
            <w:r>
              <w:rPr>
                <w:rFonts w:hint="eastAsia"/>
              </w:rPr>
              <w:t>De</w:t>
            </w:r>
            <w:r>
              <w:t>cimal(20, 6) null</w:t>
            </w:r>
          </w:p>
          <w:p w14:paraId="5A40E0EB" w14:textId="77777777" w:rsidR="002971CF" w:rsidRDefault="002971CF" w:rsidP="00A76ABC">
            <w:pPr>
              <w:spacing w:line="240" w:lineRule="atLeast"/>
              <w:jc w:val="left"/>
            </w:pPr>
            <w:r>
              <w:rPr>
                <w:rFonts w:hint="eastAsia"/>
              </w:rPr>
              <w:t>范围</w:t>
            </w:r>
            <w:r>
              <w:rPr>
                <w:rFonts w:hint="eastAsia"/>
              </w:rPr>
              <w:t>(</w:t>
            </w:r>
            <w:r>
              <w:t>0.00, 1.00]</w:t>
            </w:r>
          </w:p>
        </w:tc>
        <w:tc>
          <w:tcPr>
            <w:tcW w:w="992" w:type="dxa"/>
            <w:shd w:val="clear" w:color="auto" w:fill="92D050"/>
          </w:tcPr>
          <w:p w14:paraId="06016C1E" w14:textId="77777777" w:rsidR="009A7E8A" w:rsidRDefault="009A7E8A" w:rsidP="00A76ABC">
            <w:pPr>
              <w:spacing w:line="240" w:lineRule="atLeast"/>
              <w:jc w:val="left"/>
            </w:pPr>
          </w:p>
        </w:tc>
        <w:tc>
          <w:tcPr>
            <w:tcW w:w="7804" w:type="dxa"/>
            <w:shd w:val="clear" w:color="auto" w:fill="92D050"/>
          </w:tcPr>
          <w:p w14:paraId="7F9D7F14" w14:textId="77777777" w:rsidR="006547FC" w:rsidRDefault="006547FC" w:rsidP="00A76ABC">
            <w:pPr>
              <w:spacing w:line="240" w:lineRule="atLeast"/>
              <w:jc w:val="left"/>
            </w:pPr>
            <w:r>
              <w:rPr>
                <w:rFonts w:hint="eastAsia"/>
              </w:rPr>
              <w:t>0</w:t>
            </w:r>
            <w:r>
              <w:t>.88</w:t>
            </w:r>
            <w:r>
              <w:rPr>
                <w:rFonts w:hint="eastAsia"/>
              </w:rPr>
              <w:t>代表</w:t>
            </w:r>
            <w:r>
              <w:rPr>
                <w:rFonts w:hint="eastAsia"/>
              </w:rPr>
              <w:t>8</w:t>
            </w:r>
            <w:r>
              <w:t>8</w:t>
            </w:r>
            <w:r>
              <w:rPr>
                <w:rFonts w:hint="eastAsia"/>
              </w:rPr>
              <w:t>折，</w:t>
            </w:r>
            <w:r>
              <w:rPr>
                <w:rFonts w:hint="eastAsia"/>
              </w:rPr>
              <w:t>0</w:t>
            </w:r>
            <w:r>
              <w:t>.80</w:t>
            </w:r>
            <w:r>
              <w:rPr>
                <w:rFonts w:hint="eastAsia"/>
              </w:rPr>
              <w:t>代表</w:t>
            </w:r>
            <w:r>
              <w:rPr>
                <w:rFonts w:hint="eastAsia"/>
              </w:rPr>
              <w:t>8</w:t>
            </w:r>
            <w:r>
              <w:rPr>
                <w:rFonts w:hint="eastAsia"/>
              </w:rPr>
              <w:t>折。</w:t>
            </w:r>
          </w:p>
          <w:p w14:paraId="58212DB5" w14:textId="77777777" w:rsidR="009A7E8A" w:rsidRDefault="009A7E8A" w:rsidP="00A76ABC">
            <w:pPr>
              <w:spacing w:line="240" w:lineRule="atLeast"/>
              <w:jc w:val="left"/>
            </w:pPr>
            <w:r w:rsidRPr="0054728D">
              <w:rPr>
                <w:rFonts w:hint="eastAsia"/>
              </w:rPr>
              <w:t>前端要限制输入最多</w:t>
            </w:r>
            <w:r w:rsidRPr="0054728D">
              <w:t>2</w:t>
            </w:r>
            <w:r w:rsidRPr="0054728D">
              <w:t>位小数，收到后端的数据时前端格式化为</w:t>
            </w:r>
            <w:r w:rsidRPr="0054728D">
              <w:t>2</w:t>
            </w:r>
            <w:r w:rsidRPr="0054728D">
              <w:t>位小数显示给用户</w:t>
            </w:r>
            <w:r w:rsidR="006547FC">
              <w:rPr>
                <w:rFonts w:hint="eastAsia"/>
              </w:rPr>
              <w:t>。</w:t>
            </w:r>
          </w:p>
          <w:p w14:paraId="0BE353F2" w14:textId="77777777" w:rsidR="009A7E8A" w:rsidRDefault="009A7E8A" w:rsidP="00A76ABC">
            <w:pPr>
              <w:spacing w:line="240" w:lineRule="atLeast"/>
              <w:jc w:val="left"/>
            </w:pPr>
            <w:r>
              <w:rPr>
                <w:rFonts w:hint="eastAsia"/>
              </w:rPr>
              <w:t>F</w:t>
            </w:r>
            <w:r>
              <w:t>_Type</w:t>
            </w:r>
            <w:r>
              <w:rPr>
                <w:rFonts w:hint="eastAsia"/>
              </w:rPr>
              <w:t>为</w:t>
            </w:r>
            <w:r>
              <w:t>1</w:t>
            </w:r>
            <w:r>
              <w:rPr>
                <w:rFonts w:hint="eastAsia"/>
              </w:rPr>
              <w:t>时有效</w:t>
            </w:r>
          </w:p>
        </w:tc>
      </w:tr>
      <w:tr w:rsidR="009A7E8A" w14:paraId="652D047D" w14:textId="77777777" w:rsidTr="008F33D7">
        <w:trPr>
          <w:trHeight w:val="267"/>
        </w:trPr>
        <w:tc>
          <w:tcPr>
            <w:tcW w:w="1555" w:type="dxa"/>
            <w:shd w:val="clear" w:color="auto" w:fill="FFFFFF" w:themeFill="background1"/>
          </w:tcPr>
          <w:p w14:paraId="57A61040" w14:textId="77777777" w:rsidR="009A7E8A" w:rsidRDefault="009A7E8A" w:rsidP="00A76ABC">
            <w:pPr>
              <w:spacing w:line="240" w:lineRule="atLeast"/>
              <w:jc w:val="left"/>
            </w:pPr>
            <w:r>
              <w:rPr>
                <w:rFonts w:hint="eastAsia"/>
              </w:rPr>
              <w:t>参与的商品的范围</w:t>
            </w:r>
          </w:p>
        </w:tc>
        <w:tc>
          <w:tcPr>
            <w:tcW w:w="2664" w:type="dxa"/>
            <w:shd w:val="clear" w:color="auto" w:fill="FFFFFF" w:themeFill="background1"/>
          </w:tcPr>
          <w:p w14:paraId="18CA3C39" w14:textId="77777777" w:rsidR="009A7E8A" w:rsidRDefault="009A7E8A" w:rsidP="00A76ABC">
            <w:pPr>
              <w:spacing w:line="240" w:lineRule="atLeast"/>
              <w:jc w:val="left"/>
            </w:pPr>
            <w:r>
              <w:rPr>
                <w:rFonts w:hint="eastAsia"/>
              </w:rPr>
              <w:t>F</w:t>
            </w:r>
            <w:r>
              <w:t>_Scope</w:t>
            </w:r>
          </w:p>
        </w:tc>
        <w:tc>
          <w:tcPr>
            <w:tcW w:w="2722" w:type="dxa"/>
            <w:shd w:val="clear" w:color="auto" w:fill="FFFFFF" w:themeFill="background1"/>
          </w:tcPr>
          <w:p w14:paraId="21750970" w14:textId="77777777" w:rsidR="009A7E8A" w:rsidRDefault="009A7E8A" w:rsidP="00A76ABC">
            <w:pPr>
              <w:spacing w:line="240" w:lineRule="atLeast"/>
              <w:jc w:val="left"/>
            </w:pPr>
            <w:r>
              <w:t>Int not null</w:t>
            </w:r>
          </w:p>
        </w:tc>
        <w:tc>
          <w:tcPr>
            <w:tcW w:w="992" w:type="dxa"/>
            <w:shd w:val="clear" w:color="auto" w:fill="FFFFFF" w:themeFill="background1"/>
          </w:tcPr>
          <w:p w14:paraId="21F7C00B" w14:textId="77777777" w:rsidR="009A7E8A" w:rsidRDefault="009A7E8A" w:rsidP="00A76ABC">
            <w:pPr>
              <w:spacing w:line="240" w:lineRule="atLeast"/>
              <w:jc w:val="left"/>
            </w:pPr>
            <w:r>
              <w:rPr>
                <w:rFonts w:hint="eastAsia"/>
              </w:rPr>
              <w:t>0</w:t>
            </w:r>
          </w:p>
        </w:tc>
        <w:tc>
          <w:tcPr>
            <w:tcW w:w="7804" w:type="dxa"/>
            <w:shd w:val="clear" w:color="auto" w:fill="FFFFFF" w:themeFill="background1"/>
          </w:tcPr>
          <w:p w14:paraId="388F1BDF" w14:textId="773DD69C" w:rsidR="009A7E8A" w:rsidRDefault="009A7E8A" w:rsidP="00A76ABC">
            <w:pPr>
              <w:spacing w:line="240" w:lineRule="atLeast"/>
              <w:jc w:val="left"/>
            </w:pPr>
            <w:r>
              <w:rPr>
                <w:rFonts w:hint="eastAsia"/>
              </w:rPr>
              <w:t>0=</w:t>
            </w:r>
            <w:r>
              <w:rPr>
                <w:rFonts w:hint="eastAsia"/>
              </w:rPr>
              <w:t>全部商品，</w:t>
            </w:r>
            <w:r>
              <w:rPr>
                <w:rFonts w:hint="eastAsia"/>
              </w:rPr>
              <w:t>1=</w:t>
            </w:r>
            <w:r>
              <w:rPr>
                <w:rFonts w:hint="eastAsia"/>
              </w:rPr>
              <w:t>部分商品（这些商品记录在</w:t>
            </w:r>
            <w:r>
              <w:t>T_Promotion</w:t>
            </w:r>
            <w:r w:rsidR="00822E91">
              <w:t>Scope</w:t>
            </w:r>
            <w:r>
              <w:rPr>
                <w:rFonts w:hint="eastAsia"/>
              </w:rPr>
              <w:t>中）</w:t>
            </w:r>
          </w:p>
        </w:tc>
      </w:tr>
      <w:tr w:rsidR="009A7E8A" w14:paraId="2604F89D" w14:textId="77777777" w:rsidTr="008F33D7">
        <w:trPr>
          <w:trHeight w:val="267"/>
        </w:trPr>
        <w:tc>
          <w:tcPr>
            <w:tcW w:w="1555" w:type="dxa"/>
            <w:shd w:val="clear" w:color="auto" w:fill="FFFFFF" w:themeFill="background1"/>
          </w:tcPr>
          <w:p w14:paraId="0B121E62" w14:textId="77777777" w:rsidR="009A7E8A" w:rsidRDefault="009A7E8A" w:rsidP="00A76ABC">
            <w:pPr>
              <w:spacing w:line="240" w:lineRule="atLeast"/>
              <w:jc w:val="left"/>
            </w:pPr>
            <w:r>
              <w:rPr>
                <w:rFonts w:hint="eastAsia"/>
              </w:rPr>
              <w:t>创建者</w:t>
            </w:r>
          </w:p>
        </w:tc>
        <w:tc>
          <w:tcPr>
            <w:tcW w:w="2664" w:type="dxa"/>
            <w:shd w:val="clear" w:color="auto" w:fill="FFFFFF" w:themeFill="background1"/>
          </w:tcPr>
          <w:p w14:paraId="51244974" w14:textId="77777777" w:rsidR="009A7E8A" w:rsidRDefault="009A7E8A" w:rsidP="00A76ABC">
            <w:pPr>
              <w:spacing w:line="240" w:lineRule="atLeast"/>
              <w:jc w:val="left"/>
            </w:pPr>
            <w:r>
              <w:rPr>
                <w:rFonts w:hint="eastAsia"/>
              </w:rPr>
              <w:t>F</w:t>
            </w:r>
            <w:r>
              <w:t>_Staff</w:t>
            </w:r>
          </w:p>
        </w:tc>
        <w:tc>
          <w:tcPr>
            <w:tcW w:w="2722" w:type="dxa"/>
            <w:shd w:val="clear" w:color="auto" w:fill="FFFFFF" w:themeFill="background1"/>
          </w:tcPr>
          <w:p w14:paraId="7822B54A" w14:textId="77777777" w:rsidR="009A7E8A" w:rsidRDefault="009A7E8A" w:rsidP="00A76ABC">
            <w:pPr>
              <w:spacing w:line="240" w:lineRule="atLeast"/>
              <w:jc w:val="left"/>
            </w:pPr>
            <w:r>
              <w:t>Int not null</w:t>
            </w:r>
          </w:p>
        </w:tc>
        <w:tc>
          <w:tcPr>
            <w:tcW w:w="992" w:type="dxa"/>
            <w:shd w:val="clear" w:color="auto" w:fill="FFFFFF" w:themeFill="background1"/>
          </w:tcPr>
          <w:p w14:paraId="6691C307" w14:textId="77777777" w:rsidR="009A7E8A" w:rsidRDefault="009A7E8A" w:rsidP="00A76ABC">
            <w:pPr>
              <w:spacing w:line="240" w:lineRule="atLeast"/>
              <w:jc w:val="left"/>
            </w:pPr>
          </w:p>
        </w:tc>
        <w:tc>
          <w:tcPr>
            <w:tcW w:w="7804" w:type="dxa"/>
            <w:shd w:val="clear" w:color="auto" w:fill="FFFFFF" w:themeFill="background1"/>
          </w:tcPr>
          <w:p w14:paraId="00F3DA29" w14:textId="77777777" w:rsidR="009A7E8A" w:rsidRDefault="009A7E8A" w:rsidP="00A76ABC">
            <w:pPr>
              <w:spacing w:line="240" w:lineRule="atLeast"/>
              <w:jc w:val="left"/>
            </w:pPr>
            <w:r>
              <w:rPr>
                <w:rFonts w:hint="eastAsia"/>
              </w:rPr>
              <w:t>外键</w:t>
            </w:r>
          </w:p>
        </w:tc>
      </w:tr>
      <w:tr w:rsidR="009A7E8A" w14:paraId="5077AF01" w14:textId="77777777" w:rsidTr="008F33D7">
        <w:trPr>
          <w:trHeight w:val="267"/>
        </w:trPr>
        <w:tc>
          <w:tcPr>
            <w:tcW w:w="1555" w:type="dxa"/>
            <w:shd w:val="clear" w:color="auto" w:fill="FFFFFF" w:themeFill="background1"/>
          </w:tcPr>
          <w:p w14:paraId="27C26ED6" w14:textId="77777777" w:rsidR="009A7E8A" w:rsidRDefault="009A7E8A" w:rsidP="00A76ABC">
            <w:pPr>
              <w:spacing w:line="240" w:lineRule="atLeast"/>
              <w:jc w:val="left"/>
            </w:pPr>
            <w:r>
              <w:rPr>
                <w:rFonts w:hint="eastAsia"/>
              </w:rPr>
              <w:t>创建时间</w:t>
            </w:r>
          </w:p>
        </w:tc>
        <w:tc>
          <w:tcPr>
            <w:tcW w:w="2664" w:type="dxa"/>
            <w:shd w:val="clear" w:color="auto" w:fill="FFFFFF" w:themeFill="background1"/>
          </w:tcPr>
          <w:p w14:paraId="6922D7E0" w14:textId="77777777" w:rsidR="009A7E8A" w:rsidRDefault="009A7E8A" w:rsidP="00A76ABC">
            <w:pPr>
              <w:spacing w:line="240" w:lineRule="atLeast"/>
              <w:jc w:val="left"/>
            </w:pPr>
            <w:r>
              <w:rPr>
                <w:rFonts w:hint="eastAsia"/>
              </w:rPr>
              <w:t>F_</w:t>
            </w:r>
            <w:r>
              <w:t>CreateDatetime</w:t>
            </w:r>
          </w:p>
        </w:tc>
        <w:tc>
          <w:tcPr>
            <w:tcW w:w="2722" w:type="dxa"/>
            <w:shd w:val="clear" w:color="auto" w:fill="FFFFFF" w:themeFill="background1"/>
          </w:tcPr>
          <w:p w14:paraId="78C0A38C" w14:textId="77777777" w:rsidR="009A7E8A" w:rsidRDefault="009A7E8A" w:rsidP="00A76ABC">
            <w:pPr>
              <w:spacing w:line="240" w:lineRule="atLeast"/>
              <w:jc w:val="left"/>
            </w:pPr>
            <w:r>
              <w:rPr>
                <w:rFonts w:hint="eastAsia"/>
              </w:rPr>
              <w:t>d</w:t>
            </w:r>
            <w:r>
              <w:t>atetime</w:t>
            </w:r>
          </w:p>
        </w:tc>
        <w:tc>
          <w:tcPr>
            <w:tcW w:w="992" w:type="dxa"/>
            <w:shd w:val="clear" w:color="auto" w:fill="FFFFFF" w:themeFill="background1"/>
          </w:tcPr>
          <w:p w14:paraId="114F1B10" w14:textId="77777777" w:rsidR="009A7E8A" w:rsidRDefault="009A7E8A" w:rsidP="00A76ABC">
            <w:pPr>
              <w:spacing w:line="240" w:lineRule="atLeast"/>
              <w:jc w:val="left"/>
            </w:pPr>
          </w:p>
        </w:tc>
        <w:tc>
          <w:tcPr>
            <w:tcW w:w="7804" w:type="dxa"/>
            <w:shd w:val="clear" w:color="auto" w:fill="FFFFFF" w:themeFill="background1"/>
          </w:tcPr>
          <w:p w14:paraId="22CDE931" w14:textId="77777777" w:rsidR="009A7E8A" w:rsidRDefault="009A7E8A" w:rsidP="00A76ABC">
            <w:pPr>
              <w:spacing w:line="240" w:lineRule="atLeast"/>
              <w:jc w:val="left"/>
            </w:pPr>
          </w:p>
        </w:tc>
      </w:tr>
      <w:tr w:rsidR="009A7E8A" w14:paraId="31859672" w14:textId="77777777" w:rsidTr="008F33D7">
        <w:trPr>
          <w:trHeight w:val="267"/>
        </w:trPr>
        <w:tc>
          <w:tcPr>
            <w:tcW w:w="1555" w:type="dxa"/>
            <w:shd w:val="clear" w:color="auto" w:fill="FFFFFF" w:themeFill="background1"/>
          </w:tcPr>
          <w:p w14:paraId="1A8187AA" w14:textId="77777777" w:rsidR="009A7E8A" w:rsidRDefault="009A7E8A" w:rsidP="00A76ABC">
            <w:pPr>
              <w:spacing w:line="240" w:lineRule="atLeast"/>
              <w:jc w:val="left"/>
            </w:pPr>
            <w:r>
              <w:rPr>
                <w:rFonts w:hint="eastAsia"/>
              </w:rPr>
              <w:t>修改时间</w:t>
            </w:r>
          </w:p>
        </w:tc>
        <w:tc>
          <w:tcPr>
            <w:tcW w:w="2664" w:type="dxa"/>
            <w:shd w:val="clear" w:color="auto" w:fill="FFFFFF" w:themeFill="background1"/>
          </w:tcPr>
          <w:p w14:paraId="763E577A" w14:textId="77777777" w:rsidR="009A7E8A" w:rsidRDefault="009A7E8A" w:rsidP="00A76ABC">
            <w:pPr>
              <w:spacing w:line="240" w:lineRule="atLeast"/>
              <w:jc w:val="left"/>
            </w:pPr>
            <w:r>
              <w:rPr>
                <w:rFonts w:hint="eastAsia"/>
              </w:rPr>
              <w:t>F</w:t>
            </w:r>
            <w:r>
              <w:t>_UpdateDatetime</w:t>
            </w:r>
          </w:p>
        </w:tc>
        <w:tc>
          <w:tcPr>
            <w:tcW w:w="2722" w:type="dxa"/>
            <w:shd w:val="clear" w:color="auto" w:fill="FFFFFF" w:themeFill="background1"/>
          </w:tcPr>
          <w:p w14:paraId="50AED18A" w14:textId="77777777" w:rsidR="009A7E8A" w:rsidRDefault="009A7E8A" w:rsidP="00A76ABC">
            <w:pPr>
              <w:spacing w:line="240" w:lineRule="atLeast"/>
              <w:jc w:val="left"/>
            </w:pPr>
            <w:r>
              <w:rPr>
                <w:rFonts w:hint="eastAsia"/>
              </w:rPr>
              <w:t>d</w:t>
            </w:r>
            <w:r>
              <w:t>atetime</w:t>
            </w:r>
          </w:p>
        </w:tc>
        <w:tc>
          <w:tcPr>
            <w:tcW w:w="992" w:type="dxa"/>
            <w:shd w:val="clear" w:color="auto" w:fill="FFFFFF" w:themeFill="background1"/>
          </w:tcPr>
          <w:p w14:paraId="5DA97C77" w14:textId="77777777" w:rsidR="009A7E8A" w:rsidRDefault="009A7E8A" w:rsidP="00A76ABC">
            <w:pPr>
              <w:spacing w:line="240" w:lineRule="atLeast"/>
              <w:jc w:val="left"/>
            </w:pPr>
          </w:p>
        </w:tc>
        <w:tc>
          <w:tcPr>
            <w:tcW w:w="7804" w:type="dxa"/>
            <w:shd w:val="clear" w:color="auto" w:fill="FFFFFF" w:themeFill="background1"/>
          </w:tcPr>
          <w:p w14:paraId="4A18B932" w14:textId="77777777" w:rsidR="009A7E8A" w:rsidRDefault="009A7E8A" w:rsidP="00A76ABC">
            <w:pPr>
              <w:spacing w:line="240" w:lineRule="atLeast"/>
              <w:jc w:val="left"/>
            </w:pPr>
          </w:p>
        </w:tc>
      </w:tr>
    </w:tbl>
    <w:p w14:paraId="68B87086" w14:textId="77777777" w:rsidR="009E452E" w:rsidRDefault="009E452E" w:rsidP="00A76ABC">
      <w:pPr>
        <w:spacing w:line="240" w:lineRule="atLeast"/>
        <w:jc w:val="left"/>
      </w:pPr>
    </w:p>
    <w:p w14:paraId="06C1B60D" w14:textId="77777777" w:rsidR="009E452E" w:rsidRDefault="00351587" w:rsidP="00A76ABC">
      <w:pPr>
        <w:pStyle w:val="4"/>
        <w:spacing w:line="240" w:lineRule="atLeast"/>
        <w:jc w:val="left"/>
      </w:pPr>
      <w:r>
        <w:rPr>
          <w:rFonts w:hint="eastAsia"/>
        </w:rPr>
        <w:t>促销范围表</w:t>
      </w:r>
      <w:r>
        <w:t>T_PromotionS</w:t>
      </w:r>
      <w:r>
        <w:rPr>
          <w:rFonts w:hint="eastAsia"/>
        </w:rPr>
        <w:t>c</w:t>
      </w:r>
      <w:r>
        <w:t>ope</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127"/>
        <w:gridCol w:w="1275"/>
        <w:gridCol w:w="1560"/>
        <w:gridCol w:w="6662"/>
      </w:tblGrid>
      <w:tr w:rsidR="009E452E" w14:paraId="741443BB" w14:textId="77777777" w:rsidTr="00A02EF3">
        <w:trPr>
          <w:trHeight w:val="255"/>
        </w:trPr>
        <w:tc>
          <w:tcPr>
            <w:tcW w:w="2263" w:type="dxa"/>
            <w:shd w:val="clear" w:color="auto" w:fill="FF0000"/>
          </w:tcPr>
          <w:p w14:paraId="5071BD61"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127" w:type="dxa"/>
            <w:shd w:val="clear" w:color="auto" w:fill="FF0000"/>
          </w:tcPr>
          <w:p w14:paraId="367B15F8"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275" w:type="dxa"/>
            <w:shd w:val="clear" w:color="auto" w:fill="FF0000"/>
          </w:tcPr>
          <w:p w14:paraId="2B069BDE"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560" w:type="dxa"/>
            <w:shd w:val="clear" w:color="auto" w:fill="FF0000"/>
          </w:tcPr>
          <w:p w14:paraId="37966625"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662" w:type="dxa"/>
            <w:shd w:val="clear" w:color="auto" w:fill="FF0000"/>
          </w:tcPr>
          <w:p w14:paraId="1FD972C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D2DCE97" w14:textId="77777777" w:rsidTr="00A02EF3">
        <w:trPr>
          <w:trHeight w:val="267"/>
        </w:trPr>
        <w:tc>
          <w:tcPr>
            <w:tcW w:w="2263" w:type="dxa"/>
          </w:tcPr>
          <w:p w14:paraId="4877532C" w14:textId="77777777" w:rsidR="009E452E" w:rsidRDefault="009E452E" w:rsidP="00A76ABC">
            <w:pPr>
              <w:spacing w:line="240" w:lineRule="atLeast"/>
              <w:jc w:val="left"/>
            </w:pPr>
          </w:p>
        </w:tc>
        <w:tc>
          <w:tcPr>
            <w:tcW w:w="2127" w:type="dxa"/>
          </w:tcPr>
          <w:p w14:paraId="24BE8ABD" w14:textId="77777777" w:rsidR="009E452E" w:rsidRDefault="00D67AD0" w:rsidP="00A76ABC">
            <w:pPr>
              <w:spacing w:line="240" w:lineRule="atLeast"/>
              <w:jc w:val="left"/>
            </w:pPr>
            <w:r>
              <w:rPr>
                <w:rFonts w:hint="eastAsia"/>
              </w:rPr>
              <w:t>F_</w:t>
            </w:r>
            <w:r>
              <w:t>ID</w:t>
            </w:r>
          </w:p>
        </w:tc>
        <w:tc>
          <w:tcPr>
            <w:tcW w:w="1275" w:type="dxa"/>
          </w:tcPr>
          <w:p w14:paraId="3CDD40A3" w14:textId="77777777" w:rsidR="009E452E" w:rsidRDefault="009E452E" w:rsidP="00A76ABC">
            <w:pPr>
              <w:spacing w:line="240" w:lineRule="atLeast"/>
              <w:jc w:val="left"/>
            </w:pPr>
          </w:p>
        </w:tc>
        <w:tc>
          <w:tcPr>
            <w:tcW w:w="1560" w:type="dxa"/>
          </w:tcPr>
          <w:p w14:paraId="0F058E1A" w14:textId="77777777" w:rsidR="009E452E" w:rsidRDefault="009E452E" w:rsidP="00A76ABC">
            <w:pPr>
              <w:spacing w:line="240" w:lineRule="atLeast"/>
              <w:jc w:val="left"/>
            </w:pPr>
          </w:p>
        </w:tc>
        <w:tc>
          <w:tcPr>
            <w:tcW w:w="6662" w:type="dxa"/>
          </w:tcPr>
          <w:p w14:paraId="63292999" w14:textId="77777777" w:rsidR="009E452E" w:rsidRDefault="009E452E" w:rsidP="00A76ABC">
            <w:pPr>
              <w:spacing w:line="240" w:lineRule="atLeast"/>
              <w:jc w:val="left"/>
            </w:pPr>
          </w:p>
        </w:tc>
      </w:tr>
      <w:tr w:rsidR="009E452E" w14:paraId="2272E53A" w14:textId="77777777" w:rsidTr="00A02EF3">
        <w:trPr>
          <w:trHeight w:val="255"/>
        </w:trPr>
        <w:tc>
          <w:tcPr>
            <w:tcW w:w="2263" w:type="dxa"/>
          </w:tcPr>
          <w:p w14:paraId="215B41F0" w14:textId="77777777" w:rsidR="009E452E" w:rsidRDefault="00D67AD0" w:rsidP="00A76ABC">
            <w:pPr>
              <w:spacing w:line="240" w:lineRule="atLeast"/>
              <w:jc w:val="left"/>
            </w:pPr>
            <w:r>
              <w:rPr>
                <w:rFonts w:hint="eastAsia"/>
              </w:rPr>
              <w:t>促销</w:t>
            </w:r>
            <w:r>
              <w:rPr>
                <w:rFonts w:hint="eastAsia"/>
              </w:rPr>
              <w:t>I</w:t>
            </w:r>
            <w:r>
              <w:t>D</w:t>
            </w:r>
          </w:p>
        </w:tc>
        <w:tc>
          <w:tcPr>
            <w:tcW w:w="2127" w:type="dxa"/>
          </w:tcPr>
          <w:p w14:paraId="44FD47D0" w14:textId="77777777" w:rsidR="009E452E" w:rsidRDefault="00D67AD0" w:rsidP="00A76ABC">
            <w:pPr>
              <w:spacing w:line="240" w:lineRule="atLeast"/>
              <w:jc w:val="left"/>
            </w:pPr>
            <w:r>
              <w:rPr>
                <w:rFonts w:hint="eastAsia"/>
              </w:rPr>
              <w:t>F</w:t>
            </w:r>
            <w:r>
              <w:t>_PromotionID</w:t>
            </w:r>
          </w:p>
        </w:tc>
        <w:tc>
          <w:tcPr>
            <w:tcW w:w="1275" w:type="dxa"/>
          </w:tcPr>
          <w:p w14:paraId="43B8D62C" w14:textId="77777777" w:rsidR="009E452E" w:rsidRDefault="009E452E" w:rsidP="00A76ABC">
            <w:pPr>
              <w:spacing w:line="240" w:lineRule="atLeast"/>
              <w:jc w:val="left"/>
            </w:pPr>
          </w:p>
        </w:tc>
        <w:tc>
          <w:tcPr>
            <w:tcW w:w="1560" w:type="dxa"/>
          </w:tcPr>
          <w:p w14:paraId="24FD2722" w14:textId="77777777" w:rsidR="009E452E" w:rsidRDefault="009E452E" w:rsidP="00A76ABC">
            <w:pPr>
              <w:spacing w:line="240" w:lineRule="atLeast"/>
              <w:jc w:val="left"/>
            </w:pPr>
          </w:p>
        </w:tc>
        <w:tc>
          <w:tcPr>
            <w:tcW w:w="6662" w:type="dxa"/>
          </w:tcPr>
          <w:p w14:paraId="1ED31254" w14:textId="77777777" w:rsidR="009E452E" w:rsidRDefault="009E452E" w:rsidP="00A76ABC">
            <w:pPr>
              <w:spacing w:line="240" w:lineRule="atLeast"/>
              <w:jc w:val="left"/>
            </w:pPr>
          </w:p>
        </w:tc>
      </w:tr>
      <w:tr w:rsidR="009E452E" w14:paraId="74E2BF93" w14:textId="77777777" w:rsidTr="00A02EF3">
        <w:trPr>
          <w:trHeight w:val="267"/>
        </w:trPr>
        <w:tc>
          <w:tcPr>
            <w:tcW w:w="2263" w:type="dxa"/>
          </w:tcPr>
          <w:p w14:paraId="2CD0AB34" w14:textId="77777777" w:rsidR="009E452E" w:rsidRDefault="00D67AD0" w:rsidP="00A76ABC">
            <w:pPr>
              <w:spacing w:line="240" w:lineRule="atLeast"/>
              <w:jc w:val="left"/>
              <w:rPr>
                <w:highlight w:val="yellow"/>
              </w:rPr>
            </w:pPr>
            <w:r>
              <w:rPr>
                <w:rFonts w:hint="eastAsia"/>
                <w:highlight w:val="yellow"/>
              </w:rPr>
              <w:t>商品</w:t>
            </w:r>
            <w:r>
              <w:rPr>
                <w:rFonts w:hint="eastAsia"/>
                <w:highlight w:val="yellow"/>
              </w:rPr>
              <w:t>ID</w:t>
            </w:r>
          </w:p>
        </w:tc>
        <w:tc>
          <w:tcPr>
            <w:tcW w:w="2127" w:type="dxa"/>
          </w:tcPr>
          <w:p w14:paraId="5C44A828" w14:textId="77777777" w:rsidR="009E452E" w:rsidRDefault="00D67AD0" w:rsidP="00A76ABC">
            <w:pPr>
              <w:spacing w:line="240" w:lineRule="atLeast"/>
              <w:jc w:val="left"/>
              <w:rPr>
                <w:highlight w:val="yellow"/>
              </w:rPr>
            </w:pPr>
            <w:r>
              <w:rPr>
                <w:rFonts w:hint="eastAsia"/>
                <w:highlight w:val="yellow"/>
              </w:rPr>
              <w:t>F</w:t>
            </w:r>
            <w:r>
              <w:rPr>
                <w:highlight w:val="yellow"/>
              </w:rPr>
              <w:t>_C</w:t>
            </w:r>
            <w:r>
              <w:rPr>
                <w:rFonts w:hint="eastAsia"/>
                <w:highlight w:val="yellow"/>
              </w:rPr>
              <w:t>omm</w:t>
            </w:r>
            <w:r>
              <w:rPr>
                <w:highlight w:val="yellow"/>
              </w:rPr>
              <w:t>odityID</w:t>
            </w:r>
          </w:p>
        </w:tc>
        <w:tc>
          <w:tcPr>
            <w:tcW w:w="1275" w:type="dxa"/>
          </w:tcPr>
          <w:p w14:paraId="50F3DE32" w14:textId="77777777" w:rsidR="009E452E" w:rsidRDefault="009E452E" w:rsidP="00A76ABC">
            <w:pPr>
              <w:spacing w:line="240" w:lineRule="atLeast"/>
              <w:jc w:val="left"/>
              <w:rPr>
                <w:highlight w:val="yellow"/>
              </w:rPr>
            </w:pPr>
          </w:p>
        </w:tc>
        <w:tc>
          <w:tcPr>
            <w:tcW w:w="1560" w:type="dxa"/>
          </w:tcPr>
          <w:p w14:paraId="36A011EF" w14:textId="77777777" w:rsidR="009E452E" w:rsidRDefault="008C3828" w:rsidP="00A76ABC">
            <w:pPr>
              <w:spacing w:line="240" w:lineRule="atLeast"/>
              <w:jc w:val="left"/>
              <w:rPr>
                <w:highlight w:val="yellow"/>
              </w:rPr>
            </w:pPr>
            <w:r>
              <w:rPr>
                <w:highlight w:val="yellow"/>
              </w:rPr>
              <w:t xml:space="preserve">NOT </w:t>
            </w:r>
            <w:r w:rsidR="00D67AD0">
              <w:rPr>
                <w:highlight w:val="yellow"/>
              </w:rPr>
              <w:t>NULL</w:t>
            </w:r>
          </w:p>
        </w:tc>
        <w:tc>
          <w:tcPr>
            <w:tcW w:w="6662" w:type="dxa"/>
          </w:tcPr>
          <w:p w14:paraId="35DCDBA3" w14:textId="77777777" w:rsidR="009E452E" w:rsidRDefault="003E7FBA" w:rsidP="00A76ABC">
            <w:pPr>
              <w:spacing w:line="240" w:lineRule="atLeast"/>
              <w:jc w:val="left"/>
              <w:rPr>
                <w:highlight w:val="yellow"/>
              </w:rPr>
            </w:pPr>
            <w:r>
              <w:rPr>
                <w:rFonts w:hint="eastAsia"/>
                <w:highlight w:val="yellow"/>
              </w:rPr>
              <w:t>限定为单品</w:t>
            </w:r>
          </w:p>
        </w:tc>
      </w:tr>
      <w:tr w:rsidR="009E452E" w14:paraId="121BD005" w14:textId="77777777" w:rsidTr="00FA5048">
        <w:trPr>
          <w:trHeight w:val="255"/>
        </w:trPr>
        <w:tc>
          <w:tcPr>
            <w:tcW w:w="2263" w:type="dxa"/>
            <w:shd w:val="clear" w:color="auto" w:fill="FFC000"/>
          </w:tcPr>
          <w:p w14:paraId="39DC4F8E" w14:textId="77777777" w:rsidR="009E452E" w:rsidRPr="003E7FBA" w:rsidRDefault="00426008" w:rsidP="00A76ABC">
            <w:pPr>
              <w:spacing w:line="240" w:lineRule="atLeast"/>
              <w:jc w:val="left"/>
            </w:pPr>
            <w:r>
              <w:rPr>
                <w:rFonts w:hint="eastAsia"/>
              </w:rPr>
              <w:t>商品名称</w:t>
            </w:r>
          </w:p>
        </w:tc>
        <w:tc>
          <w:tcPr>
            <w:tcW w:w="2127" w:type="dxa"/>
            <w:shd w:val="clear" w:color="auto" w:fill="FFC000"/>
          </w:tcPr>
          <w:p w14:paraId="53E4DCD1" w14:textId="77777777" w:rsidR="009E452E" w:rsidRDefault="00426008" w:rsidP="00A76ABC">
            <w:pPr>
              <w:spacing w:line="240" w:lineRule="atLeast"/>
              <w:jc w:val="left"/>
            </w:pPr>
            <w:r>
              <w:rPr>
                <w:rFonts w:hint="eastAsia"/>
              </w:rPr>
              <w:t>F</w:t>
            </w:r>
            <w:r>
              <w:t>_CommodityName</w:t>
            </w:r>
          </w:p>
        </w:tc>
        <w:tc>
          <w:tcPr>
            <w:tcW w:w="1275" w:type="dxa"/>
            <w:shd w:val="clear" w:color="auto" w:fill="FFC000"/>
          </w:tcPr>
          <w:p w14:paraId="0DF81CCA" w14:textId="77777777" w:rsidR="009E452E" w:rsidRDefault="00426008" w:rsidP="00A76ABC">
            <w:pPr>
              <w:spacing w:line="240" w:lineRule="atLeast"/>
              <w:jc w:val="left"/>
            </w:pPr>
            <w:r>
              <w:t>Varchar(32) not null</w:t>
            </w:r>
          </w:p>
        </w:tc>
        <w:tc>
          <w:tcPr>
            <w:tcW w:w="1560" w:type="dxa"/>
            <w:shd w:val="clear" w:color="auto" w:fill="FFC000"/>
          </w:tcPr>
          <w:p w14:paraId="02752337" w14:textId="77777777" w:rsidR="009E452E" w:rsidRDefault="009E452E" w:rsidP="00A76ABC">
            <w:pPr>
              <w:spacing w:line="240" w:lineRule="atLeast"/>
              <w:jc w:val="left"/>
            </w:pPr>
          </w:p>
        </w:tc>
        <w:tc>
          <w:tcPr>
            <w:tcW w:w="6662" w:type="dxa"/>
            <w:shd w:val="clear" w:color="auto" w:fill="FFC000"/>
          </w:tcPr>
          <w:p w14:paraId="62D4A070" w14:textId="77777777" w:rsidR="009E452E" w:rsidRDefault="00426008" w:rsidP="00A76ABC">
            <w:pPr>
              <w:spacing w:line="240" w:lineRule="atLeast"/>
              <w:jc w:val="left"/>
            </w:pPr>
            <w:r>
              <w:rPr>
                <w:rFonts w:hint="eastAsia"/>
              </w:rPr>
              <w:t>创建指定范围的促销时，将此时的商品名称插入到本字段中保留。此后不管</w:t>
            </w:r>
            <w:r>
              <w:rPr>
                <w:rFonts w:hint="eastAsia"/>
              </w:rPr>
              <w:t>T_</w:t>
            </w:r>
            <w:r>
              <w:t>Commodity</w:t>
            </w:r>
            <w:r>
              <w:rPr>
                <w:rFonts w:hint="eastAsia"/>
              </w:rPr>
              <w:t>中的名称如何变化，此处不变</w:t>
            </w:r>
            <w:r w:rsidR="0054291D">
              <w:rPr>
                <w:rFonts w:hint="eastAsia"/>
              </w:rPr>
              <w:t>，即“保持历史原貌”</w:t>
            </w:r>
          </w:p>
        </w:tc>
      </w:tr>
    </w:tbl>
    <w:p w14:paraId="50080670" w14:textId="77777777" w:rsidR="009E452E" w:rsidRDefault="009E452E" w:rsidP="00A76ABC">
      <w:pPr>
        <w:spacing w:line="240" w:lineRule="atLeast"/>
        <w:jc w:val="left"/>
      </w:pPr>
    </w:p>
    <w:p w14:paraId="5EEBE07C" w14:textId="77777777" w:rsidR="009E452E" w:rsidRDefault="00941B8C" w:rsidP="00A76ABC">
      <w:pPr>
        <w:spacing w:line="240" w:lineRule="atLeast"/>
        <w:jc w:val="left"/>
      </w:pPr>
      <w:r>
        <w:rPr>
          <w:rFonts w:hint="eastAsia"/>
        </w:rPr>
        <w:t>零售单的促销的计算过程参考</w:t>
      </w:r>
      <w:hyperlink w:anchor="_零售单促销表T_RetailTradePromoting" w:history="1">
        <w:r w:rsidRPr="00941B8C">
          <w:rPr>
            <w:rStyle w:val="ad"/>
            <w:rFonts w:hint="eastAsia"/>
          </w:rPr>
          <w:t>零售单促销表</w:t>
        </w:r>
        <w:r w:rsidRPr="00941B8C">
          <w:rPr>
            <w:rStyle w:val="ad"/>
          </w:rPr>
          <w:t>T_RetailTradePromoting</w:t>
        </w:r>
      </w:hyperlink>
      <w:r>
        <w:rPr>
          <w:rFonts w:hint="eastAsia"/>
        </w:rPr>
        <w:t>。</w:t>
      </w:r>
    </w:p>
    <w:p w14:paraId="1A0FE12C" w14:textId="77777777" w:rsidR="00941B8C" w:rsidRDefault="00941B8C" w:rsidP="00A76ABC">
      <w:pPr>
        <w:spacing w:line="240" w:lineRule="atLeast"/>
        <w:jc w:val="left"/>
      </w:pPr>
    </w:p>
    <w:p w14:paraId="6E3E0C94" w14:textId="77777777" w:rsidR="009E452E" w:rsidRDefault="00D67AD0" w:rsidP="00A76ABC">
      <w:pPr>
        <w:pStyle w:val="3"/>
        <w:spacing w:line="240" w:lineRule="atLeast"/>
        <w:jc w:val="left"/>
      </w:pPr>
      <w:bookmarkStart w:id="357" w:name="_99.1.16_销售目标"/>
      <w:bookmarkStart w:id="358" w:name="_Toc50496781"/>
      <w:bookmarkEnd w:id="357"/>
      <w:r>
        <w:rPr>
          <w:rFonts w:hint="eastAsia"/>
        </w:rPr>
        <w:t>销售目标</w:t>
      </w:r>
      <w:bookmarkEnd w:id="358"/>
    </w:p>
    <w:p w14:paraId="5D75816D" w14:textId="77777777" w:rsidR="009E452E" w:rsidRDefault="00D67AD0" w:rsidP="00A76ABC">
      <w:pPr>
        <w:pStyle w:val="4"/>
        <w:spacing w:line="240" w:lineRule="atLeast"/>
        <w:jc w:val="left"/>
      </w:pPr>
      <w:r>
        <w:rPr>
          <w:rFonts w:hint="eastAsia"/>
        </w:rPr>
        <w:t>年销售目标</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1367B2C4" w14:textId="77777777">
        <w:trPr>
          <w:trHeight w:val="255"/>
        </w:trPr>
        <w:tc>
          <w:tcPr>
            <w:tcW w:w="1836" w:type="dxa"/>
            <w:shd w:val="clear" w:color="auto" w:fill="FF0000"/>
          </w:tcPr>
          <w:p w14:paraId="7FF30F95"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AA9B0EE"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4AF56038"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4279224E"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3C25DBA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58FAC6DD" w14:textId="77777777">
        <w:trPr>
          <w:trHeight w:val="267"/>
        </w:trPr>
        <w:tc>
          <w:tcPr>
            <w:tcW w:w="1836" w:type="dxa"/>
          </w:tcPr>
          <w:p w14:paraId="0C41C5AC" w14:textId="77777777" w:rsidR="009E452E" w:rsidRDefault="00D67AD0" w:rsidP="00A76ABC">
            <w:pPr>
              <w:spacing w:line="240" w:lineRule="atLeast"/>
              <w:jc w:val="left"/>
            </w:pPr>
            <w:r>
              <w:rPr>
                <w:rFonts w:hint="eastAsia"/>
              </w:rPr>
              <w:t>ID</w:t>
            </w:r>
          </w:p>
        </w:tc>
        <w:tc>
          <w:tcPr>
            <w:tcW w:w="2218" w:type="dxa"/>
          </w:tcPr>
          <w:p w14:paraId="5249215D" w14:textId="77777777" w:rsidR="009E452E" w:rsidRDefault="00D67AD0" w:rsidP="00A76ABC">
            <w:pPr>
              <w:spacing w:line="240" w:lineRule="atLeast"/>
              <w:jc w:val="left"/>
            </w:pPr>
            <w:r>
              <w:rPr>
                <w:rFonts w:hint="eastAsia"/>
              </w:rPr>
              <w:t>F_</w:t>
            </w:r>
            <w:r>
              <w:t>ID</w:t>
            </w:r>
          </w:p>
        </w:tc>
        <w:tc>
          <w:tcPr>
            <w:tcW w:w="2218" w:type="dxa"/>
          </w:tcPr>
          <w:p w14:paraId="5A91CA5F" w14:textId="77777777" w:rsidR="009E452E" w:rsidRDefault="009E452E" w:rsidP="00A76ABC">
            <w:pPr>
              <w:spacing w:line="240" w:lineRule="atLeast"/>
              <w:jc w:val="left"/>
            </w:pPr>
          </w:p>
        </w:tc>
        <w:tc>
          <w:tcPr>
            <w:tcW w:w="1177" w:type="dxa"/>
          </w:tcPr>
          <w:p w14:paraId="260D7355" w14:textId="77777777" w:rsidR="009E452E" w:rsidRDefault="009E452E" w:rsidP="00A76ABC">
            <w:pPr>
              <w:spacing w:line="240" w:lineRule="atLeast"/>
              <w:jc w:val="left"/>
            </w:pPr>
          </w:p>
        </w:tc>
        <w:tc>
          <w:tcPr>
            <w:tcW w:w="3781" w:type="dxa"/>
          </w:tcPr>
          <w:p w14:paraId="6D0E4F08" w14:textId="77777777" w:rsidR="009E452E" w:rsidRDefault="009E452E" w:rsidP="00A76ABC">
            <w:pPr>
              <w:spacing w:line="240" w:lineRule="atLeast"/>
              <w:jc w:val="left"/>
            </w:pPr>
          </w:p>
        </w:tc>
      </w:tr>
      <w:tr w:rsidR="009E452E" w14:paraId="27D5C663" w14:textId="77777777">
        <w:trPr>
          <w:trHeight w:val="267"/>
        </w:trPr>
        <w:tc>
          <w:tcPr>
            <w:tcW w:w="1836" w:type="dxa"/>
          </w:tcPr>
          <w:p w14:paraId="27ABE7ED" w14:textId="77777777" w:rsidR="009E452E" w:rsidRDefault="00D67AD0" w:rsidP="00A76ABC">
            <w:pPr>
              <w:spacing w:line="240" w:lineRule="atLeast"/>
              <w:jc w:val="left"/>
            </w:pPr>
            <w:r>
              <w:rPr>
                <w:rFonts w:hint="eastAsia"/>
              </w:rPr>
              <w:t>机构编码</w:t>
            </w:r>
          </w:p>
        </w:tc>
        <w:tc>
          <w:tcPr>
            <w:tcW w:w="2218" w:type="dxa"/>
          </w:tcPr>
          <w:p w14:paraId="08ED2832" w14:textId="77777777" w:rsidR="009E452E" w:rsidRDefault="009E452E" w:rsidP="00A76ABC">
            <w:pPr>
              <w:spacing w:line="240" w:lineRule="atLeast"/>
              <w:jc w:val="left"/>
            </w:pPr>
          </w:p>
        </w:tc>
        <w:tc>
          <w:tcPr>
            <w:tcW w:w="2218" w:type="dxa"/>
          </w:tcPr>
          <w:p w14:paraId="0D2BC961" w14:textId="77777777" w:rsidR="009E452E" w:rsidRDefault="009E452E" w:rsidP="00A76ABC">
            <w:pPr>
              <w:spacing w:line="240" w:lineRule="atLeast"/>
              <w:jc w:val="left"/>
            </w:pPr>
          </w:p>
        </w:tc>
        <w:tc>
          <w:tcPr>
            <w:tcW w:w="1177" w:type="dxa"/>
          </w:tcPr>
          <w:p w14:paraId="63D93F17" w14:textId="77777777" w:rsidR="009E452E" w:rsidRDefault="009E452E" w:rsidP="00A76ABC">
            <w:pPr>
              <w:spacing w:line="240" w:lineRule="atLeast"/>
              <w:jc w:val="left"/>
            </w:pPr>
          </w:p>
        </w:tc>
        <w:tc>
          <w:tcPr>
            <w:tcW w:w="3781" w:type="dxa"/>
          </w:tcPr>
          <w:p w14:paraId="20563FAE" w14:textId="77777777" w:rsidR="009E452E" w:rsidRDefault="009E452E" w:rsidP="00A76ABC">
            <w:pPr>
              <w:spacing w:line="240" w:lineRule="atLeast"/>
              <w:jc w:val="left"/>
            </w:pPr>
          </w:p>
        </w:tc>
      </w:tr>
      <w:tr w:rsidR="009E452E" w14:paraId="360B1597" w14:textId="77777777">
        <w:trPr>
          <w:trHeight w:val="267"/>
        </w:trPr>
        <w:tc>
          <w:tcPr>
            <w:tcW w:w="1836" w:type="dxa"/>
          </w:tcPr>
          <w:p w14:paraId="4F288514" w14:textId="77777777" w:rsidR="009E452E" w:rsidRDefault="00D67AD0" w:rsidP="00A76ABC">
            <w:pPr>
              <w:spacing w:line="240" w:lineRule="atLeast"/>
              <w:jc w:val="left"/>
            </w:pPr>
            <w:r>
              <w:rPr>
                <w:rFonts w:hint="eastAsia"/>
              </w:rPr>
              <w:t>机构名称</w:t>
            </w:r>
          </w:p>
        </w:tc>
        <w:tc>
          <w:tcPr>
            <w:tcW w:w="2218" w:type="dxa"/>
          </w:tcPr>
          <w:p w14:paraId="6086242F" w14:textId="77777777" w:rsidR="009E452E" w:rsidRDefault="009E452E" w:rsidP="00A76ABC">
            <w:pPr>
              <w:spacing w:line="240" w:lineRule="atLeast"/>
              <w:jc w:val="left"/>
            </w:pPr>
          </w:p>
        </w:tc>
        <w:tc>
          <w:tcPr>
            <w:tcW w:w="2218" w:type="dxa"/>
          </w:tcPr>
          <w:p w14:paraId="152709B3" w14:textId="77777777" w:rsidR="009E452E" w:rsidRDefault="009E452E" w:rsidP="00A76ABC">
            <w:pPr>
              <w:spacing w:line="240" w:lineRule="atLeast"/>
              <w:jc w:val="left"/>
            </w:pPr>
          </w:p>
        </w:tc>
        <w:tc>
          <w:tcPr>
            <w:tcW w:w="1177" w:type="dxa"/>
          </w:tcPr>
          <w:p w14:paraId="15ABDDB7" w14:textId="77777777" w:rsidR="009E452E" w:rsidRDefault="009E452E" w:rsidP="00A76ABC">
            <w:pPr>
              <w:spacing w:line="240" w:lineRule="atLeast"/>
              <w:jc w:val="left"/>
            </w:pPr>
          </w:p>
        </w:tc>
        <w:tc>
          <w:tcPr>
            <w:tcW w:w="3781" w:type="dxa"/>
          </w:tcPr>
          <w:p w14:paraId="7D65661B" w14:textId="77777777" w:rsidR="009E452E" w:rsidRDefault="009E452E" w:rsidP="00A76ABC">
            <w:pPr>
              <w:spacing w:line="240" w:lineRule="atLeast"/>
              <w:jc w:val="left"/>
            </w:pPr>
          </w:p>
        </w:tc>
      </w:tr>
      <w:tr w:rsidR="009E452E" w14:paraId="01D1B96E" w14:textId="77777777">
        <w:trPr>
          <w:trHeight w:val="267"/>
        </w:trPr>
        <w:tc>
          <w:tcPr>
            <w:tcW w:w="1836" w:type="dxa"/>
          </w:tcPr>
          <w:p w14:paraId="62481E64" w14:textId="77777777" w:rsidR="009E452E" w:rsidRDefault="00D67AD0" w:rsidP="00A76ABC">
            <w:pPr>
              <w:spacing w:line="240" w:lineRule="atLeast"/>
              <w:jc w:val="left"/>
            </w:pPr>
            <w:r>
              <w:rPr>
                <w:rFonts w:hint="eastAsia"/>
              </w:rPr>
              <w:t>年份</w:t>
            </w:r>
          </w:p>
        </w:tc>
        <w:tc>
          <w:tcPr>
            <w:tcW w:w="2218" w:type="dxa"/>
          </w:tcPr>
          <w:p w14:paraId="03C2C8AF" w14:textId="77777777" w:rsidR="009E452E" w:rsidRDefault="009E452E" w:rsidP="00A76ABC">
            <w:pPr>
              <w:spacing w:line="240" w:lineRule="atLeast"/>
              <w:jc w:val="left"/>
            </w:pPr>
          </w:p>
        </w:tc>
        <w:tc>
          <w:tcPr>
            <w:tcW w:w="2218" w:type="dxa"/>
          </w:tcPr>
          <w:p w14:paraId="629999B2" w14:textId="77777777" w:rsidR="009E452E" w:rsidRDefault="009E452E" w:rsidP="00A76ABC">
            <w:pPr>
              <w:spacing w:line="240" w:lineRule="atLeast"/>
              <w:jc w:val="left"/>
            </w:pPr>
          </w:p>
        </w:tc>
        <w:tc>
          <w:tcPr>
            <w:tcW w:w="1177" w:type="dxa"/>
          </w:tcPr>
          <w:p w14:paraId="39AA1D61" w14:textId="77777777" w:rsidR="009E452E" w:rsidRDefault="009E452E" w:rsidP="00A76ABC">
            <w:pPr>
              <w:spacing w:line="240" w:lineRule="atLeast"/>
              <w:jc w:val="left"/>
            </w:pPr>
          </w:p>
        </w:tc>
        <w:tc>
          <w:tcPr>
            <w:tcW w:w="3781" w:type="dxa"/>
          </w:tcPr>
          <w:p w14:paraId="4E35D24D" w14:textId="77777777" w:rsidR="009E452E" w:rsidRDefault="009E452E" w:rsidP="00A76ABC">
            <w:pPr>
              <w:spacing w:line="240" w:lineRule="atLeast"/>
              <w:jc w:val="left"/>
            </w:pPr>
          </w:p>
        </w:tc>
      </w:tr>
      <w:tr w:rsidR="009E452E" w14:paraId="3DAA87C0" w14:textId="77777777">
        <w:trPr>
          <w:trHeight w:val="267"/>
        </w:trPr>
        <w:tc>
          <w:tcPr>
            <w:tcW w:w="1836" w:type="dxa"/>
          </w:tcPr>
          <w:p w14:paraId="65C36230" w14:textId="77777777" w:rsidR="009E452E" w:rsidRDefault="00D67AD0" w:rsidP="00A76ABC">
            <w:pPr>
              <w:spacing w:line="240" w:lineRule="atLeast"/>
              <w:jc w:val="left"/>
            </w:pPr>
            <w:r>
              <w:rPr>
                <w:rFonts w:hint="eastAsia"/>
              </w:rPr>
              <w:t>销售目标金额</w:t>
            </w:r>
          </w:p>
        </w:tc>
        <w:tc>
          <w:tcPr>
            <w:tcW w:w="2218" w:type="dxa"/>
          </w:tcPr>
          <w:p w14:paraId="139AB23F" w14:textId="77777777" w:rsidR="009E452E" w:rsidRDefault="009E452E" w:rsidP="00A76ABC">
            <w:pPr>
              <w:spacing w:line="240" w:lineRule="atLeast"/>
              <w:jc w:val="left"/>
            </w:pPr>
          </w:p>
        </w:tc>
        <w:tc>
          <w:tcPr>
            <w:tcW w:w="2218" w:type="dxa"/>
          </w:tcPr>
          <w:p w14:paraId="30B4C718" w14:textId="77777777" w:rsidR="009E452E" w:rsidRDefault="009E452E" w:rsidP="00A76ABC">
            <w:pPr>
              <w:spacing w:line="240" w:lineRule="atLeast"/>
              <w:jc w:val="left"/>
            </w:pPr>
          </w:p>
        </w:tc>
        <w:tc>
          <w:tcPr>
            <w:tcW w:w="1177" w:type="dxa"/>
          </w:tcPr>
          <w:p w14:paraId="2246C401" w14:textId="77777777" w:rsidR="009E452E" w:rsidRDefault="009E452E" w:rsidP="00A76ABC">
            <w:pPr>
              <w:spacing w:line="240" w:lineRule="atLeast"/>
              <w:jc w:val="left"/>
            </w:pPr>
          </w:p>
        </w:tc>
        <w:tc>
          <w:tcPr>
            <w:tcW w:w="3781" w:type="dxa"/>
          </w:tcPr>
          <w:p w14:paraId="0FDA1D81" w14:textId="77777777" w:rsidR="009E452E" w:rsidRDefault="009E452E" w:rsidP="00A76ABC">
            <w:pPr>
              <w:spacing w:line="240" w:lineRule="atLeast"/>
              <w:jc w:val="left"/>
            </w:pPr>
          </w:p>
        </w:tc>
      </w:tr>
    </w:tbl>
    <w:p w14:paraId="522698D5" w14:textId="77777777" w:rsidR="009E452E" w:rsidRDefault="009E452E" w:rsidP="00A76ABC">
      <w:pPr>
        <w:spacing w:line="240" w:lineRule="atLeast"/>
        <w:jc w:val="left"/>
      </w:pPr>
    </w:p>
    <w:p w14:paraId="2DC1F32E" w14:textId="77777777" w:rsidR="009E452E" w:rsidRDefault="00D67AD0" w:rsidP="00A76ABC">
      <w:pPr>
        <w:pStyle w:val="4"/>
        <w:spacing w:line="240" w:lineRule="atLeast"/>
        <w:jc w:val="left"/>
      </w:pPr>
      <w:r>
        <w:rPr>
          <w:rFonts w:hint="eastAsia"/>
        </w:rPr>
        <w:t>月销售目标</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02BDAE05" w14:textId="77777777">
        <w:trPr>
          <w:trHeight w:val="255"/>
        </w:trPr>
        <w:tc>
          <w:tcPr>
            <w:tcW w:w="1836" w:type="dxa"/>
            <w:shd w:val="clear" w:color="auto" w:fill="FF0000"/>
          </w:tcPr>
          <w:p w14:paraId="049AF059"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703487E"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6400F285"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1364D5F9"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1E717C63"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3ED83B15" w14:textId="77777777">
        <w:trPr>
          <w:trHeight w:val="267"/>
        </w:trPr>
        <w:tc>
          <w:tcPr>
            <w:tcW w:w="1836" w:type="dxa"/>
          </w:tcPr>
          <w:p w14:paraId="41C9B74E" w14:textId="77777777" w:rsidR="009E452E" w:rsidRDefault="00D67AD0" w:rsidP="00A76ABC">
            <w:pPr>
              <w:spacing w:line="240" w:lineRule="atLeast"/>
              <w:jc w:val="left"/>
            </w:pPr>
            <w:r>
              <w:rPr>
                <w:rFonts w:hint="eastAsia"/>
              </w:rPr>
              <w:t>ID</w:t>
            </w:r>
          </w:p>
        </w:tc>
        <w:tc>
          <w:tcPr>
            <w:tcW w:w="2218" w:type="dxa"/>
          </w:tcPr>
          <w:p w14:paraId="7289FBBC" w14:textId="77777777" w:rsidR="009E452E" w:rsidRDefault="00D67AD0" w:rsidP="00A76ABC">
            <w:pPr>
              <w:spacing w:line="240" w:lineRule="atLeast"/>
              <w:jc w:val="left"/>
            </w:pPr>
            <w:r>
              <w:rPr>
                <w:rFonts w:hint="eastAsia"/>
              </w:rPr>
              <w:t>F_</w:t>
            </w:r>
            <w:r>
              <w:t>ID</w:t>
            </w:r>
          </w:p>
        </w:tc>
        <w:tc>
          <w:tcPr>
            <w:tcW w:w="2218" w:type="dxa"/>
          </w:tcPr>
          <w:p w14:paraId="328B4852" w14:textId="77777777" w:rsidR="009E452E" w:rsidRDefault="009E452E" w:rsidP="00A76ABC">
            <w:pPr>
              <w:spacing w:line="240" w:lineRule="atLeast"/>
              <w:jc w:val="left"/>
            </w:pPr>
          </w:p>
        </w:tc>
        <w:tc>
          <w:tcPr>
            <w:tcW w:w="1177" w:type="dxa"/>
          </w:tcPr>
          <w:p w14:paraId="2462305B" w14:textId="77777777" w:rsidR="009E452E" w:rsidRDefault="009E452E" w:rsidP="00A76ABC">
            <w:pPr>
              <w:spacing w:line="240" w:lineRule="atLeast"/>
              <w:jc w:val="left"/>
            </w:pPr>
          </w:p>
        </w:tc>
        <w:tc>
          <w:tcPr>
            <w:tcW w:w="3781" w:type="dxa"/>
          </w:tcPr>
          <w:p w14:paraId="65E5E03C" w14:textId="77777777" w:rsidR="009E452E" w:rsidRDefault="009E452E" w:rsidP="00A76ABC">
            <w:pPr>
              <w:spacing w:line="240" w:lineRule="atLeast"/>
              <w:jc w:val="left"/>
            </w:pPr>
          </w:p>
        </w:tc>
      </w:tr>
      <w:tr w:rsidR="009E452E" w14:paraId="658E6E44" w14:textId="77777777">
        <w:trPr>
          <w:trHeight w:val="267"/>
        </w:trPr>
        <w:tc>
          <w:tcPr>
            <w:tcW w:w="1836" w:type="dxa"/>
          </w:tcPr>
          <w:p w14:paraId="085F73F1" w14:textId="77777777" w:rsidR="009E452E" w:rsidRDefault="00D67AD0" w:rsidP="00A76ABC">
            <w:pPr>
              <w:spacing w:line="240" w:lineRule="atLeast"/>
              <w:jc w:val="left"/>
            </w:pPr>
            <w:r>
              <w:rPr>
                <w:rFonts w:hint="eastAsia"/>
              </w:rPr>
              <w:t>机构编码</w:t>
            </w:r>
          </w:p>
        </w:tc>
        <w:tc>
          <w:tcPr>
            <w:tcW w:w="2218" w:type="dxa"/>
          </w:tcPr>
          <w:p w14:paraId="50EF99D3" w14:textId="77777777" w:rsidR="009E452E" w:rsidRDefault="009E452E" w:rsidP="00A76ABC">
            <w:pPr>
              <w:spacing w:line="240" w:lineRule="atLeast"/>
              <w:jc w:val="left"/>
            </w:pPr>
          </w:p>
        </w:tc>
        <w:tc>
          <w:tcPr>
            <w:tcW w:w="2218" w:type="dxa"/>
          </w:tcPr>
          <w:p w14:paraId="12ED131D" w14:textId="77777777" w:rsidR="009E452E" w:rsidRDefault="009E452E" w:rsidP="00A76ABC">
            <w:pPr>
              <w:spacing w:line="240" w:lineRule="atLeast"/>
              <w:jc w:val="left"/>
            </w:pPr>
          </w:p>
        </w:tc>
        <w:tc>
          <w:tcPr>
            <w:tcW w:w="1177" w:type="dxa"/>
          </w:tcPr>
          <w:p w14:paraId="2C0302BF" w14:textId="77777777" w:rsidR="009E452E" w:rsidRDefault="009E452E" w:rsidP="00A76ABC">
            <w:pPr>
              <w:spacing w:line="240" w:lineRule="atLeast"/>
              <w:jc w:val="left"/>
            </w:pPr>
          </w:p>
        </w:tc>
        <w:tc>
          <w:tcPr>
            <w:tcW w:w="3781" w:type="dxa"/>
          </w:tcPr>
          <w:p w14:paraId="0A8D309B" w14:textId="77777777" w:rsidR="009E452E" w:rsidRDefault="009E452E" w:rsidP="00A76ABC">
            <w:pPr>
              <w:spacing w:line="240" w:lineRule="atLeast"/>
              <w:jc w:val="left"/>
            </w:pPr>
          </w:p>
        </w:tc>
      </w:tr>
      <w:tr w:rsidR="009E452E" w14:paraId="6E2FA301" w14:textId="77777777">
        <w:trPr>
          <w:trHeight w:val="267"/>
        </w:trPr>
        <w:tc>
          <w:tcPr>
            <w:tcW w:w="1836" w:type="dxa"/>
          </w:tcPr>
          <w:p w14:paraId="24291D3E" w14:textId="77777777" w:rsidR="009E452E" w:rsidRDefault="00D67AD0" w:rsidP="00A76ABC">
            <w:pPr>
              <w:spacing w:line="240" w:lineRule="atLeast"/>
              <w:jc w:val="left"/>
            </w:pPr>
            <w:r>
              <w:rPr>
                <w:rFonts w:hint="eastAsia"/>
              </w:rPr>
              <w:t>机构名称</w:t>
            </w:r>
          </w:p>
        </w:tc>
        <w:tc>
          <w:tcPr>
            <w:tcW w:w="2218" w:type="dxa"/>
          </w:tcPr>
          <w:p w14:paraId="585394A3" w14:textId="77777777" w:rsidR="009E452E" w:rsidRDefault="009E452E" w:rsidP="00A76ABC">
            <w:pPr>
              <w:spacing w:line="240" w:lineRule="atLeast"/>
              <w:jc w:val="left"/>
            </w:pPr>
          </w:p>
        </w:tc>
        <w:tc>
          <w:tcPr>
            <w:tcW w:w="2218" w:type="dxa"/>
          </w:tcPr>
          <w:p w14:paraId="197A0523" w14:textId="77777777" w:rsidR="009E452E" w:rsidRDefault="009E452E" w:rsidP="00A76ABC">
            <w:pPr>
              <w:spacing w:line="240" w:lineRule="atLeast"/>
              <w:jc w:val="left"/>
            </w:pPr>
          </w:p>
        </w:tc>
        <w:tc>
          <w:tcPr>
            <w:tcW w:w="1177" w:type="dxa"/>
          </w:tcPr>
          <w:p w14:paraId="7923D3F9" w14:textId="77777777" w:rsidR="009E452E" w:rsidRDefault="009E452E" w:rsidP="00A76ABC">
            <w:pPr>
              <w:spacing w:line="240" w:lineRule="atLeast"/>
              <w:jc w:val="left"/>
            </w:pPr>
          </w:p>
        </w:tc>
        <w:tc>
          <w:tcPr>
            <w:tcW w:w="3781" w:type="dxa"/>
          </w:tcPr>
          <w:p w14:paraId="6E87E380" w14:textId="77777777" w:rsidR="009E452E" w:rsidRDefault="009E452E" w:rsidP="00A76ABC">
            <w:pPr>
              <w:spacing w:line="240" w:lineRule="atLeast"/>
              <w:jc w:val="left"/>
            </w:pPr>
          </w:p>
        </w:tc>
      </w:tr>
      <w:tr w:rsidR="009E452E" w14:paraId="2BBC8B8A" w14:textId="77777777">
        <w:trPr>
          <w:trHeight w:val="267"/>
        </w:trPr>
        <w:tc>
          <w:tcPr>
            <w:tcW w:w="1836" w:type="dxa"/>
          </w:tcPr>
          <w:p w14:paraId="348D40CB" w14:textId="77777777" w:rsidR="009E452E" w:rsidRDefault="00D67AD0" w:rsidP="00A76ABC">
            <w:pPr>
              <w:spacing w:line="240" w:lineRule="atLeast"/>
              <w:jc w:val="left"/>
            </w:pPr>
            <w:r>
              <w:rPr>
                <w:rFonts w:hint="eastAsia"/>
              </w:rPr>
              <w:t>年月</w:t>
            </w:r>
          </w:p>
        </w:tc>
        <w:tc>
          <w:tcPr>
            <w:tcW w:w="2218" w:type="dxa"/>
          </w:tcPr>
          <w:p w14:paraId="29FB8716" w14:textId="77777777" w:rsidR="009E452E" w:rsidRDefault="009E452E" w:rsidP="00A76ABC">
            <w:pPr>
              <w:spacing w:line="240" w:lineRule="atLeast"/>
              <w:jc w:val="left"/>
            </w:pPr>
          </w:p>
        </w:tc>
        <w:tc>
          <w:tcPr>
            <w:tcW w:w="2218" w:type="dxa"/>
          </w:tcPr>
          <w:p w14:paraId="317A1A94" w14:textId="77777777" w:rsidR="009E452E" w:rsidRDefault="009E452E" w:rsidP="00A76ABC">
            <w:pPr>
              <w:spacing w:line="240" w:lineRule="atLeast"/>
              <w:jc w:val="left"/>
            </w:pPr>
          </w:p>
        </w:tc>
        <w:tc>
          <w:tcPr>
            <w:tcW w:w="1177" w:type="dxa"/>
          </w:tcPr>
          <w:p w14:paraId="345A7376" w14:textId="77777777" w:rsidR="009E452E" w:rsidRDefault="009E452E" w:rsidP="00A76ABC">
            <w:pPr>
              <w:spacing w:line="240" w:lineRule="atLeast"/>
              <w:jc w:val="left"/>
            </w:pPr>
          </w:p>
        </w:tc>
        <w:tc>
          <w:tcPr>
            <w:tcW w:w="3781" w:type="dxa"/>
          </w:tcPr>
          <w:p w14:paraId="0D0C4B97" w14:textId="77777777" w:rsidR="009E452E" w:rsidRDefault="009E452E" w:rsidP="00A76ABC">
            <w:pPr>
              <w:spacing w:line="240" w:lineRule="atLeast"/>
              <w:jc w:val="left"/>
            </w:pPr>
          </w:p>
        </w:tc>
      </w:tr>
      <w:tr w:rsidR="009E452E" w14:paraId="72F9BBAF" w14:textId="77777777">
        <w:trPr>
          <w:trHeight w:val="267"/>
        </w:trPr>
        <w:tc>
          <w:tcPr>
            <w:tcW w:w="1836" w:type="dxa"/>
          </w:tcPr>
          <w:p w14:paraId="7B4202FF" w14:textId="77777777" w:rsidR="009E452E" w:rsidRDefault="00D67AD0" w:rsidP="00A76ABC">
            <w:pPr>
              <w:spacing w:line="240" w:lineRule="atLeast"/>
              <w:jc w:val="left"/>
            </w:pPr>
            <w:r>
              <w:rPr>
                <w:rFonts w:hint="eastAsia"/>
              </w:rPr>
              <w:t>销售目标金额</w:t>
            </w:r>
          </w:p>
        </w:tc>
        <w:tc>
          <w:tcPr>
            <w:tcW w:w="2218" w:type="dxa"/>
          </w:tcPr>
          <w:p w14:paraId="2E79F6FC" w14:textId="77777777" w:rsidR="009E452E" w:rsidRDefault="009E452E" w:rsidP="00A76ABC">
            <w:pPr>
              <w:spacing w:line="240" w:lineRule="atLeast"/>
              <w:jc w:val="left"/>
            </w:pPr>
          </w:p>
        </w:tc>
        <w:tc>
          <w:tcPr>
            <w:tcW w:w="2218" w:type="dxa"/>
          </w:tcPr>
          <w:p w14:paraId="1804EF40" w14:textId="77777777" w:rsidR="009E452E" w:rsidRDefault="009E452E" w:rsidP="00A76ABC">
            <w:pPr>
              <w:spacing w:line="240" w:lineRule="atLeast"/>
              <w:jc w:val="left"/>
            </w:pPr>
          </w:p>
        </w:tc>
        <w:tc>
          <w:tcPr>
            <w:tcW w:w="1177" w:type="dxa"/>
          </w:tcPr>
          <w:p w14:paraId="105B2B97" w14:textId="77777777" w:rsidR="009E452E" w:rsidRDefault="009E452E" w:rsidP="00A76ABC">
            <w:pPr>
              <w:spacing w:line="240" w:lineRule="atLeast"/>
              <w:jc w:val="left"/>
            </w:pPr>
          </w:p>
        </w:tc>
        <w:tc>
          <w:tcPr>
            <w:tcW w:w="3781" w:type="dxa"/>
          </w:tcPr>
          <w:p w14:paraId="14A40252" w14:textId="77777777" w:rsidR="009E452E" w:rsidRDefault="009E452E" w:rsidP="00A76ABC">
            <w:pPr>
              <w:spacing w:line="240" w:lineRule="atLeast"/>
              <w:jc w:val="left"/>
            </w:pPr>
          </w:p>
        </w:tc>
      </w:tr>
    </w:tbl>
    <w:p w14:paraId="71A215BE" w14:textId="77777777" w:rsidR="009E452E" w:rsidRDefault="009E452E" w:rsidP="00A76ABC">
      <w:pPr>
        <w:spacing w:line="240" w:lineRule="atLeast"/>
        <w:jc w:val="left"/>
      </w:pPr>
    </w:p>
    <w:p w14:paraId="72290CE3" w14:textId="77777777" w:rsidR="009E452E" w:rsidRDefault="00D67AD0" w:rsidP="00A76ABC">
      <w:pPr>
        <w:pStyle w:val="4"/>
        <w:spacing w:line="240" w:lineRule="atLeast"/>
        <w:jc w:val="left"/>
      </w:pPr>
      <w:r>
        <w:rPr>
          <w:rFonts w:hint="eastAsia"/>
        </w:rPr>
        <w:t>业务员销售目标</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49E136B1" w14:textId="77777777">
        <w:trPr>
          <w:trHeight w:val="255"/>
        </w:trPr>
        <w:tc>
          <w:tcPr>
            <w:tcW w:w="1836" w:type="dxa"/>
            <w:shd w:val="clear" w:color="auto" w:fill="FF0000"/>
          </w:tcPr>
          <w:p w14:paraId="2BE04BD7"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56CA35D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267F9467"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76D0877"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7CEA76E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67F45A84" w14:textId="77777777">
        <w:trPr>
          <w:trHeight w:val="267"/>
        </w:trPr>
        <w:tc>
          <w:tcPr>
            <w:tcW w:w="1836" w:type="dxa"/>
          </w:tcPr>
          <w:p w14:paraId="5FFC00FC" w14:textId="77777777" w:rsidR="009E452E" w:rsidRDefault="00D67AD0" w:rsidP="00A76ABC">
            <w:pPr>
              <w:spacing w:line="240" w:lineRule="atLeast"/>
              <w:jc w:val="left"/>
            </w:pPr>
            <w:r>
              <w:rPr>
                <w:rFonts w:hint="eastAsia"/>
              </w:rPr>
              <w:t>ID</w:t>
            </w:r>
          </w:p>
        </w:tc>
        <w:tc>
          <w:tcPr>
            <w:tcW w:w="2218" w:type="dxa"/>
          </w:tcPr>
          <w:p w14:paraId="61BEB7D5" w14:textId="77777777" w:rsidR="009E452E" w:rsidRDefault="00D67AD0" w:rsidP="00A76ABC">
            <w:pPr>
              <w:spacing w:line="240" w:lineRule="atLeast"/>
              <w:jc w:val="left"/>
            </w:pPr>
            <w:r>
              <w:rPr>
                <w:rFonts w:hint="eastAsia"/>
              </w:rPr>
              <w:t>F_</w:t>
            </w:r>
            <w:r>
              <w:t>ID</w:t>
            </w:r>
          </w:p>
        </w:tc>
        <w:tc>
          <w:tcPr>
            <w:tcW w:w="2218" w:type="dxa"/>
          </w:tcPr>
          <w:p w14:paraId="6C9F62FB" w14:textId="77777777" w:rsidR="009E452E" w:rsidRDefault="009E452E" w:rsidP="00A76ABC">
            <w:pPr>
              <w:spacing w:line="240" w:lineRule="atLeast"/>
              <w:jc w:val="left"/>
            </w:pPr>
          </w:p>
        </w:tc>
        <w:tc>
          <w:tcPr>
            <w:tcW w:w="1177" w:type="dxa"/>
          </w:tcPr>
          <w:p w14:paraId="39A53A02" w14:textId="77777777" w:rsidR="009E452E" w:rsidRDefault="009E452E" w:rsidP="00A76ABC">
            <w:pPr>
              <w:spacing w:line="240" w:lineRule="atLeast"/>
              <w:jc w:val="left"/>
            </w:pPr>
          </w:p>
        </w:tc>
        <w:tc>
          <w:tcPr>
            <w:tcW w:w="3781" w:type="dxa"/>
          </w:tcPr>
          <w:p w14:paraId="12AF3E43" w14:textId="77777777" w:rsidR="009E452E" w:rsidRDefault="009E452E" w:rsidP="00A76ABC">
            <w:pPr>
              <w:spacing w:line="240" w:lineRule="atLeast"/>
              <w:jc w:val="left"/>
            </w:pPr>
          </w:p>
        </w:tc>
      </w:tr>
      <w:tr w:rsidR="009E452E" w14:paraId="2D325059" w14:textId="77777777">
        <w:trPr>
          <w:trHeight w:val="267"/>
        </w:trPr>
        <w:tc>
          <w:tcPr>
            <w:tcW w:w="1836" w:type="dxa"/>
          </w:tcPr>
          <w:p w14:paraId="2441736A" w14:textId="77777777" w:rsidR="009E452E" w:rsidRDefault="00D67AD0" w:rsidP="00A76ABC">
            <w:pPr>
              <w:spacing w:line="240" w:lineRule="atLeast"/>
              <w:jc w:val="left"/>
            </w:pPr>
            <w:r>
              <w:rPr>
                <w:rFonts w:hint="eastAsia"/>
              </w:rPr>
              <w:t>业务员编码</w:t>
            </w:r>
          </w:p>
        </w:tc>
        <w:tc>
          <w:tcPr>
            <w:tcW w:w="2218" w:type="dxa"/>
          </w:tcPr>
          <w:p w14:paraId="7DF56DD7" w14:textId="77777777" w:rsidR="009E452E" w:rsidRDefault="009E452E" w:rsidP="00A76ABC">
            <w:pPr>
              <w:spacing w:line="240" w:lineRule="atLeast"/>
              <w:jc w:val="left"/>
            </w:pPr>
          </w:p>
        </w:tc>
        <w:tc>
          <w:tcPr>
            <w:tcW w:w="2218" w:type="dxa"/>
          </w:tcPr>
          <w:p w14:paraId="4B83C41F" w14:textId="77777777" w:rsidR="009E452E" w:rsidRDefault="009E452E" w:rsidP="00A76ABC">
            <w:pPr>
              <w:spacing w:line="240" w:lineRule="atLeast"/>
              <w:jc w:val="left"/>
            </w:pPr>
          </w:p>
        </w:tc>
        <w:tc>
          <w:tcPr>
            <w:tcW w:w="1177" w:type="dxa"/>
          </w:tcPr>
          <w:p w14:paraId="1907AC36" w14:textId="77777777" w:rsidR="009E452E" w:rsidRDefault="009E452E" w:rsidP="00A76ABC">
            <w:pPr>
              <w:spacing w:line="240" w:lineRule="atLeast"/>
              <w:jc w:val="left"/>
            </w:pPr>
          </w:p>
        </w:tc>
        <w:tc>
          <w:tcPr>
            <w:tcW w:w="3781" w:type="dxa"/>
          </w:tcPr>
          <w:p w14:paraId="56664A04" w14:textId="77777777" w:rsidR="009E452E" w:rsidRDefault="009E452E" w:rsidP="00A76ABC">
            <w:pPr>
              <w:spacing w:line="240" w:lineRule="atLeast"/>
              <w:jc w:val="left"/>
            </w:pPr>
          </w:p>
        </w:tc>
      </w:tr>
      <w:tr w:rsidR="009E452E" w14:paraId="56F42995" w14:textId="77777777">
        <w:trPr>
          <w:trHeight w:val="267"/>
        </w:trPr>
        <w:tc>
          <w:tcPr>
            <w:tcW w:w="1836" w:type="dxa"/>
          </w:tcPr>
          <w:p w14:paraId="7E413873" w14:textId="77777777" w:rsidR="009E452E" w:rsidRDefault="00D67AD0" w:rsidP="00A76ABC">
            <w:pPr>
              <w:spacing w:line="240" w:lineRule="atLeast"/>
              <w:jc w:val="left"/>
            </w:pPr>
            <w:r>
              <w:rPr>
                <w:rFonts w:hint="eastAsia"/>
              </w:rPr>
              <w:t>业务员名称</w:t>
            </w:r>
          </w:p>
        </w:tc>
        <w:tc>
          <w:tcPr>
            <w:tcW w:w="2218" w:type="dxa"/>
          </w:tcPr>
          <w:p w14:paraId="271F96FB" w14:textId="77777777" w:rsidR="009E452E" w:rsidRDefault="009E452E" w:rsidP="00A76ABC">
            <w:pPr>
              <w:spacing w:line="240" w:lineRule="atLeast"/>
              <w:jc w:val="left"/>
            </w:pPr>
          </w:p>
        </w:tc>
        <w:tc>
          <w:tcPr>
            <w:tcW w:w="2218" w:type="dxa"/>
          </w:tcPr>
          <w:p w14:paraId="01EFD0C3" w14:textId="77777777" w:rsidR="009E452E" w:rsidRDefault="009E452E" w:rsidP="00A76ABC">
            <w:pPr>
              <w:spacing w:line="240" w:lineRule="atLeast"/>
              <w:jc w:val="left"/>
            </w:pPr>
          </w:p>
        </w:tc>
        <w:tc>
          <w:tcPr>
            <w:tcW w:w="1177" w:type="dxa"/>
          </w:tcPr>
          <w:p w14:paraId="68287771" w14:textId="77777777" w:rsidR="009E452E" w:rsidRDefault="009E452E" w:rsidP="00A76ABC">
            <w:pPr>
              <w:spacing w:line="240" w:lineRule="atLeast"/>
              <w:jc w:val="left"/>
            </w:pPr>
          </w:p>
        </w:tc>
        <w:tc>
          <w:tcPr>
            <w:tcW w:w="3781" w:type="dxa"/>
          </w:tcPr>
          <w:p w14:paraId="737B2981" w14:textId="77777777" w:rsidR="009E452E" w:rsidRDefault="009E452E" w:rsidP="00A76ABC">
            <w:pPr>
              <w:spacing w:line="240" w:lineRule="atLeast"/>
              <w:jc w:val="left"/>
            </w:pPr>
          </w:p>
        </w:tc>
      </w:tr>
      <w:tr w:rsidR="009E452E" w14:paraId="58D9453C" w14:textId="77777777">
        <w:trPr>
          <w:trHeight w:val="267"/>
        </w:trPr>
        <w:tc>
          <w:tcPr>
            <w:tcW w:w="1836" w:type="dxa"/>
          </w:tcPr>
          <w:p w14:paraId="6FEC0C5F" w14:textId="77777777" w:rsidR="009E452E" w:rsidRDefault="00D67AD0" w:rsidP="00A76ABC">
            <w:pPr>
              <w:spacing w:line="240" w:lineRule="atLeast"/>
              <w:jc w:val="left"/>
            </w:pPr>
            <w:r>
              <w:rPr>
                <w:rFonts w:hint="eastAsia"/>
              </w:rPr>
              <w:t>机构编码</w:t>
            </w:r>
          </w:p>
        </w:tc>
        <w:tc>
          <w:tcPr>
            <w:tcW w:w="2218" w:type="dxa"/>
          </w:tcPr>
          <w:p w14:paraId="4DA39125" w14:textId="77777777" w:rsidR="009E452E" w:rsidRDefault="009E452E" w:rsidP="00A76ABC">
            <w:pPr>
              <w:spacing w:line="240" w:lineRule="atLeast"/>
              <w:jc w:val="left"/>
            </w:pPr>
          </w:p>
        </w:tc>
        <w:tc>
          <w:tcPr>
            <w:tcW w:w="2218" w:type="dxa"/>
          </w:tcPr>
          <w:p w14:paraId="1704235E" w14:textId="77777777" w:rsidR="009E452E" w:rsidRDefault="009E452E" w:rsidP="00A76ABC">
            <w:pPr>
              <w:spacing w:line="240" w:lineRule="atLeast"/>
              <w:jc w:val="left"/>
            </w:pPr>
          </w:p>
        </w:tc>
        <w:tc>
          <w:tcPr>
            <w:tcW w:w="1177" w:type="dxa"/>
          </w:tcPr>
          <w:p w14:paraId="14CD8858" w14:textId="77777777" w:rsidR="009E452E" w:rsidRDefault="009E452E" w:rsidP="00A76ABC">
            <w:pPr>
              <w:spacing w:line="240" w:lineRule="atLeast"/>
              <w:jc w:val="left"/>
            </w:pPr>
          </w:p>
        </w:tc>
        <w:tc>
          <w:tcPr>
            <w:tcW w:w="3781" w:type="dxa"/>
          </w:tcPr>
          <w:p w14:paraId="2BF45E7A" w14:textId="77777777" w:rsidR="009E452E" w:rsidRDefault="009E452E" w:rsidP="00A76ABC">
            <w:pPr>
              <w:spacing w:line="240" w:lineRule="atLeast"/>
              <w:jc w:val="left"/>
            </w:pPr>
          </w:p>
        </w:tc>
      </w:tr>
      <w:tr w:rsidR="009E452E" w14:paraId="4CD01E3A" w14:textId="77777777">
        <w:trPr>
          <w:trHeight w:val="267"/>
        </w:trPr>
        <w:tc>
          <w:tcPr>
            <w:tcW w:w="1836" w:type="dxa"/>
          </w:tcPr>
          <w:p w14:paraId="2242039D" w14:textId="77777777" w:rsidR="009E452E" w:rsidRDefault="00D67AD0" w:rsidP="00A76ABC">
            <w:pPr>
              <w:spacing w:line="240" w:lineRule="atLeast"/>
              <w:jc w:val="left"/>
            </w:pPr>
            <w:r>
              <w:rPr>
                <w:rFonts w:hint="eastAsia"/>
              </w:rPr>
              <w:t>机构名称</w:t>
            </w:r>
          </w:p>
        </w:tc>
        <w:tc>
          <w:tcPr>
            <w:tcW w:w="2218" w:type="dxa"/>
          </w:tcPr>
          <w:p w14:paraId="59915854" w14:textId="77777777" w:rsidR="009E452E" w:rsidRDefault="009E452E" w:rsidP="00A76ABC">
            <w:pPr>
              <w:spacing w:line="240" w:lineRule="atLeast"/>
              <w:jc w:val="left"/>
            </w:pPr>
          </w:p>
        </w:tc>
        <w:tc>
          <w:tcPr>
            <w:tcW w:w="2218" w:type="dxa"/>
          </w:tcPr>
          <w:p w14:paraId="37F6747E" w14:textId="77777777" w:rsidR="009E452E" w:rsidRDefault="009E452E" w:rsidP="00A76ABC">
            <w:pPr>
              <w:spacing w:line="240" w:lineRule="atLeast"/>
              <w:jc w:val="left"/>
            </w:pPr>
          </w:p>
        </w:tc>
        <w:tc>
          <w:tcPr>
            <w:tcW w:w="1177" w:type="dxa"/>
          </w:tcPr>
          <w:p w14:paraId="04DFE7C9" w14:textId="77777777" w:rsidR="009E452E" w:rsidRDefault="009E452E" w:rsidP="00A76ABC">
            <w:pPr>
              <w:spacing w:line="240" w:lineRule="atLeast"/>
              <w:jc w:val="left"/>
            </w:pPr>
          </w:p>
        </w:tc>
        <w:tc>
          <w:tcPr>
            <w:tcW w:w="3781" w:type="dxa"/>
          </w:tcPr>
          <w:p w14:paraId="1CCBAD9D" w14:textId="77777777" w:rsidR="009E452E" w:rsidRDefault="009E452E" w:rsidP="00A76ABC">
            <w:pPr>
              <w:spacing w:line="240" w:lineRule="atLeast"/>
              <w:jc w:val="left"/>
            </w:pPr>
          </w:p>
        </w:tc>
      </w:tr>
      <w:tr w:rsidR="009E452E" w14:paraId="71EEFFE2" w14:textId="77777777">
        <w:trPr>
          <w:trHeight w:val="267"/>
        </w:trPr>
        <w:tc>
          <w:tcPr>
            <w:tcW w:w="1836" w:type="dxa"/>
          </w:tcPr>
          <w:p w14:paraId="672467C4" w14:textId="77777777" w:rsidR="009E452E" w:rsidRDefault="00D67AD0" w:rsidP="00A76ABC">
            <w:pPr>
              <w:spacing w:line="240" w:lineRule="atLeast"/>
              <w:jc w:val="left"/>
            </w:pPr>
            <w:r>
              <w:rPr>
                <w:rFonts w:hint="eastAsia"/>
              </w:rPr>
              <w:t>年月</w:t>
            </w:r>
          </w:p>
        </w:tc>
        <w:tc>
          <w:tcPr>
            <w:tcW w:w="2218" w:type="dxa"/>
          </w:tcPr>
          <w:p w14:paraId="7AADBC17" w14:textId="77777777" w:rsidR="009E452E" w:rsidRDefault="009E452E" w:rsidP="00A76ABC">
            <w:pPr>
              <w:spacing w:line="240" w:lineRule="atLeast"/>
              <w:jc w:val="left"/>
            </w:pPr>
          </w:p>
        </w:tc>
        <w:tc>
          <w:tcPr>
            <w:tcW w:w="2218" w:type="dxa"/>
          </w:tcPr>
          <w:p w14:paraId="7615C227" w14:textId="77777777" w:rsidR="009E452E" w:rsidRDefault="009E452E" w:rsidP="00A76ABC">
            <w:pPr>
              <w:spacing w:line="240" w:lineRule="atLeast"/>
              <w:jc w:val="left"/>
            </w:pPr>
          </w:p>
        </w:tc>
        <w:tc>
          <w:tcPr>
            <w:tcW w:w="1177" w:type="dxa"/>
          </w:tcPr>
          <w:p w14:paraId="3BC63F7D" w14:textId="77777777" w:rsidR="009E452E" w:rsidRDefault="009E452E" w:rsidP="00A76ABC">
            <w:pPr>
              <w:spacing w:line="240" w:lineRule="atLeast"/>
              <w:jc w:val="left"/>
            </w:pPr>
          </w:p>
        </w:tc>
        <w:tc>
          <w:tcPr>
            <w:tcW w:w="3781" w:type="dxa"/>
          </w:tcPr>
          <w:p w14:paraId="3F7E78D9" w14:textId="77777777" w:rsidR="009E452E" w:rsidRDefault="009E452E" w:rsidP="00A76ABC">
            <w:pPr>
              <w:spacing w:line="240" w:lineRule="atLeast"/>
              <w:jc w:val="left"/>
            </w:pPr>
          </w:p>
        </w:tc>
      </w:tr>
      <w:tr w:rsidR="009E452E" w14:paraId="58D6599C" w14:textId="77777777">
        <w:trPr>
          <w:trHeight w:val="267"/>
        </w:trPr>
        <w:tc>
          <w:tcPr>
            <w:tcW w:w="1836" w:type="dxa"/>
          </w:tcPr>
          <w:p w14:paraId="78DB863F" w14:textId="77777777" w:rsidR="009E452E" w:rsidRDefault="00D67AD0" w:rsidP="00A76ABC">
            <w:pPr>
              <w:spacing w:line="240" w:lineRule="atLeast"/>
              <w:jc w:val="left"/>
            </w:pPr>
            <w:r>
              <w:rPr>
                <w:rFonts w:hint="eastAsia"/>
              </w:rPr>
              <w:t>销售目标金额</w:t>
            </w:r>
          </w:p>
        </w:tc>
        <w:tc>
          <w:tcPr>
            <w:tcW w:w="2218" w:type="dxa"/>
          </w:tcPr>
          <w:p w14:paraId="18BA168D" w14:textId="77777777" w:rsidR="009E452E" w:rsidRDefault="009E452E" w:rsidP="00A76ABC">
            <w:pPr>
              <w:spacing w:line="240" w:lineRule="atLeast"/>
              <w:jc w:val="left"/>
            </w:pPr>
          </w:p>
        </w:tc>
        <w:tc>
          <w:tcPr>
            <w:tcW w:w="2218" w:type="dxa"/>
          </w:tcPr>
          <w:p w14:paraId="35FFD5D9" w14:textId="77777777" w:rsidR="009E452E" w:rsidRDefault="009E452E" w:rsidP="00A76ABC">
            <w:pPr>
              <w:spacing w:line="240" w:lineRule="atLeast"/>
              <w:jc w:val="left"/>
            </w:pPr>
          </w:p>
        </w:tc>
        <w:tc>
          <w:tcPr>
            <w:tcW w:w="1177" w:type="dxa"/>
          </w:tcPr>
          <w:p w14:paraId="32BBA945" w14:textId="77777777" w:rsidR="009E452E" w:rsidRDefault="009E452E" w:rsidP="00A76ABC">
            <w:pPr>
              <w:spacing w:line="240" w:lineRule="atLeast"/>
              <w:jc w:val="left"/>
            </w:pPr>
          </w:p>
        </w:tc>
        <w:tc>
          <w:tcPr>
            <w:tcW w:w="3781" w:type="dxa"/>
          </w:tcPr>
          <w:p w14:paraId="645981D3" w14:textId="77777777" w:rsidR="009E452E" w:rsidRDefault="009E452E" w:rsidP="00A76ABC">
            <w:pPr>
              <w:spacing w:line="240" w:lineRule="atLeast"/>
              <w:jc w:val="left"/>
            </w:pPr>
          </w:p>
        </w:tc>
      </w:tr>
    </w:tbl>
    <w:p w14:paraId="3238AD55" w14:textId="77777777" w:rsidR="009E452E" w:rsidRDefault="009E452E" w:rsidP="00A76ABC">
      <w:pPr>
        <w:spacing w:line="240" w:lineRule="atLeast"/>
        <w:jc w:val="left"/>
      </w:pPr>
    </w:p>
    <w:p w14:paraId="435E72CA" w14:textId="77777777" w:rsidR="009E452E" w:rsidRDefault="00D67AD0" w:rsidP="00A76ABC">
      <w:pPr>
        <w:pStyle w:val="3"/>
        <w:spacing w:line="240" w:lineRule="atLeast"/>
        <w:jc w:val="left"/>
      </w:pPr>
      <w:bookmarkStart w:id="359" w:name="_5.1.17_全局配置表（配置性数据）"/>
      <w:bookmarkStart w:id="360" w:name="_Toc50496782"/>
      <w:bookmarkEnd w:id="359"/>
      <w:r>
        <w:rPr>
          <w:rFonts w:hint="eastAsia"/>
        </w:rPr>
        <w:t>全局配置表（配置性数据）</w:t>
      </w:r>
      <w:bookmarkEnd w:id="360"/>
    </w:p>
    <w:p w14:paraId="19669237" w14:textId="77777777" w:rsidR="009E452E" w:rsidRDefault="00D67AD0" w:rsidP="00A76ABC">
      <w:pPr>
        <w:pStyle w:val="4"/>
        <w:spacing w:line="240" w:lineRule="atLeast"/>
        <w:jc w:val="left"/>
      </w:pPr>
      <w:r>
        <w:rPr>
          <w:rFonts w:hint="eastAsia"/>
        </w:rPr>
        <w:t>普通配置表</w:t>
      </w:r>
      <w:r>
        <w:rPr>
          <w:rFonts w:hint="eastAsia"/>
        </w:rPr>
        <w:t>T_</w:t>
      </w:r>
      <w:r>
        <w:t>ConfigG</w:t>
      </w:r>
      <w:r>
        <w:rPr>
          <w:rFonts w:hint="eastAsia"/>
        </w:rPr>
        <w:t>ene</w:t>
      </w:r>
      <w:r>
        <w:t>ral</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5EABD158" w14:textId="77777777">
        <w:trPr>
          <w:trHeight w:val="255"/>
        </w:trPr>
        <w:tc>
          <w:tcPr>
            <w:tcW w:w="1836" w:type="dxa"/>
            <w:shd w:val="clear" w:color="auto" w:fill="FF0000"/>
          </w:tcPr>
          <w:p w14:paraId="0F0411DD"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2A2E0282"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42230A0C"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55453983"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5BBC378C"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97EF748" w14:textId="77777777">
        <w:trPr>
          <w:trHeight w:val="267"/>
        </w:trPr>
        <w:tc>
          <w:tcPr>
            <w:tcW w:w="1836" w:type="dxa"/>
          </w:tcPr>
          <w:p w14:paraId="008B14DC" w14:textId="77777777" w:rsidR="009E452E" w:rsidRDefault="00D67AD0" w:rsidP="00A76ABC">
            <w:pPr>
              <w:spacing w:line="240" w:lineRule="atLeast"/>
              <w:jc w:val="left"/>
            </w:pPr>
            <w:r>
              <w:rPr>
                <w:rFonts w:hint="eastAsia"/>
              </w:rPr>
              <w:t>I</w:t>
            </w:r>
            <w:r>
              <w:t>D</w:t>
            </w:r>
          </w:p>
        </w:tc>
        <w:tc>
          <w:tcPr>
            <w:tcW w:w="2218" w:type="dxa"/>
          </w:tcPr>
          <w:p w14:paraId="72ABE102" w14:textId="77777777" w:rsidR="009E452E" w:rsidRDefault="00D67AD0" w:rsidP="00A76ABC">
            <w:pPr>
              <w:spacing w:line="240" w:lineRule="atLeast"/>
              <w:jc w:val="left"/>
            </w:pPr>
            <w:r>
              <w:t>F_</w:t>
            </w:r>
            <w:r>
              <w:rPr>
                <w:rFonts w:hint="eastAsia"/>
              </w:rPr>
              <w:t>I</w:t>
            </w:r>
            <w:r>
              <w:t>D</w:t>
            </w:r>
          </w:p>
        </w:tc>
        <w:tc>
          <w:tcPr>
            <w:tcW w:w="2218" w:type="dxa"/>
          </w:tcPr>
          <w:p w14:paraId="46E4068F" w14:textId="77777777" w:rsidR="009E452E" w:rsidRDefault="009E452E" w:rsidP="00A76ABC">
            <w:pPr>
              <w:spacing w:line="240" w:lineRule="atLeast"/>
              <w:jc w:val="left"/>
            </w:pPr>
          </w:p>
        </w:tc>
        <w:tc>
          <w:tcPr>
            <w:tcW w:w="1177" w:type="dxa"/>
          </w:tcPr>
          <w:p w14:paraId="34DC727E" w14:textId="77777777" w:rsidR="009E452E" w:rsidRDefault="009E452E" w:rsidP="00A76ABC">
            <w:pPr>
              <w:spacing w:line="240" w:lineRule="atLeast"/>
              <w:jc w:val="left"/>
            </w:pPr>
          </w:p>
        </w:tc>
        <w:tc>
          <w:tcPr>
            <w:tcW w:w="3781" w:type="dxa"/>
          </w:tcPr>
          <w:p w14:paraId="08211DC0" w14:textId="77777777" w:rsidR="009E452E" w:rsidRDefault="009E452E" w:rsidP="00A76ABC">
            <w:pPr>
              <w:spacing w:line="240" w:lineRule="atLeast"/>
              <w:jc w:val="left"/>
            </w:pPr>
          </w:p>
        </w:tc>
      </w:tr>
      <w:tr w:rsidR="00AC679D" w14:paraId="6955C95B" w14:textId="77777777">
        <w:trPr>
          <w:trHeight w:val="267"/>
        </w:trPr>
        <w:tc>
          <w:tcPr>
            <w:tcW w:w="1836" w:type="dxa"/>
          </w:tcPr>
          <w:p w14:paraId="16E18FA0" w14:textId="77777777" w:rsidR="00AC679D" w:rsidRDefault="00AC679D" w:rsidP="00A76ABC">
            <w:pPr>
              <w:spacing w:line="240" w:lineRule="atLeast"/>
              <w:jc w:val="left"/>
            </w:pPr>
            <w:r>
              <w:rPr>
                <w:rFonts w:hint="eastAsia"/>
              </w:rPr>
              <w:t>名称</w:t>
            </w:r>
          </w:p>
        </w:tc>
        <w:tc>
          <w:tcPr>
            <w:tcW w:w="2218" w:type="dxa"/>
          </w:tcPr>
          <w:p w14:paraId="664FBA60" w14:textId="77777777" w:rsidR="00AC679D" w:rsidRDefault="00AC679D" w:rsidP="00A76ABC">
            <w:pPr>
              <w:spacing w:line="240" w:lineRule="atLeast"/>
              <w:jc w:val="left"/>
            </w:pPr>
            <w:r>
              <w:t>F_</w:t>
            </w:r>
            <w:r>
              <w:rPr>
                <w:rFonts w:hint="eastAsia"/>
              </w:rPr>
              <w:t>N</w:t>
            </w:r>
            <w:r>
              <w:t>ame</w:t>
            </w:r>
          </w:p>
        </w:tc>
        <w:tc>
          <w:tcPr>
            <w:tcW w:w="2218" w:type="dxa"/>
          </w:tcPr>
          <w:p w14:paraId="1BADD922" w14:textId="77777777" w:rsidR="00AC679D" w:rsidRDefault="00AC679D" w:rsidP="00A76ABC">
            <w:pPr>
              <w:spacing w:line="240" w:lineRule="atLeast"/>
              <w:jc w:val="left"/>
            </w:pPr>
            <w:r>
              <w:t>Varchar(60) not null</w:t>
            </w:r>
          </w:p>
        </w:tc>
        <w:tc>
          <w:tcPr>
            <w:tcW w:w="1177" w:type="dxa"/>
          </w:tcPr>
          <w:p w14:paraId="776FA22C" w14:textId="77777777" w:rsidR="00AC679D" w:rsidRDefault="00AC679D" w:rsidP="00A76ABC">
            <w:pPr>
              <w:spacing w:line="240" w:lineRule="atLeast"/>
              <w:jc w:val="left"/>
            </w:pPr>
          </w:p>
        </w:tc>
        <w:tc>
          <w:tcPr>
            <w:tcW w:w="3781" w:type="dxa"/>
          </w:tcPr>
          <w:p w14:paraId="10AD745D" w14:textId="77777777" w:rsidR="00AC679D" w:rsidRDefault="00AC679D" w:rsidP="00A76ABC">
            <w:pPr>
              <w:spacing w:line="240" w:lineRule="atLeast"/>
              <w:jc w:val="left"/>
            </w:pPr>
            <w:r>
              <w:t>Unique</w:t>
            </w:r>
            <w:r>
              <w:rPr>
                <w:rFonts w:hint="eastAsia"/>
              </w:rPr>
              <w:t>值</w:t>
            </w:r>
          </w:p>
        </w:tc>
      </w:tr>
      <w:tr w:rsidR="00AC679D" w14:paraId="072DF21E" w14:textId="77777777" w:rsidTr="00D91CDC">
        <w:trPr>
          <w:trHeight w:val="267"/>
        </w:trPr>
        <w:tc>
          <w:tcPr>
            <w:tcW w:w="1836" w:type="dxa"/>
          </w:tcPr>
          <w:p w14:paraId="1B1AA365" w14:textId="77777777" w:rsidR="00AC679D" w:rsidRDefault="00AC679D" w:rsidP="00A76ABC">
            <w:pPr>
              <w:spacing w:line="240" w:lineRule="atLeast"/>
              <w:jc w:val="left"/>
            </w:pPr>
            <w:r>
              <w:rPr>
                <w:rFonts w:hint="eastAsia"/>
              </w:rPr>
              <w:t>值</w:t>
            </w:r>
          </w:p>
        </w:tc>
        <w:tc>
          <w:tcPr>
            <w:tcW w:w="2218" w:type="dxa"/>
          </w:tcPr>
          <w:p w14:paraId="67FB0C6A" w14:textId="77777777" w:rsidR="00AC679D" w:rsidRDefault="00AC679D" w:rsidP="00A76ABC">
            <w:pPr>
              <w:spacing w:line="240" w:lineRule="atLeast"/>
              <w:jc w:val="left"/>
            </w:pPr>
            <w:r>
              <w:t>F_Value</w:t>
            </w:r>
          </w:p>
        </w:tc>
        <w:tc>
          <w:tcPr>
            <w:tcW w:w="2218" w:type="dxa"/>
            <w:shd w:val="clear" w:color="auto" w:fill="FFFF00"/>
          </w:tcPr>
          <w:p w14:paraId="25183D97" w14:textId="77777777" w:rsidR="00AC679D" w:rsidRDefault="00AC679D" w:rsidP="00A76ABC">
            <w:pPr>
              <w:spacing w:line="240" w:lineRule="atLeast"/>
              <w:jc w:val="left"/>
            </w:pPr>
            <w:r>
              <w:t>Varchar(128) not null</w:t>
            </w:r>
          </w:p>
        </w:tc>
        <w:tc>
          <w:tcPr>
            <w:tcW w:w="1177" w:type="dxa"/>
          </w:tcPr>
          <w:p w14:paraId="2DFF7FBB" w14:textId="77777777" w:rsidR="00AC679D" w:rsidRDefault="00AC679D" w:rsidP="00A76ABC">
            <w:pPr>
              <w:spacing w:line="240" w:lineRule="atLeast"/>
              <w:jc w:val="left"/>
            </w:pPr>
          </w:p>
        </w:tc>
        <w:tc>
          <w:tcPr>
            <w:tcW w:w="3781" w:type="dxa"/>
          </w:tcPr>
          <w:p w14:paraId="3DD3F36A" w14:textId="77777777" w:rsidR="00AC679D" w:rsidRDefault="00AC679D" w:rsidP="00A76ABC">
            <w:pPr>
              <w:spacing w:line="240" w:lineRule="atLeast"/>
              <w:jc w:val="left"/>
            </w:pPr>
          </w:p>
        </w:tc>
      </w:tr>
    </w:tbl>
    <w:p w14:paraId="08AE1CC1" w14:textId="77777777" w:rsidR="009E452E" w:rsidRDefault="00D67AD0" w:rsidP="00A76ABC">
      <w:pPr>
        <w:spacing w:line="240" w:lineRule="atLeast"/>
        <w:jc w:val="left"/>
      </w:pPr>
      <w:r>
        <w:rPr>
          <w:rFonts w:hint="eastAsia"/>
        </w:rPr>
        <w:t>其数据如下：</w:t>
      </w:r>
    </w:p>
    <w:tbl>
      <w:tblPr>
        <w:tblW w:w="8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2366"/>
        <w:gridCol w:w="1236"/>
        <w:gridCol w:w="3553"/>
      </w:tblGrid>
      <w:tr w:rsidR="009E452E" w14:paraId="56A20869" w14:textId="77777777">
        <w:trPr>
          <w:trHeight w:val="255"/>
        </w:trPr>
        <w:tc>
          <w:tcPr>
            <w:tcW w:w="1001" w:type="dxa"/>
            <w:shd w:val="clear" w:color="auto" w:fill="FF0000"/>
          </w:tcPr>
          <w:p w14:paraId="1A91BFE7" w14:textId="77777777" w:rsidR="009E452E" w:rsidRDefault="00D67AD0" w:rsidP="00A76ABC">
            <w:pPr>
              <w:spacing w:line="240" w:lineRule="atLeast"/>
              <w:jc w:val="left"/>
              <w:rPr>
                <w:color w:val="FFFFFF" w:themeColor="background1"/>
              </w:rPr>
            </w:pPr>
            <w:r>
              <w:rPr>
                <w:color w:val="FFFFFF" w:themeColor="background1"/>
              </w:rPr>
              <w:t>F_</w:t>
            </w:r>
            <w:r>
              <w:rPr>
                <w:rFonts w:hint="eastAsia"/>
                <w:color w:val="FFFFFF" w:themeColor="background1"/>
              </w:rPr>
              <w:t>I</w:t>
            </w:r>
            <w:r>
              <w:rPr>
                <w:color w:val="FFFFFF" w:themeColor="background1"/>
              </w:rPr>
              <w:t>D</w:t>
            </w:r>
          </w:p>
        </w:tc>
        <w:tc>
          <w:tcPr>
            <w:tcW w:w="2366" w:type="dxa"/>
            <w:shd w:val="clear" w:color="auto" w:fill="FF0000"/>
          </w:tcPr>
          <w:p w14:paraId="647BC5B3" w14:textId="77777777" w:rsidR="009E452E" w:rsidRDefault="00D67AD0" w:rsidP="00A76ABC">
            <w:pPr>
              <w:spacing w:line="240" w:lineRule="atLeast"/>
              <w:jc w:val="left"/>
              <w:rPr>
                <w:color w:val="FFFFFF" w:themeColor="background1"/>
              </w:rPr>
            </w:pPr>
            <w:r>
              <w:rPr>
                <w:rFonts w:hint="eastAsia"/>
                <w:color w:val="FFFFFF" w:themeColor="background1"/>
              </w:rPr>
              <w:t>F</w:t>
            </w:r>
            <w:r>
              <w:rPr>
                <w:color w:val="FFFFFF" w:themeColor="background1"/>
              </w:rPr>
              <w:t>_Name</w:t>
            </w:r>
          </w:p>
        </w:tc>
        <w:tc>
          <w:tcPr>
            <w:tcW w:w="1236" w:type="dxa"/>
            <w:shd w:val="clear" w:color="auto" w:fill="FF0000"/>
          </w:tcPr>
          <w:p w14:paraId="7B5C5A7C" w14:textId="77777777" w:rsidR="009E452E" w:rsidRDefault="00D67AD0" w:rsidP="00A76ABC">
            <w:pPr>
              <w:spacing w:line="240" w:lineRule="atLeast"/>
              <w:jc w:val="left"/>
              <w:rPr>
                <w:color w:val="FFFFFF" w:themeColor="background1"/>
              </w:rPr>
            </w:pPr>
            <w:r>
              <w:rPr>
                <w:rFonts w:hint="eastAsia"/>
                <w:color w:val="FFFFFF" w:themeColor="background1"/>
              </w:rPr>
              <w:t>F</w:t>
            </w:r>
            <w:r>
              <w:rPr>
                <w:color w:val="FFFFFF" w:themeColor="background1"/>
              </w:rPr>
              <w:t>_Value</w:t>
            </w:r>
          </w:p>
        </w:tc>
        <w:tc>
          <w:tcPr>
            <w:tcW w:w="3553" w:type="dxa"/>
            <w:shd w:val="clear" w:color="auto" w:fill="FF0000"/>
          </w:tcPr>
          <w:p w14:paraId="21084DEC" w14:textId="77777777" w:rsidR="009E452E" w:rsidRDefault="00D67AD0" w:rsidP="00A76ABC">
            <w:pPr>
              <w:spacing w:line="240" w:lineRule="atLeast"/>
              <w:jc w:val="left"/>
              <w:rPr>
                <w:color w:val="FFFFFF" w:themeColor="background1"/>
              </w:rPr>
            </w:pPr>
            <w:r>
              <w:rPr>
                <w:rFonts w:hint="eastAsia"/>
                <w:color w:val="FFFFFF" w:themeColor="background1"/>
              </w:rPr>
              <w:t>描述</w:t>
            </w:r>
          </w:p>
        </w:tc>
      </w:tr>
      <w:tr w:rsidR="009E452E" w14:paraId="6DFCCB3D" w14:textId="77777777">
        <w:trPr>
          <w:trHeight w:val="267"/>
        </w:trPr>
        <w:tc>
          <w:tcPr>
            <w:tcW w:w="1001" w:type="dxa"/>
          </w:tcPr>
          <w:p w14:paraId="21298E65" w14:textId="77777777" w:rsidR="009E452E" w:rsidRDefault="009E452E" w:rsidP="00A76ABC">
            <w:pPr>
              <w:spacing w:line="240" w:lineRule="atLeast"/>
              <w:jc w:val="left"/>
            </w:pPr>
          </w:p>
        </w:tc>
        <w:tc>
          <w:tcPr>
            <w:tcW w:w="2366" w:type="dxa"/>
          </w:tcPr>
          <w:p w14:paraId="524881E5" w14:textId="77777777" w:rsidR="009E452E" w:rsidRDefault="00D67AD0" w:rsidP="00A76ABC">
            <w:pPr>
              <w:spacing w:line="240" w:lineRule="atLeast"/>
              <w:jc w:val="left"/>
            </w:pPr>
            <w:r>
              <w:t>PageSize</w:t>
            </w:r>
          </w:p>
        </w:tc>
        <w:tc>
          <w:tcPr>
            <w:tcW w:w="1236" w:type="dxa"/>
          </w:tcPr>
          <w:p w14:paraId="42AC19CA" w14:textId="77777777" w:rsidR="009E452E" w:rsidRDefault="00D67AD0" w:rsidP="00A76ABC">
            <w:pPr>
              <w:spacing w:line="240" w:lineRule="atLeast"/>
              <w:jc w:val="left"/>
            </w:pPr>
            <w:r>
              <w:rPr>
                <w:rFonts w:hint="eastAsia"/>
              </w:rPr>
              <w:t>1</w:t>
            </w:r>
            <w:r>
              <w:t>0</w:t>
            </w:r>
          </w:p>
        </w:tc>
        <w:tc>
          <w:tcPr>
            <w:tcW w:w="3553" w:type="dxa"/>
          </w:tcPr>
          <w:p w14:paraId="5F662DED" w14:textId="77777777" w:rsidR="009E452E" w:rsidRDefault="00D67AD0" w:rsidP="00A76ABC">
            <w:pPr>
              <w:spacing w:line="240" w:lineRule="atLeast"/>
              <w:jc w:val="left"/>
            </w:pPr>
            <w:r>
              <w:rPr>
                <w:rFonts w:hint="eastAsia"/>
              </w:rPr>
              <w:t>用来控制每个页面显示的记录条数。</w:t>
            </w:r>
          </w:p>
        </w:tc>
      </w:tr>
      <w:tr w:rsidR="009E452E" w14:paraId="3556B51E" w14:textId="77777777">
        <w:trPr>
          <w:trHeight w:val="267"/>
        </w:trPr>
        <w:tc>
          <w:tcPr>
            <w:tcW w:w="1001" w:type="dxa"/>
          </w:tcPr>
          <w:p w14:paraId="160DE3D1" w14:textId="77777777" w:rsidR="009E452E" w:rsidRDefault="009E452E" w:rsidP="00A76ABC">
            <w:pPr>
              <w:spacing w:line="240" w:lineRule="atLeast"/>
              <w:jc w:val="left"/>
            </w:pPr>
          </w:p>
        </w:tc>
        <w:tc>
          <w:tcPr>
            <w:tcW w:w="2366" w:type="dxa"/>
          </w:tcPr>
          <w:p w14:paraId="2DE977C2" w14:textId="77777777" w:rsidR="009E452E" w:rsidRDefault="009E452E" w:rsidP="00A76ABC">
            <w:pPr>
              <w:spacing w:line="240" w:lineRule="atLeast"/>
              <w:jc w:val="left"/>
            </w:pPr>
          </w:p>
        </w:tc>
        <w:tc>
          <w:tcPr>
            <w:tcW w:w="1236" w:type="dxa"/>
          </w:tcPr>
          <w:p w14:paraId="70A4151B" w14:textId="77777777" w:rsidR="009E452E" w:rsidRDefault="009E452E" w:rsidP="00A76ABC">
            <w:pPr>
              <w:spacing w:line="240" w:lineRule="atLeast"/>
              <w:jc w:val="left"/>
            </w:pPr>
          </w:p>
        </w:tc>
        <w:tc>
          <w:tcPr>
            <w:tcW w:w="3553" w:type="dxa"/>
          </w:tcPr>
          <w:p w14:paraId="61CA9F86" w14:textId="77777777" w:rsidR="009E452E" w:rsidRDefault="009E452E" w:rsidP="00A76ABC">
            <w:pPr>
              <w:spacing w:line="240" w:lineRule="atLeast"/>
              <w:jc w:val="left"/>
            </w:pPr>
          </w:p>
        </w:tc>
      </w:tr>
      <w:tr w:rsidR="009E452E" w14:paraId="698E84A4" w14:textId="77777777">
        <w:trPr>
          <w:trHeight w:val="267"/>
        </w:trPr>
        <w:tc>
          <w:tcPr>
            <w:tcW w:w="1001" w:type="dxa"/>
          </w:tcPr>
          <w:p w14:paraId="5A6F06C8" w14:textId="77777777" w:rsidR="009E452E" w:rsidRDefault="009E452E" w:rsidP="00A76ABC">
            <w:pPr>
              <w:spacing w:line="240" w:lineRule="atLeast"/>
              <w:jc w:val="left"/>
            </w:pPr>
          </w:p>
        </w:tc>
        <w:tc>
          <w:tcPr>
            <w:tcW w:w="2366" w:type="dxa"/>
          </w:tcPr>
          <w:p w14:paraId="7063FA0C" w14:textId="77777777" w:rsidR="009E452E" w:rsidRDefault="009E452E" w:rsidP="00A76ABC">
            <w:pPr>
              <w:spacing w:line="240" w:lineRule="atLeast"/>
              <w:jc w:val="left"/>
            </w:pPr>
          </w:p>
        </w:tc>
        <w:tc>
          <w:tcPr>
            <w:tcW w:w="1236" w:type="dxa"/>
          </w:tcPr>
          <w:p w14:paraId="467CA4EE" w14:textId="77777777" w:rsidR="009E452E" w:rsidRDefault="009E452E" w:rsidP="00A76ABC">
            <w:pPr>
              <w:spacing w:line="240" w:lineRule="atLeast"/>
              <w:jc w:val="left"/>
            </w:pPr>
          </w:p>
        </w:tc>
        <w:tc>
          <w:tcPr>
            <w:tcW w:w="3553" w:type="dxa"/>
          </w:tcPr>
          <w:p w14:paraId="36D020FE" w14:textId="77777777" w:rsidR="009E452E" w:rsidRDefault="009E452E" w:rsidP="00A76ABC">
            <w:pPr>
              <w:spacing w:line="240" w:lineRule="atLeast"/>
              <w:jc w:val="left"/>
            </w:pPr>
          </w:p>
        </w:tc>
      </w:tr>
    </w:tbl>
    <w:p w14:paraId="1B8375A6" w14:textId="77777777" w:rsidR="009E452E" w:rsidRDefault="009E452E" w:rsidP="00A76ABC">
      <w:pPr>
        <w:spacing w:line="240" w:lineRule="atLeast"/>
        <w:jc w:val="left"/>
      </w:pPr>
    </w:p>
    <w:p w14:paraId="1D4534A1" w14:textId="77777777" w:rsidR="009E452E" w:rsidRDefault="00D67AD0" w:rsidP="00A76ABC">
      <w:pPr>
        <w:pStyle w:val="4"/>
        <w:spacing w:line="240" w:lineRule="atLeast"/>
        <w:jc w:val="left"/>
      </w:pPr>
      <w:r>
        <w:rPr>
          <w:rFonts w:hint="eastAsia"/>
        </w:rPr>
        <w:t>缓存对象个数配置表</w:t>
      </w:r>
      <w:r>
        <w:rPr>
          <w:rFonts w:hint="eastAsia"/>
        </w:rPr>
        <w:t>T</w:t>
      </w:r>
      <w:r>
        <w:t>_ConfigC</w:t>
      </w:r>
      <w:r>
        <w:rPr>
          <w:rFonts w:hint="eastAsia"/>
        </w:rPr>
        <w:t>a</w:t>
      </w:r>
      <w:r>
        <w:t>cheS</w:t>
      </w:r>
      <w:r>
        <w:rPr>
          <w:rFonts w:hint="eastAsia"/>
        </w:rPr>
        <w:t>ize</w:t>
      </w:r>
    </w:p>
    <w:tbl>
      <w:tblPr>
        <w:tblW w:w="11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218"/>
        <w:gridCol w:w="2218"/>
        <w:gridCol w:w="1177"/>
        <w:gridCol w:w="3781"/>
      </w:tblGrid>
      <w:tr w:rsidR="009E452E" w14:paraId="68408DDA" w14:textId="77777777">
        <w:trPr>
          <w:trHeight w:val="255"/>
        </w:trPr>
        <w:tc>
          <w:tcPr>
            <w:tcW w:w="1836" w:type="dxa"/>
            <w:shd w:val="clear" w:color="auto" w:fill="FF0000"/>
          </w:tcPr>
          <w:p w14:paraId="0300B75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2218" w:type="dxa"/>
            <w:shd w:val="clear" w:color="auto" w:fill="FF0000"/>
          </w:tcPr>
          <w:p w14:paraId="4D875170"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218" w:type="dxa"/>
            <w:shd w:val="clear" w:color="auto" w:fill="FF0000"/>
          </w:tcPr>
          <w:p w14:paraId="5B4C09AF"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0F1C60C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3781" w:type="dxa"/>
            <w:shd w:val="clear" w:color="auto" w:fill="FF0000"/>
          </w:tcPr>
          <w:p w14:paraId="4EBA9DB2"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1832C60" w14:textId="77777777">
        <w:trPr>
          <w:trHeight w:val="267"/>
        </w:trPr>
        <w:tc>
          <w:tcPr>
            <w:tcW w:w="1836" w:type="dxa"/>
          </w:tcPr>
          <w:p w14:paraId="0F8EDC62" w14:textId="77777777" w:rsidR="009E452E" w:rsidRDefault="00D67AD0" w:rsidP="00A76ABC">
            <w:pPr>
              <w:spacing w:line="240" w:lineRule="atLeast"/>
              <w:jc w:val="left"/>
            </w:pPr>
            <w:r>
              <w:rPr>
                <w:rFonts w:hint="eastAsia"/>
              </w:rPr>
              <w:t>I</w:t>
            </w:r>
            <w:r>
              <w:t>D</w:t>
            </w:r>
          </w:p>
        </w:tc>
        <w:tc>
          <w:tcPr>
            <w:tcW w:w="2218" w:type="dxa"/>
          </w:tcPr>
          <w:p w14:paraId="76A95C90" w14:textId="77777777" w:rsidR="009E452E" w:rsidRDefault="00D67AD0" w:rsidP="00A76ABC">
            <w:pPr>
              <w:spacing w:line="240" w:lineRule="atLeast"/>
              <w:jc w:val="left"/>
            </w:pPr>
            <w:r>
              <w:t>F_</w:t>
            </w:r>
            <w:r>
              <w:rPr>
                <w:rFonts w:hint="eastAsia"/>
              </w:rPr>
              <w:t>I</w:t>
            </w:r>
            <w:r>
              <w:t>D</w:t>
            </w:r>
          </w:p>
        </w:tc>
        <w:tc>
          <w:tcPr>
            <w:tcW w:w="2218" w:type="dxa"/>
          </w:tcPr>
          <w:p w14:paraId="5A50ECA8" w14:textId="77777777" w:rsidR="009E452E" w:rsidRDefault="009E452E" w:rsidP="00A76ABC">
            <w:pPr>
              <w:spacing w:line="240" w:lineRule="atLeast"/>
              <w:jc w:val="left"/>
            </w:pPr>
          </w:p>
        </w:tc>
        <w:tc>
          <w:tcPr>
            <w:tcW w:w="1177" w:type="dxa"/>
          </w:tcPr>
          <w:p w14:paraId="6D93DC0B" w14:textId="77777777" w:rsidR="009E452E" w:rsidRDefault="009E452E" w:rsidP="00A76ABC">
            <w:pPr>
              <w:spacing w:line="240" w:lineRule="atLeast"/>
              <w:jc w:val="left"/>
            </w:pPr>
          </w:p>
        </w:tc>
        <w:tc>
          <w:tcPr>
            <w:tcW w:w="3781" w:type="dxa"/>
          </w:tcPr>
          <w:p w14:paraId="5C6D8B3B" w14:textId="77777777" w:rsidR="009E452E" w:rsidRDefault="009E452E" w:rsidP="00A76ABC">
            <w:pPr>
              <w:spacing w:line="240" w:lineRule="atLeast"/>
              <w:jc w:val="left"/>
            </w:pPr>
          </w:p>
        </w:tc>
      </w:tr>
      <w:tr w:rsidR="009E452E" w14:paraId="424725A9" w14:textId="77777777">
        <w:trPr>
          <w:trHeight w:val="267"/>
        </w:trPr>
        <w:tc>
          <w:tcPr>
            <w:tcW w:w="1836" w:type="dxa"/>
          </w:tcPr>
          <w:p w14:paraId="504A45D3" w14:textId="77777777" w:rsidR="009E452E" w:rsidRDefault="00D67AD0" w:rsidP="00A76ABC">
            <w:pPr>
              <w:spacing w:line="240" w:lineRule="atLeast"/>
              <w:jc w:val="left"/>
            </w:pPr>
            <w:r>
              <w:rPr>
                <w:rFonts w:hint="eastAsia"/>
              </w:rPr>
              <w:t>名称</w:t>
            </w:r>
          </w:p>
        </w:tc>
        <w:tc>
          <w:tcPr>
            <w:tcW w:w="2218" w:type="dxa"/>
          </w:tcPr>
          <w:p w14:paraId="4C659FAB" w14:textId="77777777" w:rsidR="009E452E" w:rsidRDefault="00D67AD0" w:rsidP="00A76ABC">
            <w:pPr>
              <w:spacing w:line="240" w:lineRule="atLeast"/>
              <w:jc w:val="left"/>
            </w:pPr>
            <w:r>
              <w:t>F_</w:t>
            </w:r>
            <w:r>
              <w:rPr>
                <w:rFonts w:hint="eastAsia"/>
              </w:rPr>
              <w:t>N</w:t>
            </w:r>
            <w:r>
              <w:t>ame</w:t>
            </w:r>
          </w:p>
        </w:tc>
        <w:tc>
          <w:tcPr>
            <w:tcW w:w="2218" w:type="dxa"/>
          </w:tcPr>
          <w:p w14:paraId="71AB522A" w14:textId="77777777" w:rsidR="009E452E" w:rsidRDefault="009E452E" w:rsidP="00A76ABC">
            <w:pPr>
              <w:spacing w:line="240" w:lineRule="atLeast"/>
              <w:jc w:val="left"/>
            </w:pPr>
          </w:p>
        </w:tc>
        <w:tc>
          <w:tcPr>
            <w:tcW w:w="1177" w:type="dxa"/>
          </w:tcPr>
          <w:p w14:paraId="547BF670" w14:textId="77777777" w:rsidR="009E452E" w:rsidRDefault="009E452E" w:rsidP="00A76ABC">
            <w:pPr>
              <w:spacing w:line="240" w:lineRule="atLeast"/>
              <w:jc w:val="left"/>
            </w:pPr>
          </w:p>
        </w:tc>
        <w:tc>
          <w:tcPr>
            <w:tcW w:w="3781" w:type="dxa"/>
          </w:tcPr>
          <w:p w14:paraId="32AA1728" w14:textId="77777777" w:rsidR="009E452E" w:rsidRDefault="00D67AD0" w:rsidP="00A76ABC">
            <w:pPr>
              <w:spacing w:line="240" w:lineRule="atLeast"/>
              <w:jc w:val="left"/>
            </w:pPr>
            <w:r>
              <w:t>Unique</w:t>
            </w:r>
            <w:r>
              <w:rPr>
                <w:rFonts w:hint="eastAsia"/>
              </w:rPr>
              <w:t>值</w:t>
            </w:r>
          </w:p>
        </w:tc>
      </w:tr>
      <w:tr w:rsidR="009E452E" w14:paraId="6709E041" w14:textId="77777777">
        <w:trPr>
          <w:trHeight w:val="267"/>
        </w:trPr>
        <w:tc>
          <w:tcPr>
            <w:tcW w:w="1836" w:type="dxa"/>
          </w:tcPr>
          <w:p w14:paraId="3E7C8CDA" w14:textId="77777777" w:rsidR="009E452E" w:rsidRDefault="00D67AD0" w:rsidP="00A76ABC">
            <w:pPr>
              <w:spacing w:line="240" w:lineRule="atLeast"/>
              <w:jc w:val="left"/>
            </w:pPr>
            <w:r>
              <w:rPr>
                <w:rFonts w:hint="eastAsia"/>
              </w:rPr>
              <w:t>值</w:t>
            </w:r>
          </w:p>
        </w:tc>
        <w:tc>
          <w:tcPr>
            <w:tcW w:w="2218" w:type="dxa"/>
          </w:tcPr>
          <w:p w14:paraId="4B345379" w14:textId="77777777" w:rsidR="009E452E" w:rsidRDefault="00D67AD0" w:rsidP="00A76ABC">
            <w:pPr>
              <w:spacing w:line="240" w:lineRule="atLeast"/>
              <w:jc w:val="left"/>
            </w:pPr>
            <w:r>
              <w:t>F_Value</w:t>
            </w:r>
          </w:p>
        </w:tc>
        <w:tc>
          <w:tcPr>
            <w:tcW w:w="2218" w:type="dxa"/>
          </w:tcPr>
          <w:p w14:paraId="31731F5A" w14:textId="77777777" w:rsidR="009E452E" w:rsidRDefault="009E452E" w:rsidP="00A76ABC">
            <w:pPr>
              <w:spacing w:line="240" w:lineRule="atLeast"/>
              <w:jc w:val="left"/>
            </w:pPr>
          </w:p>
        </w:tc>
        <w:tc>
          <w:tcPr>
            <w:tcW w:w="1177" w:type="dxa"/>
          </w:tcPr>
          <w:p w14:paraId="288683BB" w14:textId="77777777" w:rsidR="009E452E" w:rsidRDefault="009E452E" w:rsidP="00A76ABC">
            <w:pPr>
              <w:spacing w:line="240" w:lineRule="atLeast"/>
              <w:jc w:val="left"/>
            </w:pPr>
          </w:p>
        </w:tc>
        <w:tc>
          <w:tcPr>
            <w:tcW w:w="3781" w:type="dxa"/>
          </w:tcPr>
          <w:p w14:paraId="4B787413" w14:textId="77777777" w:rsidR="009E452E" w:rsidRDefault="009E452E" w:rsidP="00A76ABC">
            <w:pPr>
              <w:spacing w:line="240" w:lineRule="atLeast"/>
              <w:jc w:val="left"/>
            </w:pPr>
          </w:p>
        </w:tc>
      </w:tr>
    </w:tbl>
    <w:p w14:paraId="00ED1846" w14:textId="77777777" w:rsidR="009E452E" w:rsidRDefault="009E452E" w:rsidP="00A76ABC">
      <w:pPr>
        <w:spacing w:line="240" w:lineRule="atLeast"/>
        <w:jc w:val="left"/>
      </w:pPr>
    </w:p>
    <w:p w14:paraId="22C8F62B" w14:textId="77777777" w:rsidR="009E452E" w:rsidRDefault="009E452E" w:rsidP="00A76ABC">
      <w:pPr>
        <w:spacing w:line="240" w:lineRule="atLeast"/>
        <w:jc w:val="left"/>
      </w:pPr>
    </w:p>
    <w:tbl>
      <w:tblPr>
        <w:tblW w:w="8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1"/>
        <w:gridCol w:w="2366"/>
        <w:gridCol w:w="1236"/>
        <w:gridCol w:w="3553"/>
      </w:tblGrid>
      <w:tr w:rsidR="009E452E" w14:paraId="1B0C4D5A" w14:textId="77777777">
        <w:trPr>
          <w:trHeight w:val="255"/>
        </w:trPr>
        <w:tc>
          <w:tcPr>
            <w:tcW w:w="1001" w:type="dxa"/>
            <w:shd w:val="clear" w:color="auto" w:fill="FF0000"/>
          </w:tcPr>
          <w:p w14:paraId="1298A711" w14:textId="77777777" w:rsidR="009E452E" w:rsidRDefault="00D67AD0" w:rsidP="00A76ABC">
            <w:pPr>
              <w:spacing w:line="240" w:lineRule="atLeast"/>
              <w:jc w:val="left"/>
              <w:rPr>
                <w:color w:val="FFFFFF" w:themeColor="background1"/>
              </w:rPr>
            </w:pPr>
            <w:r>
              <w:rPr>
                <w:color w:val="FFFFFF" w:themeColor="background1"/>
              </w:rPr>
              <w:t>F_</w:t>
            </w:r>
            <w:r>
              <w:rPr>
                <w:rFonts w:hint="eastAsia"/>
                <w:color w:val="FFFFFF" w:themeColor="background1"/>
              </w:rPr>
              <w:t>I</w:t>
            </w:r>
            <w:r>
              <w:rPr>
                <w:color w:val="FFFFFF" w:themeColor="background1"/>
              </w:rPr>
              <w:t>D</w:t>
            </w:r>
          </w:p>
        </w:tc>
        <w:tc>
          <w:tcPr>
            <w:tcW w:w="2366" w:type="dxa"/>
            <w:shd w:val="clear" w:color="auto" w:fill="FF0000"/>
          </w:tcPr>
          <w:p w14:paraId="054DF52F" w14:textId="77777777" w:rsidR="009E452E" w:rsidRDefault="00D67AD0" w:rsidP="00A76ABC">
            <w:pPr>
              <w:spacing w:line="240" w:lineRule="atLeast"/>
              <w:jc w:val="left"/>
              <w:rPr>
                <w:color w:val="FFFFFF" w:themeColor="background1"/>
              </w:rPr>
            </w:pPr>
            <w:r>
              <w:rPr>
                <w:rFonts w:hint="eastAsia"/>
                <w:color w:val="FFFFFF" w:themeColor="background1"/>
              </w:rPr>
              <w:t>F</w:t>
            </w:r>
            <w:r>
              <w:rPr>
                <w:color w:val="FFFFFF" w:themeColor="background1"/>
              </w:rPr>
              <w:t>_Name</w:t>
            </w:r>
          </w:p>
        </w:tc>
        <w:tc>
          <w:tcPr>
            <w:tcW w:w="1236" w:type="dxa"/>
            <w:shd w:val="clear" w:color="auto" w:fill="FF0000"/>
          </w:tcPr>
          <w:p w14:paraId="1AC3B82C" w14:textId="77777777" w:rsidR="009E452E" w:rsidRDefault="00D67AD0" w:rsidP="00A76ABC">
            <w:pPr>
              <w:spacing w:line="240" w:lineRule="atLeast"/>
              <w:jc w:val="left"/>
              <w:rPr>
                <w:color w:val="FFFFFF" w:themeColor="background1"/>
              </w:rPr>
            </w:pPr>
            <w:r>
              <w:rPr>
                <w:rFonts w:hint="eastAsia"/>
                <w:color w:val="FFFFFF" w:themeColor="background1"/>
              </w:rPr>
              <w:t>F</w:t>
            </w:r>
            <w:r>
              <w:rPr>
                <w:color w:val="FFFFFF" w:themeColor="background1"/>
              </w:rPr>
              <w:t>_Value</w:t>
            </w:r>
          </w:p>
        </w:tc>
        <w:tc>
          <w:tcPr>
            <w:tcW w:w="3553" w:type="dxa"/>
            <w:shd w:val="clear" w:color="auto" w:fill="FF0000"/>
          </w:tcPr>
          <w:p w14:paraId="617D32A2" w14:textId="77777777" w:rsidR="009E452E" w:rsidRDefault="00D67AD0" w:rsidP="00A76ABC">
            <w:pPr>
              <w:spacing w:line="240" w:lineRule="atLeast"/>
              <w:jc w:val="left"/>
              <w:rPr>
                <w:color w:val="FFFFFF" w:themeColor="background1"/>
              </w:rPr>
            </w:pPr>
            <w:r>
              <w:rPr>
                <w:rFonts w:hint="eastAsia"/>
                <w:color w:val="FFFFFF" w:themeColor="background1"/>
              </w:rPr>
              <w:t>描述</w:t>
            </w:r>
          </w:p>
        </w:tc>
      </w:tr>
      <w:tr w:rsidR="009E452E" w14:paraId="3163C9BB" w14:textId="77777777">
        <w:trPr>
          <w:trHeight w:val="267"/>
        </w:trPr>
        <w:tc>
          <w:tcPr>
            <w:tcW w:w="1001" w:type="dxa"/>
          </w:tcPr>
          <w:p w14:paraId="4200456B" w14:textId="77777777" w:rsidR="009E452E" w:rsidRDefault="009E452E" w:rsidP="00A76ABC">
            <w:pPr>
              <w:spacing w:line="240" w:lineRule="atLeast"/>
              <w:jc w:val="left"/>
            </w:pPr>
          </w:p>
        </w:tc>
        <w:tc>
          <w:tcPr>
            <w:tcW w:w="2366" w:type="dxa"/>
          </w:tcPr>
          <w:p w14:paraId="1F73FDE7" w14:textId="77777777" w:rsidR="009E452E" w:rsidRDefault="00D67AD0" w:rsidP="00A76ABC">
            <w:pPr>
              <w:spacing w:line="240" w:lineRule="atLeast"/>
              <w:jc w:val="left"/>
            </w:pPr>
            <w:r>
              <w:rPr>
                <w:rFonts w:hint="eastAsia"/>
              </w:rPr>
              <w:t>Brand</w:t>
            </w:r>
            <w:r>
              <w:t>C</w:t>
            </w:r>
            <w:r>
              <w:rPr>
                <w:rFonts w:hint="eastAsia"/>
              </w:rPr>
              <w:t>a</w:t>
            </w:r>
            <w:r>
              <w:t>cheS</w:t>
            </w:r>
            <w:r>
              <w:rPr>
                <w:rFonts w:hint="eastAsia"/>
              </w:rPr>
              <w:t>ize</w:t>
            </w:r>
          </w:p>
        </w:tc>
        <w:tc>
          <w:tcPr>
            <w:tcW w:w="1236" w:type="dxa"/>
          </w:tcPr>
          <w:p w14:paraId="3FE04D33" w14:textId="77777777" w:rsidR="009E452E" w:rsidRDefault="00D67AD0" w:rsidP="00A76ABC">
            <w:pPr>
              <w:spacing w:line="240" w:lineRule="atLeast"/>
              <w:jc w:val="left"/>
            </w:pPr>
            <w:r>
              <w:t>100000000</w:t>
            </w:r>
          </w:p>
        </w:tc>
        <w:tc>
          <w:tcPr>
            <w:tcW w:w="3553" w:type="dxa"/>
          </w:tcPr>
          <w:p w14:paraId="1AFE85E8" w14:textId="77777777" w:rsidR="009E452E" w:rsidRDefault="00D67AD0" w:rsidP="00A76ABC">
            <w:pPr>
              <w:spacing w:line="240" w:lineRule="atLeast"/>
              <w:jc w:val="left"/>
            </w:pPr>
            <w:r>
              <w:rPr>
                <w:rFonts w:hint="eastAsia"/>
              </w:rPr>
              <w:t>品牌缓存的对象个数</w:t>
            </w:r>
          </w:p>
        </w:tc>
      </w:tr>
      <w:tr w:rsidR="009E452E" w14:paraId="413B8E56" w14:textId="77777777">
        <w:trPr>
          <w:trHeight w:val="267"/>
        </w:trPr>
        <w:tc>
          <w:tcPr>
            <w:tcW w:w="1001" w:type="dxa"/>
          </w:tcPr>
          <w:p w14:paraId="5C3EEA77" w14:textId="77777777" w:rsidR="009E452E" w:rsidRDefault="009E452E" w:rsidP="00A76ABC">
            <w:pPr>
              <w:spacing w:line="240" w:lineRule="atLeast"/>
              <w:jc w:val="left"/>
            </w:pPr>
          </w:p>
        </w:tc>
        <w:tc>
          <w:tcPr>
            <w:tcW w:w="2366" w:type="dxa"/>
          </w:tcPr>
          <w:p w14:paraId="74B5C7C5" w14:textId="77777777" w:rsidR="009E452E" w:rsidRDefault="00D67AD0" w:rsidP="00A76ABC">
            <w:pPr>
              <w:spacing w:line="240" w:lineRule="atLeast"/>
              <w:jc w:val="left"/>
            </w:pPr>
            <w:r>
              <w:t>C</w:t>
            </w:r>
            <w:r>
              <w:rPr>
                <w:rFonts w:hint="eastAsia"/>
              </w:rPr>
              <w:t>ate</w:t>
            </w:r>
            <w:r>
              <w:t>goryC</w:t>
            </w:r>
            <w:r>
              <w:rPr>
                <w:rFonts w:hint="eastAsia"/>
              </w:rPr>
              <w:t>a</w:t>
            </w:r>
            <w:r>
              <w:t>cheS</w:t>
            </w:r>
            <w:r>
              <w:rPr>
                <w:rFonts w:hint="eastAsia"/>
              </w:rPr>
              <w:t>ize</w:t>
            </w:r>
          </w:p>
        </w:tc>
        <w:tc>
          <w:tcPr>
            <w:tcW w:w="1236" w:type="dxa"/>
          </w:tcPr>
          <w:p w14:paraId="7CBDCA06" w14:textId="77777777" w:rsidR="009E452E" w:rsidRDefault="00D67AD0" w:rsidP="00A76ABC">
            <w:pPr>
              <w:spacing w:line="240" w:lineRule="atLeast"/>
              <w:jc w:val="left"/>
            </w:pPr>
            <w:r>
              <w:t>100000000</w:t>
            </w:r>
          </w:p>
        </w:tc>
        <w:tc>
          <w:tcPr>
            <w:tcW w:w="3553" w:type="dxa"/>
          </w:tcPr>
          <w:p w14:paraId="17FC32F5" w14:textId="77777777" w:rsidR="009E452E" w:rsidRDefault="00D67AD0" w:rsidP="00A76ABC">
            <w:pPr>
              <w:spacing w:line="240" w:lineRule="atLeast"/>
              <w:jc w:val="left"/>
            </w:pPr>
            <w:r>
              <w:rPr>
                <w:rFonts w:hint="eastAsia"/>
              </w:rPr>
              <w:t>类别缓存的对象个数</w:t>
            </w:r>
          </w:p>
        </w:tc>
      </w:tr>
      <w:tr w:rsidR="009E452E" w14:paraId="7867508B" w14:textId="77777777">
        <w:trPr>
          <w:trHeight w:val="267"/>
        </w:trPr>
        <w:tc>
          <w:tcPr>
            <w:tcW w:w="1001" w:type="dxa"/>
          </w:tcPr>
          <w:p w14:paraId="24D04EF6" w14:textId="77777777" w:rsidR="009E452E" w:rsidRDefault="009E452E" w:rsidP="00A76ABC">
            <w:pPr>
              <w:spacing w:line="240" w:lineRule="atLeast"/>
              <w:jc w:val="left"/>
            </w:pPr>
          </w:p>
        </w:tc>
        <w:tc>
          <w:tcPr>
            <w:tcW w:w="2366" w:type="dxa"/>
          </w:tcPr>
          <w:p w14:paraId="66720569" w14:textId="77777777" w:rsidR="009E452E" w:rsidRDefault="00D67AD0" w:rsidP="00A76ABC">
            <w:pPr>
              <w:spacing w:line="240" w:lineRule="atLeast"/>
              <w:jc w:val="left"/>
            </w:pPr>
            <w:r>
              <w:rPr>
                <w:rFonts w:hint="eastAsia"/>
              </w:rPr>
              <w:t>C</w:t>
            </w:r>
            <w:r>
              <w:t>ommodit</w:t>
            </w:r>
            <w:r>
              <w:rPr>
                <w:rFonts w:hint="eastAsia"/>
              </w:rPr>
              <w:t>y</w:t>
            </w:r>
            <w:r>
              <w:t>C</w:t>
            </w:r>
            <w:r>
              <w:rPr>
                <w:rFonts w:hint="eastAsia"/>
              </w:rPr>
              <w:t>ache</w:t>
            </w:r>
            <w:r>
              <w:t>S</w:t>
            </w:r>
            <w:r>
              <w:rPr>
                <w:rFonts w:hint="eastAsia"/>
              </w:rPr>
              <w:t>ize</w:t>
            </w:r>
          </w:p>
        </w:tc>
        <w:tc>
          <w:tcPr>
            <w:tcW w:w="1236" w:type="dxa"/>
          </w:tcPr>
          <w:p w14:paraId="3F468960" w14:textId="77777777" w:rsidR="009E452E" w:rsidRDefault="00D67AD0" w:rsidP="00A76ABC">
            <w:pPr>
              <w:spacing w:line="240" w:lineRule="atLeast"/>
              <w:jc w:val="left"/>
            </w:pPr>
            <w:r>
              <w:rPr>
                <w:rFonts w:hint="eastAsia"/>
              </w:rPr>
              <w:t>1</w:t>
            </w:r>
            <w:r>
              <w:t>00</w:t>
            </w:r>
          </w:p>
        </w:tc>
        <w:tc>
          <w:tcPr>
            <w:tcW w:w="3553" w:type="dxa"/>
          </w:tcPr>
          <w:p w14:paraId="101107DD" w14:textId="77777777" w:rsidR="009E452E" w:rsidRDefault="00D67AD0" w:rsidP="00A76ABC">
            <w:pPr>
              <w:spacing w:line="240" w:lineRule="atLeast"/>
              <w:jc w:val="left"/>
            </w:pPr>
            <w:r>
              <w:rPr>
                <w:rFonts w:hint="eastAsia"/>
              </w:rPr>
              <w:t>商品缓存的对象个数。开发时使用</w:t>
            </w:r>
            <w:r>
              <w:rPr>
                <w:rFonts w:hint="eastAsia"/>
              </w:rPr>
              <w:t>1</w:t>
            </w:r>
            <w:r>
              <w:t>0</w:t>
            </w:r>
            <w:r>
              <w:rPr>
                <w:rFonts w:hint="eastAsia"/>
              </w:rPr>
              <w:t>个来看看有无问题</w:t>
            </w:r>
          </w:p>
        </w:tc>
      </w:tr>
      <w:tr w:rsidR="009E452E" w14:paraId="36EB7FCD" w14:textId="77777777">
        <w:trPr>
          <w:trHeight w:val="267"/>
        </w:trPr>
        <w:tc>
          <w:tcPr>
            <w:tcW w:w="1001" w:type="dxa"/>
          </w:tcPr>
          <w:p w14:paraId="2E89EB98" w14:textId="77777777" w:rsidR="009E452E" w:rsidRDefault="009E452E" w:rsidP="00A76ABC">
            <w:pPr>
              <w:spacing w:line="240" w:lineRule="atLeast"/>
              <w:jc w:val="left"/>
            </w:pPr>
          </w:p>
        </w:tc>
        <w:tc>
          <w:tcPr>
            <w:tcW w:w="2366" w:type="dxa"/>
          </w:tcPr>
          <w:p w14:paraId="7C1FECDF" w14:textId="77777777" w:rsidR="009E452E" w:rsidRDefault="009E452E" w:rsidP="00A76ABC">
            <w:pPr>
              <w:spacing w:line="240" w:lineRule="atLeast"/>
              <w:jc w:val="left"/>
            </w:pPr>
          </w:p>
        </w:tc>
        <w:tc>
          <w:tcPr>
            <w:tcW w:w="1236" w:type="dxa"/>
          </w:tcPr>
          <w:p w14:paraId="6FCF323A" w14:textId="77777777" w:rsidR="009E452E" w:rsidRDefault="009E452E" w:rsidP="00A76ABC">
            <w:pPr>
              <w:spacing w:line="240" w:lineRule="atLeast"/>
              <w:jc w:val="left"/>
            </w:pPr>
          </w:p>
        </w:tc>
        <w:tc>
          <w:tcPr>
            <w:tcW w:w="3553" w:type="dxa"/>
          </w:tcPr>
          <w:p w14:paraId="7AC6C7CA" w14:textId="77777777" w:rsidR="009E452E" w:rsidRDefault="00D67AD0" w:rsidP="00A76ABC">
            <w:pPr>
              <w:spacing w:line="240" w:lineRule="atLeast"/>
              <w:jc w:val="left"/>
            </w:pPr>
            <w:r>
              <w:rPr>
                <w:rFonts w:hint="eastAsia"/>
              </w:rPr>
              <w:t>(</w:t>
            </w:r>
            <w:r>
              <w:rPr>
                <w:rFonts w:hint="eastAsia"/>
              </w:rPr>
              <w:t>其它的再加</w:t>
            </w:r>
            <w:r>
              <w:t>……)</w:t>
            </w:r>
          </w:p>
        </w:tc>
      </w:tr>
    </w:tbl>
    <w:p w14:paraId="0392B936" w14:textId="77777777" w:rsidR="009E452E" w:rsidRDefault="009E452E" w:rsidP="00A76ABC">
      <w:pPr>
        <w:spacing w:line="240" w:lineRule="atLeast"/>
        <w:jc w:val="left"/>
      </w:pPr>
    </w:p>
    <w:p w14:paraId="2ED80903" w14:textId="77777777" w:rsidR="009E452E" w:rsidRDefault="009E452E" w:rsidP="00A76ABC">
      <w:pPr>
        <w:spacing w:line="240" w:lineRule="atLeast"/>
        <w:jc w:val="left"/>
      </w:pPr>
    </w:p>
    <w:p w14:paraId="30DE7B01" w14:textId="77777777" w:rsidR="009E452E" w:rsidRDefault="00D67AD0" w:rsidP="00A76ABC">
      <w:pPr>
        <w:pStyle w:val="3"/>
        <w:spacing w:line="240" w:lineRule="atLeast"/>
        <w:jc w:val="left"/>
      </w:pPr>
      <w:bookmarkStart w:id="361" w:name="_5.1.18_同步文本数据结构设计"/>
      <w:bookmarkStart w:id="362" w:name="_5.1.18_同步缓存表"/>
      <w:bookmarkStart w:id="363" w:name="OLE_LINK35"/>
      <w:bookmarkStart w:id="364" w:name="_Toc50496783"/>
      <w:bookmarkEnd w:id="361"/>
      <w:bookmarkEnd w:id="362"/>
      <w:r>
        <w:rPr>
          <w:rFonts w:hint="eastAsia"/>
        </w:rPr>
        <w:t>同步缓存表</w:t>
      </w:r>
      <w:bookmarkEnd w:id="363"/>
      <w:bookmarkEnd w:id="364"/>
    </w:p>
    <w:p w14:paraId="622190B4" w14:textId="77777777" w:rsidR="009E452E" w:rsidRDefault="00D67AD0" w:rsidP="00A76ABC">
      <w:pPr>
        <w:pStyle w:val="4"/>
        <w:spacing w:line="240" w:lineRule="atLeast"/>
        <w:jc w:val="left"/>
      </w:pPr>
      <w:r>
        <w:rPr>
          <w:rFonts w:hint="eastAsia"/>
        </w:rPr>
        <w:t>会员同步缓存表</w:t>
      </w:r>
      <w:bookmarkStart w:id="365" w:name="OLE_LINK30"/>
      <w:r>
        <w:rPr>
          <w:rFonts w:hint="eastAsia"/>
        </w:rPr>
        <w:t>T_</w:t>
      </w:r>
      <w:bookmarkStart w:id="366" w:name="OLE_LINK33"/>
      <w:bookmarkStart w:id="367" w:name="OLE_LINK34"/>
      <w:r>
        <w:t>Vip</w:t>
      </w:r>
      <w:bookmarkEnd w:id="366"/>
      <w:bookmarkEnd w:id="367"/>
      <w:r>
        <w:rPr>
          <w:rFonts w:hint="eastAsia"/>
        </w:rPr>
        <w:t>SyncCache</w:t>
      </w:r>
      <w:bookmarkEnd w:id="365"/>
    </w:p>
    <w:p w14:paraId="3CB94433" w14:textId="77777777" w:rsidR="009E452E" w:rsidRDefault="00D67AD0" w:rsidP="00A76ABC">
      <w:pPr>
        <w:spacing w:line="240" w:lineRule="atLeast"/>
        <w:jc w:val="left"/>
      </w:pPr>
      <w:r>
        <w:rPr>
          <w:rFonts w:hint="eastAsia"/>
        </w:rPr>
        <w:t>存储要同步到各个</w:t>
      </w:r>
      <w:r>
        <w:rPr>
          <w:rFonts w:hint="eastAsia"/>
        </w:rPr>
        <w:t>POS</w:t>
      </w:r>
      <w:r>
        <w:rPr>
          <w:rFonts w:hint="eastAsia"/>
        </w:rPr>
        <w:t>的数据块：</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0"/>
        <w:gridCol w:w="1980"/>
        <w:gridCol w:w="2187"/>
        <w:gridCol w:w="851"/>
        <w:gridCol w:w="8646"/>
      </w:tblGrid>
      <w:tr w:rsidR="009E452E" w14:paraId="63D8ACF7" w14:textId="77777777" w:rsidTr="00CA4EEB">
        <w:trPr>
          <w:trHeight w:val="255"/>
        </w:trPr>
        <w:tc>
          <w:tcPr>
            <w:tcW w:w="1640" w:type="dxa"/>
            <w:shd w:val="clear" w:color="auto" w:fill="FF0000"/>
          </w:tcPr>
          <w:p w14:paraId="2A7A2734"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980" w:type="dxa"/>
            <w:shd w:val="clear" w:color="auto" w:fill="FF0000"/>
          </w:tcPr>
          <w:p w14:paraId="2B3EC517"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187" w:type="dxa"/>
            <w:shd w:val="clear" w:color="auto" w:fill="FF0000"/>
          </w:tcPr>
          <w:p w14:paraId="221BDCF9"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851" w:type="dxa"/>
            <w:shd w:val="clear" w:color="auto" w:fill="FF0000"/>
          </w:tcPr>
          <w:p w14:paraId="21F8F93A"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8646" w:type="dxa"/>
            <w:shd w:val="clear" w:color="auto" w:fill="FF0000"/>
          </w:tcPr>
          <w:p w14:paraId="677DE575"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7E24809B" w14:textId="77777777" w:rsidTr="00CA4EEB">
        <w:trPr>
          <w:trHeight w:val="267"/>
        </w:trPr>
        <w:tc>
          <w:tcPr>
            <w:tcW w:w="1640" w:type="dxa"/>
          </w:tcPr>
          <w:p w14:paraId="0A707C6A" w14:textId="77777777" w:rsidR="009E452E" w:rsidRDefault="00D67AD0" w:rsidP="00A76ABC">
            <w:pPr>
              <w:spacing w:line="240" w:lineRule="atLeast"/>
              <w:jc w:val="left"/>
            </w:pPr>
            <w:r>
              <w:rPr>
                <w:rFonts w:hint="eastAsia"/>
              </w:rPr>
              <w:t>ID</w:t>
            </w:r>
          </w:p>
        </w:tc>
        <w:tc>
          <w:tcPr>
            <w:tcW w:w="1980" w:type="dxa"/>
          </w:tcPr>
          <w:p w14:paraId="1861AB94" w14:textId="77777777" w:rsidR="009E452E" w:rsidRDefault="00D67AD0" w:rsidP="00A76ABC">
            <w:pPr>
              <w:spacing w:line="240" w:lineRule="atLeast"/>
              <w:jc w:val="left"/>
            </w:pPr>
            <w:r>
              <w:rPr>
                <w:rFonts w:hint="eastAsia"/>
              </w:rPr>
              <w:t>F_</w:t>
            </w:r>
            <w:r>
              <w:t>ID</w:t>
            </w:r>
          </w:p>
        </w:tc>
        <w:tc>
          <w:tcPr>
            <w:tcW w:w="2187" w:type="dxa"/>
          </w:tcPr>
          <w:p w14:paraId="760001A9" w14:textId="77777777" w:rsidR="009E452E" w:rsidRDefault="009E452E" w:rsidP="00A76ABC">
            <w:pPr>
              <w:spacing w:line="240" w:lineRule="atLeast"/>
              <w:jc w:val="left"/>
            </w:pPr>
          </w:p>
        </w:tc>
        <w:tc>
          <w:tcPr>
            <w:tcW w:w="851" w:type="dxa"/>
          </w:tcPr>
          <w:p w14:paraId="794CB9BC" w14:textId="77777777" w:rsidR="009E452E" w:rsidRDefault="009E452E" w:rsidP="00A76ABC">
            <w:pPr>
              <w:spacing w:line="240" w:lineRule="atLeast"/>
              <w:jc w:val="left"/>
            </w:pPr>
          </w:p>
        </w:tc>
        <w:tc>
          <w:tcPr>
            <w:tcW w:w="8646" w:type="dxa"/>
          </w:tcPr>
          <w:p w14:paraId="0F7E5F8E" w14:textId="77777777" w:rsidR="009E452E" w:rsidRDefault="009E452E" w:rsidP="00A76ABC">
            <w:pPr>
              <w:spacing w:line="240" w:lineRule="atLeast"/>
              <w:jc w:val="left"/>
            </w:pPr>
          </w:p>
        </w:tc>
      </w:tr>
      <w:tr w:rsidR="009E452E" w14:paraId="3AE1DD0F" w14:textId="77777777" w:rsidTr="00CA4EEB">
        <w:trPr>
          <w:trHeight w:val="255"/>
        </w:trPr>
        <w:tc>
          <w:tcPr>
            <w:tcW w:w="1640" w:type="dxa"/>
          </w:tcPr>
          <w:p w14:paraId="5966B916" w14:textId="77777777" w:rsidR="009E452E" w:rsidRDefault="00D67AD0" w:rsidP="00A76ABC">
            <w:pPr>
              <w:spacing w:line="240" w:lineRule="atLeast"/>
              <w:jc w:val="left"/>
            </w:pPr>
            <w:r>
              <w:rPr>
                <w:rFonts w:hint="eastAsia"/>
              </w:rPr>
              <w:t>数据的</w:t>
            </w:r>
            <w:r>
              <w:rPr>
                <w:rFonts w:hint="eastAsia"/>
              </w:rPr>
              <w:t>ID</w:t>
            </w:r>
          </w:p>
        </w:tc>
        <w:tc>
          <w:tcPr>
            <w:tcW w:w="1980" w:type="dxa"/>
          </w:tcPr>
          <w:p w14:paraId="54D767B8" w14:textId="77777777" w:rsidR="009E452E" w:rsidRDefault="00D67AD0" w:rsidP="00A76ABC">
            <w:pPr>
              <w:spacing w:line="240" w:lineRule="atLeast"/>
              <w:jc w:val="left"/>
            </w:pPr>
            <w:r>
              <w:rPr>
                <w:rFonts w:hint="eastAsia"/>
              </w:rPr>
              <w:t>F_SyncData_ID</w:t>
            </w:r>
          </w:p>
        </w:tc>
        <w:tc>
          <w:tcPr>
            <w:tcW w:w="2187" w:type="dxa"/>
          </w:tcPr>
          <w:p w14:paraId="66B2D8CE" w14:textId="77777777" w:rsidR="009E452E" w:rsidRDefault="009E452E" w:rsidP="00A76ABC">
            <w:pPr>
              <w:spacing w:line="240" w:lineRule="atLeast"/>
              <w:jc w:val="left"/>
            </w:pPr>
          </w:p>
        </w:tc>
        <w:tc>
          <w:tcPr>
            <w:tcW w:w="851" w:type="dxa"/>
          </w:tcPr>
          <w:p w14:paraId="7634444E" w14:textId="77777777" w:rsidR="009E452E" w:rsidRDefault="009E452E" w:rsidP="00A76ABC">
            <w:pPr>
              <w:spacing w:line="240" w:lineRule="atLeast"/>
              <w:jc w:val="left"/>
            </w:pPr>
          </w:p>
        </w:tc>
        <w:tc>
          <w:tcPr>
            <w:tcW w:w="8646" w:type="dxa"/>
          </w:tcPr>
          <w:p w14:paraId="4E2D4CA3" w14:textId="77777777" w:rsidR="009E452E" w:rsidRDefault="00D67AD0" w:rsidP="00A76ABC">
            <w:pPr>
              <w:spacing w:line="240" w:lineRule="atLeast"/>
              <w:jc w:val="left"/>
            </w:pPr>
            <w:r>
              <w:rPr>
                <w:rFonts w:hint="eastAsia"/>
              </w:rPr>
              <w:t>对应</w:t>
            </w:r>
            <w:r>
              <w:rPr>
                <w:rFonts w:hint="eastAsia"/>
              </w:rPr>
              <w:t>T_</w:t>
            </w:r>
            <w:r>
              <w:t>VIP</w:t>
            </w:r>
            <w:r>
              <w:rPr>
                <w:rFonts w:hint="eastAsia"/>
              </w:rPr>
              <w:t>的</w:t>
            </w:r>
            <w:r>
              <w:rPr>
                <w:rFonts w:hint="eastAsia"/>
              </w:rPr>
              <w:t>F_ID</w:t>
            </w:r>
            <w:r>
              <w:rPr>
                <w:rFonts w:hint="eastAsia"/>
              </w:rPr>
              <w:t>。</w:t>
            </w:r>
          </w:p>
        </w:tc>
      </w:tr>
      <w:tr w:rsidR="009E452E" w14:paraId="1C278842" w14:textId="77777777" w:rsidTr="00CA4EEB">
        <w:trPr>
          <w:trHeight w:val="255"/>
        </w:trPr>
        <w:tc>
          <w:tcPr>
            <w:tcW w:w="1640" w:type="dxa"/>
          </w:tcPr>
          <w:p w14:paraId="05EA6C1C" w14:textId="77777777" w:rsidR="009E452E" w:rsidRDefault="00D67AD0" w:rsidP="00A76ABC">
            <w:pPr>
              <w:spacing w:line="240" w:lineRule="atLeast"/>
              <w:jc w:val="left"/>
            </w:pPr>
            <w:r>
              <w:rPr>
                <w:rFonts w:hint="eastAsia"/>
              </w:rPr>
              <w:t>数据类型</w:t>
            </w:r>
          </w:p>
        </w:tc>
        <w:tc>
          <w:tcPr>
            <w:tcW w:w="1980" w:type="dxa"/>
          </w:tcPr>
          <w:p w14:paraId="0D42119E" w14:textId="77777777" w:rsidR="009E452E" w:rsidRDefault="00D67AD0" w:rsidP="00A76ABC">
            <w:pPr>
              <w:spacing w:line="240" w:lineRule="atLeast"/>
              <w:jc w:val="left"/>
            </w:pPr>
            <w:r>
              <w:rPr>
                <w:rFonts w:hint="eastAsia"/>
              </w:rPr>
              <w:t>F_SyncType</w:t>
            </w:r>
          </w:p>
        </w:tc>
        <w:tc>
          <w:tcPr>
            <w:tcW w:w="2187" w:type="dxa"/>
          </w:tcPr>
          <w:p w14:paraId="3AAA8AA7" w14:textId="77777777" w:rsidR="009E452E" w:rsidRDefault="00D67AD0" w:rsidP="00A76ABC">
            <w:pPr>
              <w:spacing w:line="240" w:lineRule="atLeast"/>
              <w:jc w:val="left"/>
            </w:pPr>
            <w:r>
              <w:rPr>
                <w:rFonts w:hint="eastAsia"/>
              </w:rPr>
              <w:t>Char(1)</w:t>
            </w:r>
          </w:p>
        </w:tc>
        <w:tc>
          <w:tcPr>
            <w:tcW w:w="851" w:type="dxa"/>
          </w:tcPr>
          <w:p w14:paraId="3B96019C" w14:textId="77777777" w:rsidR="009E452E" w:rsidRDefault="009E452E" w:rsidP="00A76ABC">
            <w:pPr>
              <w:spacing w:line="240" w:lineRule="atLeast"/>
              <w:jc w:val="left"/>
            </w:pPr>
          </w:p>
        </w:tc>
        <w:tc>
          <w:tcPr>
            <w:tcW w:w="8646" w:type="dxa"/>
          </w:tcPr>
          <w:p w14:paraId="04C88874" w14:textId="77777777" w:rsidR="009E452E" w:rsidRDefault="00D67AD0" w:rsidP="00A76ABC">
            <w:pPr>
              <w:spacing w:line="240" w:lineRule="atLeast"/>
              <w:jc w:val="left"/>
            </w:pPr>
            <w:r>
              <w:rPr>
                <w:rFonts w:hint="eastAsia"/>
              </w:rPr>
              <w:t>C</w:t>
            </w:r>
            <w:r>
              <w:rPr>
                <w:rFonts w:hint="eastAsia"/>
              </w:rPr>
              <w:t>或</w:t>
            </w:r>
            <w:r>
              <w:rPr>
                <w:rFonts w:hint="eastAsia"/>
              </w:rPr>
              <w:t>U</w:t>
            </w:r>
            <w:r>
              <w:rPr>
                <w:rFonts w:hint="eastAsia"/>
              </w:rPr>
              <w:t>型</w:t>
            </w:r>
            <w:r w:rsidR="00594071">
              <w:rPr>
                <w:rFonts w:hint="eastAsia"/>
              </w:rPr>
              <w:t>或</w:t>
            </w:r>
            <w:r w:rsidR="00594071" w:rsidRPr="00594071">
              <w:rPr>
                <w:rFonts w:hint="eastAsia"/>
                <w:shd w:val="clear" w:color="auto" w:fill="FFFF00"/>
              </w:rPr>
              <w:t>D</w:t>
            </w:r>
            <w:r w:rsidR="00594071" w:rsidRPr="00594071">
              <w:rPr>
                <w:rFonts w:hint="eastAsia"/>
                <w:shd w:val="clear" w:color="auto" w:fill="FFFF00"/>
              </w:rPr>
              <w:t>型</w:t>
            </w:r>
            <w:r>
              <w:rPr>
                <w:rFonts w:hint="eastAsia"/>
              </w:rPr>
              <w:t>数据</w:t>
            </w:r>
          </w:p>
        </w:tc>
      </w:tr>
      <w:tr w:rsidR="009E452E" w14:paraId="7257599A" w14:textId="77777777" w:rsidTr="00CA4EEB">
        <w:trPr>
          <w:trHeight w:val="255"/>
        </w:trPr>
        <w:tc>
          <w:tcPr>
            <w:tcW w:w="1640" w:type="dxa"/>
            <w:shd w:val="clear" w:color="auto" w:fill="FFFF00"/>
          </w:tcPr>
          <w:p w14:paraId="33A315B5" w14:textId="77777777" w:rsidR="009E452E" w:rsidRDefault="00594071" w:rsidP="00A76ABC">
            <w:pPr>
              <w:spacing w:line="240" w:lineRule="atLeast"/>
              <w:jc w:val="left"/>
            </w:pPr>
            <w:r>
              <w:rPr>
                <w:rFonts w:hint="eastAsia"/>
              </w:rPr>
              <w:t>同步次序</w:t>
            </w:r>
          </w:p>
        </w:tc>
        <w:tc>
          <w:tcPr>
            <w:tcW w:w="1980" w:type="dxa"/>
            <w:shd w:val="clear" w:color="auto" w:fill="FFFF00"/>
          </w:tcPr>
          <w:p w14:paraId="12849068" w14:textId="77777777" w:rsidR="009E452E" w:rsidRDefault="00594071" w:rsidP="00A76ABC">
            <w:pPr>
              <w:spacing w:line="240" w:lineRule="atLeast"/>
              <w:jc w:val="left"/>
            </w:pPr>
            <w:r>
              <w:rPr>
                <w:rFonts w:hint="eastAsia"/>
              </w:rPr>
              <w:t>F</w:t>
            </w:r>
            <w:r>
              <w:t>_SyncSequence</w:t>
            </w:r>
          </w:p>
        </w:tc>
        <w:tc>
          <w:tcPr>
            <w:tcW w:w="2187" w:type="dxa"/>
            <w:shd w:val="clear" w:color="auto" w:fill="FFFF00"/>
          </w:tcPr>
          <w:p w14:paraId="02A49C7C" w14:textId="77777777" w:rsidR="009E452E" w:rsidRDefault="00594071" w:rsidP="00A76ABC">
            <w:pPr>
              <w:spacing w:line="240" w:lineRule="atLeast"/>
              <w:jc w:val="left"/>
            </w:pPr>
            <w:r>
              <w:rPr>
                <w:rFonts w:hint="eastAsia"/>
              </w:rPr>
              <w:t>i</w:t>
            </w:r>
            <w:r>
              <w:t>nt</w:t>
            </w:r>
          </w:p>
        </w:tc>
        <w:tc>
          <w:tcPr>
            <w:tcW w:w="851" w:type="dxa"/>
            <w:shd w:val="clear" w:color="auto" w:fill="FFFF00"/>
          </w:tcPr>
          <w:p w14:paraId="0013E517" w14:textId="77777777" w:rsidR="009E452E" w:rsidRDefault="009E452E" w:rsidP="00A76ABC">
            <w:pPr>
              <w:spacing w:line="240" w:lineRule="atLeast"/>
              <w:jc w:val="left"/>
            </w:pPr>
          </w:p>
        </w:tc>
        <w:tc>
          <w:tcPr>
            <w:tcW w:w="8646" w:type="dxa"/>
            <w:shd w:val="clear" w:color="auto" w:fill="FFFF00"/>
          </w:tcPr>
          <w:p w14:paraId="164864FF" w14:textId="77777777" w:rsidR="009E452E" w:rsidRDefault="00594071" w:rsidP="00A76ABC">
            <w:pPr>
              <w:spacing w:line="240" w:lineRule="atLeast"/>
              <w:jc w:val="left"/>
            </w:pPr>
            <w:r>
              <w:rPr>
                <w:rFonts w:hint="eastAsia"/>
              </w:rPr>
              <w:t>用于客户端收到</w:t>
            </w:r>
            <w:r>
              <w:rPr>
                <w:rFonts w:hint="eastAsia"/>
              </w:rPr>
              <w:t>N</w:t>
            </w:r>
            <w:r>
              <w:rPr>
                <w:rFonts w:hint="eastAsia"/>
              </w:rPr>
              <w:t>条同步块后，知道按照什么顺序去处理这些同步块</w:t>
            </w:r>
            <w:r w:rsidR="00CA4EEB">
              <w:rPr>
                <w:rFonts w:hint="eastAsia"/>
              </w:rPr>
              <w:t>。比如对一个对象</w:t>
            </w:r>
            <w:r w:rsidR="00CA4EEB">
              <w:rPr>
                <w:rFonts w:hint="eastAsia"/>
              </w:rPr>
              <w:t>A</w:t>
            </w:r>
            <w:r w:rsidR="00CA4EEB">
              <w:rPr>
                <w:rFonts w:hint="eastAsia"/>
              </w:rPr>
              <w:t>进行多次修改，生成了</w:t>
            </w:r>
            <w:r w:rsidR="00CA4EEB">
              <w:rPr>
                <w:rFonts w:hint="eastAsia"/>
              </w:rPr>
              <w:t>U</w:t>
            </w:r>
            <w:r w:rsidR="00CA4EEB">
              <w:t>1</w:t>
            </w:r>
            <w:r w:rsidR="00CA4EEB">
              <w:rPr>
                <w:rFonts w:hint="eastAsia"/>
              </w:rPr>
              <w:t>、</w:t>
            </w:r>
            <w:r w:rsidR="00CA4EEB">
              <w:rPr>
                <w:rFonts w:hint="eastAsia"/>
              </w:rPr>
              <w:t>U</w:t>
            </w:r>
            <w:r w:rsidR="00CA4EEB">
              <w:t>2</w:t>
            </w:r>
            <w:r w:rsidR="00CA4EEB">
              <w:rPr>
                <w:rFonts w:hint="eastAsia"/>
              </w:rPr>
              <w:t>、</w:t>
            </w:r>
            <w:r w:rsidR="00CA4EEB">
              <w:rPr>
                <w:rFonts w:hint="eastAsia"/>
              </w:rPr>
              <w:t>U</w:t>
            </w:r>
            <w:r w:rsidR="00CA4EEB">
              <w:t>3</w:t>
            </w:r>
            <w:r w:rsidR="00CA4EEB">
              <w:rPr>
                <w:rFonts w:hint="eastAsia"/>
              </w:rPr>
              <w:t>三个同步块，</w:t>
            </w:r>
            <w:r w:rsidR="00CA4EEB">
              <w:rPr>
                <w:rFonts w:hint="eastAsia"/>
              </w:rPr>
              <w:t>POS</w:t>
            </w:r>
            <w:r w:rsidR="00CA4EEB">
              <w:rPr>
                <w:rFonts w:hint="eastAsia"/>
              </w:rPr>
              <w:t>同步时，必须按顺序执行，否则会出现奇怪的值，比如拿到的是</w:t>
            </w:r>
            <w:r w:rsidR="00CA4EEB">
              <w:rPr>
                <w:rFonts w:hint="eastAsia"/>
              </w:rPr>
              <w:t>U</w:t>
            </w:r>
            <w:r w:rsidR="00CA4EEB">
              <w:t>1</w:t>
            </w:r>
            <w:r w:rsidR="00CA4EEB">
              <w:rPr>
                <w:rFonts w:hint="eastAsia"/>
              </w:rPr>
              <w:t>的值。</w:t>
            </w:r>
          </w:p>
        </w:tc>
      </w:tr>
      <w:tr w:rsidR="00220EB3" w14:paraId="3B91626A" w14:textId="77777777" w:rsidTr="00CA4EEB">
        <w:trPr>
          <w:trHeight w:val="255"/>
        </w:trPr>
        <w:tc>
          <w:tcPr>
            <w:tcW w:w="1640" w:type="dxa"/>
            <w:tcBorders>
              <w:top w:val="single" w:sz="4" w:space="0" w:color="auto"/>
              <w:left w:val="single" w:sz="4" w:space="0" w:color="auto"/>
              <w:bottom w:val="single" w:sz="4" w:space="0" w:color="auto"/>
              <w:right w:val="single" w:sz="4" w:space="0" w:color="auto"/>
            </w:tcBorders>
            <w:shd w:val="clear" w:color="auto" w:fill="FFFF00"/>
          </w:tcPr>
          <w:p w14:paraId="1C15696A" w14:textId="77777777" w:rsidR="00220EB3" w:rsidRDefault="00220EB3" w:rsidP="00A76ABC">
            <w:pPr>
              <w:spacing w:line="240" w:lineRule="atLeast"/>
              <w:jc w:val="left"/>
            </w:pPr>
            <w:r>
              <w:rPr>
                <w:rFonts w:hint="eastAsia"/>
              </w:rPr>
              <w:t>创建时间</w:t>
            </w:r>
          </w:p>
        </w:tc>
        <w:tc>
          <w:tcPr>
            <w:tcW w:w="1980" w:type="dxa"/>
            <w:tcBorders>
              <w:top w:val="single" w:sz="4" w:space="0" w:color="auto"/>
              <w:left w:val="single" w:sz="4" w:space="0" w:color="auto"/>
              <w:bottom w:val="single" w:sz="4" w:space="0" w:color="auto"/>
              <w:right w:val="single" w:sz="4" w:space="0" w:color="auto"/>
            </w:tcBorders>
            <w:shd w:val="clear" w:color="auto" w:fill="FFFF00"/>
          </w:tcPr>
          <w:p w14:paraId="7C79B822" w14:textId="77777777" w:rsidR="00220EB3" w:rsidRDefault="00220EB3" w:rsidP="00A76ABC">
            <w:pPr>
              <w:spacing w:line="240" w:lineRule="atLeast"/>
              <w:jc w:val="left"/>
            </w:pPr>
            <w:r>
              <w:rPr>
                <w:rFonts w:hint="eastAsia"/>
              </w:rPr>
              <w:t>F</w:t>
            </w:r>
            <w:r>
              <w:t>_CreateDatetime</w:t>
            </w:r>
          </w:p>
        </w:tc>
        <w:tc>
          <w:tcPr>
            <w:tcW w:w="2187" w:type="dxa"/>
            <w:tcBorders>
              <w:top w:val="single" w:sz="4" w:space="0" w:color="auto"/>
              <w:left w:val="single" w:sz="4" w:space="0" w:color="auto"/>
              <w:bottom w:val="single" w:sz="4" w:space="0" w:color="auto"/>
              <w:right w:val="single" w:sz="4" w:space="0" w:color="auto"/>
            </w:tcBorders>
            <w:shd w:val="clear" w:color="auto" w:fill="FFFF00"/>
          </w:tcPr>
          <w:p w14:paraId="6499EC22" w14:textId="77777777" w:rsidR="00220EB3" w:rsidRDefault="00220EB3" w:rsidP="00A76ABC">
            <w:pPr>
              <w:spacing w:line="240" w:lineRule="atLeast"/>
              <w:jc w:val="left"/>
            </w:pPr>
            <w:r>
              <w:rPr>
                <w:rFonts w:hint="eastAsia"/>
              </w:rPr>
              <w:t>D</w:t>
            </w:r>
            <w:r>
              <w:t>atetime, NOT NULL</w:t>
            </w:r>
          </w:p>
        </w:tc>
        <w:tc>
          <w:tcPr>
            <w:tcW w:w="851" w:type="dxa"/>
            <w:tcBorders>
              <w:top w:val="single" w:sz="4" w:space="0" w:color="auto"/>
              <w:left w:val="single" w:sz="4" w:space="0" w:color="auto"/>
              <w:bottom w:val="single" w:sz="4" w:space="0" w:color="auto"/>
              <w:right w:val="single" w:sz="4" w:space="0" w:color="auto"/>
            </w:tcBorders>
            <w:shd w:val="clear" w:color="auto" w:fill="FFFF00"/>
          </w:tcPr>
          <w:p w14:paraId="0004B0E4" w14:textId="77777777" w:rsidR="00220EB3" w:rsidRDefault="00220EB3" w:rsidP="00A76ABC">
            <w:pPr>
              <w:spacing w:line="240" w:lineRule="atLeast"/>
              <w:jc w:val="left"/>
            </w:pPr>
          </w:p>
        </w:tc>
        <w:tc>
          <w:tcPr>
            <w:tcW w:w="8646" w:type="dxa"/>
            <w:tcBorders>
              <w:top w:val="single" w:sz="4" w:space="0" w:color="auto"/>
              <w:left w:val="single" w:sz="4" w:space="0" w:color="auto"/>
              <w:bottom w:val="single" w:sz="4" w:space="0" w:color="auto"/>
              <w:right w:val="single" w:sz="4" w:space="0" w:color="auto"/>
            </w:tcBorders>
            <w:shd w:val="clear" w:color="auto" w:fill="FFFF00"/>
          </w:tcPr>
          <w:p w14:paraId="4F02DAD1" w14:textId="77777777" w:rsidR="00220EB3" w:rsidRDefault="00220EB3" w:rsidP="00A76ABC">
            <w:pPr>
              <w:spacing w:line="240" w:lineRule="atLeast"/>
              <w:jc w:val="left"/>
            </w:pPr>
            <w:r>
              <w:rPr>
                <w:rFonts w:hint="eastAsia"/>
              </w:rPr>
              <w:t>便于追踪</w:t>
            </w:r>
          </w:p>
        </w:tc>
      </w:tr>
    </w:tbl>
    <w:p w14:paraId="53793FB8" w14:textId="77777777" w:rsidR="009E452E" w:rsidRPr="00220EB3" w:rsidRDefault="009E452E" w:rsidP="00A76ABC">
      <w:pPr>
        <w:spacing w:line="240" w:lineRule="atLeast"/>
        <w:jc w:val="left"/>
      </w:pPr>
    </w:p>
    <w:p w14:paraId="6D8E4D0F" w14:textId="77777777" w:rsidR="009E452E" w:rsidRDefault="00D67AD0" w:rsidP="00A76ABC">
      <w:pPr>
        <w:pStyle w:val="4"/>
        <w:spacing w:line="240" w:lineRule="atLeast"/>
        <w:jc w:val="left"/>
      </w:pPr>
      <w:r>
        <w:rPr>
          <w:rFonts w:hint="eastAsia"/>
        </w:rPr>
        <w:t>会员同步缓存调度表</w:t>
      </w:r>
      <w:r>
        <w:rPr>
          <w:rFonts w:hint="eastAsia"/>
        </w:rPr>
        <w:t>T_</w:t>
      </w:r>
      <w:r>
        <w:t>Vip</w:t>
      </w:r>
      <w:r>
        <w:rPr>
          <w:rFonts w:hint="eastAsia"/>
        </w:rPr>
        <w:t>SyncCacheDispatcher</w:t>
      </w:r>
    </w:p>
    <w:p w14:paraId="072F22C7" w14:textId="77777777" w:rsidR="009E452E" w:rsidRDefault="00D67AD0" w:rsidP="00A76ABC">
      <w:pPr>
        <w:spacing w:line="240" w:lineRule="atLeast"/>
        <w:jc w:val="left"/>
      </w:pPr>
      <w:r>
        <w:rPr>
          <w:rFonts w:hint="eastAsia"/>
        </w:rPr>
        <w:t>存储哪些</w:t>
      </w:r>
      <w:r>
        <w:rPr>
          <w:rFonts w:hint="eastAsia"/>
        </w:rPr>
        <w:t>POS</w:t>
      </w:r>
      <w:r>
        <w:rPr>
          <w:rFonts w:hint="eastAsia"/>
        </w:rPr>
        <w:t>已经同步了哪个数据块：</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0"/>
        <w:gridCol w:w="1980"/>
        <w:gridCol w:w="2612"/>
        <w:gridCol w:w="1276"/>
        <w:gridCol w:w="6379"/>
      </w:tblGrid>
      <w:tr w:rsidR="009E452E" w14:paraId="24F5565D" w14:textId="77777777" w:rsidTr="009537DD">
        <w:trPr>
          <w:trHeight w:val="255"/>
        </w:trPr>
        <w:tc>
          <w:tcPr>
            <w:tcW w:w="1640" w:type="dxa"/>
            <w:shd w:val="clear" w:color="auto" w:fill="FF0000"/>
          </w:tcPr>
          <w:p w14:paraId="3655D62E" w14:textId="77777777" w:rsidR="009E452E" w:rsidRDefault="00D67AD0" w:rsidP="00A76ABC">
            <w:pPr>
              <w:spacing w:line="240" w:lineRule="atLeast"/>
              <w:jc w:val="left"/>
              <w:rPr>
                <w:color w:val="FFFFFF" w:themeColor="background1"/>
              </w:rPr>
            </w:pPr>
            <w:r>
              <w:rPr>
                <w:rFonts w:hint="eastAsia"/>
                <w:color w:val="FFFFFF" w:themeColor="background1"/>
              </w:rPr>
              <w:t>数据项</w:t>
            </w:r>
          </w:p>
        </w:tc>
        <w:tc>
          <w:tcPr>
            <w:tcW w:w="1980" w:type="dxa"/>
            <w:shd w:val="clear" w:color="auto" w:fill="FF0000"/>
          </w:tcPr>
          <w:p w14:paraId="16066ACB" w14:textId="77777777" w:rsidR="009E452E" w:rsidRDefault="00D67AD0"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2612" w:type="dxa"/>
            <w:shd w:val="clear" w:color="auto" w:fill="FF0000"/>
          </w:tcPr>
          <w:p w14:paraId="0F3BBD8C" w14:textId="77777777" w:rsidR="009E452E" w:rsidRDefault="00D67AD0" w:rsidP="00A76ABC">
            <w:pPr>
              <w:spacing w:line="240" w:lineRule="atLeast"/>
              <w:jc w:val="left"/>
              <w:rPr>
                <w:color w:val="FFFFFF" w:themeColor="background1"/>
              </w:rPr>
            </w:pPr>
            <w:r>
              <w:rPr>
                <w:rFonts w:hint="eastAsia"/>
                <w:color w:val="FFFFFF" w:themeColor="background1"/>
              </w:rPr>
              <w:t>Type</w:t>
            </w:r>
          </w:p>
        </w:tc>
        <w:tc>
          <w:tcPr>
            <w:tcW w:w="1276" w:type="dxa"/>
            <w:shd w:val="clear" w:color="auto" w:fill="FF0000"/>
          </w:tcPr>
          <w:p w14:paraId="01E3687F" w14:textId="77777777" w:rsidR="009E452E" w:rsidRDefault="00D67AD0" w:rsidP="00A76ABC">
            <w:pPr>
              <w:spacing w:line="240" w:lineRule="atLeast"/>
              <w:jc w:val="left"/>
              <w:rPr>
                <w:color w:val="FFFFFF" w:themeColor="background1"/>
              </w:rPr>
            </w:pPr>
            <w:r>
              <w:rPr>
                <w:rFonts w:hint="eastAsia"/>
                <w:color w:val="FFFFFF" w:themeColor="background1"/>
              </w:rPr>
              <w:t>默认值</w:t>
            </w:r>
          </w:p>
        </w:tc>
        <w:tc>
          <w:tcPr>
            <w:tcW w:w="6379" w:type="dxa"/>
            <w:shd w:val="clear" w:color="auto" w:fill="FF0000"/>
          </w:tcPr>
          <w:p w14:paraId="0C2C924D" w14:textId="77777777" w:rsidR="009E452E" w:rsidRDefault="00D67AD0"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E452E" w14:paraId="4DC48826" w14:textId="77777777" w:rsidTr="009537DD">
        <w:trPr>
          <w:trHeight w:val="267"/>
        </w:trPr>
        <w:tc>
          <w:tcPr>
            <w:tcW w:w="1640" w:type="dxa"/>
          </w:tcPr>
          <w:p w14:paraId="72FEF5B4" w14:textId="77777777" w:rsidR="009E452E" w:rsidRDefault="00D67AD0" w:rsidP="00A76ABC">
            <w:pPr>
              <w:spacing w:line="240" w:lineRule="atLeast"/>
              <w:jc w:val="left"/>
            </w:pPr>
            <w:r>
              <w:rPr>
                <w:rFonts w:hint="eastAsia"/>
              </w:rPr>
              <w:t>ID</w:t>
            </w:r>
          </w:p>
        </w:tc>
        <w:tc>
          <w:tcPr>
            <w:tcW w:w="1980" w:type="dxa"/>
          </w:tcPr>
          <w:p w14:paraId="3A24F9BB" w14:textId="77777777" w:rsidR="009E452E" w:rsidRDefault="00D67AD0" w:rsidP="00A76ABC">
            <w:pPr>
              <w:spacing w:line="240" w:lineRule="atLeast"/>
              <w:jc w:val="left"/>
            </w:pPr>
            <w:r>
              <w:rPr>
                <w:rFonts w:hint="eastAsia"/>
              </w:rPr>
              <w:t>F_</w:t>
            </w:r>
            <w:r>
              <w:t>ID</w:t>
            </w:r>
          </w:p>
        </w:tc>
        <w:tc>
          <w:tcPr>
            <w:tcW w:w="2612" w:type="dxa"/>
          </w:tcPr>
          <w:p w14:paraId="378D5C6B" w14:textId="77777777" w:rsidR="009E452E" w:rsidRDefault="009E452E" w:rsidP="00A76ABC">
            <w:pPr>
              <w:spacing w:line="240" w:lineRule="atLeast"/>
              <w:jc w:val="left"/>
            </w:pPr>
          </w:p>
        </w:tc>
        <w:tc>
          <w:tcPr>
            <w:tcW w:w="1276" w:type="dxa"/>
          </w:tcPr>
          <w:p w14:paraId="451F3469" w14:textId="77777777" w:rsidR="009E452E" w:rsidRDefault="009E452E" w:rsidP="00A76ABC">
            <w:pPr>
              <w:spacing w:line="240" w:lineRule="atLeast"/>
              <w:jc w:val="left"/>
            </w:pPr>
          </w:p>
        </w:tc>
        <w:tc>
          <w:tcPr>
            <w:tcW w:w="6379" w:type="dxa"/>
          </w:tcPr>
          <w:p w14:paraId="592A7B2E" w14:textId="77777777" w:rsidR="009E452E" w:rsidRDefault="009E452E" w:rsidP="00A76ABC">
            <w:pPr>
              <w:spacing w:line="240" w:lineRule="atLeast"/>
              <w:jc w:val="left"/>
            </w:pPr>
          </w:p>
        </w:tc>
      </w:tr>
      <w:tr w:rsidR="009E452E" w14:paraId="510BC1D9" w14:textId="77777777" w:rsidTr="009537DD">
        <w:trPr>
          <w:trHeight w:val="267"/>
        </w:trPr>
        <w:tc>
          <w:tcPr>
            <w:tcW w:w="1640" w:type="dxa"/>
          </w:tcPr>
          <w:p w14:paraId="07A7FDFD" w14:textId="77777777" w:rsidR="009E452E" w:rsidRDefault="00D67AD0" w:rsidP="00A76ABC">
            <w:pPr>
              <w:spacing w:line="240" w:lineRule="atLeast"/>
              <w:jc w:val="left"/>
            </w:pPr>
            <w:r>
              <w:rPr>
                <w:rFonts w:hint="eastAsia"/>
              </w:rPr>
              <w:t>同步缓存</w:t>
            </w:r>
            <w:r>
              <w:rPr>
                <w:rFonts w:hint="eastAsia"/>
              </w:rPr>
              <w:t>ID</w:t>
            </w:r>
          </w:p>
        </w:tc>
        <w:tc>
          <w:tcPr>
            <w:tcW w:w="1980" w:type="dxa"/>
          </w:tcPr>
          <w:p w14:paraId="52C780C4" w14:textId="77777777" w:rsidR="009E452E" w:rsidRDefault="00D67AD0" w:rsidP="00A76ABC">
            <w:pPr>
              <w:spacing w:line="240" w:lineRule="atLeast"/>
              <w:jc w:val="left"/>
            </w:pPr>
            <w:r>
              <w:rPr>
                <w:rFonts w:hint="eastAsia"/>
              </w:rPr>
              <w:t>F_SyncCacheID</w:t>
            </w:r>
          </w:p>
        </w:tc>
        <w:tc>
          <w:tcPr>
            <w:tcW w:w="2612" w:type="dxa"/>
          </w:tcPr>
          <w:p w14:paraId="4AA3BF56" w14:textId="77777777" w:rsidR="009E452E" w:rsidRDefault="009E452E" w:rsidP="00A76ABC">
            <w:pPr>
              <w:spacing w:line="240" w:lineRule="atLeast"/>
              <w:jc w:val="left"/>
            </w:pPr>
          </w:p>
        </w:tc>
        <w:tc>
          <w:tcPr>
            <w:tcW w:w="1276" w:type="dxa"/>
          </w:tcPr>
          <w:p w14:paraId="06F021CF" w14:textId="77777777" w:rsidR="009E452E" w:rsidRDefault="009E452E" w:rsidP="00A76ABC">
            <w:pPr>
              <w:spacing w:line="240" w:lineRule="atLeast"/>
              <w:jc w:val="left"/>
            </w:pPr>
          </w:p>
        </w:tc>
        <w:tc>
          <w:tcPr>
            <w:tcW w:w="6379" w:type="dxa"/>
          </w:tcPr>
          <w:p w14:paraId="454DB454" w14:textId="77777777" w:rsidR="009E452E" w:rsidRDefault="009E452E" w:rsidP="00A76ABC">
            <w:pPr>
              <w:spacing w:line="240" w:lineRule="atLeast"/>
              <w:jc w:val="left"/>
            </w:pPr>
          </w:p>
        </w:tc>
      </w:tr>
      <w:tr w:rsidR="009E452E" w14:paraId="48C64EFB" w14:textId="77777777" w:rsidTr="009537DD">
        <w:trPr>
          <w:trHeight w:val="255"/>
        </w:trPr>
        <w:tc>
          <w:tcPr>
            <w:tcW w:w="1640" w:type="dxa"/>
          </w:tcPr>
          <w:p w14:paraId="4B1878AC" w14:textId="77777777" w:rsidR="009E452E" w:rsidRDefault="009E452E" w:rsidP="00A76ABC">
            <w:pPr>
              <w:spacing w:line="240" w:lineRule="atLeast"/>
              <w:jc w:val="left"/>
            </w:pPr>
          </w:p>
        </w:tc>
        <w:tc>
          <w:tcPr>
            <w:tcW w:w="1980" w:type="dxa"/>
          </w:tcPr>
          <w:p w14:paraId="04DA4C55" w14:textId="77777777" w:rsidR="009E452E" w:rsidRDefault="00D67AD0" w:rsidP="00A76ABC">
            <w:pPr>
              <w:spacing w:line="240" w:lineRule="atLeast"/>
              <w:jc w:val="left"/>
            </w:pPr>
            <w:r>
              <w:rPr>
                <w:rFonts w:hint="eastAsia"/>
              </w:rPr>
              <w:t>F_POS_ID</w:t>
            </w:r>
          </w:p>
        </w:tc>
        <w:tc>
          <w:tcPr>
            <w:tcW w:w="2612" w:type="dxa"/>
          </w:tcPr>
          <w:p w14:paraId="45AF174B" w14:textId="77777777" w:rsidR="009E452E" w:rsidRDefault="009E452E" w:rsidP="00A76ABC">
            <w:pPr>
              <w:spacing w:line="240" w:lineRule="atLeast"/>
              <w:jc w:val="left"/>
            </w:pPr>
          </w:p>
        </w:tc>
        <w:tc>
          <w:tcPr>
            <w:tcW w:w="1276" w:type="dxa"/>
          </w:tcPr>
          <w:p w14:paraId="691D7DD9" w14:textId="77777777" w:rsidR="009E452E" w:rsidRDefault="009E452E" w:rsidP="00A76ABC">
            <w:pPr>
              <w:spacing w:line="240" w:lineRule="atLeast"/>
              <w:jc w:val="left"/>
            </w:pPr>
          </w:p>
        </w:tc>
        <w:tc>
          <w:tcPr>
            <w:tcW w:w="6379" w:type="dxa"/>
          </w:tcPr>
          <w:p w14:paraId="2B71D35D" w14:textId="77777777" w:rsidR="009E452E" w:rsidRDefault="00D67AD0" w:rsidP="00A76ABC">
            <w:pPr>
              <w:spacing w:line="240" w:lineRule="atLeast"/>
              <w:jc w:val="left"/>
            </w:pPr>
            <w:r>
              <w:rPr>
                <w:rFonts w:hint="eastAsia"/>
              </w:rPr>
              <w:t>同步了缓存</w:t>
            </w:r>
            <w:r>
              <w:rPr>
                <w:rFonts w:hint="eastAsia"/>
              </w:rPr>
              <w:t>F_SyncCacheID</w:t>
            </w:r>
            <w:r>
              <w:rPr>
                <w:rFonts w:hint="eastAsia"/>
              </w:rPr>
              <w:t>的</w:t>
            </w:r>
            <w:r>
              <w:rPr>
                <w:rFonts w:hint="eastAsia"/>
              </w:rPr>
              <w:t>POS</w:t>
            </w:r>
            <w:r>
              <w:rPr>
                <w:rFonts w:hint="eastAsia"/>
              </w:rPr>
              <w:t>机的</w:t>
            </w:r>
            <w:r>
              <w:rPr>
                <w:rFonts w:hint="eastAsia"/>
              </w:rPr>
              <w:t>ID</w:t>
            </w:r>
          </w:p>
        </w:tc>
      </w:tr>
      <w:tr w:rsidR="00673D5F" w14:paraId="26710285" w14:textId="77777777" w:rsidTr="009537DD">
        <w:trPr>
          <w:trHeight w:val="255"/>
        </w:trPr>
        <w:tc>
          <w:tcPr>
            <w:tcW w:w="1640" w:type="dxa"/>
            <w:shd w:val="clear" w:color="auto" w:fill="FFFF00"/>
          </w:tcPr>
          <w:p w14:paraId="7AD0D5DC" w14:textId="77777777" w:rsidR="00673D5F" w:rsidRDefault="00673D5F" w:rsidP="00A76ABC">
            <w:pPr>
              <w:spacing w:line="240" w:lineRule="atLeast"/>
              <w:jc w:val="left"/>
            </w:pPr>
            <w:r>
              <w:rPr>
                <w:rFonts w:hint="eastAsia"/>
              </w:rPr>
              <w:t>创建时间</w:t>
            </w:r>
          </w:p>
        </w:tc>
        <w:tc>
          <w:tcPr>
            <w:tcW w:w="1980" w:type="dxa"/>
            <w:shd w:val="clear" w:color="auto" w:fill="FFFF00"/>
          </w:tcPr>
          <w:p w14:paraId="38A96198" w14:textId="77777777" w:rsidR="00673D5F" w:rsidRDefault="00673D5F" w:rsidP="00A76ABC">
            <w:pPr>
              <w:spacing w:line="240" w:lineRule="atLeast"/>
              <w:jc w:val="left"/>
            </w:pPr>
            <w:r>
              <w:rPr>
                <w:rFonts w:hint="eastAsia"/>
              </w:rPr>
              <w:t>F</w:t>
            </w:r>
            <w:r>
              <w:t>_CreateDatetime</w:t>
            </w:r>
          </w:p>
        </w:tc>
        <w:tc>
          <w:tcPr>
            <w:tcW w:w="2612" w:type="dxa"/>
            <w:shd w:val="clear" w:color="auto" w:fill="FFFF00"/>
          </w:tcPr>
          <w:p w14:paraId="5511C3AF" w14:textId="77777777" w:rsidR="00673D5F" w:rsidRDefault="00673D5F" w:rsidP="00A76ABC">
            <w:pPr>
              <w:spacing w:line="240" w:lineRule="atLeast"/>
              <w:jc w:val="left"/>
            </w:pPr>
            <w:r>
              <w:rPr>
                <w:rFonts w:hint="eastAsia"/>
              </w:rPr>
              <w:t>D</w:t>
            </w:r>
            <w:r>
              <w:t>atetime, NOT NULL</w:t>
            </w:r>
          </w:p>
        </w:tc>
        <w:tc>
          <w:tcPr>
            <w:tcW w:w="1276" w:type="dxa"/>
            <w:shd w:val="clear" w:color="auto" w:fill="FFFF00"/>
          </w:tcPr>
          <w:p w14:paraId="258CE4A5" w14:textId="77777777" w:rsidR="00673D5F" w:rsidRDefault="00673D5F" w:rsidP="00A76ABC">
            <w:pPr>
              <w:spacing w:line="240" w:lineRule="atLeast"/>
              <w:jc w:val="left"/>
            </w:pPr>
          </w:p>
        </w:tc>
        <w:tc>
          <w:tcPr>
            <w:tcW w:w="6379" w:type="dxa"/>
            <w:shd w:val="clear" w:color="auto" w:fill="FFFF00"/>
          </w:tcPr>
          <w:p w14:paraId="292C6024" w14:textId="77777777" w:rsidR="00673D5F" w:rsidRDefault="00673D5F" w:rsidP="00A76ABC">
            <w:pPr>
              <w:spacing w:line="240" w:lineRule="atLeast"/>
              <w:jc w:val="left"/>
            </w:pPr>
            <w:r>
              <w:rPr>
                <w:rFonts w:hint="eastAsia"/>
              </w:rPr>
              <w:t>便于追踪</w:t>
            </w:r>
          </w:p>
        </w:tc>
      </w:tr>
    </w:tbl>
    <w:p w14:paraId="587A800E" w14:textId="77777777" w:rsidR="009E452E" w:rsidRDefault="009E452E" w:rsidP="00A76ABC">
      <w:pPr>
        <w:spacing w:line="240" w:lineRule="atLeast"/>
        <w:jc w:val="left"/>
      </w:pPr>
    </w:p>
    <w:p w14:paraId="6E8F8DD2" w14:textId="77777777" w:rsidR="009E452E" w:rsidRDefault="00D67AD0" w:rsidP="00A76ABC">
      <w:pPr>
        <w:pStyle w:val="4"/>
        <w:spacing w:line="240" w:lineRule="atLeast"/>
        <w:jc w:val="left"/>
      </w:pPr>
      <w:r>
        <w:rPr>
          <w:rFonts w:hint="eastAsia"/>
        </w:rPr>
        <w:t>其它缓存表</w:t>
      </w:r>
    </w:p>
    <w:p w14:paraId="1440B158" w14:textId="77777777" w:rsidR="009E452E" w:rsidRDefault="00D67AD0" w:rsidP="00A76ABC">
      <w:pPr>
        <w:spacing w:line="240" w:lineRule="atLeast"/>
        <w:jc w:val="left"/>
      </w:pPr>
      <w:r>
        <w:rPr>
          <w:rFonts w:hint="eastAsia"/>
        </w:rPr>
        <w:t>门店人员同步缓存表</w:t>
      </w:r>
      <w:r>
        <w:rPr>
          <w:rFonts w:hint="eastAsia"/>
        </w:rPr>
        <w:t>T_</w:t>
      </w:r>
      <w:r>
        <w:t>Staff</w:t>
      </w:r>
      <w:r>
        <w:rPr>
          <w:rFonts w:hint="eastAsia"/>
        </w:rPr>
        <w:t>SyncCache</w:t>
      </w:r>
      <w:r>
        <w:rPr>
          <w:rFonts w:hint="eastAsia"/>
        </w:rPr>
        <w:t>：和会员一样。</w:t>
      </w:r>
    </w:p>
    <w:p w14:paraId="10E040C8" w14:textId="77777777" w:rsidR="009E452E" w:rsidRDefault="00D67AD0" w:rsidP="00A76ABC">
      <w:pPr>
        <w:spacing w:line="240" w:lineRule="atLeast"/>
        <w:jc w:val="left"/>
      </w:pPr>
      <w:r>
        <w:rPr>
          <w:rFonts w:hint="eastAsia"/>
        </w:rPr>
        <w:t>门店人员同步缓存调度表</w:t>
      </w:r>
      <w:r>
        <w:rPr>
          <w:rFonts w:hint="eastAsia"/>
        </w:rPr>
        <w:t>T_</w:t>
      </w:r>
      <w:r>
        <w:t>Staff</w:t>
      </w:r>
      <w:r>
        <w:rPr>
          <w:rFonts w:hint="eastAsia"/>
        </w:rPr>
        <w:t>SyncCacheDispatcher</w:t>
      </w:r>
      <w:r>
        <w:rPr>
          <w:rFonts w:hint="eastAsia"/>
        </w:rPr>
        <w:t>：和会员一样。</w:t>
      </w:r>
    </w:p>
    <w:p w14:paraId="0621FAE6" w14:textId="77777777" w:rsidR="009E452E" w:rsidRDefault="00D67AD0" w:rsidP="00A76ABC">
      <w:pPr>
        <w:spacing w:line="240" w:lineRule="atLeast"/>
        <w:jc w:val="left"/>
      </w:pPr>
      <w:r>
        <w:t>小票同步缓存表</w:t>
      </w:r>
      <w:r>
        <w:t>T_SmallSheetSyncCache</w:t>
      </w:r>
      <w:r>
        <w:rPr>
          <w:rFonts w:hint="eastAsia"/>
        </w:rPr>
        <w:t>：和会员一样。</w:t>
      </w:r>
    </w:p>
    <w:p w14:paraId="60A2EC8B" w14:textId="77777777" w:rsidR="009E452E" w:rsidRDefault="00D67AD0" w:rsidP="00A76ABC">
      <w:pPr>
        <w:spacing w:line="240" w:lineRule="atLeast"/>
        <w:jc w:val="left"/>
      </w:pPr>
      <w:r>
        <w:t>小票同步缓存调度表</w:t>
      </w:r>
      <w:r>
        <w:t>T_SmallSheetSyncCacheDispatcher</w:t>
      </w:r>
      <w:r>
        <w:rPr>
          <w:rFonts w:hint="eastAsia"/>
        </w:rPr>
        <w:t>：和会员一样。</w:t>
      </w:r>
    </w:p>
    <w:p w14:paraId="65598A07" w14:textId="77777777" w:rsidR="009E452E" w:rsidRDefault="009E452E" w:rsidP="00A76ABC">
      <w:pPr>
        <w:spacing w:line="240" w:lineRule="atLeast"/>
        <w:jc w:val="left"/>
      </w:pPr>
    </w:p>
    <w:p w14:paraId="37112036" w14:textId="77777777" w:rsidR="009E452E" w:rsidRDefault="009E452E" w:rsidP="00A76ABC">
      <w:pPr>
        <w:spacing w:line="240" w:lineRule="atLeast"/>
        <w:jc w:val="left"/>
      </w:pPr>
    </w:p>
    <w:p w14:paraId="270D8026" w14:textId="77777777" w:rsidR="00920EEA" w:rsidRDefault="00215552" w:rsidP="00A76ABC">
      <w:pPr>
        <w:pStyle w:val="3"/>
        <w:spacing w:line="240" w:lineRule="atLeast"/>
        <w:jc w:val="left"/>
      </w:pPr>
      <w:bookmarkStart w:id="368" w:name="_Toc50496784"/>
      <w:r>
        <w:rPr>
          <w:rFonts w:hint="eastAsia"/>
        </w:rPr>
        <w:t>N</w:t>
      </w:r>
      <w:r>
        <w:t>br_bx</w:t>
      </w:r>
      <w:r w:rsidR="00920EEA">
        <w:rPr>
          <w:rFonts w:hint="eastAsia"/>
        </w:rPr>
        <w:t>全局配置表</w:t>
      </w:r>
      <w:bookmarkEnd w:id="368"/>
    </w:p>
    <w:p w14:paraId="4BFA050D" w14:textId="77777777" w:rsidR="0000249C" w:rsidRPr="0000249C" w:rsidRDefault="0000249C" w:rsidP="00A76ABC">
      <w:pPr>
        <w:spacing w:line="240" w:lineRule="atLeast"/>
      </w:pPr>
      <w:r w:rsidRPr="008E0C76">
        <w:t>T_BXConfigGeneral</w:t>
      </w:r>
      <w:r>
        <w:rPr>
          <w:rFonts w:hint="eastAsia"/>
        </w:rPr>
        <w:t>：</w:t>
      </w:r>
      <w:r>
        <w:rPr>
          <w:rFonts w:hint="eastAsia"/>
        </w:rPr>
        <w:t xml:space="preserve"> </w:t>
      </w: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386"/>
        <w:gridCol w:w="1559"/>
        <w:gridCol w:w="3807"/>
      </w:tblGrid>
      <w:tr w:rsidR="00920EEA" w14:paraId="7A4B2DC3" w14:textId="77777777" w:rsidTr="00057ADD">
        <w:trPr>
          <w:trHeight w:val="255"/>
        </w:trPr>
        <w:tc>
          <w:tcPr>
            <w:tcW w:w="1129" w:type="dxa"/>
            <w:shd w:val="clear" w:color="auto" w:fill="FF0000"/>
          </w:tcPr>
          <w:p w14:paraId="51A095FE" w14:textId="77777777" w:rsidR="00920EEA" w:rsidRDefault="00920EEA" w:rsidP="00A76ABC">
            <w:pPr>
              <w:spacing w:line="240" w:lineRule="atLeast"/>
              <w:jc w:val="left"/>
              <w:rPr>
                <w:color w:val="FFFFFF" w:themeColor="background1"/>
              </w:rPr>
            </w:pPr>
            <w:r>
              <w:rPr>
                <w:rFonts w:hint="eastAsia"/>
                <w:color w:val="FFFFFF" w:themeColor="background1"/>
              </w:rPr>
              <w:t>数据项</w:t>
            </w:r>
          </w:p>
        </w:tc>
        <w:tc>
          <w:tcPr>
            <w:tcW w:w="2694" w:type="dxa"/>
            <w:shd w:val="clear" w:color="auto" w:fill="FF0000"/>
          </w:tcPr>
          <w:p w14:paraId="18A71C0D" w14:textId="77777777" w:rsidR="00920EEA" w:rsidRDefault="00920EEA" w:rsidP="00A76ABC">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5386" w:type="dxa"/>
            <w:shd w:val="clear" w:color="auto" w:fill="FF0000"/>
          </w:tcPr>
          <w:p w14:paraId="5DEBCBFA" w14:textId="77777777" w:rsidR="00920EEA" w:rsidRDefault="00920EEA" w:rsidP="00A76ABC">
            <w:pPr>
              <w:spacing w:line="240" w:lineRule="atLeast"/>
              <w:jc w:val="left"/>
              <w:rPr>
                <w:color w:val="FFFFFF" w:themeColor="background1"/>
              </w:rPr>
            </w:pPr>
            <w:r>
              <w:rPr>
                <w:rFonts w:hint="eastAsia"/>
                <w:color w:val="FFFFFF" w:themeColor="background1"/>
              </w:rPr>
              <w:t>Type</w:t>
            </w:r>
          </w:p>
        </w:tc>
        <w:tc>
          <w:tcPr>
            <w:tcW w:w="1559" w:type="dxa"/>
            <w:shd w:val="clear" w:color="auto" w:fill="FF0000"/>
          </w:tcPr>
          <w:p w14:paraId="39FD2AEF" w14:textId="77777777" w:rsidR="00920EEA" w:rsidRDefault="00920EEA" w:rsidP="00A76ABC">
            <w:pPr>
              <w:spacing w:line="240" w:lineRule="atLeast"/>
              <w:jc w:val="left"/>
              <w:rPr>
                <w:color w:val="FFFFFF" w:themeColor="background1"/>
              </w:rPr>
            </w:pPr>
            <w:r>
              <w:rPr>
                <w:rFonts w:hint="eastAsia"/>
                <w:color w:val="FFFFFF" w:themeColor="background1"/>
              </w:rPr>
              <w:t>默认值</w:t>
            </w:r>
          </w:p>
        </w:tc>
        <w:tc>
          <w:tcPr>
            <w:tcW w:w="3807" w:type="dxa"/>
            <w:shd w:val="clear" w:color="auto" w:fill="FF0000"/>
          </w:tcPr>
          <w:p w14:paraId="4064E8FE" w14:textId="77777777" w:rsidR="00920EEA" w:rsidRDefault="00920EEA" w:rsidP="00A76ABC">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20EEA" w14:paraId="783FF41E" w14:textId="77777777" w:rsidTr="00057ADD">
        <w:trPr>
          <w:trHeight w:val="267"/>
        </w:trPr>
        <w:tc>
          <w:tcPr>
            <w:tcW w:w="1129" w:type="dxa"/>
          </w:tcPr>
          <w:p w14:paraId="31279BB6" w14:textId="77777777" w:rsidR="00920EEA" w:rsidRDefault="00920EEA" w:rsidP="00A76ABC">
            <w:pPr>
              <w:spacing w:line="240" w:lineRule="atLeast"/>
              <w:jc w:val="left"/>
            </w:pPr>
          </w:p>
        </w:tc>
        <w:tc>
          <w:tcPr>
            <w:tcW w:w="2694" w:type="dxa"/>
          </w:tcPr>
          <w:p w14:paraId="578D50FC" w14:textId="77777777" w:rsidR="00920EEA" w:rsidRDefault="00920EEA" w:rsidP="00A76ABC">
            <w:pPr>
              <w:spacing w:line="240" w:lineRule="atLeast"/>
              <w:jc w:val="left"/>
            </w:pPr>
            <w:r>
              <w:rPr>
                <w:rFonts w:hint="eastAsia"/>
              </w:rPr>
              <w:t>F_</w:t>
            </w:r>
            <w:r>
              <w:t>ID</w:t>
            </w:r>
          </w:p>
        </w:tc>
        <w:tc>
          <w:tcPr>
            <w:tcW w:w="5386" w:type="dxa"/>
          </w:tcPr>
          <w:p w14:paraId="6368B267" w14:textId="77777777" w:rsidR="00920EEA" w:rsidRDefault="00057ADD" w:rsidP="00A76ABC">
            <w:pPr>
              <w:spacing w:line="240" w:lineRule="atLeast"/>
              <w:jc w:val="left"/>
            </w:pPr>
            <w:r>
              <w:t>NOT NULL AUTO_INCREMENT</w:t>
            </w:r>
          </w:p>
        </w:tc>
        <w:tc>
          <w:tcPr>
            <w:tcW w:w="1559" w:type="dxa"/>
          </w:tcPr>
          <w:p w14:paraId="429117F9" w14:textId="77777777" w:rsidR="00920EEA" w:rsidRDefault="00920EEA" w:rsidP="00A76ABC">
            <w:pPr>
              <w:spacing w:line="240" w:lineRule="atLeast"/>
              <w:jc w:val="left"/>
            </w:pPr>
          </w:p>
        </w:tc>
        <w:tc>
          <w:tcPr>
            <w:tcW w:w="3807" w:type="dxa"/>
          </w:tcPr>
          <w:p w14:paraId="53517D47" w14:textId="77777777" w:rsidR="00920EEA" w:rsidRDefault="00920EEA" w:rsidP="00A76ABC">
            <w:pPr>
              <w:spacing w:line="240" w:lineRule="atLeast"/>
              <w:jc w:val="left"/>
            </w:pPr>
          </w:p>
        </w:tc>
      </w:tr>
      <w:tr w:rsidR="00920EEA" w14:paraId="5776F89B" w14:textId="77777777" w:rsidTr="00057ADD">
        <w:trPr>
          <w:trHeight w:val="267"/>
        </w:trPr>
        <w:tc>
          <w:tcPr>
            <w:tcW w:w="1129" w:type="dxa"/>
          </w:tcPr>
          <w:p w14:paraId="48850F3F" w14:textId="77777777" w:rsidR="00920EEA" w:rsidRDefault="00920EEA" w:rsidP="00A76ABC">
            <w:pPr>
              <w:spacing w:line="240" w:lineRule="atLeast"/>
              <w:jc w:val="left"/>
            </w:pPr>
          </w:p>
        </w:tc>
        <w:tc>
          <w:tcPr>
            <w:tcW w:w="2694" w:type="dxa"/>
          </w:tcPr>
          <w:p w14:paraId="33A6B08A" w14:textId="77777777" w:rsidR="00920EEA" w:rsidRDefault="00057ADD" w:rsidP="00A76ABC">
            <w:pPr>
              <w:spacing w:line="240" w:lineRule="atLeast"/>
              <w:jc w:val="left"/>
            </w:pPr>
            <w:r>
              <w:rPr>
                <w:rFonts w:hint="eastAsia"/>
              </w:rPr>
              <w:t>F</w:t>
            </w:r>
            <w:r>
              <w:t>_Name</w:t>
            </w:r>
          </w:p>
        </w:tc>
        <w:tc>
          <w:tcPr>
            <w:tcW w:w="5386" w:type="dxa"/>
          </w:tcPr>
          <w:p w14:paraId="1CCF7102" w14:textId="77777777" w:rsidR="00920EEA" w:rsidRDefault="00057ADD" w:rsidP="00A76ABC">
            <w:pPr>
              <w:spacing w:line="240" w:lineRule="atLeast"/>
              <w:jc w:val="left"/>
            </w:pPr>
            <w:r>
              <w:t>Varchar(60) NOT NULL</w:t>
            </w:r>
          </w:p>
        </w:tc>
        <w:tc>
          <w:tcPr>
            <w:tcW w:w="1559" w:type="dxa"/>
          </w:tcPr>
          <w:p w14:paraId="5D2F0928" w14:textId="77777777" w:rsidR="00920EEA" w:rsidRDefault="00920EEA" w:rsidP="00A76ABC">
            <w:pPr>
              <w:spacing w:line="240" w:lineRule="atLeast"/>
              <w:jc w:val="left"/>
            </w:pPr>
          </w:p>
        </w:tc>
        <w:tc>
          <w:tcPr>
            <w:tcW w:w="3807" w:type="dxa"/>
          </w:tcPr>
          <w:p w14:paraId="707F1C8B" w14:textId="77777777" w:rsidR="00920EEA" w:rsidRDefault="00920EEA" w:rsidP="00A76ABC">
            <w:pPr>
              <w:spacing w:line="240" w:lineRule="atLeast"/>
              <w:jc w:val="left"/>
            </w:pPr>
          </w:p>
        </w:tc>
      </w:tr>
      <w:tr w:rsidR="00057ADD" w14:paraId="43A7BBF4" w14:textId="77777777" w:rsidTr="00057ADD">
        <w:trPr>
          <w:trHeight w:val="267"/>
        </w:trPr>
        <w:tc>
          <w:tcPr>
            <w:tcW w:w="1129" w:type="dxa"/>
          </w:tcPr>
          <w:p w14:paraId="0A2C32BF" w14:textId="77777777" w:rsidR="00057ADD" w:rsidRDefault="00057ADD" w:rsidP="00A76ABC">
            <w:pPr>
              <w:spacing w:line="240" w:lineRule="atLeast"/>
              <w:jc w:val="left"/>
            </w:pPr>
          </w:p>
        </w:tc>
        <w:tc>
          <w:tcPr>
            <w:tcW w:w="2694" w:type="dxa"/>
          </w:tcPr>
          <w:p w14:paraId="5CA37418" w14:textId="77777777" w:rsidR="00057ADD" w:rsidRDefault="00057ADD" w:rsidP="00A76ABC">
            <w:pPr>
              <w:spacing w:line="240" w:lineRule="atLeast"/>
              <w:jc w:val="left"/>
            </w:pPr>
            <w:r>
              <w:rPr>
                <w:rFonts w:hint="eastAsia"/>
              </w:rPr>
              <w:t>F</w:t>
            </w:r>
            <w:r>
              <w:t>_Value</w:t>
            </w:r>
          </w:p>
        </w:tc>
        <w:tc>
          <w:tcPr>
            <w:tcW w:w="5386" w:type="dxa"/>
          </w:tcPr>
          <w:p w14:paraId="05A9AB18" w14:textId="77777777" w:rsidR="00057ADD" w:rsidRDefault="00057ADD" w:rsidP="00A76ABC">
            <w:pPr>
              <w:spacing w:line="240" w:lineRule="atLeast"/>
              <w:jc w:val="left"/>
            </w:pPr>
            <w:r>
              <w:rPr>
                <w:rFonts w:hint="eastAsia"/>
              </w:rPr>
              <w:t>V</w:t>
            </w:r>
            <w:r>
              <w:t>archar(128) NOT NULL</w:t>
            </w:r>
          </w:p>
        </w:tc>
        <w:tc>
          <w:tcPr>
            <w:tcW w:w="1559" w:type="dxa"/>
          </w:tcPr>
          <w:p w14:paraId="59155A2F" w14:textId="77777777" w:rsidR="00057ADD" w:rsidRDefault="00057ADD" w:rsidP="00A76ABC">
            <w:pPr>
              <w:spacing w:line="240" w:lineRule="atLeast"/>
              <w:jc w:val="left"/>
            </w:pPr>
          </w:p>
        </w:tc>
        <w:tc>
          <w:tcPr>
            <w:tcW w:w="3807" w:type="dxa"/>
          </w:tcPr>
          <w:p w14:paraId="2331AC32" w14:textId="77777777" w:rsidR="00057ADD" w:rsidRDefault="00057ADD" w:rsidP="00A76ABC">
            <w:pPr>
              <w:spacing w:line="240" w:lineRule="atLeast"/>
              <w:jc w:val="left"/>
            </w:pPr>
          </w:p>
        </w:tc>
      </w:tr>
      <w:tr w:rsidR="00057ADD" w14:paraId="3EFD5A81" w14:textId="77777777" w:rsidTr="00057ADD">
        <w:trPr>
          <w:trHeight w:val="267"/>
        </w:trPr>
        <w:tc>
          <w:tcPr>
            <w:tcW w:w="1129" w:type="dxa"/>
          </w:tcPr>
          <w:p w14:paraId="14E2458D" w14:textId="77777777" w:rsidR="00057ADD" w:rsidRDefault="00057ADD" w:rsidP="00A76ABC">
            <w:pPr>
              <w:spacing w:line="240" w:lineRule="atLeast"/>
              <w:jc w:val="left"/>
            </w:pPr>
          </w:p>
        </w:tc>
        <w:tc>
          <w:tcPr>
            <w:tcW w:w="2694" w:type="dxa"/>
          </w:tcPr>
          <w:p w14:paraId="4792F7C2" w14:textId="77777777" w:rsidR="00057ADD" w:rsidRDefault="00057ADD" w:rsidP="00A76ABC">
            <w:pPr>
              <w:spacing w:line="240" w:lineRule="atLeast"/>
              <w:jc w:val="left"/>
            </w:pPr>
            <w:r>
              <w:rPr>
                <w:rFonts w:hint="eastAsia"/>
              </w:rPr>
              <w:t>F</w:t>
            </w:r>
            <w:r>
              <w:t>_CreateDatetime</w:t>
            </w:r>
          </w:p>
        </w:tc>
        <w:tc>
          <w:tcPr>
            <w:tcW w:w="5386" w:type="dxa"/>
          </w:tcPr>
          <w:p w14:paraId="6C379687" w14:textId="77777777" w:rsidR="00057ADD" w:rsidRDefault="00057ADD" w:rsidP="00A76ABC">
            <w:pPr>
              <w:spacing w:line="240" w:lineRule="atLeast"/>
              <w:jc w:val="left"/>
            </w:pPr>
            <w:r>
              <w:t xml:space="preserve">DATETIME NOT NULL </w:t>
            </w:r>
          </w:p>
        </w:tc>
        <w:tc>
          <w:tcPr>
            <w:tcW w:w="1559" w:type="dxa"/>
          </w:tcPr>
          <w:p w14:paraId="2B96BD11" w14:textId="77777777" w:rsidR="00057ADD" w:rsidRDefault="00057ADD" w:rsidP="00A76ABC">
            <w:pPr>
              <w:spacing w:line="240" w:lineRule="atLeast"/>
              <w:jc w:val="left"/>
            </w:pPr>
            <w:r>
              <w:t>now()</w:t>
            </w:r>
          </w:p>
        </w:tc>
        <w:tc>
          <w:tcPr>
            <w:tcW w:w="3807" w:type="dxa"/>
          </w:tcPr>
          <w:p w14:paraId="50E0111D" w14:textId="77777777" w:rsidR="00057ADD" w:rsidRDefault="00057ADD" w:rsidP="00A76ABC">
            <w:pPr>
              <w:spacing w:line="240" w:lineRule="atLeast"/>
              <w:jc w:val="left"/>
            </w:pPr>
          </w:p>
        </w:tc>
      </w:tr>
      <w:tr w:rsidR="00057ADD" w14:paraId="7CAA8EA7" w14:textId="77777777" w:rsidTr="00057ADD">
        <w:trPr>
          <w:trHeight w:val="267"/>
        </w:trPr>
        <w:tc>
          <w:tcPr>
            <w:tcW w:w="1129" w:type="dxa"/>
          </w:tcPr>
          <w:p w14:paraId="1885DFF5" w14:textId="77777777" w:rsidR="00057ADD" w:rsidRDefault="00057ADD" w:rsidP="00A76ABC">
            <w:pPr>
              <w:spacing w:line="240" w:lineRule="atLeast"/>
              <w:jc w:val="left"/>
            </w:pPr>
          </w:p>
        </w:tc>
        <w:tc>
          <w:tcPr>
            <w:tcW w:w="2694" w:type="dxa"/>
          </w:tcPr>
          <w:p w14:paraId="62ED6C5B" w14:textId="77777777" w:rsidR="00057ADD" w:rsidRDefault="00057ADD" w:rsidP="00A76ABC">
            <w:pPr>
              <w:spacing w:line="240" w:lineRule="atLeast"/>
              <w:jc w:val="left"/>
            </w:pPr>
            <w:r>
              <w:rPr>
                <w:rFonts w:hint="eastAsia"/>
              </w:rPr>
              <w:t>F</w:t>
            </w:r>
            <w:r>
              <w:t>_UpdateDatetime</w:t>
            </w:r>
          </w:p>
        </w:tc>
        <w:tc>
          <w:tcPr>
            <w:tcW w:w="5386" w:type="dxa"/>
          </w:tcPr>
          <w:p w14:paraId="4962BB4C" w14:textId="77777777" w:rsidR="00057ADD" w:rsidRDefault="00057ADD" w:rsidP="00A76ABC">
            <w:pPr>
              <w:spacing w:line="240" w:lineRule="atLeast"/>
              <w:jc w:val="left"/>
            </w:pPr>
            <w:r>
              <w:t>DATETIME NOT NULL</w:t>
            </w:r>
          </w:p>
        </w:tc>
        <w:tc>
          <w:tcPr>
            <w:tcW w:w="1559" w:type="dxa"/>
          </w:tcPr>
          <w:p w14:paraId="6BB81D16" w14:textId="77777777" w:rsidR="00057ADD" w:rsidRDefault="00057ADD" w:rsidP="00A76ABC">
            <w:pPr>
              <w:spacing w:line="240" w:lineRule="atLeast"/>
              <w:jc w:val="left"/>
            </w:pPr>
            <w:r>
              <w:t>now()</w:t>
            </w:r>
          </w:p>
        </w:tc>
        <w:tc>
          <w:tcPr>
            <w:tcW w:w="3807" w:type="dxa"/>
          </w:tcPr>
          <w:p w14:paraId="1140C3F7" w14:textId="77777777" w:rsidR="00057ADD" w:rsidRDefault="00057ADD" w:rsidP="00A76ABC">
            <w:pPr>
              <w:spacing w:line="240" w:lineRule="atLeast"/>
              <w:jc w:val="left"/>
            </w:pPr>
          </w:p>
        </w:tc>
      </w:tr>
    </w:tbl>
    <w:p w14:paraId="362F9827" w14:textId="77777777" w:rsidR="00057ADD" w:rsidRDefault="00057ADD" w:rsidP="00A76ABC">
      <w:pPr>
        <w:spacing w:line="240" w:lineRule="atLeast"/>
      </w:pPr>
    </w:p>
    <w:p w14:paraId="5AECD0D4" w14:textId="77777777" w:rsidR="00057ADD" w:rsidRDefault="00057ADD" w:rsidP="00A76ABC">
      <w:pPr>
        <w:spacing w:line="240" w:lineRule="atLeast"/>
      </w:pPr>
      <w:r>
        <w:rPr>
          <w:rFonts w:hint="eastAsia"/>
        </w:rPr>
        <w:t>示例（</w:t>
      </w:r>
      <w:r w:rsidRPr="00486F74">
        <w:rPr>
          <w:rFonts w:hint="eastAsia"/>
          <w:shd w:val="clear" w:color="auto" w:fill="FF0000"/>
        </w:rPr>
        <w:t>其中第</w:t>
      </w:r>
      <w:r w:rsidRPr="00486F74">
        <w:rPr>
          <w:rFonts w:hint="eastAsia"/>
          <w:shd w:val="clear" w:color="auto" w:fill="FF0000"/>
        </w:rPr>
        <w:t>1</w:t>
      </w:r>
      <w:r w:rsidRPr="00486F74">
        <w:rPr>
          <w:rFonts w:hint="eastAsia"/>
          <w:shd w:val="clear" w:color="auto" w:fill="FF0000"/>
        </w:rPr>
        <w:t>、</w:t>
      </w:r>
      <w:r w:rsidRPr="00486F74">
        <w:rPr>
          <w:rFonts w:hint="eastAsia"/>
          <w:shd w:val="clear" w:color="auto" w:fill="FF0000"/>
        </w:rPr>
        <w:t>2</w:t>
      </w:r>
      <w:r w:rsidRPr="00486F74">
        <w:rPr>
          <w:rFonts w:hint="eastAsia"/>
          <w:shd w:val="clear" w:color="auto" w:fill="FF0000"/>
        </w:rPr>
        <w:t>列为固定值</w:t>
      </w:r>
      <w:r>
        <w:rPr>
          <w:rFonts w:hint="eastAsia"/>
        </w:rPr>
        <w:t>）：</w:t>
      </w:r>
    </w:p>
    <w:tbl>
      <w:tblPr>
        <w:tblW w:w="8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4383"/>
        <w:gridCol w:w="3250"/>
      </w:tblGrid>
      <w:tr w:rsidR="00057ADD" w:rsidRPr="00057ADD" w14:paraId="6C0B7C59" w14:textId="77777777" w:rsidTr="00057ADD">
        <w:trPr>
          <w:trHeight w:val="285"/>
        </w:trPr>
        <w:tc>
          <w:tcPr>
            <w:tcW w:w="1080" w:type="dxa"/>
            <w:shd w:val="clear" w:color="auto" w:fill="FF0000"/>
            <w:noWrap/>
            <w:vAlign w:val="bottom"/>
          </w:tcPr>
          <w:p w14:paraId="4A144BDA" w14:textId="77777777" w:rsidR="00057ADD" w:rsidRPr="00057ADD" w:rsidRDefault="00057ADD" w:rsidP="00A76ABC">
            <w:pPr>
              <w:spacing w:line="240" w:lineRule="atLeast"/>
              <w:jc w:val="left"/>
              <w:rPr>
                <w:color w:val="FFFFFF" w:themeColor="background1"/>
              </w:rPr>
            </w:pPr>
            <w:r w:rsidRPr="00057ADD">
              <w:rPr>
                <w:rFonts w:hint="eastAsia"/>
                <w:color w:val="FFFFFF" w:themeColor="background1"/>
              </w:rPr>
              <w:t>F</w:t>
            </w:r>
            <w:r w:rsidRPr="00057ADD">
              <w:rPr>
                <w:color w:val="FFFFFF" w:themeColor="background1"/>
              </w:rPr>
              <w:t>_ID</w:t>
            </w:r>
          </w:p>
        </w:tc>
        <w:tc>
          <w:tcPr>
            <w:tcW w:w="4383" w:type="dxa"/>
            <w:shd w:val="clear" w:color="auto" w:fill="FF0000"/>
            <w:noWrap/>
            <w:vAlign w:val="bottom"/>
          </w:tcPr>
          <w:p w14:paraId="07AEC72F" w14:textId="77777777" w:rsidR="00057ADD" w:rsidRPr="00057ADD" w:rsidRDefault="00057ADD" w:rsidP="00A76ABC">
            <w:pPr>
              <w:spacing w:line="240" w:lineRule="atLeast"/>
              <w:jc w:val="left"/>
              <w:rPr>
                <w:color w:val="FFFFFF" w:themeColor="background1"/>
              </w:rPr>
            </w:pPr>
            <w:r w:rsidRPr="00057ADD">
              <w:rPr>
                <w:rFonts w:hint="eastAsia"/>
                <w:color w:val="FFFFFF" w:themeColor="background1"/>
              </w:rPr>
              <w:t>F</w:t>
            </w:r>
            <w:r w:rsidRPr="00057ADD">
              <w:rPr>
                <w:color w:val="FFFFFF" w:themeColor="background1"/>
              </w:rPr>
              <w:t>_Name</w:t>
            </w:r>
          </w:p>
        </w:tc>
        <w:tc>
          <w:tcPr>
            <w:tcW w:w="3250" w:type="dxa"/>
            <w:shd w:val="clear" w:color="auto" w:fill="FF0000"/>
            <w:noWrap/>
            <w:vAlign w:val="bottom"/>
          </w:tcPr>
          <w:p w14:paraId="571C1982" w14:textId="77777777" w:rsidR="00057ADD" w:rsidRPr="00057ADD" w:rsidRDefault="00057ADD" w:rsidP="00A76ABC">
            <w:pPr>
              <w:spacing w:line="240" w:lineRule="atLeast"/>
              <w:jc w:val="left"/>
              <w:rPr>
                <w:color w:val="FFFFFF" w:themeColor="background1"/>
              </w:rPr>
            </w:pPr>
            <w:r w:rsidRPr="00057ADD">
              <w:rPr>
                <w:rFonts w:hint="eastAsia"/>
                <w:color w:val="FFFFFF" w:themeColor="background1"/>
              </w:rPr>
              <w:t>F</w:t>
            </w:r>
            <w:r w:rsidRPr="00057ADD">
              <w:rPr>
                <w:color w:val="FFFFFF" w:themeColor="background1"/>
              </w:rPr>
              <w:t>_Value</w:t>
            </w:r>
          </w:p>
        </w:tc>
      </w:tr>
      <w:tr w:rsidR="00057ADD" w:rsidRPr="00057ADD" w14:paraId="7DCCD764" w14:textId="77777777" w:rsidTr="00057ADD">
        <w:trPr>
          <w:trHeight w:val="285"/>
        </w:trPr>
        <w:tc>
          <w:tcPr>
            <w:tcW w:w="1080" w:type="dxa"/>
            <w:shd w:val="clear" w:color="auto" w:fill="auto"/>
            <w:noWrap/>
            <w:vAlign w:val="bottom"/>
          </w:tcPr>
          <w:p w14:paraId="0FAE404C"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w:t>
            </w:r>
          </w:p>
        </w:tc>
        <w:tc>
          <w:tcPr>
            <w:tcW w:w="4383" w:type="dxa"/>
            <w:shd w:val="clear" w:color="auto" w:fill="auto"/>
            <w:noWrap/>
            <w:vAlign w:val="bottom"/>
          </w:tcPr>
          <w:p w14:paraId="2AE54EB2"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CompanyBusinessLicensePictureDir</w:t>
            </w:r>
          </w:p>
        </w:tc>
        <w:tc>
          <w:tcPr>
            <w:tcW w:w="3250" w:type="dxa"/>
            <w:shd w:val="clear" w:color="auto" w:fill="auto"/>
            <w:noWrap/>
            <w:vAlign w:val="bottom"/>
          </w:tcPr>
          <w:p w14:paraId="3A08C726"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D:/nbr/pic/common_db/license/</w:t>
            </w:r>
          </w:p>
        </w:tc>
      </w:tr>
      <w:tr w:rsidR="00057ADD" w:rsidRPr="00057ADD" w14:paraId="20545819" w14:textId="77777777" w:rsidTr="00057ADD">
        <w:trPr>
          <w:trHeight w:val="285"/>
        </w:trPr>
        <w:tc>
          <w:tcPr>
            <w:tcW w:w="1080" w:type="dxa"/>
            <w:shd w:val="clear" w:color="auto" w:fill="auto"/>
            <w:noWrap/>
            <w:vAlign w:val="bottom"/>
            <w:hideMark/>
          </w:tcPr>
          <w:p w14:paraId="36700852"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2</w:t>
            </w:r>
          </w:p>
        </w:tc>
        <w:tc>
          <w:tcPr>
            <w:tcW w:w="4383" w:type="dxa"/>
            <w:shd w:val="clear" w:color="auto" w:fill="auto"/>
            <w:noWrap/>
            <w:vAlign w:val="bottom"/>
            <w:hideMark/>
          </w:tcPr>
          <w:p w14:paraId="02FC0856"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CompanyBusinessLicensePictureVolumeMax</w:t>
            </w:r>
          </w:p>
        </w:tc>
        <w:tc>
          <w:tcPr>
            <w:tcW w:w="3250" w:type="dxa"/>
            <w:shd w:val="clear" w:color="auto" w:fill="auto"/>
            <w:noWrap/>
            <w:vAlign w:val="bottom"/>
            <w:hideMark/>
          </w:tcPr>
          <w:p w14:paraId="19D876DA"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102400</w:t>
            </w:r>
          </w:p>
        </w:tc>
      </w:tr>
      <w:tr w:rsidR="00057ADD" w:rsidRPr="00057ADD" w14:paraId="637B226B" w14:textId="77777777" w:rsidTr="00057ADD">
        <w:trPr>
          <w:trHeight w:val="285"/>
        </w:trPr>
        <w:tc>
          <w:tcPr>
            <w:tcW w:w="1080" w:type="dxa"/>
            <w:shd w:val="clear" w:color="auto" w:fill="auto"/>
            <w:noWrap/>
            <w:vAlign w:val="bottom"/>
            <w:hideMark/>
          </w:tcPr>
          <w:p w14:paraId="5EC48BD3"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3</w:t>
            </w:r>
          </w:p>
        </w:tc>
        <w:tc>
          <w:tcPr>
            <w:tcW w:w="4383" w:type="dxa"/>
            <w:shd w:val="clear" w:color="auto" w:fill="auto"/>
            <w:noWrap/>
            <w:vAlign w:val="bottom"/>
            <w:hideMark/>
          </w:tcPr>
          <w:p w14:paraId="35350834"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CommodityNOStart</w:t>
            </w:r>
          </w:p>
        </w:tc>
        <w:tc>
          <w:tcPr>
            <w:tcW w:w="3250" w:type="dxa"/>
            <w:shd w:val="clear" w:color="auto" w:fill="auto"/>
            <w:noWrap/>
            <w:vAlign w:val="bottom"/>
            <w:hideMark/>
          </w:tcPr>
          <w:p w14:paraId="4E88719B"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w:t>
            </w:r>
          </w:p>
        </w:tc>
      </w:tr>
      <w:tr w:rsidR="00057ADD" w:rsidRPr="00057ADD" w14:paraId="1A9EF5FF" w14:textId="77777777" w:rsidTr="00057ADD">
        <w:trPr>
          <w:trHeight w:val="285"/>
        </w:trPr>
        <w:tc>
          <w:tcPr>
            <w:tcW w:w="1080" w:type="dxa"/>
            <w:shd w:val="clear" w:color="auto" w:fill="auto"/>
            <w:noWrap/>
            <w:vAlign w:val="bottom"/>
            <w:hideMark/>
          </w:tcPr>
          <w:p w14:paraId="05E45E48"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4</w:t>
            </w:r>
          </w:p>
        </w:tc>
        <w:tc>
          <w:tcPr>
            <w:tcW w:w="4383" w:type="dxa"/>
            <w:shd w:val="clear" w:color="auto" w:fill="auto"/>
            <w:noWrap/>
            <w:vAlign w:val="bottom"/>
            <w:hideMark/>
          </w:tcPr>
          <w:p w14:paraId="2501A9DA"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CommodityPurchasingPriceStart</w:t>
            </w:r>
          </w:p>
        </w:tc>
        <w:tc>
          <w:tcPr>
            <w:tcW w:w="3250" w:type="dxa"/>
            <w:shd w:val="clear" w:color="auto" w:fill="auto"/>
            <w:noWrap/>
            <w:vAlign w:val="bottom"/>
            <w:hideMark/>
          </w:tcPr>
          <w:p w14:paraId="4BDDE4CA"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w:t>
            </w:r>
          </w:p>
        </w:tc>
      </w:tr>
      <w:tr w:rsidR="00057ADD" w:rsidRPr="00057ADD" w14:paraId="20D3EFE3" w14:textId="77777777" w:rsidTr="00057ADD">
        <w:trPr>
          <w:trHeight w:val="285"/>
        </w:trPr>
        <w:tc>
          <w:tcPr>
            <w:tcW w:w="1080" w:type="dxa"/>
            <w:shd w:val="clear" w:color="auto" w:fill="auto"/>
            <w:noWrap/>
            <w:vAlign w:val="bottom"/>
            <w:hideMark/>
          </w:tcPr>
          <w:p w14:paraId="5F4FFE98"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5</w:t>
            </w:r>
          </w:p>
        </w:tc>
        <w:tc>
          <w:tcPr>
            <w:tcW w:w="4383" w:type="dxa"/>
            <w:shd w:val="clear" w:color="auto" w:fill="auto"/>
            <w:noWrap/>
            <w:vAlign w:val="bottom"/>
            <w:hideMark/>
          </w:tcPr>
          <w:p w14:paraId="1AE6E796"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CommodityLogoDir</w:t>
            </w:r>
          </w:p>
        </w:tc>
        <w:tc>
          <w:tcPr>
            <w:tcW w:w="3250" w:type="dxa"/>
            <w:shd w:val="clear" w:color="auto" w:fill="auto"/>
            <w:noWrap/>
            <w:vAlign w:val="bottom"/>
            <w:hideMark/>
          </w:tcPr>
          <w:p w14:paraId="274F1B38"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D:/nbr/pic/private_db/</w:t>
            </w:r>
          </w:p>
        </w:tc>
      </w:tr>
      <w:tr w:rsidR="00057ADD" w:rsidRPr="00057ADD" w14:paraId="447DC99C" w14:textId="77777777" w:rsidTr="00057ADD">
        <w:trPr>
          <w:trHeight w:val="285"/>
        </w:trPr>
        <w:tc>
          <w:tcPr>
            <w:tcW w:w="1080" w:type="dxa"/>
            <w:shd w:val="clear" w:color="auto" w:fill="auto"/>
            <w:noWrap/>
            <w:vAlign w:val="bottom"/>
            <w:hideMark/>
          </w:tcPr>
          <w:p w14:paraId="7DA6A84F"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6</w:t>
            </w:r>
          </w:p>
        </w:tc>
        <w:tc>
          <w:tcPr>
            <w:tcW w:w="4383" w:type="dxa"/>
            <w:shd w:val="clear" w:color="auto" w:fill="auto"/>
            <w:noWrap/>
            <w:vAlign w:val="bottom"/>
            <w:hideMark/>
          </w:tcPr>
          <w:p w14:paraId="7D93DE86"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CompanyAPICertDir</w:t>
            </w:r>
          </w:p>
        </w:tc>
        <w:tc>
          <w:tcPr>
            <w:tcW w:w="3250" w:type="dxa"/>
            <w:shd w:val="clear" w:color="auto" w:fill="auto"/>
            <w:noWrap/>
            <w:vAlign w:val="bottom"/>
            <w:hideMark/>
          </w:tcPr>
          <w:p w14:paraId="2CCCB663"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D:/nbr/apicert/</w:t>
            </w:r>
          </w:p>
        </w:tc>
      </w:tr>
      <w:tr w:rsidR="00057ADD" w:rsidRPr="00057ADD" w14:paraId="26681937" w14:textId="77777777" w:rsidTr="00057ADD">
        <w:trPr>
          <w:trHeight w:val="285"/>
        </w:trPr>
        <w:tc>
          <w:tcPr>
            <w:tcW w:w="1080" w:type="dxa"/>
            <w:shd w:val="clear" w:color="auto" w:fill="auto"/>
            <w:noWrap/>
            <w:vAlign w:val="bottom"/>
            <w:hideMark/>
          </w:tcPr>
          <w:p w14:paraId="28AC30C0"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7</w:t>
            </w:r>
          </w:p>
        </w:tc>
        <w:tc>
          <w:tcPr>
            <w:tcW w:w="4383" w:type="dxa"/>
            <w:shd w:val="clear" w:color="auto" w:fill="auto"/>
            <w:noWrap/>
            <w:vAlign w:val="bottom"/>
            <w:hideMark/>
          </w:tcPr>
          <w:p w14:paraId="70D70FBC" w14:textId="77777777" w:rsidR="00057ADD" w:rsidRPr="00057ADD" w:rsidRDefault="00057ADD" w:rsidP="00A76ABC">
            <w:pPr>
              <w:widowControl/>
              <w:spacing w:line="240" w:lineRule="atLeast"/>
              <w:jc w:val="left"/>
              <w:rPr>
                <w:rFonts w:ascii="等线" w:eastAsia="等线" w:hAnsi="等线" w:cs="宋体"/>
                <w:color w:val="000000"/>
                <w:kern w:val="0"/>
                <w:sz w:val="22"/>
              </w:rPr>
            </w:pPr>
            <w:r w:rsidRPr="00057ADD">
              <w:rPr>
                <w:rFonts w:ascii="等线" w:eastAsia="等线" w:hAnsi="等线" w:cs="宋体" w:hint="eastAsia"/>
                <w:color w:val="000000"/>
                <w:kern w:val="0"/>
                <w:sz w:val="22"/>
              </w:rPr>
              <w:t>CompanyAPICertVolumeMax</w:t>
            </w:r>
          </w:p>
        </w:tc>
        <w:tc>
          <w:tcPr>
            <w:tcW w:w="3250" w:type="dxa"/>
            <w:shd w:val="clear" w:color="auto" w:fill="auto"/>
            <w:noWrap/>
            <w:vAlign w:val="bottom"/>
            <w:hideMark/>
          </w:tcPr>
          <w:p w14:paraId="0583A546" w14:textId="77777777" w:rsidR="00057ADD" w:rsidRPr="00057ADD" w:rsidRDefault="00057ADD" w:rsidP="00A76ABC">
            <w:pPr>
              <w:widowControl/>
              <w:spacing w:line="240" w:lineRule="atLeast"/>
              <w:jc w:val="right"/>
              <w:rPr>
                <w:rFonts w:ascii="等线" w:eastAsia="等线" w:hAnsi="等线" w:cs="宋体"/>
                <w:color w:val="000000"/>
                <w:kern w:val="0"/>
                <w:sz w:val="22"/>
              </w:rPr>
            </w:pPr>
            <w:r w:rsidRPr="00057ADD">
              <w:rPr>
                <w:rFonts w:ascii="等线" w:eastAsia="等线" w:hAnsi="等线" w:cs="宋体" w:hint="eastAsia"/>
                <w:color w:val="000000"/>
                <w:kern w:val="0"/>
                <w:sz w:val="22"/>
              </w:rPr>
              <w:t>10240</w:t>
            </w:r>
          </w:p>
        </w:tc>
      </w:tr>
    </w:tbl>
    <w:p w14:paraId="029C21F5" w14:textId="77777777" w:rsidR="00057ADD" w:rsidRPr="00920EEA" w:rsidRDefault="00057ADD" w:rsidP="00A76ABC">
      <w:pPr>
        <w:spacing w:line="240" w:lineRule="atLeast"/>
      </w:pPr>
    </w:p>
    <w:p w14:paraId="3ACF78B7" w14:textId="77777777" w:rsidR="009E452E" w:rsidRDefault="009E452E" w:rsidP="00A76ABC">
      <w:pPr>
        <w:pStyle w:val="2"/>
        <w:numPr>
          <w:ilvl w:val="0"/>
          <w:numId w:val="0"/>
        </w:numPr>
        <w:spacing w:line="240" w:lineRule="atLeast"/>
        <w:jc w:val="left"/>
        <w:sectPr w:rsidR="009E452E">
          <w:pgSz w:w="16838" w:h="11906" w:orient="landscape"/>
          <w:pgMar w:top="720" w:right="720" w:bottom="720" w:left="720" w:header="851" w:footer="992" w:gutter="0"/>
          <w:cols w:space="425"/>
          <w:docGrid w:type="lines" w:linePitch="312"/>
        </w:sectPr>
      </w:pPr>
    </w:p>
    <w:p w14:paraId="4456CD9D" w14:textId="77777777" w:rsidR="00215552" w:rsidRDefault="00215552">
      <w:pPr>
        <w:pStyle w:val="3"/>
      </w:pPr>
      <w:r>
        <w:rPr>
          <w:rFonts w:hint="eastAsia"/>
        </w:rPr>
        <w:t xml:space="preserve"> </w:t>
      </w:r>
      <w:bookmarkStart w:id="369" w:name="_Toc50496785"/>
      <w:r>
        <w:rPr>
          <w:rFonts w:hint="eastAsia"/>
        </w:rPr>
        <w:t>N</w:t>
      </w:r>
      <w:r>
        <w:t>br_bx</w:t>
      </w:r>
      <w:r>
        <w:rPr>
          <w:rFonts w:hint="eastAsia"/>
        </w:rPr>
        <w:t>.</w:t>
      </w:r>
      <w:r>
        <w:t>T_CurrentRelease</w:t>
      </w:r>
      <w:bookmarkEnd w:id="369"/>
    </w:p>
    <w:p w14:paraId="511AD54E" w14:textId="77777777" w:rsidR="00215552" w:rsidRDefault="00215552" w:rsidP="00215552">
      <w:r>
        <w:rPr>
          <w:rFonts w:hint="eastAsia"/>
        </w:rPr>
        <w:t>记录当前</w:t>
      </w:r>
      <w:r>
        <w:rPr>
          <w:rFonts w:hint="eastAsia"/>
        </w:rPr>
        <w:t>R</w:t>
      </w:r>
      <w:r>
        <w:t>elease</w:t>
      </w:r>
      <w:r>
        <w:rPr>
          <w:rFonts w:hint="eastAsia"/>
        </w:rPr>
        <w:t>的一些信息，比如版本号。帮助</w:t>
      </w:r>
      <w:r>
        <w:rPr>
          <w:rFonts w:hint="eastAsia"/>
        </w:rPr>
        <w:t>R</w:t>
      </w:r>
      <w:r>
        <w:t>elease</w:t>
      </w:r>
      <w:r>
        <w:rPr>
          <w:rFonts w:hint="eastAsia"/>
        </w:rPr>
        <w:t>时验证</w:t>
      </w:r>
      <w:r>
        <w:rPr>
          <w:rFonts w:hint="eastAsia"/>
        </w:rPr>
        <w:t>R</w:t>
      </w:r>
      <w:r>
        <w:t>elease</w:t>
      </w:r>
      <w:r>
        <w:rPr>
          <w:rFonts w:hint="eastAsia"/>
        </w:rPr>
        <w:t>是否成功，帮助拿到正确的版本复现问题。</w:t>
      </w:r>
    </w:p>
    <w:p w14:paraId="0D75DFF0" w14:textId="77777777" w:rsidR="0037733C" w:rsidRDefault="0037733C" w:rsidP="00215552">
      <w:r>
        <w:rPr>
          <w:rFonts w:hint="eastAsia"/>
        </w:rPr>
        <w:t>每次</w:t>
      </w:r>
      <w:r>
        <w:rPr>
          <w:rFonts w:hint="eastAsia"/>
        </w:rPr>
        <w:t>WAR</w:t>
      </w:r>
      <w:r>
        <w:t xml:space="preserve"> </w:t>
      </w:r>
      <w:r>
        <w:rPr>
          <w:rFonts w:hint="eastAsia"/>
        </w:rPr>
        <w:t>Release</w:t>
      </w:r>
      <w:r>
        <w:rPr>
          <w:rFonts w:hint="eastAsia"/>
        </w:rPr>
        <w:t>都会</w:t>
      </w:r>
      <w:r w:rsidR="00F7791A">
        <w:rPr>
          <w:rFonts w:hint="eastAsia"/>
        </w:rPr>
        <w:t>更新</w:t>
      </w:r>
      <w:r>
        <w:rPr>
          <w:rFonts w:hint="eastAsia"/>
        </w:rPr>
        <w:t>本</w:t>
      </w:r>
      <w:r w:rsidR="00F7791A">
        <w:rPr>
          <w:rFonts w:hint="eastAsia"/>
        </w:rPr>
        <w:t>表</w:t>
      </w:r>
      <w:r>
        <w:rPr>
          <w:rFonts w:hint="eastAsia"/>
        </w:rPr>
        <w:t>。</w:t>
      </w:r>
    </w:p>
    <w:p w14:paraId="7E1CC26A" w14:textId="77777777" w:rsidR="00215552" w:rsidRDefault="00215552" w:rsidP="00215552"/>
    <w:tbl>
      <w:tblPr>
        <w:tblW w:w="14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2"/>
        <w:gridCol w:w="2297"/>
        <w:gridCol w:w="1987"/>
        <w:gridCol w:w="1177"/>
        <w:gridCol w:w="6734"/>
      </w:tblGrid>
      <w:tr w:rsidR="00215552" w14:paraId="2F20E001" w14:textId="77777777" w:rsidTr="00215552">
        <w:trPr>
          <w:trHeight w:val="255"/>
        </w:trPr>
        <w:tc>
          <w:tcPr>
            <w:tcW w:w="2102" w:type="dxa"/>
            <w:shd w:val="clear" w:color="auto" w:fill="FF0000"/>
          </w:tcPr>
          <w:p w14:paraId="305B609C" w14:textId="77777777" w:rsidR="00215552" w:rsidRDefault="00215552" w:rsidP="00215552">
            <w:pPr>
              <w:spacing w:line="240" w:lineRule="atLeast"/>
              <w:jc w:val="left"/>
              <w:rPr>
                <w:color w:val="FFFFFF" w:themeColor="background1"/>
              </w:rPr>
            </w:pPr>
            <w:r>
              <w:rPr>
                <w:rFonts w:hint="eastAsia"/>
                <w:color w:val="FFFFFF" w:themeColor="background1"/>
              </w:rPr>
              <w:t>数据项</w:t>
            </w:r>
          </w:p>
        </w:tc>
        <w:tc>
          <w:tcPr>
            <w:tcW w:w="2297" w:type="dxa"/>
            <w:shd w:val="clear" w:color="auto" w:fill="FF0000"/>
          </w:tcPr>
          <w:p w14:paraId="3C95FD24" w14:textId="77777777" w:rsidR="00215552" w:rsidRDefault="00215552" w:rsidP="00215552">
            <w:pPr>
              <w:spacing w:line="240" w:lineRule="atLeast"/>
              <w:jc w:val="left"/>
              <w:rPr>
                <w:color w:val="FFFFFF" w:themeColor="background1"/>
              </w:rPr>
            </w:pPr>
            <w:r>
              <w:rPr>
                <w:rFonts w:hint="eastAsia"/>
                <w:color w:val="FFFFFF" w:themeColor="background1"/>
              </w:rPr>
              <w:t>SQL</w:t>
            </w:r>
            <w:r>
              <w:rPr>
                <w:color w:val="FFFFFF" w:themeColor="background1"/>
              </w:rPr>
              <w:t xml:space="preserve"> field</w:t>
            </w:r>
          </w:p>
        </w:tc>
        <w:tc>
          <w:tcPr>
            <w:tcW w:w="1987" w:type="dxa"/>
            <w:shd w:val="clear" w:color="auto" w:fill="FF0000"/>
          </w:tcPr>
          <w:p w14:paraId="611D17F5" w14:textId="77777777" w:rsidR="00215552" w:rsidRDefault="00215552" w:rsidP="00215552">
            <w:pPr>
              <w:spacing w:line="240" w:lineRule="atLeast"/>
              <w:jc w:val="left"/>
              <w:rPr>
                <w:color w:val="FFFFFF" w:themeColor="background1"/>
              </w:rPr>
            </w:pPr>
            <w:r>
              <w:rPr>
                <w:rFonts w:hint="eastAsia"/>
                <w:color w:val="FFFFFF" w:themeColor="background1"/>
              </w:rPr>
              <w:t>Type</w:t>
            </w:r>
          </w:p>
        </w:tc>
        <w:tc>
          <w:tcPr>
            <w:tcW w:w="1177" w:type="dxa"/>
            <w:shd w:val="clear" w:color="auto" w:fill="FF0000"/>
          </w:tcPr>
          <w:p w14:paraId="342CEF97" w14:textId="77777777" w:rsidR="00215552" w:rsidRDefault="00215552" w:rsidP="00215552">
            <w:pPr>
              <w:spacing w:line="240" w:lineRule="atLeast"/>
              <w:jc w:val="left"/>
              <w:rPr>
                <w:color w:val="FFFFFF" w:themeColor="background1"/>
              </w:rPr>
            </w:pPr>
            <w:r>
              <w:rPr>
                <w:rFonts w:hint="eastAsia"/>
                <w:color w:val="FFFFFF" w:themeColor="background1"/>
              </w:rPr>
              <w:t>默认值</w:t>
            </w:r>
          </w:p>
        </w:tc>
        <w:tc>
          <w:tcPr>
            <w:tcW w:w="6734" w:type="dxa"/>
            <w:shd w:val="clear" w:color="auto" w:fill="FF0000"/>
          </w:tcPr>
          <w:p w14:paraId="3AF048AD" w14:textId="77777777" w:rsidR="00215552" w:rsidRDefault="00215552" w:rsidP="00215552">
            <w:pPr>
              <w:spacing w:line="240" w:lineRule="atLeast"/>
              <w:jc w:val="left"/>
              <w:rPr>
                <w:color w:val="FFFFFF" w:themeColor="background1"/>
              </w:rPr>
            </w:pPr>
            <w:r>
              <w:rPr>
                <w:rFonts w:hint="eastAsia"/>
                <w:color w:val="FFFFFF" w:themeColor="background1"/>
              </w:rPr>
              <w:t>说明</w:t>
            </w:r>
            <w:r>
              <w:rPr>
                <w:rFonts w:hint="eastAsia"/>
                <w:color w:val="FFFFFF" w:themeColor="background1"/>
              </w:rPr>
              <w:t>/</w:t>
            </w:r>
            <w:r>
              <w:rPr>
                <w:rFonts w:hint="eastAsia"/>
                <w:color w:val="FFFFFF" w:themeColor="background1"/>
              </w:rPr>
              <w:t>限制</w:t>
            </w:r>
            <w:r>
              <w:rPr>
                <w:rFonts w:hint="eastAsia"/>
                <w:color w:val="FFFFFF" w:themeColor="background1"/>
              </w:rPr>
              <w:t>/</w:t>
            </w:r>
            <w:r>
              <w:rPr>
                <w:rFonts w:hint="eastAsia"/>
                <w:color w:val="FFFFFF" w:themeColor="background1"/>
              </w:rPr>
              <w:t>规则</w:t>
            </w:r>
          </w:p>
        </w:tc>
      </w:tr>
      <w:tr w:rsidR="009C78C7" w14:paraId="0D89191C" w14:textId="77777777" w:rsidTr="00215552">
        <w:trPr>
          <w:trHeight w:val="267"/>
        </w:trPr>
        <w:tc>
          <w:tcPr>
            <w:tcW w:w="2102" w:type="dxa"/>
          </w:tcPr>
          <w:p w14:paraId="1B3E40F6" w14:textId="77777777" w:rsidR="009C78C7" w:rsidRDefault="009C78C7" w:rsidP="009C78C7">
            <w:pPr>
              <w:spacing w:line="240" w:lineRule="atLeast"/>
              <w:jc w:val="left"/>
            </w:pPr>
            <w:r>
              <w:rPr>
                <w:rFonts w:hint="eastAsia"/>
              </w:rPr>
              <w:t>F</w:t>
            </w:r>
            <w:r>
              <w:t>_ID</w:t>
            </w:r>
          </w:p>
        </w:tc>
        <w:tc>
          <w:tcPr>
            <w:tcW w:w="2297" w:type="dxa"/>
          </w:tcPr>
          <w:p w14:paraId="3E4ED27E" w14:textId="77777777" w:rsidR="009C78C7" w:rsidRDefault="009C78C7" w:rsidP="009C78C7">
            <w:pPr>
              <w:spacing w:line="240" w:lineRule="atLeast"/>
              <w:jc w:val="left"/>
            </w:pPr>
            <w:r>
              <w:rPr>
                <w:rFonts w:hint="eastAsia"/>
              </w:rPr>
              <w:t>F</w:t>
            </w:r>
            <w:r>
              <w:t>_ID</w:t>
            </w:r>
          </w:p>
        </w:tc>
        <w:tc>
          <w:tcPr>
            <w:tcW w:w="1987" w:type="dxa"/>
          </w:tcPr>
          <w:p w14:paraId="70EDFD4B" w14:textId="77777777" w:rsidR="009C78C7" w:rsidRDefault="009C78C7" w:rsidP="009C78C7">
            <w:pPr>
              <w:spacing w:line="240" w:lineRule="atLeast"/>
              <w:jc w:val="left"/>
            </w:pPr>
          </w:p>
        </w:tc>
        <w:tc>
          <w:tcPr>
            <w:tcW w:w="1177" w:type="dxa"/>
          </w:tcPr>
          <w:p w14:paraId="751B180F" w14:textId="77777777" w:rsidR="009C78C7" w:rsidRDefault="009C78C7" w:rsidP="009C78C7">
            <w:pPr>
              <w:spacing w:line="240" w:lineRule="atLeast"/>
              <w:jc w:val="left"/>
            </w:pPr>
          </w:p>
        </w:tc>
        <w:tc>
          <w:tcPr>
            <w:tcW w:w="6734" w:type="dxa"/>
          </w:tcPr>
          <w:p w14:paraId="2B76F45B" w14:textId="77777777" w:rsidR="009C78C7" w:rsidRDefault="009C78C7" w:rsidP="009C78C7">
            <w:pPr>
              <w:spacing w:line="240" w:lineRule="atLeast"/>
              <w:jc w:val="left"/>
            </w:pPr>
          </w:p>
        </w:tc>
      </w:tr>
      <w:tr w:rsidR="009C78C7" w14:paraId="48020EA5" w14:textId="77777777" w:rsidTr="00215552">
        <w:trPr>
          <w:trHeight w:val="267"/>
        </w:trPr>
        <w:tc>
          <w:tcPr>
            <w:tcW w:w="2102" w:type="dxa"/>
          </w:tcPr>
          <w:p w14:paraId="5F94F6AD" w14:textId="77777777" w:rsidR="009C78C7" w:rsidRDefault="009C78C7" w:rsidP="009C78C7">
            <w:pPr>
              <w:spacing w:line="240" w:lineRule="atLeast"/>
              <w:jc w:val="left"/>
            </w:pPr>
            <w:r>
              <w:rPr>
                <w:rFonts w:hint="eastAsia"/>
              </w:rPr>
              <w:t>对应的</w:t>
            </w:r>
            <w:r>
              <w:rPr>
                <w:rFonts w:hint="eastAsia"/>
              </w:rPr>
              <w:t>W</w:t>
            </w:r>
            <w:r>
              <w:t>AR</w:t>
            </w:r>
            <w:r>
              <w:rPr>
                <w:rFonts w:hint="eastAsia"/>
              </w:rPr>
              <w:t>版本</w:t>
            </w:r>
          </w:p>
        </w:tc>
        <w:tc>
          <w:tcPr>
            <w:tcW w:w="2297" w:type="dxa"/>
          </w:tcPr>
          <w:p w14:paraId="70C82AD4" w14:textId="77777777" w:rsidR="009C78C7" w:rsidRDefault="009C78C7" w:rsidP="009C78C7">
            <w:pPr>
              <w:spacing w:line="240" w:lineRule="atLeast"/>
              <w:jc w:val="left"/>
            </w:pPr>
            <w:r>
              <w:rPr>
                <w:rFonts w:hint="eastAsia"/>
              </w:rPr>
              <w:t>F</w:t>
            </w:r>
            <w:r>
              <w:t>_WARReleaseNO</w:t>
            </w:r>
          </w:p>
        </w:tc>
        <w:tc>
          <w:tcPr>
            <w:tcW w:w="1987" w:type="dxa"/>
          </w:tcPr>
          <w:p w14:paraId="4A1FFB01" w14:textId="77777777" w:rsidR="009C78C7" w:rsidRDefault="009C78C7" w:rsidP="009C78C7">
            <w:pPr>
              <w:spacing w:line="240" w:lineRule="atLeast"/>
              <w:jc w:val="left"/>
            </w:pPr>
            <w:r>
              <w:t>Varchar(20)</w:t>
            </w:r>
          </w:p>
        </w:tc>
        <w:tc>
          <w:tcPr>
            <w:tcW w:w="1177" w:type="dxa"/>
          </w:tcPr>
          <w:p w14:paraId="47ED3618" w14:textId="77777777" w:rsidR="009C78C7" w:rsidRDefault="009C78C7" w:rsidP="009C78C7">
            <w:pPr>
              <w:spacing w:line="240" w:lineRule="atLeast"/>
              <w:jc w:val="left"/>
            </w:pPr>
          </w:p>
        </w:tc>
        <w:tc>
          <w:tcPr>
            <w:tcW w:w="6734" w:type="dxa"/>
          </w:tcPr>
          <w:p w14:paraId="724123A9" w14:textId="77777777" w:rsidR="009C78C7" w:rsidRDefault="009C78C7" w:rsidP="009C78C7">
            <w:pPr>
              <w:spacing w:line="240" w:lineRule="atLeast"/>
              <w:jc w:val="left"/>
            </w:pPr>
            <w:r>
              <w:rPr>
                <w:rFonts w:hint="eastAsia"/>
              </w:rPr>
              <w:t>当前</w:t>
            </w:r>
            <w:r>
              <w:rPr>
                <w:rFonts w:hint="eastAsia"/>
              </w:rPr>
              <w:t>DB</w:t>
            </w:r>
            <w:r>
              <w:rPr>
                <w:rFonts w:hint="eastAsia"/>
              </w:rPr>
              <w:t>对应的</w:t>
            </w:r>
            <w:r>
              <w:rPr>
                <w:rFonts w:hint="eastAsia"/>
              </w:rPr>
              <w:t>WAR</w:t>
            </w:r>
            <w:r>
              <w:rPr>
                <w:rFonts w:hint="eastAsia"/>
              </w:rPr>
              <w:t>版本</w:t>
            </w:r>
          </w:p>
        </w:tc>
      </w:tr>
      <w:tr w:rsidR="009C78C7" w14:paraId="08E62C70" w14:textId="77777777" w:rsidTr="00215552">
        <w:trPr>
          <w:trHeight w:val="267"/>
        </w:trPr>
        <w:tc>
          <w:tcPr>
            <w:tcW w:w="2102" w:type="dxa"/>
          </w:tcPr>
          <w:p w14:paraId="11F89A59" w14:textId="77777777" w:rsidR="009C78C7" w:rsidRDefault="009C78C7" w:rsidP="009C78C7">
            <w:pPr>
              <w:spacing w:line="240" w:lineRule="atLeast"/>
              <w:jc w:val="left"/>
            </w:pPr>
            <w:r>
              <w:rPr>
                <w:rFonts w:hint="eastAsia"/>
              </w:rPr>
              <w:t>当前</w:t>
            </w:r>
            <w:r>
              <w:rPr>
                <w:rFonts w:hint="eastAsia"/>
              </w:rPr>
              <w:t>DB</w:t>
            </w:r>
            <w:r>
              <w:rPr>
                <w:rFonts w:hint="eastAsia"/>
              </w:rPr>
              <w:t>版本</w:t>
            </w:r>
          </w:p>
        </w:tc>
        <w:tc>
          <w:tcPr>
            <w:tcW w:w="2297" w:type="dxa"/>
          </w:tcPr>
          <w:p w14:paraId="094609F9" w14:textId="77777777" w:rsidR="009C78C7" w:rsidRDefault="009C78C7" w:rsidP="009C78C7">
            <w:pPr>
              <w:spacing w:line="240" w:lineRule="atLeast"/>
              <w:jc w:val="left"/>
            </w:pPr>
            <w:r>
              <w:rPr>
                <w:rFonts w:hint="eastAsia"/>
              </w:rPr>
              <w:t>F</w:t>
            </w:r>
            <w:r>
              <w:t>_DBReleaseNO</w:t>
            </w:r>
          </w:p>
        </w:tc>
        <w:tc>
          <w:tcPr>
            <w:tcW w:w="1987" w:type="dxa"/>
          </w:tcPr>
          <w:p w14:paraId="5EF94D6D" w14:textId="77777777" w:rsidR="009C78C7" w:rsidRDefault="009C78C7" w:rsidP="009C78C7">
            <w:pPr>
              <w:spacing w:line="240" w:lineRule="atLeast"/>
              <w:jc w:val="left"/>
            </w:pPr>
            <w:r>
              <w:t>Varchar(20)</w:t>
            </w:r>
          </w:p>
        </w:tc>
        <w:tc>
          <w:tcPr>
            <w:tcW w:w="1177" w:type="dxa"/>
          </w:tcPr>
          <w:p w14:paraId="1D1C42BD" w14:textId="77777777" w:rsidR="009C78C7" w:rsidRDefault="009C78C7" w:rsidP="009C78C7">
            <w:pPr>
              <w:spacing w:line="240" w:lineRule="atLeast"/>
              <w:jc w:val="left"/>
            </w:pPr>
          </w:p>
        </w:tc>
        <w:tc>
          <w:tcPr>
            <w:tcW w:w="6734" w:type="dxa"/>
          </w:tcPr>
          <w:p w14:paraId="603914F7" w14:textId="77777777" w:rsidR="009C78C7" w:rsidRDefault="009C78C7" w:rsidP="009C78C7">
            <w:pPr>
              <w:spacing w:line="240" w:lineRule="atLeast"/>
              <w:jc w:val="left"/>
            </w:pPr>
            <w:r>
              <w:rPr>
                <w:rFonts w:hint="eastAsia"/>
              </w:rPr>
              <w:t>当前</w:t>
            </w:r>
            <w:r>
              <w:rPr>
                <w:rFonts w:hint="eastAsia"/>
              </w:rPr>
              <w:t>DB</w:t>
            </w:r>
            <w:r>
              <w:rPr>
                <w:rFonts w:hint="eastAsia"/>
              </w:rPr>
              <w:t>的版本号</w:t>
            </w:r>
          </w:p>
        </w:tc>
      </w:tr>
      <w:tr w:rsidR="009C78C7" w14:paraId="24664428" w14:textId="77777777" w:rsidTr="00215552">
        <w:trPr>
          <w:trHeight w:val="267"/>
        </w:trPr>
        <w:tc>
          <w:tcPr>
            <w:tcW w:w="2102" w:type="dxa"/>
          </w:tcPr>
          <w:p w14:paraId="01437CF6" w14:textId="77777777" w:rsidR="009C78C7" w:rsidRDefault="009C78C7" w:rsidP="009C78C7">
            <w:pPr>
              <w:spacing w:line="240" w:lineRule="atLeast"/>
              <w:jc w:val="left"/>
            </w:pPr>
            <w:r>
              <w:rPr>
                <w:rFonts w:hint="eastAsia"/>
              </w:rPr>
              <w:t>对应的</w:t>
            </w:r>
            <w:r>
              <w:rPr>
                <w:rFonts w:hint="eastAsia"/>
              </w:rPr>
              <w:t>APK</w:t>
            </w:r>
            <w:r>
              <w:rPr>
                <w:rFonts w:hint="eastAsia"/>
              </w:rPr>
              <w:t>版本</w:t>
            </w:r>
          </w:p>
        </w:tc>
        <w:tc>
          <w:tcPr>
            <w:tcW w:w="2297" w:type="dxa"/>
          </w:tcPr>
          <w:p w14:paraId="151DACA8" w14:textId="77777777" w:rsidR="009C78C7" w:rsidRDefault="009C78C7" w:rsidP="009C78C7">
            <w:pPr>
              <w:spacing w:line="240" w:lineRule="atLeast"/>
              <w:jc w:val="left"/>
            </w:pPr>
            <w:r>
              <w:rPr>
                <w:rFonts w:hint="eastAsia"/>
              </w:rPr>
              <w:t>F</w:t>
            </w:r>
            <w:r>
              <w:t>_ApkReleaseNO</w:t>
            </w:r>
          </w:p>
        </w:tc>
        <w:tc>
          <w:tcPr>
            <w:tcW w:w="1987" w:type="dxa"/>
          </w:tcPr>
          <w:p w14:paraId="2E7560DB" w14:textId="77777777" w:rsidR="009C78C7" w:rsidRDefault="009C78C7" w:rsidP="009C78C7">
            <w:pPr>
              <w:spacing w:line="240" w:lineRule="atLeast"/>
              <w:jc w:val="left"/>
            </w:pPr>
            <w:r>
              <w:t>Varchar(20)</w:t>
            </w:r>
          </w:p>
        </w:tc>
        <w:tc>
          <w:tcPr>
            <w:tcW w:w="1177" w:type="dxa"/>
          </w:tcPr>
          <w:p w14:paraId="68117CE6" w14:textId="77777777" w:rsidR="009C78C7" w:rsidRDefault="009C78C7" w:rsidP="009C78C7">
            <w:pPr>
              <w:spacing w:line="240" w:lineRule="atLeast"/>
              <w:jc w:val="left"/>
            </w:pPr>
          </w:p>
        </w:tc>
        <w:tc>
          <w:tcPr>
            <w:tcW w:w="6734" w:type="dxa"/>
          </w:tcPr>
          <w:p w14:paraId="01F162C1" w14:textId="77777777" w:rsidR="009C78C7" w:rsidRDefault="009C78C7" w:rsidP="009C78C7">
            <w:pPr>
              <w:spacing w:line="240" w:lineRule="atLeast"/>
              <w:jc w:val="left"/>
            </w:pPr>
            <w:r>
              <w:rPr>
                <w:rFonts w:hint="eastAsia"/>
              </w:rPr>
              <w:t>当前</w:t>
            </w:r>
            <w:r>
              <w:rPr>
                <w:rFonts w:hint="eastAsia"/>
              </w:rPr>
              <w:t>DB</w:t>
            </w:r>
            <w:r>
              <w:rPr>
                <w:rFonts w:hint="eastAsia"/>
              </w:rPr>
              <w:t>对应的</w:t>
            </w:r>
            <w:r>
              <w:rPr>
                <w:rFonts w:hint="eastAsia"/>
              </w:rPr>
              <w:t>A</w:t>
            </w:r>
            <w:r>
              <w:t>pk</w:t>
            </w:r>
            <w:r>
              <w:rPr>
                <w:rFonts w:hint="eastAsia"/>
              </w:rPr>
              <w:t>版本</w:t>
            </w:r>
          </w:p>
        </w:tc>
      </w:tr>
      <w:tr w:rsidR="009C78C7" w14:paraId="0749F2AA" w14:textId="77777777" w:rsidTr="00215552">
        <w:trPr>
          <w:trHeight w:val="267"/>
        </w:trPr>
        <w:tc>
          <w:tcPr>
            <w:tcW w:w="2102" w:type="dxa"/>
          </w:tcPr>
          <w:p w14:paraId="0251754C" w14:textId="77777777" w:rsidR="009C78C7" w:rsidRDefault="009C78C7" w:rsidP="009C78C7">
            <w:pPr>
              <w:spacing w:line="240" w:lineRule="atLeast"/>
              <w:jc w:val="left"/>
            </w:pPr>
            <w:r>
              <w:rPr>
                <w:rFonts w:hint="eastAsia"/>
              </w:rPr>
              <w:t>解决的</w:t>
            </w:r>
            <w:r>
              <w:rPr>
                <w:rFonts w:hint="eastAsia"/>
              </w:rPr>
              <w:t>JIRA</w:t>
            </w:r>
          </w:p>
        </w:tc>
        <w:tc>
          <w:tcPr>
            <w:tcW w:w="2297" w:type="dxa"/>
          </w:tcPr>
          <w:p w14:paraId="0A0DA906" w14:textId="77777777" w:rsidR="009C78C7" w:rsidRDefault="009C78C7" w:rsidP="009C78C7">
            <w:pPr>
              <w:spacing w:line="240" w:lineRule="atLeast"/>
              <w:jc w:val="left"/>
            </w:pPr>
            <w:r>
              <w:rPr>
                <w:rFonts w:hint="eastAsia"/>
              </w:rPr>
              <w:t>F</w:t>
            </w:r>
            <w:r>
              <w:t>_Jira</w:t>
            </w:r>
          </w:p>
        </w:tc>
        <w:tc>
          <w:tcPr>
            <w:tcW w:w="1987" w:type="dxa"/>
          </w:tcPr>
          <w:p w14:paraId="4919F870" w14:textId="77777777" w:rsidR="009C78C7" w:rsidRDefault="009C78C7" w:rsidP="009C78C7">
            <w:pPr>
              <w:spacing w:line="240" w:lineRule="atLeast"/>
              <w:jc w:val="left"/>
            </w:pPr>
            <w:r>
              <w:t>Varchar(128)</w:t>
            </w:r>
          </w:p>
        </w:tc>
        <w:tc>
          <w:tcPr>
            <w:tcW w:w="1177" w:type="dxa"/>
          </w:tcPr>
          <w:p w14:paraId="045CC66F" w14:textId="77777777" w:rsidR="009C78C7" w:rsidRDefault="009C78C7" w:rsidP="009C78C7">
            <w:pPr>
              <w:spacing w:line="240" w:lineRule="atLeast"/>
              <w:jc w:val="left"/>
            </w:pPr>
          </w:p>
        </w:tc>
        <w:tc>
          <w:tcPr>
            <w:tcW w:w="6734" w:type="dxa"/>
          </w:tcPr>
          <w:p w14:paraId="76354E23" w14:textId="77777777" w:rsidR="009C78C7" w:rsidRDefault="009C78C7" w:rsidP="009C78C7">
            <w:pPr>
              <w:spacing w:line="240" w:lineRule="atLeast"/>
              <w:jc w:val="left"/>
            </w:pPr>
            <w:r>
              <w:rPr>
                <w:rFonts w:hint="eastAsia"/>
              </w:rPr>
              <w:t>表明这次</w:t>
            </w:r>
            <w:r>
              <w:rPr>
                <w:rFonts w:hint="eastAsia"/>
              </w:rPr>
              <w:t>R</w:t>
            </w:r>
            <w:r>
              <w:t>elease</w:t>
            </w:r>
            <w:r>
              <w:rPr>
                <w:rFonts w:hint="eastAsia"/>
              </w:rPr>
              <w:t>要解决的是哪些</w:t>
            </w:r>
            <w:r>
              <w:rPr>
                <w:rFonts w:hint="eastAsia"/>
              </w:rPr>
              <w:t>JIRA</w:t>
            </w:r>
          </w:p>
          <w:p w14:paraId="76038F4B" w14:textId="77777777" w:rsidR="009C78C7" w:rsidRDefault="009C78C7" w:rsidP="009C78C7">
            <w:pPr>
              <w:spacing w:line="240" w:lineRule="atLeast"/>
              <w:jc w:val="left"/>
            </w:pPr>
            <w:r>
              <w:rPr>
                <w:rFonts w:hint="eastAsia"/>
              </w:rPr>
              <w:t>示例值：</w:t>
            </w:r>
            <w:r>
              <w:rPr>
                <w:rFonts w:hint="eastAsia"/>
              </w:rPr>
              <w:t>PET</w:t>
            </w:r>
            <w:r>
              <w:t>-238,</w:t>
            </w:r>
            <w:r>
              <w:rPr>
                <w:rFonts w:hint="eastAsia"/>
              </w:rPr>
              <w:t>PET</w:t>
            </w:r>
            <w:r>
              <w:t>-92,PEF-77</w:t>
            </w:r>
          </w:p>
          <w:p w14:paraId="019D36BF" w14:textId="77777777" w:rsidR="009C78C7" w:rsidRDefault="009C78C7" w:rsidP="009C78C7">
            <w:pPr>
              <w:spacing w:line="240" w:lineRule="atLeast"/>
              <w:jc w:val="left"/>
            </w:pPr>
            <w:r>
              <w:rPr>
                <w:rFonts w:hint="eastAsia"/>
              </w:rPr>
              <w:t>如果</w:t>
            </w:r>
            <w:r>
              <w:rPr>
                <w:rFonts w:hint="eastAsia"/>
              </w:rPr>
              <w:t>JIRA</w:t>
            </w:r>
            <w:r>
              <w:rPr>
                <w:rFonts w:hint="eastAsia"/>
              </w:rPr>
              <w:t>十分多，不填写也可以</w:t>
            </w:r>
          </w:p>
        </w:tc>
      </w:tr>
      <w:tr w:rsidR="0066549F" w14:paraId="7D0BE512" w14:textId="77777777" w:rsidTr="00215552">
        <w:trPr>
          <w:trHeight w:val="267"/>
        </w:trPr>
        <w:tc>
          <w:tcPr>
            <w:tcW w:w="2102" w:type="dxa"/>
          </w:tcPr>
          <w:p w14:paraId="3AEF1CDB" w14:textId="77777777" w:rsidR="0066549F" w:rsidRDefault="0066549F" w:rsidP="0066549F">
            <w:pPr>
              <w:spacing w:line="240" w:lineRule="atLeast"/>
              <w:jc w:val="left"/>
            </w:pPr>
            <w:r>
              <w:rPr>
                <w:rFonts w:hint="eastAsia"/>
              </w:rPr>
              <w:t>备注</w:t>
            </w:r>
          </w:p>
        </w:tc>
        <w:tc>
          <w:tcPr>
            <w:tcW w:w="2297" w:type="dxa"/>
          </w:tcPr>
          <w:p w14:paraId="0232CC46" w14:textId="77777777" w:rsidR="0066549F" w:rsidRDefault="0066549F" w:rsidP="0066549F">
            <w:pPr>
              <w:spacing w:line="240" w:lineRule="atLeast"/>
              <w:jc w:val="left"/>
            </w:pPr>
            <w:r>
              <w:rPr>
                <w:rFonts w:hint="eastAsia"/>
              </w:rPr>
              <w:t>F</w:t>
            </w:r>
            <w:r>
              <w:t>_Remark</w:t>
            </w:r>
          </w:p>
        </w:tc>
        <w:tc>
          <w:tcPr>
            <w:tcW w:w="1987" w:type="dxa"/>
          </w:tcPr>
          <w:p w14:paraId="71D358F7" w14:textId="77777777" w:rsidR="0066549F" w:rsidRDefault="0066549F" w:rsidP="0066549F">
            <w:pPr>
              <w:spacing w:line="240" w:lineRule="atLeast"/>
              <w:jc w:val="left"/>
            </w:pPr>
            <w:r>
              <w:t>Varchar(</w:t>
            </w:r>
            <w:r w:rsidR="00A12EBB">
              <w:t>128</w:t>
            </w:r>
            <w:r>
              <w:t>)</w:t>
            </w:r>
          </w:p>
        </w:tc>
        <w:tc>
          <w:tcPr>
            <w:tcW w:w="1177" w:type="dxa"/>
          </w:tcPr>
          <w:p w14:paraId="5408FD22" w14:textId="77777777" w:rsidR="0066549F" w:rsidRDefault="0066549F" w:rsidP="0066549F">
            <w:pPr>
              <w:spacing w:line="240" w:lineRule="atLeast"/>
              <w:jc w:val="left"/>
            </w:pPr>
          </w:p>
        </w:tc>
        <w:tc>
          <w:tcPr>
            <w:tcW w:w="6734" w:type="dxa"/>
          </w:tcPr>
          <w:p w14:paraId="77E3E66D" w14:textId="77777777" w:rsidR="0066549F" w:rsidRDefault="0066549F" w:rsidP="0066549F">
            <w:pPr>
              <w:spacing w:line="240" w:lineRule="atLeast"/>
              <w:jc w:val="left"/>
            </w:pPr>
          </w:p>
        </w:tc>
      </w:tr>
      <w:tr w:rsidR="0066549F" w14:paraId="73957142" w14:textId="77777777" w:rsidTr="00215552">
        <w:trPr>
          <w:trHeight w:val="267"/>
        </w:trPr>
        <w:tc>
          <w:tcPr>
            <w:tcW w:w="2102" w:type="dxa"/>
          </w:tcPr>
          <w:p w14:paraId="4C5FDEF2" w14:textId="77777777" w:rsidR="0066549F" w:rsidRDefault="0066549F" w:rsidP="0066549F">
            <w:pPr>
              <w:spacing w:line="240" w:lineRule="atLeast"/>
              <w:jc w:val="left"/>
            </w:pPr>
          </w:p>
        </w:tc>
        <w:tc>
          <w:tcPr>
            <w:tcW w:w="2297" w:type="dxa"/>
          </w:tcPr>
          <w:p w14:paraId="14F8CA0D" w14:textId="77777777" w:rsidR="0066549F" w:rsidRDefault="0066549F" w:rsidP="0066549F">
            <w:pPr>
              <w:spacing w:line="240" w:lineRule="atLeast"/>
              <w:jc w:val="left"/>
            </w:pPr>
            <w:r>
              <w:rPr>
                <w:rFonts w:hint="eastAsia"/>
              </w:rPr>
              <w:t>F</w:t>
            </w:r>
            <w:r>
              <w:t>_CreateDatetime</w:t>
            </w:r>
          </w:p>
        </w:tc>
        <w:tc>
          <w:tcPr>
            <w:tcW w:w="1987" w:type="dxa"/>
          </w:tcPr>
          <w:p w14:paraId="276C09EC" w14:textId="77777777" w:rsidR="0066549F" w:rsidRDefault="0066549F" w:rsidP="0066549F">
            <w:pPr>
              <w:spacing w:line="240" w:lineRule="atLeast"/>
              <w:jc w:val="left"/>
            </w:pPr>
            <w:r>
              <w:rPr>
                <w:rFonts w:hint="eastAsia"/>
              </w:rPr>
              <w:t>D</w:t>
            </w:r>
            <w:r>
              <w:t>atetime, not NULL</w:t>
            </w:r>
          </w:p>
        </w:tc>
        <w:tc>
          <w:tcPr>
            <w:tcW w:w="1177" w:type="dxa"/>
          </w:tcPr>
          <w:p w14:paraId="76C57B39" w14:textId="77777777" w:rsidR="0066549F" w:rsidRDefault="0066549F" w:rsidP="0066549F">
            <w:pPr>
              <w:spacing w:line="240" w:lineRule="atLeast"/>
              <w:jc w:val="left"/>
            </w:pPr>
          </w:p>
        </w:tc>
        <w:tc>
          <w:tcPr>
            <w:tcW w:w="6734" w:type="dxa"/>
          </w:tcPr>
          <w:p w14:paraId="11152768" w14:textId="77777777" w:rsidR="0066549F" w:rsidRDefault="0066549F" w:rsidP="0066549F">
            <w:pPr>
              <w:spacing w:line="240" w:lineRule="atLeast"/>
              <w:jc w:val="left"/>
            </w:pPr>
          </w:p>
        </w:tc>
      </w:tr>
      <w:tr w:rsidR="0066549F" w14:paraId="342EAB40" w14:textId="77777777" w:rsidTr="00215552">
        <w:trPr>
          <w:trHeight w:val="267"/>
        </w:trPr>
        <w:tc>
          <w:tcPr>
            <w:tcW w:w="2102" w:type="dxa"/>
          </w:tcPr>
          <w:p w14:paraId="4726DED2" w14:textId="77777777" w:rsidR="0066549F" w:rsidRDefault="0066549F" w:rsidP="0066549F">
            <w:pPr>
              <w:spacing w:line="240" w:lineRule="atLeast"/>
              <w:jc w:val="left"/>
            </w:pPr>
          </w:p>
        </w:tc>
        <w:tc>
          <w:tcPr>
            <w:tcW w:w="2297" w:type="dxa"/>
          </w:tcPr>
          <w:p w14:paraId="393F0338" w14:textId="77777777" w:rsidR="0066549F" w:rsidRDefault="0066549F" w:rsidP="0066549F">
            <w:pPr>
              <w:spacing w:line="240" w:lineRule="atLeast"/>
              <w:jc w:val="left"/>
            </w:pPr>
            <w:r>
              <w:rPr>
                <w:rFonts w:hint="eastAsia"/>
              </w:rPr>
              <w:t>F</w:t>
            </w:r>
            <w:r>
              <w:t>_UpdateDatetime</w:t>
            </w:r>
          </w:p>
        </w:tc>
        <w:tc>
          <w:tcPr>
            <w:tcW w:w="1987" w:type="dxa"/>
          </w:tcPr>
          <w:p w14:paraId="416B4885" w14:textId="77777777" w:rsidR="0066549F" w:rsidRDefault="0066549F" w:rsidP="0066549F">
            <w:pPr>
              <w:spacing w:line="240" w:lineRule="atLeast"/>
              <w:jc w:val="left"/>
            </w:pPr>
            <w:r>
              <w:rPr>
                <w:rFonts w:hint="eastAsia"/>
              </w:rPr>
              <w:t>D</w:t>
            </w:r>
            <w:r>
              <w:t>atetime, not NULL</w:t>
            </w:r>
          </w:p>
        </w:tc>
        <w:tc>
          <w:tcPr>
            <w:tcW w:w="1177" w:type="dxa"/>
          </w:tcPr>
          <w:p w14:paraId="4BC9F39A" w14:textId="77777777" w:rsidR="0066549F" w:rsidRDefault="0066549F" w:rsidP="0066549F">
            <w:pPr>
              <w:spacing w:line="240" w:lineRule="atLeast"/>
              <w:jc w:val="left"/>
            </w:pPr>
          </w:p>
        </w:tc>
        <w:tc>
          <w:tcPr>
            <w:tcW w:w="6734" w:type="dxa"/>
          </w:tcPr>
          <w:p w14:paraId="1D933A42" w14:textId="77777777" w:rsidR="0066549F" w:rsidRDefault="0066549F" w:rsidP="0066549F">
            <w:pPr>
              <w:spacing w:line="240" w:lineRule="atLeast"/>
              <w:jc w:val="left"/>
            </w:pPr>
          </w:p>
        </w:tc>
      </w:tr>
    </w:tbl>
    <w:p w14:paraId="7D6C95B5" w14:textId="77777777" w:rsidR="00215552" w:rsidRPr="00215552" w:rsidRDefault="00215552" w:rsidP="00215552"/>
    <w:p w14:paraId="49B82A54" w14:textId="77777777" w:rsidR="009E452E" w:rsidRDefault="00D67AD0" w:rsidP="00A76ABC">
      <w:pPr>
        <w:pStyle w:val="2"/>
        <w:spacing w:line="240" w:lineRule="atLeast"/>
        <w:jc w:val="left"/>
      </w:pPr>
      <w:bookmarkStart w:id="370" w:name="_Toc50496786"/>
      <w:r>
        <w:t>物理结构设计要点</w:t>
      </w:r>
      <w:bookmarkEnd w:id="370"/>
    </w:p>
    <w:p w14:paraId="393CAFCF" w14:textId="77777777" w:rsidR="009E452E" w:rsidRDefault="00D67AD0" w:rsidP="00A76ABC">
      <w:pPr>
        <w:spacing w:line="240" w:lineRule="atLeast"/>
        <w:jc w:val="left"/>
      </w:pPr>
      <w:r>
        <w:rPr>
          <w:rFonts w:hint="eastAsia"/>
        </w:rPr>
        <w:t>用户看到的在界面上显示的表数据</w:t>
      </w:r>
    </w:p>
    <w:p w14:paraId="68316320" w14:textId="77777777" w:rsidR="009E452E" w:rsidRDefault="009E452E" w:rsidP="00A76ABC">
      <w:pPr>
        <w:spacing w:line="240" w:lineRule="atLeast"/>
        <w:jc w:val="left"/>
      </w:pPr>
    </w:p>
    <w:p w14:paraId="49B4B50A" w14:textId="77777777" w:rsidR="009E452E" w:rsidRDefault="00D67AD0" w:rsidP="00A76ABC">
      <w:pPr>
        <w:spacing w:line="240" w:lineRule="atLeast"/>
        <w:jc w:val="left"/>
      </w:pPr>
      <w:r>
        <w:rPr>
          <w:rFonts w:hint="eastAsia"/>
        </w:rPr>
        <w:t>传输数据格式、协议</w:t>
      </w:r>
    </w:p>
    <w:p w14:paraId="3492287C" w14:textId="77777777" w:rsidR="009E452E" w:rsidRDefault="00D67AD0" w:rsidP="00A76ABC">
      <w:pPr>
        <w:spacing w:line="240" w:lineRule="atLeast"/>
        <w:jc w:val="left"/>
      </w:pPr>
      <w:r>
        <w:rPr>
          <w:rFonts w:hint="eastAsia"/>
        </w:rPr>
        <w:t>单据格式</w:t>
      </w:r>
    </w:p>
    <w:p w14:paraId="6627ED71" w14:textId="77777777" w:rsidR="009E452E" w:rsidRDefault="009E452E" w:rsidP="00A76ABC">
      <w:pPr>
        <w:spacing w:line="240" w:lineRule="atLeast"/>
        <w:jc w:val="left"/>
      </w:pPr>
    </w:p>
    <w:p w14:paraId="24CD046F" w14:textId="77777777" w:rsidR="009E452E" w:rsidRDefault="00D67AD0" w:rsidP="00A76ABC">
      <w:pPr>
        <w:pStyle w:val="2"/>
        <w:spacing w:line="240" w:lineRule="atLeast"/>
        <w:jc w:val="left"/>
      </w:pPr>
      <w:bookmarkStart w:id="371" w:name="_Toc50496787"/>
      <w:r>
        <w:t>数据结构与程序的关</w:t>
      </w:r>
      <w:r>
        <w:rPr>
          <w:rFonts w:hint="eastAsia"/>
        </w:rPr>
        <w:t>系</w:t>
      </w:r>
      <w:bookmarkEnd w:id="371"/>
    </w:p>
    <w:p w14:paraId="682FDDE1" w14:textId="77777777" w:rsidR="009E452E" w:rsidRDefault="009E452E" w:rsidP="00A76ABC">
      <w:pPr>
        <w:spacing w:line="240" w:lineRule="atLeast"/>
        <w:jc w:val="left"/>
      </w:pPr>
    </w:p>
    <w:p w14:paraId="0F5FEC7D" w14:textId="77777777" w:rsidR="009E452E" w:rsidRDefault="00D67AD0" w:rsidP="00A76ABC">
      <w:pPr>
        <w:spacing w:line="240" w:lineRule="atLeast"/>
        <w:jc w:val="left"/>
      </w:pPr>
      <w:r>
        <w:t>SQL</w:t>
      </w:r>
      <w:r>
        <w:rPr>
          <w:rFonts w:hint="eastAsia"/>
        </w:rPr>
        <w:t>语言创建数据表</w:t>
      </w:r>
    </w:p>
    <w:p w14:paraId="6E003287" w14:textId="77777777" w:rsidR="009E452E" w:rsidRDefault="009E452E" w:rsidP="00A76ABC">
      <w:pPr>
        <w:spacing w:line="240" w:lineRule="atLeast"/>
        <w:jc w:val="left"/>
      </w:pPr>
    </w:p>
    <w:p w14:paraId="189F4AF3" w14:textId="77777777" w:rsidR="009E452E" w:rsidRDefault="009E452E" w:rsidP="00A76ABC">
      <w:pPr>
        <w:pStyle w:val="1"/>
        <w:spacing w:line="240" w:lineRule="atLeast"/>
        <w:jc w:val="left"/>
        <w:sectPr w:rsidR="009E452E" w:rsidSect="005B63D5">
          <w:pgSz w:w="16838" w:h="11906" w:orient="landscape"/>
          <w:pgMar w:top="1800" w:right="1440" w:bottom="1800" w:left="1440" w:header="851" w:footer="992" w:gutter="0"/>
          <w:cols w:space="425"/>
          <w:docGrid w:type="lines" w:linePitch="312"/>
        </w:sectPr>
      </w:pPr>
    </w:p>
    <w:p w14:paraId="320B00F4" w14:textId="77777777" w:rsidR="009E452E" w:rsidRDefault="00D67AD0" w:rsidP="00A76ABC">
      <w:pPr>
        <w:pStyle w:val="1"/>
        <w:spacing w:line="240" w:lineRule="atLeast"/>
        <w:jc w:val="left"/>
      </w:pPr>
      <w:bookmarkStart w:id="372" w:name="_Toc50496788"/>
      <w:r>
        <w:t>系统出错处理设计</w:t>
      </w:r>
      <w:bookmarkEnd w:id="372"/>
    </w:p>
    <w:p w14:paraId="6B305EB7" w14:textId="77777777" w:rsidR="009E452E" w:rsidRDefault="00D67AD0" w:rsidP="00A76ABC">
      <w:pPr>
        <w:pStyle w:val="2"/>
        <w:spacing w:line="240" w:lineRule="atLeast"/>
        <w:jc w:val="left"/>
      </w:pPr>
      <w:bookmarkStart w:id="373" w:name="_Toc50496789"/>
      <w:r>
        <w:t>出错信息</w:t>
      </w:r>
      <w:bookmarkEnd w:id="373"/>
    </w:p>
    <w:p w14:paraId="39AE76A9" w14:textId="77777777" w:rsidR="009E452E" w:rsidRDefault="00D67AD0" w:rsidP="00A76ABC">
      <w:pPr>
        <w:spacing w:line="240" w:lineRule="atLeast"/>
        <w:jc w:val="left"/>
      </w:pPr>
      <w:r>
        <w:rPr>
          <w:rFonts w:hint="eastAsia"/>
        </w:rPr>
        <w:t>页面不存在</w:t>
      </w:r>
    </w:p>
    <w:p w14:paraId="750B05B0" w14:textId="77777777" w:rsidR="009E452E" w:rsidRDefault="00D67AD0" w:rsidP="00A76ABC">
      <w:pPr>
        <w:spacing w:line="240" w:lineRule="atLeast"/>
        <w:jc w:val="left"/>
      </w:pPr>
      <w:r>
        <w:rPr>
          <w:rFonts w:hint="eastAsia"/>
        </w:rPr>
        <w:t>黑客操作</w:t>
      </w:r>
    </w:p>
    <w:p w14:paraId="42E6180A" w14:textId="77777777" w:rsidR="009E452E" w:rsidRDefault="009E452E" w:rsidP="00A76ABC">
      <w:pPr>
        <w:spacing w:line="240" w:lineRule="atLeast"/>
        <w:jc w:val="left"/>
      </w:pPr>
    </w:p>
    <w:p w14:paraId="10350F14" w14:textId="77777777" w:rsidR="009E452E" w:rsidRDefault="009E452E" w:rsidP="00A76ABC">
      <w:pPr>
        <w:spacing w:line="240" w:lineRule="atLeast"/>
        <w:jc w:val="left"/>
      </w:pPr>
    </w:p>
    <w:p w14:paraId="5E9024C4" w14:textId="77777777" w:rsidR="009E452E" w:rsidRDefault="00D67AD0" w:rsidP="00A76ABC">
      <w:pPr>
        <w:pStyle w:val="2"/>
        <w:spacing w:line="240" w:lineRule="atLeast"/>
        <w:jc w:val="left"/>
      </w:pPr>
      <w:bookmarkStart w:id="374" w:name="_Toc50496790"/>
      <w:r>
        <w:t>补救措施</w:t>
      </w:r>
      <w:bookmarkEnd w:id="374"/>
    </w:p>
    <w:p w14:paraId="5ADF5D60" w14:textId="77777777" w:rsidR="009E452E" w:rsidRDefault="00D67AD0" w:rsidP="00A76ABC">
      <w:pPr>
        <w:spacing w:line="240" w:lineRule="atLeast"/>
        <w:jc w:val="left"/>
      </w:pPr>
      <w:r>
        <w:rPr>
          <w:rFonts w:hint="eastAsia"/>
        </w:rPr>
        <w:t>数据库备份与恢复</w:t>
      </w:r>
    </w:p>
    <w:p w14:paraId="460E147A" w14:textId="77777777" w:rsidR="009E452E" w:rsidRDefault="009E452E" w:rsidP="00A76ABC">
      <w:pPr>
        <w:spacing w:line="240" w:lineRule="atLeast"/>
        <w:jc w:val="left"/>
      </w:pPr>
    </w:p>
    <w:p w14:paraId="253455AD" w14:textId="77777777" w:rsidR="009E452E" w:rsidRDefault="00D67AD0" w:rsidP="00A76ABC">
      <w:pPr>
        <w:pStyle w:val="2"/>
        <w:spacing w:line="240" w:lineRule="atLeast"/>
        <w:jc w:val="left"/>
      </w:pPr>
      <w:bookmarkStart w:id="375" w:name="_Toc50496791"/>
      <w:r>
        <w:t>系统维护设计</w:t>
      </w:r>
      <w:bookmarkEnd w:id="375"/>
    </w:p>
    <w:p w14:paraId="63C7A104" w14:textId="77777777" w:rsidR="009E452E" w:rsidRDefault="00D67AD0" w:rsidP="00A76ABC">
      <w:pPr>
        <w:spacing w:line="240" w:lineRule="atLeast"/>
        <w:jc w:val="left"/>
      </w:pPr>
      <w:r>
        <w:rPr>
          <w:rFonts w:hint="eastAsia"/>
        </w:rPr>
        <w:t>日志</w:t>
      </w:r>
    </w:p>
    <w:p w14:paraId="7C79081E" w14:textId="77777777" w:rsidR="009E452E" w:rsidRDefault="00D67AD0" w:rsidP="00A76ABC">
      <w:pPr>
        <w:spacing w:line="240" w:lineRule="atLeast"/>
        <w:jc w:val="left"/>
      </w:pPr>
      <w:r>
        <w:rPr>
          <w:rFonts w:hint="eastAsia"/>
        </w:rPr>
        <w:t>数据库备份</w:t>
      </w:r>
      <w:r>
        <w:cr/>
      </w:r>
    </w:p>
    <w:p w14:paraId="4A3955CB" w14:textId="77777777" w:rsidR="009E452E" w:rsidRDefault="00D67AD0" w:rsidP="00A76ABC">
      <w:pPr>
        <w:spacing w:line="240" w:lineRule="atLeast"/>
        <w:jc w:val="left"/>
      </w:pPr>
      <w:r>
        <w:rPr>
          <w:rFonts w:hint="eastAsia"/>
        </w:rPr>
        <w:t>D</w:t>
      </w:r>
      <w:r>
        <w:t>B</w:t>
      </w:r>
      <w:r>
        <w:rPr>
          <w:rFonts w:hint="eastAsia"/>
        </w:rPr>
        <w:t>相关的更新对数据同步的影响及其预案。</w:t>
      </w:r>
    </w:p>
    <w:p w14:paraId="149D1FFF" w14:textId="77777777" w:rsidR="009E452E" w:rsidRDefault="009E452E" w:rsidP="00A76ABC">
      <w:pPr>
        <w:spacing w:line="240" w:lineRule="atLeast"/>
        <w:jc w:val="left"/>
      </w:pPr>
    </w:p>
    <w:p w14:paraId="6AE1258B" w14:textId="77777777" w:rsidR="009E452E" w:rsidRPr="00547F4E" w:rsidRDefault="009E452E" w:rsidP="00A76ABC">
      <w:pPr>
        <w:spacing w:line="240" w:lineRule="atLeast"/>
        <w:jc w:val="left"/>
      </w:pPr>
    </w:p>
    <w:sectPr w:rsidR="009E452E" w:rsidRPr="00547F4E" w:rsidSect="005B63D5">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D14C6" w14:textId="77777777" w:rsidR="00B04A1D" w:rsidRDefault="00B04A1D">
      <w:pPr>
        <w:spacing w:line="240" w:lineRule="auto"/>
      </w:pPr>
      <w:r>
        <w:separator/>
      </w:r>
    </w:p>
  </w:endnote>
  <w:endnote w:type="continuationSeparator" w:id="0">
    <w:p w14:paraId="25C8C0B6" w14:textId="77777777" w:rsidR="00B04A1D" w:rsidRDefault="00B04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562097"/>
    </w:sdtPr>
    <w:sdtEndPr/>
    <w:sdtContent>
      <w:sdt>
        <w:sdtPr>
          <w:id w:val="854304727"/>
        </w:sdtPr>
        <w:sdtEndPr/>
        <w:sdtContent>
          <w:p w14:paraId="42B8C0C9" w14:textId="77777777" w:rsidR="00EF5F60" w:rsidRDefault="00EF5F60">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150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150</w:t>
            </w:r>
            <w:r>
              <w:rPr>
                <w:b/>
                <w:bCs/>
                <w:sz w:val="24"/>
                <w:szCs w:val="24"/>
              </w:rPr>
              <w:fldChar w:fldCharType="end"/>
            </w:r>
          </w:p>
        </w:sdtContent>
      </w:sdt>
    </w:sdtContent>
  </w:sdt>
  <w:p w14:paraId="44C8B137" w14:textId="77777777" w:rsidR="00EF5F60" w:rsidRDefault="00EF5F6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3CC56" w14:textId="77777777" w:rsidR="00B04A1D" w:rsidRDefault="00B04A1D">
      <w:pPr>
        <w:spacing w:line="240" w:lineRule="auto"/>
      </w:pPr>
      <w:r>
        <w:separator/>
      </w:r>
    </w:p>
  </w:footnote>
  <w:footnote w:type="continuationSeparator" w:id="0">
    <w:p w14:paraId="00A5FCEE" w14:textId="77777777" w:rsidR="00B04A1D" w:rsidRDefault="00B04A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D9E9B" w14:textId="77777777" w:rsidR="00EF5F60" w:rsidRDefault="00EF5F60" w:rsidP="001B667A">
    <w:pPr>
      <w:pStyle w:val="a9"/>
      <w:pBdr>
        <w:bottom w:val="single" w:sz="6" w:space="0" w:color="auto"/>
      </w:pBdr>
    </w:pPr>
    <w:r>
      <w:rPr>
        <w:rFonts w:hint="eastAsia"/>
      </w:rPr>
      <w:t>广州市博昕信息技术有限公司　版权所有</w:t>
    </w:r>
    <w:r>
      <w:rPr>
        <w:rFonts w:hint="eastAsia"/>
      </w:rPr>
      <w:t xml:space="preserve"> </w:t>
    </w:r>
    <w:r>
      <w:t xml:space="preserve">                                     </w:t>
    </w:r>
    <w:r>
      <w:rPr>
        <w:rFonts w:hint="eastAsia"/>
      </w:rPr>
      <w:t xml:space="preserve"> </w:t>
    </w:r>
    <w:r>
      <w:t xml:space="preserve">        </w:t>
    </w:r>
    <w:r>
      <w:rPr>
        <w:rFonts w:hint="eastAsia"/>
      </w:rPr>
      <w:t xml:space="preserve">　　　　　　　　　　　　　　　　　　　　　　机密文档，请勿外泄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06A6"/>
    <w:multiLevelType w:val="hybridMultilevel"/>
    <w:tmpl w:val="66E27B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256929"/>
    <w:multiLevelType w:val="multilevel"/>
    <w:tmpl w:val="0625692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69F3A90"/>
    <w:multiLevelType w:val="hybridMultilevel"/>
    <w:tmpl w:val="57C82D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99193F"/>
    <w:multiLevelType w:val="multilevel"/>
    <w:tmpl w:val="0799193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EBAAB90"/>
    <w:multiLevelType w:val="singleLevel"/>
    <w:tmpl w:val="0EBAAB90"/>
    <w:lvl w:ilvl="0">
      <w:start w:val="1"/>
      <w:numFmt w:val="decimal"/>
      <w:suff w:val="nothing"/>
      <w:lvlText w:val="%1、"/>
      <w:lvlJc w:val="left"/>
    </w:lvl>
  </w:abstractNum>
  <w:abstractNum w:abstractNumId="6" w15:restartNumberingAfterBreak="0">
    <w:nsid w:val="10247133"/>
    <w:multiLevelType w:val="hybridMultilevel"/>
    <w:tmpl w:val="90EC4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2038B3"/>
    <w:multiLevelType w:val="hybridMultilevel"/>
    <w:tmpl w:val="B75266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405BA5"/>
    <w:multiLevelType w:val="multilevel"/>
    <w:tmpl w:val="12405B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1360732D"/>
    <w:multiLevelType w:val="multilevel"/>
    <w:tmpl w:val="136073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164B778C"/>
    <w:multiLevelType w:val="hybridMultilevel"/>
    <w:tmpl w:val="0D48EB1C"/>
    <w:lvl w:ilvl="0" w:tplc="4E42C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0162D"/>
    <w:multiLevelType w:val="multilevel"/>
    <w:tmpl w:val="174016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7DE5DB0"/>
    <w:multiLevelType w:val="multilevel"/>
    <w:tmpl w:val="FE9EC0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1FCB5A29"/>
    <w:multiLevelType w:val="hybridMultilevel"/>
    <w:tmpl w:val="2F147F1A"/>
    <w:lvl w:ilvl="0" w:tplc="139ED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DD7DEB"/>
    <w:multiLevelType w:val="multilevel"/>
    <w:tmpl w:val="24DD7DE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2C7D03FD"/>
    <w:multiLevelType w:val="multilevel"/>
    <w:tmpl w:val="2C7D03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3240032F"/>
    <w:multiLevelType w:val="hybridMultilevel"/>
    <w:tmpl w:val="C46E6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4AD7D73"/>
    <w:multiLevelType w:val="multilevel"/>
    <w:tmpl w:val="34AD7D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79B644D"/>
    <w:multiLevelType w:val="hybridMultilevel"/>
    <w:tmpl w:val="2EE4402A"/>
    <w:lvl w:ilvl="0" w:tplc="53DA6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5A2EEF"/>
    <w:multiLevelType w:val="multilevel"/>
    <w:tmpl w:val="425A2EEF"/>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36D6DC3"/>
    <w:multiLevelType w:val="hybridMultilevel"/>
    <w:tmpl w:val="6386A9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BE711E7"/>
    <w:multiLevelType w:val="hybridMultilevel"/>
    <w:tmpl w:val="9CDAF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5F3D2D"/>
    <w:multiLevelType w:val="hybridMultilevel"/>
    <w:tmpl w:val="4A5C3834"/>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F8564C0"/>
    <w:multiLevelType w:val="hybridMultilevel"/>
    <w:tmpl w:val="C07CE6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450E6C"/>
    <w:multiLevelType w:val="multilevel"/>
    <w:tmpl w:val="51450E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564E3F6D"/>
    <w:multiLevelType w:val="multilevel"/>
    <w:tmpl w:val="564E3F6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A2F0D11"/>
    <w:multiLevelType w:val="hybridMultilevel"/>
    <w:tmpl w:val="8E3E7A34"/>
    <w:lvl w:ilvl="0" w:tplc="0AE41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C16F3E"/>
    <w:multiLevelType w:val="hybridMultilevel"/>
    <w:tmpl w:val="7638A042"/>
    <w:lvl w:ilvl="0" w:tplc="95F8EF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C49BF1"/>
    <w:multiLevelType w:val="singleLevel"/>
    <w:tmpl w:val="5AC49BF1"/>
    <w:lvl w:ilvl="0">
      <w:start w:val="1"/>
      <w:numFmt w:val="bullet"/>
      <w:lvlText w:val=""/>
      <w:lvlJc w:val="left"/>
      <w:pPr>
        <w:ind w:left="420" w:hanging="420"/>
      </w:pPr>
      <w:rPr>
        <w:rFonts w:ascii="Wingdings" w:hAnsi="Wingdings" w:hint="default"/>
      </w:rPr>
    </w:lvl>
  </w:abstractNum>
  <w:abstractNum w:abstractNumId="30" w15:restartNumberingAfterBreak="0">
    <w:nsid w:val="5DBD52F0"/>
    <w:multiLevelType w:val="hybridMultilevel"/>
    <w:tmpl w:val="23908D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80E48"/>
    <w:multiLevelType w:val="multilevel"/>
    <w:tmpl w:val="5E180E4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616C3C81"/>
    <w:multiLevelType w:val="multilevel"/>
    <w:tmpl w:val="616C3C8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63545377"/>
    <w:multiLevelType w:val="hybridMultilevel"/>
    <w:tmpl w:val="6B342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6837BE"/>
    <w:multiLevelType w:val="hybridMultilevel"/>
    <w:tmpl w:val="85F8E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7E91BBA"/>
    <w:multiLevelType w:val="multilevel"/>
    <w:tmpl w:val="67E91BB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15:restartNumberingAfterBreak="0">
    <w:nsid w:val="6A673F9B"/>
    <w:multiLevelType w:val="multilevel"/>
    <w:tmpl w:val="6A673F9B"/>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6C375703"/>
    <w:multiLevelType w:val="hybridMultilevel"/>
    <w:tmpl w:val="B84CDD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DB92BC1"/>
    <w:multiLevelType w:val="hybridMultilevel"/>
    <w:tmpl w:val="9FA645EA"/>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3356FE"/>
    <w:multiLevelType w:val="hybridMultilevel"/>
    <w:tmpl w:val="14569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7221A46"/>
    <w:multiLevelType w:val="multilevel"/>
    <w:tmpl w:val="77221A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7CDE2E94"/>
    <w:multiLevelType w:val="hybridMultilevel"/>
    <w:tmpl w:val="BC1E7826"/>
    <w:lvl w:ilvl="0" w:tplc="474A3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3D6018"/>
    <w:multiLevelType w:val="multilevel"/>
    <w:tmpl w:val="7D3D60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7EC51CDC"/>
    <w:multiLevelType w:val="multilevel"/>
    <w:tmpl w:val="7EC51C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4"/>
  </w:num>
  <w:num w:numId="4">
    <w:abstractNumId w:val="17"/>
  </w:num>
  <w:num w:numId="5">
    <w:abstractNumId w:val="42"/>
  </w:num>
  <w:num w:numId="6">
    <w:abstractNumId w:val="1"/>
  </w:num>
  <w:num w:numId="7">
    <w:abstractNumId w:val="15"/>
  </w:num>
  <w:num w:numId="8">
    <w:abstractNumId w:val="3"/>
  </w:num>
  <w:num w:numId="9">
    <w:abstractNumId w:val="29"/>
  </w:num>
  <w:num w:numId="10">
    <w:abstractNumId w:val="32"/>
  </w:num>
  <w:num w:numId="11">
    <w:abstractNumId w:val="36"/>
  </w:num>
  <w:num w:numId="12">
    <w:abstractNumId w:val="19"/>
  </w:num>
  <w:num w:numId="13">
    <w:abstractNumId w:val="14"/>
  </w:num>
  <w:num w:numId="14">
    <w:abstractNumId w:val="9"/>
  </w:num>
  <w:num w:numId="15">
    <w:abstractNumId w:val="40"/>
  </w:num>
  <w:num w:numId="16">
    <w:abstractNumId w:val="25"/>
  </w:num>
  <w:num w:numId="17">
    <w:abstractNumId w:val="35"/>
  </w:num>
  <w:num w:numId="18">
    <w:abstractNumId w:val="8"/>
  </w:num>
  <w:num w:numId="19">
    <w:abstractNumId w:val="31"/>
  </w:num>
  <w:num w:numId="20">
    <w:abstractNumId w:val="43"/>
  </w:num>
  <w:num w:numId="21">
    <w:abstractNumId w:val="5"/>
  </w:num>
  <w:num w:numId="22">
    <w:abstractNumId w:val="11"/>
  </w:num>
  <w:num w:numId="23">
    <w:abstractNumId w:val="12"/>
  </w:num>
  <w:num w:numId="24">
    <w:abstractNumId w:val="7"/>
  </w:num>
  <w:num w:numId="25">
    <w:abstractNumId w:val="0"/>
  </w:num>
  <w:num w:numId="26">
    <w:abstractNumId w:val="39"/>
  </w:num>
  <w:num w:numId="27">
    <w:abstractNumId w:val="34"/>
  </w:num>
  <w:num w:numId="28">
    <w:abstractNumId w:val="2"/>
  </w:num>
  <w:num w:numId="29">
    <w:abstractNumId w:val="16"/>
  </w:num>
  <w:num w:numId="30">
    <w:abstractNumId w:val="22"/>
  </w:num>
  <w:num w:numId="31">
    <w:abstractNumId w:val="27"/>
  </w:num>
  <w:num w:numId="32">
    <w:abstractNumId w:val="37"/>
  </w:num>
  <w:num w:numId="33">
    <w:abstractNumId w:val="10"/>
  </w:num>
  <w:num w:numId="34">
    <w:abstractNumId w:val="38"/>
  </w:num>
  <w:num w:numId="35">
    <w:abstractNumId w:val="33"/>
  </w:num>
  <w:num w:numId="36">
    <w:abstractNumId w:val="23"/>
  </w:num>
  <w:num w:numId="37">
    <w:abstractNumId w:val="13"/>
  </w:num>
  <w:num w:numId="38">
    <w:abstractNumId w:val="30"/>
  </w:num>
  <w:num w:numId="39">
    <w:abstractNumId w:val="18"/>
  </w:num>
  <w:num w:numId="40">
    <w:abstractNumId w:val="6"/>
  </w:num>
  <w:num w:numId="41">
    <w:abstractNumId w:val="20"/>
  </w:num>
  <w:num w:numId="42">
    <w:abstractNumId w:val="28"/>
  </w:num>
  <w:num w:numId="43">
    <w:abstractNumId w:val="21"/>
  </w:num>
  <w:num w:numId="44">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FCC"/>
    <w:rsid w:val="87F7DC75"/>
    <w:rsid w:val="FDF72A75"/>
    <w:rsid w:val="000002A6"/>
    <w:rsid w:val="000004CB"/>
    <w:rsid w:val="00001007"/>
    <w:rsid w:val="00001BEE"/>
    <w:rsid w:val="00001C40"/>
    <w:rsid w:val="00001F80"/>
    <w:rsid w:val="000023A7"/>
    <w:rsid w:val="000023C8"/>
    <w:rsid w:val="0000249C"/>
    <w:rsid w:val="000027AD"/>
    <w:rsid w:val="000029F6"/>
    <w:rsid w:val="00002C63"/>
    <w:rsid w:val="00004662"/>
    <w:rsid w:val="00004D0B"/>
    <w:rsid w:val="00005600"/>
    <w:rsid w:val="00006B83"/>
    <w:rsid w:val="00006E0D"/>
    <w:rsid w:val="00007751"/>
    <w:rsid w:val="0001001A"/>
    <w:rsid w:val="00011559"/>
    <w:rsid w:val="0001164D"/>
    <w:rsid w:val="000116DD"/>
    <w:rsid w:val="0001196A"/>
    <w:rsid w:val="00011EBC"/>
    <w:rsid w:val="000125E8"/>
    <w:rsid w:val="000129F3"/>
    <w:rsid w:val="00012CA5"/>
    <w:rsid w:val="00012D0D"/>
    <w:rsid w:val="00012EAD"/>
    <w:rsid w:val="00013296"/>
    <w:rsid w:val="0001441B"/>
    <w:rsid w:val="00014633"/>
    <w:rsid w:val="00014A1C"/>
    <w:rsid w:val="000152C1"/>
    <w:rsid w:val="00016396"/>
    <w:rsid w:val="00016730"/>
    <w:rsid w:val="000167C9"/>
    <w:rsid w:val="00020F22"/>
    <w:rsid w:val="00021638"/>
    <w:rsid w:val="00021720"/>
    <w:rsid w:val="00021CF9"/>
    <w:rsid w:val="00022221"/>
    <w:rsid w:val="00022A9E"/>
    <w:rsid w:val="00023B0A"/>
    <w:rsid w:val="0002480E"/>
    <w:rsid w:val="0002571B"/>
    <w:rsid w:val="000267E4"/>
    <w:rsid w:val="00026AE4"/>
    <w:rsid w:val="000271A4"/>
    <w:rsid w:val="00027A3E"/>
    <w:rsid w:val="00027F7A"/>
    <w:rsid w:val="0003096D"/>
    <w:rsid w:val="000314EF"/>
    <w:rsid w:val="0003162D"/>
    <w:rsid w:val="000318EB"/>
    <w:rsid w:val="000326A0"/>
    <w:rsid w:val="00032F8B"/>
    <w:rsid w:val="0003301F"/>
    <w:rsid w:val="00033218"/>
    <w:rsid w:val="000332A7"/>
    <w:rsid w:val="000338C5"/>
    <w:rsid w:val="00034300"/>
    <w:rsid w:val="00036162"/>
    <w:rsid w:val="00036D67"/>
    <w:rsid w:val="0003788D"/>
    <w:rsid w:val="00040463"/>
    <w:rsid w:val="0004062E"/>
    <w:rsid w:val="00040D48"/>
    <w:rsid w:val="0004119C"/>
    <w:rsid w:val="00041D10"/>
    <w:rsid w:val="0004229E"/>
    <w:rsid w:val="00043E69"/>
    <w:rsid w:val="00044333"/>
    <w:rsid w:val="00044446"/>
    <w:rsid w:val="00044544"/>
    <w:rsid w:val="000447B6"/>
    <w:rsid w:val="00044E35"/>
    <w:rsid w:val="000454BA"/>
    <w:rsid w:val="00045D99"/>
    <w:rsid w:val="00046F55"/>
    <w:rsid w:val="0004760D"/>
    <w:rsid w:val="0004775A"/>
    <w:rsid w:val="00047DDA"/>
    <w:rsid w:val="00050A0C"/>
    <w:rsid w:val="00050E91"/>
    <w:rsid w:val="000512BD"/>
    <w:rsid w:val="0005132D"/>
    <w:rsid w:val="00051C7C"/>
    <w:rsid w:val="00051D3A"/>
    <w:rsid w:val="00051D96"/>
    <w:rsid w:val="00052520"/>
    <w:rsid w:val="000527D9"/>
    <w:rsid w:val="000532DB"/>
    <w:rsid w:val="000539D0"/>
    <w:rsid w:val="00053D60"/>
    <w:rsid w:val="0005453C"/>
    <w:rsid w:val="00054651"/>
    <w:rsid w:val="00054856"/>
    <w:rsid w:val="000550E4"/>
    <w:rsid w:val="0005572A"/>
    <w:rsid w:val="000559FF"/>
    <w:rsid w:val="00055B62"/>
    <w:rsid w:val="0005610C"/>
    <w:rsid w:val="000569BF"/>
    <w:rsid w:val="0005705F"/>
    <w:rsid w:val="000575F4"/>
    <w:rsid w:val="00057ADD"/>
    <w:rsid w:val="0006139A"/>
    <w:rsid w:val="00061B8C"/>
    <w:rsid w:val="00061FD9"/>
    <w:rsid w:val="0006289D"/>
    <w:rsid w:val="000632EB"/>
    <w:rsid w:val="00063BC4"/>
    <w:rsid w:val="00063FC3"/>
    <w:rsid w:val="00064F0D"/>
    <w:rsid w:val="0006558F"/>
    <w:rsid w:val="000658F1"/>
    <w:rsid w:val="00065AB5"/>
    <w:rsid w:val="00065BDF"/>
    <w:rsid w:val="0006654E"/>
    <w:rsid w:val="00066E75"/>
    <w:rsid w:val="00066EFD"/>
    <w:rsid w:val="00067023"/>
    <w:rsid w:val="0006709B"/>
    <w:rsid w:val="00067882"/>
    <w:rsid w:val="00070A9E"/>
    <w:rsid w:val="00071D7B"/>
    <w:rsid w:val="00071D9D"/>
    <w:rsid w:val="00072300"/>
    <w:rsid w:val="0007461F"/>
    <w:rsid w:val="00075521"/>
    <w:rsid w:val="0007595E"/>
    <w:rsid w:val="00075E1B"/>
    <w:rsid w:val="00076370"/>
    <w:rsid w:val="00076F3B"/>
    <w:rsid w:val="00077F10"/>
    <w:rsid w:val="0008047D"/>
    <w:rsid w:val="00080590"/>
    <w:rsid w:val="0008138B"/>
    <w:rsid w:val="00081724"/>
    <w:rsid w:val="00081E44"/>
    <w:rsid w:val="00082B4F"/>
    <w:rsid w:val="00082FC7"/>
    <w:rsid w:val="00083F66"/>
    <w:rsid w:val="00084420"/>
    <w:rsid w:val="00084488"/>
    <w:rsid w:val="0008464E"/>
    <w:rsid w:val="00084A88"/>
    <w:rsid w:val="00084EC6"/>
    <w:rsid w:val="00085FDE"/>
    <w:rsid w:val="000864CD"/>
    <w:rsid w:val="00086BD4"/>
    <w:rsid w:val="00086BF3"/>
    <w:rsid w:val="00086FC2"/>
    <w:rsid w:val="000872B1"/>
    <w:rsid w:val="00087412"/>
    <w:rsid w:val="000907AF"/>
    <w:rsid w:val="000909FA"/>
    <w:rsid w:val="0009119B"/>
    <w:rsid w:val="000915DB"/>
    <w:rsid w:val="00091D99"/>
    <w:rsid w:val="0009237B"/>
    <w:rsid w:val="00093382"/>
    <w:rsid w:val="000957B2"/>
    <w:rsid w:val="0009587E"/>
    <w:rsid w:val="000959D4"/>
    <w:rsid w:val="000967D7"/>
    <w:rsid w:val="00097061"/>
    <w:rsid w:val="000A077D"/>
    <w:rsid w:val="000A17AE"/>
    <w:rsid w:val="000A17C3"/>
    <w:rsid w:val="000A26AE"/>
    <w:rsid w:val="000A35D2"/>
    <w:rsid w:val="000A4119"/>
    <w:rsid w:val="000A4C73"/>
    <w:rsid w:val="000A57B7"/>
    <w:rsid w:val="000A5EAC"/>
    <w:rsid w:val="000A6E6F"/>
    <w:rsid w:val="000A741D"/>
    <w:rsid w:val="000A79ED"/>
    <w:rsid w:val="000A7FFE"/>
    <w:rsid w:val="000B09AC"/>
    <w:rsid w:val="000B19D2"/>
    <w:rsid w:val="000B1DB9"/>
    <w:rsid w:val="000B2714"/>
    <w:rsid w:val="000B2D91"/>
    <w:rsid w:val="000B39E9"/>
    <w:rsid w:val="000B3FBD"/>
    <w:rsid w:val="000B595A"/>
    <w:rsid w:val="000B595F"/>
    <w:rsid w:val="000B5FA0"/>
    <w:rsid w:val="000B64DE"/>
    <w:rsid w:val="000B6F06"/>
    <w:rsid w:val="000B7140"/>
    <w:rsid w:val="000B7914"/>
    <w:rsid w:val="000B79BF"/>
    <w:rsid w:val="000C0EEC"/>
    <w:rsid w:val="000C23DD"/>
    <w:rsid w:val="000C26C1"/>
    <w:rsid w:val="000C392F"/>
    <w:rsid w:val="000C3D41"/>
    <w:rsid w:val="000C3E65"/>
    <w:rsid w:val="000C4026"/>
    <w:rsid w:val="000C4102"/>
    <w:rsid w:val="000C4628"/>
    <w:rsid w:val="000C4849"/>
    <w:rsid w:val="000C6038"/>
    <w:rsid w:val="000C608B"/>
    <w:rsid w:val="000C799C"/>
    <w:rsid w:val="000D02F7"/>
    <w:rsid w:val="000D079E"/>
    <w:rsid w:val="000D0C6E"/>
    <w:rsid w:val="000D0DB4"/>
    <w:rsid w:val="000D0DB6"/>
    <w:rsid w:val="000D0E94"/>
    <w:rsid w:val="000D2DC0"/>
    <w:rsid w:val="000D3CBD"/>
    <w:rsid w:val="000D4BA6"/>
    <w:rsid w:val="000D4E2B"/>
    <w:rsid w:val="000D5226"/>
    <w:rsid w:val="000D541D"/>
    <w:rsid w:val="000D57D4"/>
    <w:rsid w:val="000D5DF7"/>
    <w:rsid w:val="000D5F62"/>
    <w:rsid w:val="000D621B"/>
    <w:rsid w:val="000D6535"/>
    <w:rsid w:val="000D6EA7"/>
    <w:rsid w:val="000D718A"/>
    <w:rsid w:val="000D7600"/>
    <w:rsid w:val="000D7845"/>
    <w:rsid w:val="000E0A7B"/>
    <w:rsid w:val="000E1955"/>
    <w:rsid w:val="000E1F6A"/>
    <w:rsid w:val="000E23AA"/>
    <w:rsid w:val="000E50F9"/>
    <w:rsid w:val="000E5DEC"/>
    <w:rsid w:val="000E6980"/>
    <w:rsid w:val="000E69AE"/>
    <w:rsid w:val="000E6B82"/>
    <w:rsid w:val="000E6F08"/>
    <w:rsid w:val="000E6FF2"/>
    <w:rsid w:val="000E71D7"/>
    <w:rsid w:val="000F00A7"/>
    <w:rsid w:val="000F048C"/>
    <w:rsid w:val="000F0946"/>
    <w:rsid w:val="000F2113"/>
    <w:rsid w:val="000F2A23"/>
    <w:rsid w:val="000F303F"/>
    <w:rsid w:val="000F33F7"/>
    <w:rsid w:val="000F4886"/>
    <w:rsid w:val="000F5538"/>
    <w:rsid w:val="000F58C8"/>
    <w:rsid w:val="000F5D98"/>
    <w:rsid w:val="000F6A85"/>
    <w:rsid w:val="000F7430"/>
    <w:rsid w:val="000F74D8"/>
    <w:rsid w:val="000F7708"/>
    <w:rsid w:val="000F7BC1"/>
    <w:rsid w:val="000F7D4F"/>
    <w:rsid w:val="001010A2"/>
    <w:rsid w:val="00101469"/>
    <w:rsid w:val="0010185B"/>
    <w:rsid w:val="00101C0A"/>
    <w:rsid w:val="001029F5"/>
    <w:rsid w:val="00102C29"/>
    <w:rsid w:val="00102CCE"/>
    <w:rsid w:val="001033F3"/>
    <w:rsid w:val="00103467"/>
    <w:rsid w:val="00104262"/>
    <w:rsid w:val="0010466E"/>
    <w:rsid w:val="00104759"/>
    <w:rsid w:val="00105163"/>
    <w:rsid w:val="001060A0"/>
    <w:rsid w:val="0010711C"/>
    <w:rsid w:val="001078CD"/>
    <w:rsid w:val="0011146E"/>
    <w:rsid w:val="00112BF1"/>
    <w:rsid w:val="0011410A"/>
    <w:rsid w:val="00114F94"/>
    <w:rsid w:val="001151DB"/>
    <w:rsid w:val="0011589E"/>
    <w:rsid w:val="00115913"/>
    <w:rsid w:val="00115C25"/>
    <w:rsid w:val="001162DE"/>
    <w:rsid w:val="00116B0F"/>
    <w:rsid w:val="00116B4E"/>
    <w:rsid w:val="00117EF3"/>
    <w:rsid w:val="001211D6"/>
    <w:rsid w:val="00122987"/>
    <w:rsid w:val="00122C30"/>
    <w:rsid w:val="00122FEA"/>
    <w:rsid w:val="001238B0"/>
    <w:rsid w:val="0012401E"/>
    <w:rsid w:val="00125E90"/>
    <w:rsid w:val="00126143"/>
    <w:rsid w:val="00126D93"/>
    <w:rsid w:val="00127D6E"/>
    <w:rsid w:val="00127E6D"/>
    <w:rsid w:val="00130485"/>
    <w:rsid w:val="001306BC"/>
    <w:rsid w:val="00130AD0"/>
    <w:rsid w:val="00131068"/>
    <w:rsid w:val="00131546"/>
    <w:rsid w:val="00131725"/>
    <w:rsid w:val="00131F85"/>
    <w:rsid w:val="0013247E"/>
    <w:rsid w:val="00132522"/>
    <w:rsid w:val="001334D6"/>
    <w:rsid w:val="0013375C"/>
    <w:rsid w:val="00134445"/>
    <w:rsid w:val="00134A2F"/>
    <w:rsid w:val="00135136"/>
    <w:rsid w:val="00135539"/>
    <w:rsid w:val="00135A0A"/>
    <w:rsid w:val="00135AF9"/>
    <w:rsid w:val="00135FD9"/>
    <w:rsid w:val="00136540"/>
    <w:rsid w:val="00137008"/>
    <w:rsid w:val="00137230"/>
    <w:rsid w:val="0013729F"/>
    <w:rsid w:val="0014072B"/>
    <w:rsid w:val="0014105F"/>
    <w:rsid w:val="00142109"/>
    <w:rsid w:val="001421D2"/>
    <w:rsid w:val="001427F2"/>
    <w:rsid w:val="00143DEC"/>
    <w:rsid w:val="00144A67"/>
    <w:rsid w:val="00144F1E"/>
    <w:rsid w:val="001451C5"/>
    <w:rsid w:val="00145909"/>
    <w:rsid w:val="00145CB0"/>
    <w:rsid w:val="00147E9F"/>
    <w:rsid w:val="00150A93"/>
    <w:rsid w:val="00150F15"/>
    <w:rsid w:val="0015196E"/>
    <w:rsid w:val="00151CE8"/>
    <w:rsid w:val="00152A0A"/>
    <w:rsid w:val="00152D14"/>
    <w:rsid w:val="00152D52"/>
    <w:rsid w:val="00153855"/>
    <w:rsid w:val="00153DEA"/>
    <w:rsid w:val="001541FE"/>
    <w:rsid w:val="0015514F"/>
    <w:rsid w:val="001553F1"/>
    <w:rsid w:val="0015588B"/>
    <w:rsid w:val="00155C7A"/>
    <w:rsid w:val="0015711E"/>
    <w:rsid w:val="001575C1"/>
    <w:rsid w:val="00157FAF"/>
    <w:rsid w:val="001605F1"/>
    <w:rsid w:val="001609E8"/>
    <w:rsid w:val="0016139A"/>
    <w:rsid w:val="00161E1E"/>
    <w:rsid w:val="00162CCB"/>
    <w:rsid w:val="00162E7D"/>
    <w:rsid w:val="00163B47"/>
    <w:rsid w:val="001651AA"/>
    <w:rsid w:val="001658A5"/>
    <w:rsid w:val="00165B0C"/>
    <w:rsid w:val="00166B37"/>
    <w:rsid w:val="001676FD"/>
    <w:rsid w:val="00167DF7"/>
    <w:rsid w:val="0017138D"/>
    <w:rsid w:val="00171D86"/>
    <w:rsid w:val="001726B6"/>
    <w:rsid w:val="00172ABC"/>
    <w:rsid w:val="00174365"/>
    <w:rsid w:val="00175770"/>
    <w:rsid w:val="00175C37"/>
    <w:rsid w:val="00177AEA"/>
    <w:rsid w:val="00177BFA"/>
    <w:rsid w:val="00180F26"/>
    <w:rsid w:val="00181A07"/>
    <w:rsid w:val="00182471"/>
    <w:rsid w:val="0018273B"/>
    <w:rsid w:val="00184121"/>
    <w:rsid w:val="00184343"/>
    <w:rsid w:val="00184476"/>
    <w:rsid w:val="001844B7"/>
    <w:rsid w:val="00184B2C"/>
    <w:rsid w:val="00184B72"/>
    <w:rsid w:val="00186B4F"/>
    <w:rsid w:val="00186DC2"/>
    <w:rsid w:val="00187ACF"/>
    <w:rsid w:val="00187EFA"/>
    <w:rsid w:val="00187F26"/>
    <w:rsid w:val="00190104"/>
    <w:rsid w:val="0019128A"/>
    <w:rsid w:val="001918BE"/>
    <w:rsid w:val="00191DB9"/>
    <w:rsid w:val="00192AE5"/>
    <w:rsid w:val="00192F31"/>
    <w:rsid w:val="00193224"/>
    <w:rsid w:val="001941D0"/>
    <w:rsid w:val="00194DB5"/>
    <w:rsid w:val="001957A1"/>
    <w:rsid w:val="00196BA5"/>
    <w:rsid w:val="00196D19"/>
    <w:rsid w:val="001A0978"/>
    <w:rsid w:val="001A1B50"/>
    <w:rsid w:val="001A2142"/>
    <w:rsid w:val="001A244E"/>
    <w:rsid w:val="001A2F8C"/>
    <w:rsid w:val="001A34A5"/>
    <w:rsid w:val="001A39C1"/>
    <w:rsid w:val="001A4229"/>
    <w:rsid w:val="001A4F57"/>
    <w:rsid w:val="001A4FB0"/>
    <w:rsid w:val="001A4FF9"/>
    <w:rsid w:val="001A6468"/>
    <w:rsid w:val="001A6EB5"/>
    <w:rsid w:val="001A77C4"/>
    <w:rsid w:val="001A7A36"/>
    <w:rsid w:val="001A7DE2"/>
    <w:rsid w:val="001B028E"/>
    <w:rsid w:val="001B03D1"/>
    <w:rsid w:val="001B083D"/>
    <w:rsid w:val="001B0F56"/>
    <w:rsid w:val="001B2D3B"/>
    <w:rsid w:val="001B361D"/>
    <w:rsid w:val="001B3856"/>
    <w:rsid w:val="001B3CFF"/>
    <w:rsid w:val="001B4061"/>
    <w:rsid w:val="001B4ABD"/>
    <w:rsid w:val="001B5CE0"/>
    <w:rsid w:val="001B667A"/>
    <w:rsid w:val="001B708B"/>
    <w:rsid w:val="001B72AB"/>
    <w:rsid w:val="001B7D9F"/>
    <w:rsid w:val="001C06D4"/>
    <w:rsid w:val="001C0809"/>
    <w:rsid w:val="001C0BEE"/>
    <w:rsid w:val="001C1648"/>
    <w:rsid w:val="001C1C38"/>
    <w:rsid w:val="001C399F"/>
    <w:rsid w:val="001C3FAA"/>
    <w:rsid w:val="001C6400"/>
    <w:rsid w:val="001C68D3"/>
    <w:rsid w:val="001C6D11"/>
    <w:rsid w:val="001C6FC7"/>
    <w:rsid w:val="001C7A0D"/>
    <w:rsid w:val="001D02F4"/>
    <w:rsid w:val="001D1575"/>
    <w:rsid w:val="001D1BD9"/>
    <w:rsid w:val="001D1C38"/>
    <w:rsid w:val="001D1E8D"/>
    <w:rsid w:val="001D2861"/>
    <w:rsid w:val="001D2BD5"/>
    <w:rsid w:val="001D4824"/>
    <w:rsid w:val="001D52D2"/>
    <w:rsid w:val="001D5885"/>
    <w:rsid w:val="001D5D45"/>
    <w:rsid w:val="001D6943"/>
    <w:rsid w:val="001D6964"/>
    <w:rsid w:val="001D783B"/>
    <w:rsid w:val="001D7FAF"/>
    <w:rsid w:val="001E05F7"/>
    <w:rsid w:val="001E1872"/>
    <w:rsid w:val="001E34B6"/>
    <w:rsid w:val="001E4024"/>
    <w:rsid w:val="001E41B2"/>
    <w:rsid w:val="001E422F"/>
    <w:rsid w:val="001E424B"/>
    <w:rsid w:val="001E4FD5"/>
    <w:rsid w:val="001E50AB"/>
    <w:rsid w:val="001E51D5"/>
    <w:rsid w:val="001E5C31"/>
    <w:rsid w:val="001E672B"/>
    <w:rsid w:val="001E6C30"/>
    <w:rsid w:val="001E6C49"/>
    <w:rsid w:val="001E7115"/>
    <w:rsid w:val="001E7D85"/>
    <w:rsid w:val="001E7DE2"/>
    <w:rsid w:val="001F0049"/>
    <w:rsid w:val="001F06DA"/>
    <w:rsid w:val="001F0769"/>
    <w:rsid w:val="001F23BA"/>
    <w:rsid w:val="001F3D07"/>
    <w:rsid w:val="001F3E82"/>
    <w:rsid w:val="001F40AF"/>
    <w:rsid w:val="001F43AB"/>
    <w:rsid w:val="001F44DD"/>
    <w:rsid w:val="001F4BFE"/>
    <w:rsid w:val="001F57C7"/>
    <w:rsid w:val="001F5ADF"/>
    <w:rsid w:val="001F6668"/>
    <w:rsid w:val="001F7E48"/>
    <w:rsid w:val="002002AF"/>
    <w:rsid w:val="00200FD0"/>
    <w:rsid w:val="002026AD"/>
    <w:rsid w:val="0020443B"/>
    <w:rsid w:val="00204505"/>
    <w:rsid w:val="002045AA"/>
    <w:rsid w:val="00204EC2"/>
    <w:rsid w:val="00204F4C"/>
    <w:rsid w:val="00205F6B"/>
    <w:rsid w:val="00205FC8"/>
    <w:rsid w:val="002062D6"/>
    <w:rsid w:val="00206DAE"/>
    <w:rsid w:val="0021121A"/>
    <w:rsid w:val="002116A7"/>
    <w:rsid w:val="00211A90"/>
    <w:rsid w:val="00211BF9"/>
    <w:rsid w:val="00211C24"/>
    <w:rsid w:val="0021214B"/>
    <w:rsid w:val="00213C8A"/>
    <w:rsid w:val="002149A8"/>
    <w:rsid w:val="002150F9"/>
    <w:rsid w:val="00215552"/>
    <w:rsid w:val="00216B51"/>
    <w:rsid w:val="0021767E"/>
    <w:rsid w:val="00217888"/>
    <w:rsid w:val="0021788E"/>
    <w:rsid w:val="00217D3D"/>
    <w:rsid w:val="002203FB"/>
    <w:rsid w:val="00220ADD"/>
    <w:rsid w:val="00220EB3"/>
    <w:rsid w:val="00221B7A"/>
    <w:rsid w:val="00221D4C"/>
    <w:rsid w:val="00222AAF"/>
    <w:rsid w:val="00222F6C"/>
    <w:rsid w:val="00222F9B"/>
    <w:rsid w:val="002236E0"/>
    <w:rsid w:val="00223F55"/>
    <w:rsid w:val="00224277"/>
    <w:rsid w:val="002244CB"/>
    <w:rsid w:val="002248D3"/>
    <w:rsid w:val="00225387"/>
    <w:rsid w:val="00225C53"/>
    <w:rsid w:val="00226806"/>
    <w:rsid w:val="002270F7"/>
    <w:rsid w:val="002313D1"/>
    <w:rsid w:val="00231802"/>
    <w:rsid w:val="00232E0F"/>
    <w:rsid w:val="00233FDC"/>
    <w:rsid w:val="002343C9"/>
    <w:rsid w:val="00234470"/>
    <w:rsid w:val="00234FCE"/>
    <w:rsid w:val="00235353"/>
    <w:rsid w:val="0023559D"/>
    <w:rsid w:val="00235F7D"/>
    <w:rsid w:val="00236ECA"/>
    <w:rsid w:val="0023705F"/>
    <w:rsid w:val="00237163"/>
    <w:rsid w:val="00237A45"/>
    <w:rsid w:val="00237BF8"/>
    <w:rsid w:val="00240435"/>
    <w:rsid w:val="00240FDA"/>
    <w:rsid w:val="00241311"/>
    <w:rsid w:val="002415C8"/>
    <w:rsid w:val="00241904"/>
    <w:rsid w:val="002429E6"/>
    <w:rsid w:val="00242D15"/>
    <w:rsid w:val="00242E2B"/>
    <w:rsid w:val="00243683"/>
    <w:rsid w:val="00243921"/>
    <w:rsid w:val="00243F57"/>
    <w:rsid w:val="0024467E"/>
    <w:rsid w:val="00244756"/>
    <w:rsid w:val="00244F82"/>
    <w:rsid w:val="00245474"/>
    <w:rsid w:val="00245DC9"/>
    <w:rsid w:val="00246163"/>
    <w:rsid w:val="00247192"/>
    <w:rsid w:val="0024747F"/>
    <w:rsid w:val="00250CD2"/>
    <w:rsid w:val="002515A3"/>
    <w:rsid w:val="0025187A"/>
    <w:rsid w:val="00252994"/>
    <w:rsid w:val="0025351D"/>
    <w:rsid w:val="00253E69"/>
    <w:rsid w:val="002544BC"/>
    <w:rsid w:val="00254914"/>
    <w:rsid w:val="002549CE"/>
    <w:rsid w:val="002557B7"/>
    <w:rsid w:val="002561C5"/>
    <w:rsid w:val="00256911"/>
    <w:rsid w:val="00256B3C"/>
    <w:rsid w:val="0026037B"/>
    <w:rsid w:val="00260DF9"/>
    <w:rsid w:val="0026114F"/>
    <w:rsid w:val="002615F8"/>
    <w:rsid w:val="002616C1"/>
    <w:rsid w:val="00261B46"/>
    <w:rsid w:val="0026304E"/>
    <w:rsid w:val="00263921"/>
    <w:rsid w:val="00263F71"/>
    <w:rsid w:val="002644A9"/>
    <w:rsid w:val="00264C45"/>
    <w:rsid w:val="00266133"/>
    <w:rsid w:val="002666A6"/>
    <w:rsid w:val="0026714F"/>
    <w:rsid w:val="00271045"/>
    <w:rsid w:val="00271468"/>
    <w:rsid w:val="00271498"/>
    <w:rsid w:val="00271B16"/>
    <w:rsid w:val="00271B79"/>
    <w:rsid w:val="00271E42"/>
    <w:rsid w:val="002726C8"/>
    <w:rsid w:val="002738E5"/>
    <w:rsid w:val="002740A0"/>
    <w:rsid w:val="00275269"/>
    <w:rsid w:val="00276776"/>
    <w:rsid w:val="00276DA9"/>
    <w:rsid w:val="002773EC"/>
    <w:rsid w:val="002801C6"/>
    <w:rsid w:val="0028030E"/>
    <w:rsid w:val="00281067"/>
    <w:rsid w:val="0028268F"/>
    <w:rsid w:val="00282A41"/>
    <w:rsid w:val="00282F67"/>
    <w:rsid w:val="00282FE0"/>
    <w:rsid w:val="0028420F"/>
    <w:rsid w:val="0028477A"/>
    <w:rsid w:val="00284C8F"/>
    <w:rsid w:val="00284E3B"/>
    <w:rsid w:val="00287CB5"/>
    <w:rsid w:val="0029005F"/>
    <w:rsid w:val="002900D3"/>
    <w:rsid w:val="00291926"/>
    <w:rsid w:val="002931BA"/>
    <w:rsid w:val="002933A3"/>
    <w:rsid w:val="00293588"/>
    <w:rsid w:val="00293A96"/>
    <w:rsid w:val="002964F9"/>
    <w:rsid w:val="002971C5"/>
    <w:rsid w:val="002971CF"/>
    <w:rsid w:val="0029776D"/>
    <w:rsid w:val="002979B9"/>
    <w:rsid w:val="00297BB9"/>
    <w:rsid w:val="00297C24"/>
    <w:rsid w:val="00297CD4"/>
    <w:rsid w:val="002A0139"/>
    <w:rsid w:val="002A0F8D"/>
    <w:rsid w:val="002A0FC5"/>
    <w:rsid w:val="002A1640"/>
    <w:rsid w:val="002A16BF"/>
    <w:rsid w:val="002A1830"/>
    <w:rsid w:val="002A1B55"/>
    <w:rsid w:val="002A20A1"/>
    <w:rsid w:val="002A27B7"/>
    <w:rsid w:val="002A3B5F"/>
    <w:rsid w:val="002A4CBA"/>
    <w:rsid w:val="002A4E22"/>
    <w:rsid w:val="002A5500"/>
    <w:rsid w:val="002A5EEC"/>
    <w:rsid w:val="002A604E"/>
    <w:rsid w:val="002A72A1"/>
    <w:rsid w:val="002A7735"/>
    <w:rsid w:val="002A7AE7"/>
    <w:rsid w:val="002A7BBA"/>
    <w:rsid w:val="002B23AA"/>
    <w:rsid w:val="002B28B6"/>
    <w:rsid w:val="002B2A6E"/>
    <w:rsid w:val="002B2BB5"/>
    <w:rsid w:val="002B2C7F"/>
    <w:rsid w:val="002B2CCF"/>
    <w:rsid w:val="002B2EB3"/>
    <w:rsid w:val="002B3576"/>
    <w:rsid w:val="002B460A"/>
    <w:rsid w:val="002B569E"/>
    <w:rsid w:val="002B5F8D"/>
    <w:rsid w:val="002B62D7"/>
    <w:rsid w:val="002B66A9"/>
    <w:rsid w:val="002B68DE"/>
    <w:rsid w:val="002B6939"/>
    <w:rsid w:val="002B7D23"/>
    <w:rsid w:val="002C004A"/>
    <w:rsid w:val="002C0647"/>
    <w:rsid w:val="002C0B11"/>
    <w:rsid w:val="002C0BD7"/>
    <w:rsid w:val="002C0E6B"/>
    <w:rsid w:val="002C18AE"/>
    <w:rsid w:val="002C1C8C"/>
    <w:rsid w:val="002C2640"/>
    <w:rsid w:val="002C2A2B"/>
    <w:rsid w:val="002C2ADC"/>
    <w:rsid w:val="002C3A41"/>
    <w:rsid w:val="002C3C59"/>
    <w:rsid w:val="002C436C"/>
    <w:rsid w:val="002C46D1"/>
    <w:rsid w:val="002C46EC"/>
    <w:rsid w:val="002C51B6"/>
    <w:rsid w:val="002C69A7"/>
    <w:rsid w:val="002C7117"/>
    <w:rsid w:val="002C7E7B"/>
    <w:rsid w:val="002D0044"/>
    <w:rsid w:val="002D03AD"/>
    <w:rsid w:val="002D0C69"/>
    <w:rsid w:val="002D1007"/>
    <w:rsid w:val="002D156C"/>
    <w:rsid w:val="002D25B0"/>
    <w:rsid w:val="002D2627"/>
    <w:rsid w:val="002D26B6"/>
    <w:rsid w:val="002D2AA2"/>
    <w:rsid w:val="002D33F7"/>
    <w:rsid w:val="002D35AA"/>
    <w:rsid w:val="002D41E7"/>
    <w:rsid w:val="002D475D"/>
    <w:rsid w:val="002D544D"/>
    <w:rsid w:val="002D56DF"/>
    <w:rsid w:val="002D6356"/>
    <w:rsid w:val="002D6435"/>
    <w:rsid w:val="002D77EE"/>
    <w:rsid w:val="002D7800"/>
    <w:rsid w:val="002D7855"/>
    <w:rsid w:val="002D7CE0"/>
    <w:rsid w:val="002E005C"/>
    <w:rsid w:val="002E0A0D"/>
    <w:rsid w:val="002E1E9D"/>
    <w:rsid w:val="002E254A"/>
    <w:rsid w:val="002E2560"/>
    <w:rsid w:val="002E2784"/>
    <w:rsid w:val="002E28FE"/>
    <w:rsid w:val="002E50D1"/>
    <w:rsid w:val="002E526B"/>
    <w:rsid w:val="002E57A4"/>
    <w:rsid w:val="002E5834"/>
    <w:rsid w:val="002E5A69"/>
    <w:rsid w:val="002E6DA0"/>
    <w:rsid w:val="002E7753"/>
    <w:rsid w:val="002E7A4F"/>
    <w:rsid w:val="002E7D63"/>
    <w:rsid w:val="002F0071"/>
    <w:rsid w:val="002F012A"/>
    <w:rsid w:val="002F06D1"/>
    <w:rsid w:val="002F0CD5"/>
    <w:rsid w:val="002F0CE2"/>
    <w:rsid w:val="002F0E27"/>
    <w:rsid w:val="002F125A"/>
    <w:rsid w:val="002F253D"/>
    <w:rsid w:val="002F264B"/>
    <w:rsid w:val="002F27B8"/>
    <w:rsid w:val="002F2881"/>
    <w:rsid w:val="002F365A"/>
    <w:rsid w:val="002F3C8C"/>
    <w:rsid w:val="002F4669"/>
    <w:rsid w:val="002F57BA"/>
    <w:rsid w:val="002F5D5D"/>
    <w:rsid w:val="002F612C"/>
    <w:rsid w:val="002F628C"/>
    <w:rsid w:val="002F63B8"/>
    <w:rsid w:val="002F68DC"/>
    <w:rsid w:val="002F69EF"/>
    <w:rsid w:val="002F6DDF"/>
    <w:rsid w:val="002F75ED"/>
    <w:rsid w:val="002F765F"/>
    <w:rsid w:val="002F7A35"/>
    <w:rsid w:val="00300E64"/>
    <w:rsid w:val="00301271"/>
    <w:rsid w:val="00301ACF"/>
    <w:rsid w:val="003023BC"/>
    <w:rsid w:val="00302443"/>
    <w:rsid w:val="00302947"/>
    <w:rsid w:val="00302A92"/>
    <w:rsid w:val="00303188"/>
    <w:rsid w:val="003033E3"/>
    <w:rsid w:val="00303BA9"/>
    <w:rsid w:val="00306D4F"/>
    <w:rsid w:val="00310A80"/>
    <w:rsid w:val="00310F36"/>
    <w:rsid w:val="003110FD"/>
    <w:rsid w:val="003118CB"/>
    <w:rsid w:val="00311B24"/>
    <w:rsid w:val="00311D7F"/>
    <w:rsid w:val="00312159"/>
    <w:rsid w:val="0031233C"/>
    <w:rsid w:val="00312562"/>
    <w:rsid w:val="0031293D"/>
    <w:rsid w:val="00313889"/>
    <w:rsid w:val="00313CED"/>
    <w:rsid w:val="00313E3E"/>
    <w:rsid w:val="003143F0"/>
    <w:rsid w:val="003144C4"/>
    <w:rsid w:val="0031458E"/>
    <w:rsid w:val="00314B3E"/>
    <w:rsid w:val="00314E2E"/>
    <w:rsid w:val="00315027"/>
    <w:rsid w:val="00315377"/>
    <w:rsid w:val="00315451"/>
    <w:rsid w:val="00315E36"/>
    <w:rsid w:val="003164E0"/>
    <w:rsid w:val="00316A0C"/>
    <w:rsid w:val="00316BC9"/>
    <w:rsid w:val="00320AEB"/>
    <w:rsid w:val="00320EAF"/>
    <w:rsid w:val="00321903"/>
    <w:rsid w:val="00321B05"/>
    <w:rsid w:val="0032485F"/>
    <w:rsid w:val="00325A95"/>
    <w:rsid w:val="00325F84"/>
    <w:rsid w:val="003264F4"/>
    <w:rsid w:val="00326731"/>
    <w:rsid w:val="0032711F"/>
    <w:rsid w:val="003275C5"/>
    <w:rsid w:val="003276FF"/>
    <w:rsid w:val="00330140"/>
    <w:rsid w:val="00330603"/>
    <w:rsid w:val="00331B90"/>
    <w:rsid w:val="003323F1"/>
    <w:rsid w:val="00332855"/>
    <w:rsid w:val="00333543"/>
    <w:rsid w:val="00333FF8"/>
    <w:rsid w:val="003341B9"/>
    <w:rsid w:val="00334596"/>
    <w:rsid w:val="00334679"/>
    <w:rsid w:val="00335030"/>
    <w:rsid w:val="00335799"/>
    <w:rsid w:val="003360D7"/>
    <w:rsid w:val="00336516"/>
    <w:rsid w:val="00337175"/>
    <w:rsid w:val="00337C70"/>
    <w:rsid w:val="00340DC9"/>
    <w:rsid w:val="00340E61"/>
    <w:rsid w:val="00340EB6"/>
    <w:rsid w:val="00340EBF"/>
    <w:rsid w:val="003419E6"/>
    <w:rsid w:val="00341D9E"/>
    <w:rsid w:val="0034350E"/>
    <w:rsid w:val="0034379F"/>
    <w:rsid w:val="00344180"/>
    <w:rsid w:val="00344695"/>
    <w:rsid w:val="003451F4"/>
    <w:rsid w:val="00346A85"/>
    <w:rsid w:val="00347356"/>
    <w:rsid w:val="00351587"/>
    <w:rsid w:val="003515BD"/>
    <w:rsid w:val="00351B51"/>
    <w:rsid w:val="003522F2"/>
    <w:rsid w:val="00352D29"/>
    <w:rsid w:val="00353FB9"/>
    <w:rsid w:val="00353FCC"/>
    <w:rsid w:val="003543A5"/>
    <w:rsid w:val="0035498E"/>
    <w:rsid w:val="00354B48"/>
    <w:rsid w:val="00354D36"/>
    <w:rsid w:val="00356409"/>
    <w:rsid w:val="00357695"/>
    <w:rsid w:val="00357730"/>
    <w:rsid w:val="00357778"/>
    <w:rsid w:val="00357785"/>
    <w:rsid w:val="00357BB1"/>
    <w:rsid w:val="00357CD2"/>
    <w:rsid w:val="00360536"/>
    <w:rsid w:val="00360A27"/>
    <w:rsid w:val="00361B24"/>
    <w:rsid w:val="003627CE"/>
    <w:rsid w:val="003628B7"/>
    <w:rsid w:val="00363351"/>
    <w:rsid w:val="003633A6"/>
    <w:rsid w:val="00364311"/>
    <w:rsid w:val="003652CD"/>
    <w:rsid w:val="0036552F"/>
    <w:rsid w:val="00365DC5"/>
    <w:rsid w:val="00366F86"/>
    <w:rsid w:val="00366FDA"/>
    <w:rsid w:val="0036706B"/>
    <w:rsid w:val="00367365"/>
    <w:rsid w:val="00367A3A"/>
    <w:rsid w:val="003700F0"/>
    <w:rsid w:val="003712E8"/>
    <w:rsid w:val="00371720"/>
    <w:rsid w:val="0037177E"/>
    <w:rsid w:val="003717C5"/>
    <w:rsid w:val="003717D2"/>
    <w:rsid w:val="003719AE"/>
    <w:rsid w:val="003719C2"/>
    <w:rsid w:val="00371A38"/>
    <w:rsid w:val="00371AB9"/>
    <w:rsid w:val="00371E31"/>
    <w:rsid w:val="00372508"/>
    <w:rsid w:val="00373290"/>
    <w:rsid w:val="00373402"/>
    <w:rsid w:val="00373578"/>
    <w:rsid w:val="00377009"/>
    <w:rsid w:val="00377153"/>
    <w:rsid w:val="0037733C"/>
    <w:rsid w:val="0037759E"/>
    <w:rsid w:val="003778BF"/>
    <w:rsid w:val="003809AF"/>
    <w:rsid w:val="00380C31"/>
    <w:rsid w:val="00381112"/>
    <w:rsid w:val="0038154B"/>
    <w:rsid w:val="0038155D"/>
    <w:rsid w:val="00381A0D"/>
    <w:rsid w:val="00381B13"/>
    <w:rsid w:val="003830A4"/>
    <w:rsid w:val="00383981"/>
    <w:rsid w:val="00384112"/>
    <w:rsid w:val="003843FD"/>
    <w:rsid w:val="0038446A"/>
    <w:rsid w:val="0038474D"/>
    <w:rsid w:val="0038533E"/>
    <w:rsid w:val="00385A71"/>
    <w:rsid w:val="00385C6F"/>
    <w:rsid w:val="0038695C"/>
    <w:rsid w:val="00386FA8"/>
    <w:rsid w:val="00387825"/>
    <w:rsid w:val="0038782B"/>
    <w:rsid w:val="00387944"/>
    <w:rsid w:val="00390D63"/>
    <w:rsid w:val="0039111E"/>
    <w:rsid w:val="003923C6"/>
    <w:rsid w:val="00392810"/>
    <w:rsid w:val="00392C79"/>
    <w:rsid w:val="00393E55"/>
    <w:rsid w:val="00394380"/>
    <w:rsid w:val="00395B84"/>
    <w:rsid w:val="0039619E"/>
    <w:rsid w:val="00396E96"/>
    <w:rsid w:val="003A0C4A"/>
    <w:rsid w:val="003A2695"/>
    <w:rsid w:val="003A281B"/>
    <w:rsid w:val="003A2863"/>
    <w:rsid w:val="003A2890"/>
    <w:rsid w:val="003A3006"/>
    <w:rsid w:val="003A37B5"/>
    <w:rsid w:val="003A5158"/>
    <w:rsid w:val="003A597B"/>
    <w:rsid w:val="003A5AE4"/>
    <w:rsid w:val="003A5CC7"/>
    <w:rsid w:val="003A602A"/>
    <w:rsid w:val="003A6072"/>
    <w:rsid w:val="003A682D"/>
    <w:rsid w:val="003A7611"/>
    <w:rsid w:val="003B0A85"/>
    <w:rsid w:val="003B0D57"/>
    <w:rsid w:val="003B133B"/>
    <w:rsid w:val="003B161A"/>
    <w:rsid w:val="003B19C0"/>
    <w:rsid w:val="003B216F"/>
    <w:rsid w:val="003B2788"/>
    <w:rsid w:val="003B27FD"/>
    <w:rsid w:val="003B3982"/>
    <w:rsid w:val="003B4499"/>
    <w:rsid w:val="003B488C"/>
    <w:rsid w:val="003B4B60"/>
    <w:rsid w:val="003B4C2D"/>
    <w:rsid w:val="003B4CBE"/>
    <w:rsid w:val="003B5613"/>
    <w:rsid w:val="003B577A"/>
    <w:rsid w:val="003B5A9A"/>
    <w:rsid w:val="003B5E21"/>
    <w:rsid w:val="003B70D5"/>
    <w:rsid w:val="003C0194"/>
    <w:rsid w:val="003C058C"/>
    <w:rsid w:val="003C0A3E"/>
    <w:rsid w:val="003C0DEE"/>
    <w:rsid w:val="003C12B3"/>
    <w:rsid w:val="003C162E"/>
    <w:rsid w:val="003C18A4"/>
    <w:rsid w:val="003C279C"/>
    <w:rsid w:val="003C2844"/>
    <w:rsid w:val="003C3C9F"/>
    <w:rsid w:val="003C44F0"/>
    <w:rsid w:val="003C494D"/>
    <w:rsid w:val="003C4E2F"/>
    <w:rsid w:val="003C4EC6"/>
    <w:rsid w:val="003C55DC"/>
    <w:rsid w:val="003C6026"/>
    <w:rsid w:val="003C6224"/>
    <w:rsid w:val="003C62F8"/>
    <w:rsid w:val="003C6630"/>
    <w:rsid w:val="003C7F73"/>
    <w:rsid w:val="003D0837"/>
    <w:rsid w:val="003D0892"/>
    <w:rsid w:val="003D0998"/>
    <w:rsid w:val="003D0EB3"/>
    <w:rsid w:val="003D15E1"/>
    <w:rsid w:val="003D1C2F"/>
    <w:rsid w:val="003D2551"/>
    <w:rsid w:val="003D2951"/>
    <w:rsid w:val="003D3380"/>
    <w:rsid w:val="003D3537"/>
    <w:rsid w:val="003D37AC"/>
    <w:rsid w:val="003D39A6"/>
    <w:rsid w:val="003D4E96"/>
    <w:rsid w:val="003D4EDE"/>
    <w:rsid w:val="003D4FDF"/>
    <w:rsid w:val="003D531F"/>
    <w:rsid w:val="003D659B"/>
    <w:rsid w:val="003D6D63"/>
    <w:rsid w:val="003D6F5F"/>
    <w:rsid w:val="003D7F63"/>
    <w:rsid w:val="003E045F"/>
    <w:rsid w:val="003E0A2A"/>
    <w:rsid w:val="003E0A5E"/>
    <w:rsid w:val="003E160E"/>
    <w:rsid w:val="003E38C9"/>
    <w:rsid w:val="003E59C7"/>
    <w:rsid w:val="003E624E"/>
    <w:rsid w:val="003E636E"/>
    <w:rsid w:val="003E6AFD"/>
    <w:rsid w:val="003E6B0B"/>
    <w:rsid w:val="003E6B40"/>
    <w:rsid w:val="003E6E75"/>
    <w:rsid w:val="003E6F43"/>
    <w:rsid w:val="003E7BAF"/>
    <w:rsid w:val="003E7E76"/>
    <w:rsid w:val="003E7FBA"/>
    <w:rsid w:val="003F082C"/>
    <w:rsid w:val="003F1081"/>
    <w:rsid w:val="003F151E"/>
    <w:rsid w:val="003F184A"/>
    <w:rsid w:val="003F2186"/>
    <w:rsid w:val="003F309F"/>
    <w:rsid w:val="003F36AC"/>
    <w:rsid w:val="003F4D1C"/>
    <w:rsid w:val="003F617F"/>
    <w:rsid w:val="003F72A1"/>
    <w:rsid w:val="003F7600"/>
    <w:rsid w:val="003F7D4E"/>
    <w:rsid w:val="004016A5"/>
    <w:rsid w:val="00401744"/>
    <w:rsid w:val="00401788"/>
    <w:rsid w:val="00401EDB"/>
    <w:rsid w:val="00402352"/>
    <w:rsid w:val="00403CED"/>
    <w:rsid w:val="004065BB"/>
    <w:rsid w:val="00406AF8"/>
    <w:rsid w:val="00410AB5"/>
    <w:rsid w:val="00410DAB"/>
    <w:rsid w:val="00410EC8"/>
    <w:rsid w:val="00411475"/>
    <w:rsid w:val="00411DEC"/>
    <w:rsid w:val="00412158"/>
    <w:rsid w:val="004129D9"/>
    <w:rsid w:val="004130A1"/>
    <w:rsid w:val="00413557"/>
    <w:rsid w:val="00414956"/>
    <w:rsid w:val="004152AE"/>
    <w:rsid w:val="00415B60"/>
    <w:rsid w:val="004165A0"/>
    <w:rsid w:val="00416A5F"/>
    <w:rsid w:val="00416BC6"/>
    <w:rsid w:val="00417010"/>
    <w:rsid w:val="00421329"/>
    <w:rsid w:val="00421835"/>
    <w:rsid w:val="00422030"/>
    <w:rsid w:val="00422CC9"/>
    <w:rsid w:val="00422DDF"/>
    <w:rsid w:val="0042339A"/>
    <w:rsid w:val="004236FD"/>
    <w:rsid w:val="00423D3F"/>
    <w:rsid w:val="004241D8"/>
    <w:rsid w:val="00424839"/>
    <w:rsid w:val="00424C85"/>
    <w:rsid w:val="00425122"/>
    <w:rsid w:val="0042565E"/>
    <w:rsid w:val="0042595A"/>
    <w:rsid w:val="00425F26"/>
    <w:rsid w:val="00425FAC"/>
    <w:rsid w:val="00426008"/>
    <w:rsid w:val="00426265"/>
    <w:rsid w:val="00426A67"/>
    <w:rsid w:val="004271BF"/>
    <w:rsid w:val="00427B8D"/>
    <w:rsid w:val="00427F76"/>
    <w:rsid w:val="00430EE2"/>
    <w:rsid w:val="00432466"/>
    <w:rsid w:val="004329A0"/>
    <w:rsid w:val="0043337B"/>
    <w:rsid w:val="00433FA5"/>
    <w:rsid w:val="00434A83"/>
    <w:rsid w:val="00435AFC"/>
    <w:rsid w:val="00435B35"/>
    <w:rsid w:val="00435CD3"/>
    <w:rsid w:val="00436022"/>
    <w:rsid w:val="004365B9"/>
    <w:rsid w:val="00436807"/>
    <w:rsid w:val="00436BBB"/>
    <w:rsid w:val="00436E81"/>
    <w:rsid w:val="00437835"/>
    <w:rsid w:val="0043787A"/>
    <w:rsid w:val="00440099"/>
    <w:rsid w:val="00442591"/>
    <w:rsid w:val="00442A3E"/>
    <w:rsid w:val="00442E18"/>
    <w:rsid w:val="00443743"/>
    <w:rsid w:val="00443E44"/>
    <w:rsid w:val="00444180"/>
    <w:rsid w:val="00444DA4"/>
    <w:rsid w:val="00445CE2"/>
    <w:rsid w:val="004465CF"/>
    <w:rsid w:val="004471CA"/>
    <w:rsid w:val="004472DD"/>
    <w:rsid w:val="004475DB"/>
    <w:rsid w:val="00447A24"/>
    <w:rsid w:val="00450458"/>
    <w:rsid w:val="00451314"/>
    <w:rsid w:val="00451599"/>
    <w:rsid w:val="00451C8C"/>
    <w:rsid w:val="00452C0F"/>
    <w:rsid w:val="00452EC5"/>
    <w:rsid w:val="0045412C"/>
    <w:rsid w:val="00454E0C"/>
    <w:rsid w:val="00455B42"/>
    <w:rsid w:val="00455D74"/>
    <w:rsid w:val="004560CA"/>
    <w:rsid w:val="0045623E"/>
    <w:rsid w:val="004563F5"/>
    <w:rsid w:val="00457028"/>
    <w:rsid w:val="004571A5"/>
    <w:rsid w:val="0045789C"/>
    <w:rsid w:val="00457AF0"/>
    <w:rsid w:val="00457B11"/>
    <w:rsid w:val="00457F02"/>
    <w:rsid w:val="00461E4F"/>
    <w:rsid w:val="00462EDC"/>
    <w:rsid w:val="00463EEA"/>
    <w:rsid w:val="00464B2D"/>
    <w:rsid w:val="0046523C"/>
    <w:rsid w:val="00465259"/>
    <w:rsid w:val="00465CB7"/>
    <w:rsid w:val="00465DDE"/>
    <w:rsid w:val="0046656D"/>
    <w:rsid w:val="00466988"/>
    <w:rsid w:val="00467677"/>
    <w:rsid w:val="00467BB5"/>
    <w:rsid w:val="0047001E"/>
    <w:rsid w:val="00470290"/>
    <w:rsid w:val="00470566"/>
    <w:rsid w:val="00470A17"/>
    <w:rsid w:val="00470DD6"/>
    <w:rsid w:val="004716C5"/>
    <w:rsid w:val="00471793"/>
    <w:rsid w:val="004731BE"/>
    <w:rsid w:val="00473743"/>
    <w:rsid w:val="00474692"/>
    <w:rsid w:val="00474C2C"/>
    <w:rsid w:val="00474E63"/>
    <w:rsid w:val="0047565C"/>
    <w:rsid w:val="00475845"/>
    <w:rsid w:val="0047779F"/>
    <w:rsid w:val="004779D3"/>
    <w:rsid w:val="00477C98"/>
    <w:rsid w:val="004811B2"/>
    <w:rsid w:val="0048220C"/>
    <w:rsid w:val="0048292C"/>
    <w:rsid w:val="00482935"/>
    <w:rsid w:val="00482CB8"/>
    <w:rsid w:val="0048391E"/>
    <w:rsid w:val="00483CC4"/>
    <w:rsid w:val="00483EEF"/>
    <w:rsid w:val="0048458B"/>
    <w:rsid w:val="00484766"/>
    <w:rsid w:val="00484D0D"/>
    <w:rsid w:val="0048533F"/>
    <w:rsid w:val="00486079"/>
    <w:rsid w:val="0048616B"/>
    <w:rsid w:val="0048653D"/>
    <w:rsid w:val="00486F74"/>
    <w:rsid w:val="00487269"/>
    <w:rsid w:val="0048728D"/>
    <w:rsid w:val="00490215"/>
    <w:rsid w:val="00490615"/>
    <w:rsid w:val="00490A56"/>
    <w:rsid w:val="0049150D"/>
    <w:rsid w:val="00491C2C"/>
    <w:rsid w:val="00491D9D"/>
    <w:rsid w:val="00491F05"/>
    <w:rsid w:val="00492161"/>
    <w:rsid w:val="00492C51"/>
    <w:rsid w:val="00492D9A"/>
    <w:rsid w:val="0049342E"/>
    <w:rsid w:val="00493D08"/>
    <w:rsid w:val="0049473D"/>
    <w:rsid w:val="00494A4E"/>
    <w:rsid w:val="00495DDC"/>
    <w:rsid w:val="00496707"/>
    <w:rsid w:val="00496718"/>
    <w:rsid w:val="00496DED"/>
    <w:rsid w:val="0049751F"/>
    <w:rsid w:val="0049752C"/>
    <w:rsid w:val="004A03B2"/>
    <w:rsid w:val="004A1703"/>
    <w:rsid w:val="004A1783"/>
    <w:rsid w:val="004A1876"/>
    <w:rsid w:val="004A1D83"/>
    <w:rsid w:val="004A29C7"/>
    <w:rsid w:val="004A36CB"/>
    <w:rsid w:val="004A48ED"/>
    <w:rsid w:val="004A4C40"/>
    <w:rsid w:val="004A5033"/>
    <w:rsid w:val="004A6335"/>
    <w:rsid w:val="004A7BCA"/>
    <w:rsid w:val="004A7D19"/>
    <w:rsid w:val="004B07FC"/>
    <w:rsid w:val="004B086F"/>
    <w:rsid w:val="004B0F5E"/>
    <w:rsid w:val="004B12A1"/>
    <w:rsid w:val="004B1388"/>
    <w:rsid w:val="004B2663"/>
    <w:rsid w:val="004B2D2C"/>
    <w:rsid w:val="004B2E8E"/>
    <w:rsid w:val="004B442F"/>
    <w:rsid w:val="004B4AFA"/>
    <w:rsid w:val="004B5549"/>
    <w:rsid w:val="004B57D6"/>
    <w:rsid w:val="004B58C7"/>
    <w:rsid w:val="004B5C53"/>
    <w:rsid w:val="004B678F"/>
    <w:rsid w:val="004B692C"/>
    <w:rsid w:val="004B71C1"/>
    <w:rsid w:val="004B75DA"/>
    <w:rsid w:val="004B7EB1"/>
    <w:rsid w:val="004C05E2"/>
    <w:rsid w:val="004C1398"/>
    <w:rsid w:val="004C1A36"/>
    <w:rsid w:val="004C3E1A"/>
    <w:rsid w:val="004C421F"/>
    <w:rsid w:val="004C4751"/>
    <w:rsid w:val="004C5C6B"/>
    <w:rsid w:val="004C6B00"/>
    <w:rsid w:val="004C6FD7"/>
    <w:rsid w:val="004D0B4F"/>
    <w:rsid w:val="004D0C45"/>
    <w:rsid w:val="004D24A8"/>
    <w:rsid w:val="004D269E"/>
    <w:rsid w:val="004D294F"/>
    <w:rsid w:val="004D3207"/>
    <w:rsid w:val="004D482A"/>
    <w:rsid w:val="004D4F9E"/>
    <w:rsid w:val="004D56FB"/>
    <w:rsid w:val="004D6760"/>
    <w:rsid w:val="004D6984"/>
    <w:rsid w:val="004D6E1A"/>
    <w:rsid w:val="004D7123"/>
    <w:rsid w:val="004D7E1A"/>
    <w:rsid w:val="004E047F"/>
    <w:rsid w:val="004E079D"/>
    <w:rsid w:val="004E0DAF"/>
    <w:rsid w:val="004E2F51"/>
    <w:rsid w:val="004E3CE5"/>
    <w:rsid w:val="004E3E92"/>
    <w:rsid w:val="004E43CD"/>
    <w:rsid w:val="004E5047"/>
    <w:rsid w:val="004E5E0F"/>
    <w:rsid w:val="004E67B3"/>
    <w:rsid w:val="004E75D6"/>
    <w:rsid w:val="004F0A0B"/>
    <w:rsid w:val="004F1490"/>
    <w:rsid w:val="004F291B"/>
    <w:rsid w:val="004F2964"/>
    <w:rsid w:val="004F3A72"/>
    <w:rsid w:val="004F4C57"/>
    <w:rsid w:val="004F4ECB"/>
    <w:rsid w:val="004F5231"/>
    <w:rsid w:val="004F7B9F"/>
    <w:rsid w:val="00500028"/>
    <w:rsid w:val="005001AE"/>
    <w:rsid w:val="005004FC"/>
    <w:rsid w:val="005008CB"/>
    <w:rsid w:val="00500E7A"/>
    <w:rsid w:val="00501607"/>
    <w:rsid w:val="005022A1"/>
    <w:rsid w:val="0050442E"/>
    <w:rsid w:val="00504711"/>
    <w:rsid w:val="005047C2"/>
    <w:rsid w:val="005047ED"/>
    <w:rsid w:val="00504AF7"/>
    <w:rsid w:val="00504CCF"/>
    <w:rsid w:val="005073AC"/>
    <w:rsid w:val="005078C8"/>
    <w:rsid w:val="0051057C"/>
    <w:rsid w:val="005107FA"/>
    <w:rsid w:val="00510965"/>
    <w:rsid w:val="00511C64"/>
    <w:rsid w:val="00511C6F"/>
    <w:rsid w:val="00512AB0"/>
    <w:rsid w:val="005134DF"/>
    <w:rsid w:val="00514AA9"/>
    <w:rsid w:val="00515AA9"/>
    <w:rsid w:val="00516134"/>
    <w:rsid w:val="005162DE"/>
    <w:rsid w:val="0051688D"/>
    <w:rsid w:val="00516BAE"/>
    <w:rsid w:val="00517112"/>
    <w:rsid w:val="00517881"/>
    <w:rsid w:val="00517C4C"/>
    <w:rsid w:val="00517DF7"/>
    <w:rsid w:val="005208EF"/>
    <w:rsid w:val="00521118"/>
    <w:rsid w:val="005221E3"/>
    <w:rsid w:val="00522F15"/>
    <w:rsid w:val="00523380"/>
    <w:rsid w:val="0052366D"/>
    <w:rsid w:val="005240E7"/>
    <w:rsid w:val="00524A15"/>
    <w:rsid w:val="005251CF"/>
    <w:rsid w:val="0052550B"/>
    <w:rsid w:val="00526E16"/>
    <w:rsid w:val="00530B5D"/>
    <w:rsid w:val="005316DD"/>
    <w:rsid w:val="00531D16"/>
    <w:rsid w:val="00532725"/>
    <w:rsid w:val="005330B4"/>
    <w:rsid w:val="00533139"/>
    <w:rsid w:val="00533CD1"/>
    <w:rsid w:val="00533D92"/>
    <w:rsid w:val="005349AF"/>
    <w:rsid w:val="00535208"/>
    <w:rsid w:val="00535314"/>
    <w:rsid w:val="005353D7"/>
    <w:rsid w:val="005364FC"/>
    <w:rsid w:val="0053692B"/>
    <w:rsid w:val="0053694C"/>
    <w:rsid w:val="0053711E"/>
    <w:rsid w:val="00540222"/>
    <w:rsid w:val="0054053D"/>
    <w:rsid w:val="00540650"/>
    <w:rsid w:val="00540CCC"/>
    <w:rsid w:val="00540F5B"/>
    <w:rsid w:val="0054282D"/>
    <w:rsid w:val="0054291D"/>
    <w:rsid w:val="00542A19"/>
    <w:rsid w:val="005437C4"/>
    <w:rsid w:val="00543C35"/>
    <w:rsid w:val="005451E6"/>
    <w:rsid w:val="00545A14"/>
    <w:rsid w:val="00545E01"/>
    <w:rsid w:val="005463CF"/>
    <w:rsid w:val="0054728D"/>
    <w:rsid w:val="00547353"/>
    <w:rsid w:val="00547F4E"/>
    <w:rsid w:val="0055065F"/>
    <w:rsid w:val="005506A0"/>
    <w:rsid w:val="00550EAA"/>
    <w:rsid w:val="00551351"/>
    <w:rsid w:val="00552D64"/>
    <w:rsid w:val="00553EBC"/>
    <w:rsid w:val="00554058"/>
    <w:rsid w:val="00554DBD"/>
    <w:rsid w:val="00555AAF"/>
    <w:rsid w:val="00555AC6"/>
    <w:rsid w:val="005573DB"/>
    <w:rsid w:val="00557BB8"/>
    <w:rsid w:val="00557FC3"/>
    <w:rsid w:val="00560903"/>
    <w:rsid w:val="00560F45"/>
    <w:rsid w:val="005611C3"/>
    <w:rsid w:val="0056189E"/>
    <w:rsid w:val="0056264E"/>
    <w:rsid w:val="00562AE1"/>
    <w:rsid w:val="00563FD7"/>
    <w:rsid w:val="00564737"/>
    <w:rsid w:val="00565290"/>
    <w:rsid w:val="005656C6"/>
    <w:rsid w:val="00565E69"/>
    <w:rsid w:val="00565E88"/>
    <w:rsid w:val="00566B0D"/>
    <w:rsid w:val="00566E82"/>
    <w:rsid w:val="00567F3F"/>
    <w:rsid w:val="005705D4"/>
    <w:rsid w:val="00572187"/>
    <w:rsid w:val="0057228C"/>
    <w:rsid w:val="00572691"/>
    <w:rsid w:val="005729E8"/>
    <w:rsid w:val="00573084"/>
    <w:rsid w:val="0057415D"/>
    <w:rsid w:val="00575BCB"/>
    <w:rsid w:val="0057640A"/>
    <w:rsid w:val="00576E6A"/>
    <w:rsid w:val="005803AD"/>
    <w:rsid w:val="00580E50"/>
    <w:rsid w:val="005816DE"/>
    <w:rsid w:val="00582304"/>
    <w:rsid w:val="0058231F"/>
    <w:rsid w:val="00582336"/>
    <w:rsid w:val="005837AC"/>
    <w:rsid w:val="0058450F"/>
    <w:rsid w:val="005852A4"/>
    <w:rsid w:val="00585666"/>
    <w:rsid w:val="005919D9"/>
    <w:rsid w:val="00592E8D"/>
    <w:rsid w:val="00593A64"/>
    <w:rsid w:val="00593A8E"/>
    <w:rsid w:val="00594071"/>
    <w:rsid w:val="00596DF2"/>
    <w:rsid w:val="00597C63"/>
    <w:rsid w:val="005A1339"/>
    <w:rsid w:val="005A1B71"/>
    <w:rsid w:val="005A3017"/>
    <w:rsid w:val="005A38FA"/>
    <w:rsid w:val="005A4C8C"/>
    <w:rsid w:val="005A5FD7"/>
    <w:rsid w:val="005A693A"/>
    <w:rsid w:val="005A6C7E"/>
    <w:rsid w:val="005A750A"/>
    <w:rsid w:val="005B0327"/>
    <w:rsid w:val="005B05F0"/>
    <w:rsid w:val="005B0855"/>
    <w:rsid w:val="005B09B2"/>
    <w:rsid w:val="005B0A47"/>
    <w:rsid w:val="005B10AC"/>
    <w:rsid w:val="005B1769"/>
    <w:rsid w:val="005B1B99"/>
    <w:rsid w:val="005B1DDF"/>
    <w:rsid w:val="005B236F"/>
    <w:rsid w:val="005B2F57"/>
    <w:rsid w:val="005B3392"/>
    <w:rsid w:val="005B389D"/>
    <w:rsid w:val="005B3DBB"/>
    <w:rsid w:val="005B4CA6"/>
    <w:rsid w:val="005B54D4"/>
    <w:rsid w:val="005B5FB8"/>
    <w:rsid w:val="005B63D5"/>
    <w:rsid w:val="005B6772"/>
    <w:rsid w:val="005B6B7A"/>
    <w:rsid w:val="005B6B7B"/>
    <w:rsid w:val="005B710B"/>
    <w:rsid w:val="005B7A99"/>
    <w:rsid w:val="005C0F18"/>
    <w:rsid w:val="005C123A"/>
    <w:rsid w:val="005C16E3"/>
    <w:rsid w:val="005C31FD"/>
    <w:rsid w:val="005C3B57"/>
    <w:rsid w:val="005C4938"/>
    <w:rsid w:val="005C5399"/>
    <w:rsid w:val="005C5911"/>
    <w:rsid w:val="005C6765"/>
    <w:rsid w:val="005C6E91"/>
    <w:rsid w:val="005C733B"/>
    <w:rsid w:val="005C7781"/>
    <w:rsid w:val="005C7922"/>
    <w:rsid w:val="005C7DDE"/>
    <w:rsid w:val="005D04AC"/>
    <w:rsid w:val="005D0B74"/>
    <w:rsid w:val="005D112E"/>
    <w:rsid w:val="005D1876"/>
    <w:rsid w:val="005D1DC6"/>
    <w:rsid w:val="005D21AA"/>
    <w:rsid w:val="005D270F"/>
    <w:rsid w:val="005D27F9"/>
    <w:rsid w:val="005D2F42"/>
    <w:rsid w:val="005D3231"/>
    <w:rsid w:val="005D3393"/>
    <w:rsid w:val="005D3E71"/>
    <w:rsid w:val="005D57DB"/>
    <w:rsid w:val="005D596F"/>
    <w:rsid w:val="005D5AD2"/>
    <w:rsid w:val="005D5AE7"/>
    <w:rsid w:val="005D5D06"/>
    <w:rsid w:val="005D6005"/>
    <w:rsid w:val="005D6931"/>
    <w:rsid w:val="005D708C"/>
    <w:rsid w:val="005D799A"/>
    <w:rsid w:val="005E038B"/>
    <w:rsid w:val="005E040F"/>
    <w:rsid w:val="005E0481"/>
    <w:rsid w:val="005E0636"/>
    <w:rsid w:val="005E097D"/>
    <w:rsid w:val="005E0E7F"/>
    <w:rsid w:val="005E0FAA"/>
    <w:rsid w:val="005E14F2"/>
    <w:rsid w:val="005E16AB"/>
    <w:rsid w:val="005E18B6"/>
    <w:rsid w:val="005E28A5"/>
    <w:rsid w:val="005E2E8B"/>
    <w:rsid w:val="005E376F"/>
    <w:rsid w:val="005E3826"/>
    <w:rsid w:val="005E39B7"/>
    <w:rsid w:val="005E457B"/>
    <w:rsid w:val="005E4C57"/>
    <w:rsid w:val="005E4FD9"/>
    <w:rsid w:val="005E5130"/>
    <w:rsid w:val="005E532D"/>
    <w:rsid w:val="005E5D94"/>
    <w:rsid w:val="005E5E6C"/>
    <w:rsid w:val="005E627F"/>
    <w:rsid w:val="005E6FFE"/>
    <w:rsid w:val="005E7E41"/>
    <w:rsid w:val="005F0C4B"/>
    <w:rsid w:val="005F10D6"/>
    <w:rsid w:val="005F32CF"/>
    <w:rsid w:val="005F484B"/>
    <w:rsid w:val="005F4C9A"/>
    <w:rsid w:val="005F4E17"/>
    <w:rsid w:val="005F5337"/>
    <w:rsid w:val="005F5ACC"/>
    <w:rsid w:val="005F5E49"/>
    <w:rsid w:val="005F5EBA"/>
    <w:rsid w:val="005F72DE"/>
    <w:rsid w:val="005F7452"/>
    <w:rsid w:val="005F75C9"/>
    <w:rsid w:val="006005C4"/>
    <w:rsid w:val="006005CE"/>
    <w:rsid w:val="00602358"/>
    <w:rsid w:val="00602A2A"/>
    <w:rsid w:val="006036D9"/>
    <w:rsid w:val="00603B35"/>
    <w:rsid w:val="00603B9F"/>
    <w:rsid w:val="00603D69"/>
    <w:rsid w:val="00604F53"/>
    <w:rsid w:val="00605311"/>
    <w:rsid w:val="006055C8"/>
    <w:rsid w:val="006055DA"/>
    <w:rsid w:val="006056DA"/>
    <w:rsid w:val="006060DA"/>
    <w:rsid w:val="006074A8"/>
    <w:rsid w:val="00610504"/>
    <w:rsid w:val="00610924"/>
    <w:rsid w:val="00611338"/>
    <w:rsid w:val="00611D60"/>
    <w:rsid w:val="006131CC"/>
    <w:rsid w:val="00613EAE"/>
    <w:rsid w:val="006143E1"/>
    <w:rsid w:val="00614DA5"/>
    <w:rsid w:val="006152E1"/>
    <w:rsid w:val="006156AD"/>
    <w:rsid w:val="006159BF"/>
    <w:rsid w:val="00615DA0"/>
    <w:rsid w:val="006175A8"/>
    <w:rsid w:val="00617C27"/>
    <w:rsid w:val="00617C69"/>
    <w:rsid w:val="00620656"/>
    <w:rsid w:val="00620A7F"/>
    <w:rsid w:val="00620D80"/>
    <w:rsid w:val="0062133E"/>
    <w:rsid w:val="0062160E"/>
    <w:rsid w:val="0062411D"/>
    <w:rsid w:val="00625F01"/>
    <w:rsid w:val="006267A8"/>
    <w:rsid w:val="00627F04"/>
    <w:rsid w:val="00630CDC"/>
    <w:rsid w:val="00631DBE"/>
    <w:rsid w:val="00631F8B"/>
    <w:rsid w:val="00632363"/>
    <w:rsid w:val="00632F75"/>
    <w:rsid w:val="00633395"/>
    <w:rsid w:val="0063375B"/>
    <w:rsid w:val="00633F8C"/>
    <w:rsid w:val="00634157"/>
    <w:rsid w:val="00634333"/>
    <w:rsid w:val="006346B5"/>
    <w:rsid w:val="00634A54"/>
    <w:rsid w:val="00634B75"/>
    <w:rsid w:val="006355BA"/>
    <w:rsid w:val="006357AC"/>
    <w:rsid w:val="00635A28"/>
    <w:rsid w:val="0063629C"/>
    <w:rsid w:val="00636C66"/>
    <w:rsid w:val="00637189"/>
    <w:rsid w:val="00637194"/>
    <w:rsid w:val="006375D5"/>
    <w:rsid w:val="0063765C"/>
    <w:rsid w:val="00637F1A"/>
    <w:rsid w:val="00640325"/>
    <w:rsid w:val="006425AA"/>
    <w:rsid w:val="00642731"/>
    <w:rsid w:val="00642898"/>
    <w:rsid w:val="00643070"/>
    <w:rsid w:val="0064361B"/>
    <w:rsid w:val="00643EE4"/>
    <w:rsid w:val="006451CE"/>
    <w:rsid w:val="00646EBA"/>
    <w:rsid w:val="0064774D"/>
    <w:rsid w:val="00647C50"/>
    <w:rsid w:val="00650624"/>
    <w:rsid w:val="00651561"/>
    <w:rsid w:val="00651680"/>
    <w:rsid w:val="006521DF"/>
    <w:rsid w:val="006522D7"/>
    <w:rsid w:val="006525CB"/>
    <w:rsid w:val="006529CD"/>
    <w:rsid w:val="00652A91"/>
    <w:rsid w:val="00653F19"/>
    <w:rsid w:val="006545AD"/>
    <w:rsid w:val="006547FC"/>
    <w:rsid w:val="00654C11"/>
    <w:rsid w:val="00654D5B"/>
    <w:rsid w:val="00655811"/>
    <w:rsid w:val="006562F7"/>
    <w:rsid w:val="006568DD"/>
    <w:rsid w:val="0065745F"/>
    <w:rsid w:val="00657777"/>
    <w:rsid w:val="00657D2D"/>
    <w:rsid w:val="00661746"/>
    <w:rsid w:val="00662F88"/>
    <w:rsid w:val="006632F9"/>
    <w:rsid w:val="006640D4"/>
    <w:rsid w:val="0066549F"/>
    <w:rsid w:val="006663F2"/>
    <w:rsid w:val="00666506"/>
    <w:rsid w:val="00667299"/>
    <w:rsid w:val="006676FC"/>
    <w:rsid w:val="0066770B"/>
    <w:rsid w:val="00667934"/>
    <w:rsid w:val="00670560"/>
    <w:rsid w:val="00671230"/>
    <w:rsid w:val="006712F9"/>
    <w:rsid w:val="006718BF"/>
    <w:rsid w:val="006724D3"/>
    <w:rsid w:val="00673D5F"/>
    <w:rsid w:val="006741D3"/>
    <w:rsid w:val="00674309"/>
    <w:rsid w:val="00674751"/>
    <w:rsid w:val="00674CD1"/>
    <w:rsid w:val="00674EF4"/>
    <w:rsid w:val="00680ACE"/>
    <w:rsid w:val="0068155B"/>
    <w:rsid w:val="00681B07"/>
    <w:rsid w:val="006834FC"/>
    <w:rsid w:val="00683917"/>
    <w:rsid w:val="00683F9C"/>
    <w:rsid w:val="0068434B"/>
    <w:rsid w:val="0068497C"/>
    <w:rsid w:val="00684AD1"/>
    <w:rsid w:val="00686AB6"/>
    <w:rsid w:val="00686B6C"/>
    <w:rsid w:val="006877D1"/>
    <w:rsid w:val="0069141B"/>
    <w:rsid w:val="00691CDB"/>
    <w:rsid w:val="00693E34"/>
    <w:rsid w:val="00694C69"/>
    <w:rsid w:val="00697FB3"/>
    <w:rsid w:val="006A0C0D"/>
    <w:rsid w:val="006A0D52"/>
    <w:rsid w:val="006A0FF9"/>
    <w:rsid w:val="006A10B0"/>
    <w:rsid w:val="006A1129"/>
    <w:rsid w:val="006A1549"/>
    <w:rsid w:val="006A209E"/>
    <w:rsid w:val="006A21AC"/>
    <w:rsid w:val="006A23AC"/>
    <w:rsid w:val="006A2BEE"/>
    <w:rsid w:val="006A42BA"/>
    <w:rsid w:val="006A49D1"/>
    <w:rsid w:val="006A53CE"/>
    <w:rsid w:val="006A5709"/>
    <w:rsid w:val="006B06B4"/>
    <w:rsid w:val="006B0792"/>
    <w:rsid w:val="006B0CC1"/>
    <w:rsid w:val="006B0EC4"/>
    <w:rsid w:val="006B1F35"/>
    <w:rsid w:val="006B1F49"/>
    <w:rsid w:val="006B1FE3"/>
    <w:rsid w:val="006B2326"/>
    <w:rsid w:val="006B2F43"/>
    <w:rsid w:val="006B32C3"/>
    <w:rsid w:val="006B3956"/>
    <w:rsid w:val="006B570C"/>
    <w:rsid w:val="006B59D2"/>
    <w:rsid w:val="006B66AD"/>
    <w:rsid w:val="006B6A1A"/>
    <w:rsid w:val="006B6AE1"/>
    <w:rsid w:val="006B6D6F"/>
    <w:rsid w:val="006B77C3"/>
    <w:rsid w:val="006B7CD3"/>
    <w:rsid w:val="006C0800"/>
    <w:rsid w:val="006C0D71"/>
    <w:rsid w:val="006C136D"/>
    <w:rsid w:val="006C2276"/>
    <w:rsid w:val="006C28A2"/>
    <w:rsid w:val="006C2A86"/>
    <w:rsid w:val="006C32AD"/>
    <w:rsid w:val="006C45BE"/>
    <w:rsid w:val="006C4770"/>
    <w:rsid w:val="006C4FEA"/>
    <w:rsid w:val="006C5F03"/>
    <w:rsid w:val="006C6A3D"/>
    <w:rsid w:val="006C7B1D"/>
    <w:rsid w:val="006D04D3"/>
    <w:rsid w:val="006D0A2B"/>
    <w:rsid w:val="006D15FE"/>
    <w:rsid w:val="006D26CD"/>
    <w:rsid w:val="006D4C6B"/>
    <w:rsid w:val="006D5024"/>
    <w:rsid w:val="006D5803"/>
    <w:rsid w:val="006D5CDD"/>
    <w:rsid w:val="006D6348"/>
    <w:rsid w:val="006D6466"/>
    <w:rsid w:val="006D6E62"/>
    <w:rsid w:val="006D76CE"/>
    <w:rsid w:val="006E04B9"/>
    <w:rsid w:val="006E14BC"/>
    <w:rsid w:val="006E1758"/>
    <w:rsid w:val="006E28C0"/>
    <w:rsid w:val="006E3AC4"/>
    <w:rsid w:val="006E3CF0"/>
    <w:rsid w:val="006E485A"/>
    <w:rsid w:val="006E7122"/>
    <w:rsid w:val="006E7523"/>
    <w:rsid w:val="006F1311"/>
    <w:rsid w:val="006F1CC6"/>
    <w:rsid w:val="006F1D22"/>
    <w:rsid w:val="006F2597"/>
    <w:rsid w:val="006F3A66"/>
    <w:rsid w:val="006F3E19"/>
    <w:rsid w:val="006F42F2"/>
    <w:rsid w:val="006F4991"/>
    <w:rsid w:val="006F4A60"/>
    <w:rsid w:val="006F4FA1"/>
    <w:rsid w:val="006F4FE5"/>
    <w:rsid w:val="006F50F9"/>
    <w:rsid w:val="006F5954"/>
    <w:rsid w:val="006F63CC"/>
    <w:rsid w:val="006F6DFF"/>
    <w:rsid w:val="006F7022"/>
    <w:rsid w:val="006F7948"/>
    <w:rsid w:val="006F7C1F"/>
    <w:rsid w:val="006F7F1C"/>
    <w:rsid w:val="00700A78"/>
    <w:rsid w:val="00700AE0"/>
    <w:rsid w:val="007010F9"/>
    <w:rsid w:val="00701E27"/>
    <w:rsid w:val="00702343"/>
    <w:rsid w:val="00702468"/>
    <w:rsid w:val="00702EE2"/>
    <w:rsid w:val="0070343E"/>
    <w:rsid w:val="0070371A"/>
    <w:rsid w:val="00703A10"/>
    <w:rsid w:val="007045A8"/>
    <w:rsid w:val="00705946"/>
    <w:rsid w:val="00705F68"/>
    <w:rsid w:val="0070655B"/>
    <w:rsid w:val="00706768"/>
    <w:rsid w:val="00706BC0"/>
    <w:rsid w:val="007070C9"/>
    <w:rsid w:val="007077D2"/>
    <w:rsid w:val="007079E1"/>
    <w:rsid w:val="007109A9"/>
    <w:rsid w:val="00711360"/>
    <w:rsid w:val="007127F8"/>
    <w:rsid w:val="00712B49"/>
    <w:rsid w:val="00713835"/>
    <w:rsid w:val="00713A45"/>
    <w:rsid w:val="00714693"/>
    <w:rsid w:val="00714C5B"/>
    <w:rsid w:val="00715248"/>
    <w:rsid w:val="007154A7"/>
    <w:rsid w:val="00715A8E"/>
    <w:rsid w:val="00716FA2"/>
    <w:rsid w:val="00717003"/>
    <w:rsid w:val="00720826"/>
    <w:rsid w:val="00720AD3"/>
    <w:rsid w:val="007217EC"/>
    <w:rsid w:val="00721BDE"/>
    <w:rsid w:val="007223F4"/>
    <w:rsid w:val="00723E0E"/>
    <w:rsid w:val="00724970"/>
    <w:rsid w:val="007254E6"/>
    <w:rsid w:val="00725CBF"/>
    <w:rsid w:val="00726275"/>
    <w:rsid w:val="00730207"/>
    <w:rsid w:val="00730343"/>
    <w:rsid w:val="00730A7A"/>
    <w:rsid w:val="00731706"/>
    <w:rsid w:val="00733529"/>
    <w:rsid w:val="00733D74"/>
    <w:rsid w:val="0073427D"/>
    <w:rsid w:val="00734481"/>
    <w:rsid w:val="0073488C"/>
    <w:rsid w:val="00734A8C"/>
    <w:rsid w:val="00735483"/>
    <w:rsid w:val="00735D27"/>
    <w:rsid w:val="0074053D"/>
    <w:rsid w:val="00740962"/>
    <w:rsid w:val="00741BAF"/>
    <w:rsid w:val="00742F92"/>
    <w:rsid w:val="00743670"/>
    <w:rsid w:val="007447E2"/>
    <w:rsid w:val="0074497E"/>
    <w:rsid w:val="00744AB0"/>
    <w:rsid w:val="00744FAA"/>
    <w:rsid w:val="007450E7"/>
    <w:rsid w:val="007456E3"/>
    <w:rsid w:val="00745FF1"/>
    <w:rsid w:val="007462F6"/>
    <w:rsid w:val="007464F3"/>
    <w:rsid w:val="00746539"/>
    <w:rsid w:val="00746E37"/>
    <w:rsid w:val="007479AE"/>
    <w:rsid w:val="00747B76"/>
    <w:rsid w:val="00747C39"/>
    <w:rsid w:val="00747C93"/>
    <w:rsid w:val="00750F08"/>
    <w:rsid w:val="00751A80"/>
    <w:rsid w:val="00751B63"/>
    <w:rsid w:val="007526E4"/>
    <w:rsid w:val="007527D2"/>
    <w:rsid w:val="00752AD1"/>
    <w:rsid w:val="00753B9A"/>
    <w:rsid w:val="00754D19"/>
    <w:rsid w:val="00754DA9"/>
    <w:rsid w:val="007551A1"/>
    <w:rsid w:val="007552B3"/>
    <w:rsid w:val="00755707"/>
    <w:rsid w:val="00756146"/>
    <w:rsid w:val="007569F5"/>
    <w:rsid w:val="007578C8"/>
    <w:rsid w:val="0075795D"/>
    <w:rsid w:val="00757AAD"/>
    <w:rsid w:val="007603D8"/>
    <w:rsid w:val="0076066D"/>
    <w:rsid w:val="00760847"/>
    <w:rsid w:val="0076088E"/>
    <w:rsid w:val="00761018"/>
    <w:rsid w:val="0076295D"/>
    <w:rsid w:val="00762B87"/>
    <w:rsid w:val="0076397E"/>
    <w:rsid w:val="00763CEE"/>
    <w:rsid w:val="00763F9D"/>
    <w:rsid w:val="007640D2"/>
    <w:rsid w:val="00764EC1"/>
    <w:rsid w:val="0076528D"/>
    <w:rsid w:val="0076529C"/>
    <w:rsid w:val="00765C38"/>
    <w:rsid w:val="00766332"/>
    <w:rsid w:val="007670C1"/>
    <w:rsid w:val="00767F07"/>
    <w:rsid w:val="0077296D"/>
    <w:rsid w:val="00772D8A"/>
    <w:rsid w:val="00773942"/>
    <w:rsid w:val="007739E0"/>
    <w:rsid w:val="007749C6"/>
    <w:rsid w:val="00775150"/>
    <w:rsid w:val="0077558B"/>
    <w:rsid w:val="0077568A"/>
    <w:rsid w:val="0077585D"/>
    <w:rsid w:val="00776BCC"/>
    <w:rsid w:val="00777F9A"/>
    <w:rsid w:val="00780A86"/>
    <w:rsid w:val="0078168C"/>
    <w:rsid w:val="007816B0"/>
    <w:rsid w:val="00781A82"/>
    <w:rsid w:val="00781F1B"/>
    <w:rsid w:val="00782917"/>
    <w:rsid w:val="007835D6"/>
    <w:rsid w:val="00783674"/>
    <w:rsid w:val="00783E9C"/>
    <w:rsid w:val="00784DC9"/>
    <w:rsid w:val="00785317"/>
    <w:rsid w:val="00785413"/>
    <w:rsid w:val="0078572F"/>
    <w:rsid w:val="0078725B"/>
    <w:rsid w:val="0078726D"/>
    <w:rsid w:val="00787588"/>
    <w:rsid w:val="007912B1"/>
    <w:rsid w:val="00791386"/>
    <w:rsid w:val="00792E14"/>
    <w:rsid w:val="00793FB6"/>
    <w:rsid w:val="00794098"/>
    <w:rsid w:val="00794237"/>
    <w:rsid w:val="00794930"/>
    <w:rsid w:val="00795743"/>
    <w:rsid w:val="00795B0F"/>
    <w:rsid w:val="007A2E67"/>
    <w:rsid w:val="007A346E"/>
    <w:rsid w:val="007A3FDD"/>
    <w:rsid w:val="007A4833"/>
    <w:rsid w:val="007A51D1"/>
    <w:rsid w:val="007A5C47"/>
    <w:rsid w:val="007A6535"/>
    <w:rsid w:val="007A672B"/>
    <w:rsid w:val="007A6B9B"/>
    <w:rsid w:val="007A7486"/>
    <w:rsid w:val="007A7507"/>
    <w:rsid w:val="007A7F4A"/>
    <w:rsid w:val="007B0C36"/>
    <w:rsid w:val="007B0E1C"/>
    <w:rsid w:val="007B0F46"/>
    <w:rsid w:val="007B11A8"/>
    <w:rsid w:val="007B1586"/>
    <w:rsid w:val="007B17D9"/>
    <w:rsid w:val="007B23C6"/>
    <w:rsid w:val="007B3114"/>
    <w:rsid w:val="007B35A0"/>
    <w:rsid w:val="007B489A"/>
    <w:rsid w:val="007B4FC4"/>
    <w:rsid w:val="007B5228"/>
    <w:rsid w:val="007B5731"/>
    <w:rsid w:val="007B5CF6"/>
    <w:rsid w:val="007B63EF"/>
    <w:rsid w:val="007B6464"/>
    <w:rsid w:val="007B6E05"/>
    <w:rsid w:val="007B7B01"/>
    <w:rsid w:val="007B7B56"/>
    <w:rsid w:val="007C0009"/>
    <w:rsid w:val="007C0C85"/>
    <w:rsid w:val="007C0D30"/>
    <w:rsid w:val="007C1AA5"/>
    <w:rsid w:val="007C1B31"/>
    <w:rsid w:val="007C2143"/>
    <w:rsid w:val="007C2ED5"/>
    <w:rsid w:val="007C3599"/>
    <w:rsid w:val="007C387B"/>
    <w:rsid w:val="007C50A5"/>
    <w:rsid w:val="007C50D2"/>
    <w:rsid w:val="007C5C37"/>
    <w:rsid w:val="007C5C38"/>
    <w:rsid w:val="007C6072"/>
    <w:rsid w:val="007D0592"/>
    <w:rsid w:val="007D059F"/>
    <w:rsid w:val="007D0785"/>
    <w:rsid w:val="007D22FE"/>
    <w:rsid w:val="007D26B7"/>
    <w:rsid w:val="007D3788"/>
    <w:rsid w:val="007D3B8B"/>
    <w:rsid w:val="007D4F2F"/>
    <w:rsid w:val="007D5260"/>
    <w:rsid w:val="007D6314"/>
    <w:rsid w:val="007D651E"/>
    <w:rsid w:val="007D71C2"/>
    <w:rsid w:val="007D745B"/>
    <w:rsid w:val="007D7AFE"/>
    <w:rsid w:val="007D7BC5"/>
    <w:rsid w:val="007E0331"/>
    <w:rsid w:val="007E1292"/>
    <w:rsid w:val="007E1EB5"/>
    <w:rsid w:val="007E1F36"/>
    <w:rsid w:val="007E2838"/>
    <w:rsid w:val="007E2A8F"/>
    <w:rsid w:val="007E2B5D"/>
    <w:rsid w:val="007E3B00"/>
    <w:rsid w:val="007E41F4"/>
    <w:rsid w:val="007E5262"/>
    <w:rsid w:val="007E5E67"/>
    <w:rsid w:val="007E5FAD"/>
    <w:rsid w:val="007E6611"/>
    <w:rsid w:val="007E7303"/>
    <w:rsid w:val="007E78B3"/>
    <w:rsid w:val="007E7A5A"/>
    <w:rsid w:val="007F0455"/>
    <w:rsid w:val="007F0660"/>
    <w:rsid w:val="007F16B8"/>
    <w:rsid w:val="007F19E1"/>
    <w:rsid w:val="007F1B13"/>
    <w:rsid w:val="007F1EBB"/>
    <w:rsid w:val="007F33BA"/>
    <w:rsid w:val="007F3D5D"/>
    <w:rsid w:val="007F43E2"/>
    <w:rsid w:val="007F4801"/>
    <w:rsid w:val="007F6965"/>
    <w:rsid w:val="008004BA"/>
    <w:rsid w:val="008004F9"/>
    <w:rsid w:val="00800715"/>
    <w:rsid w:val="008016BC"/>
    <w:rsid w:val="0080176E"/>
    <w:rsid w:val="00801806"/>
    <w:rsid w:val="00801E1C"/>
    <w:rsid w:val="00801FD0"/>
    <w:rsid w:val="0080234F"/>
    <w:rsid w:val="008028C3"/>
    <w:rsid w:val="00802DB1"/>
    <w:rsid w:val="0080338D"/>
    <w:rsid w:val="008035D7"/>
    <w:rsid w:val="008044D1"/>
    <w:rsid w:val="008044D9"/>
    <w:rsid w:val="0080509E"/>
    <w:rsid w:val="00805584"/>
    <w:rsid w:val="00805AB0"/>
    <w:rsid w:val="00807B82"/>
    <w:rsid w:val="0081061F"/>
    <w:rsid w:val="00810A1F"/>
    <w:rsid w:val="00810F30"/>
    <w:rsid w:val="00811C73"/>
    <w:rsid w:val="00811D4C"/>
    <w:rsid w:val="00813812"/>
    <w:rsid w:val="00813878"/>
    <w:rsid w:val="00813C0F"/>
    <w:rsid w:val="00813C17"/>
    <w:rsid w:val="00813E00"/>
    <w:rsid w:val="008145D5"/>
    <w:rsid w:val="0081460F"/>
    <w:rsid w:val="0081475D"/>
    <w:rsid w:val="00814FD6"/>
    <w:rsid w:val="00815C57"/>
    <w:rsid w:val="008205E3"/>
    <w:rsid w:val="00821E32"/>
    <w:rsid w:val="00822E91"/>
    <w:rsid w:val="00824A2A"/>
    <w:rsid w:val="0082514B"/>
    <w:rsid w:val="008253DE"/>
    <w:rsid w:val="008254A0"/>
    <w:rsid w:val="008255BF"/>
    <w:rsid w:val="008258C0"/>
    <w:rsid w:val="00825FAB"/>
    <w:rsid w:val="008261B5"/>
    <w:rsid w:val="00826434"/>
    <w:rsid w:val="008268C8"/>
    <w:rsid w:val="00826915"/>
    <w:rsid w:val="0082706A"/>
    <w:rsid w:val="00827BC1"/>
    <w:rsid w:val="008302D6"/>
    <w:rsid w:val="00830A61"/>
    <w:rsid w:val="008313D6"/>
    <w:rsid w:val="0083163E"/>
    <w:rsid w:val="008317C8"/>
    <w:rsid w:val="00831F76"/>
    <w:rsid w:val="00832816"/>
    <w:rsid w:val="0083298D"/>
    <w:rsid w:val="00832C02"/>
    <w:rsid w:val="008330CC"/>
    <w:rsid w:val="0083342D"/>
    <w:rsid w:val="00833B62"/>
    <w:rsid w:val="00834169"/>
    <w:rsid w:val="00834BB0"/>
    <w:rsid w:val="0083504F"/>
    <w:rsid w:val="00835CA8"/>
    <w:rsid w:val="008360C5"/>
    <w:rsid w:val="00836DF9"/>
    <w:rsid w:val="008370D6"/>
    <w:rsid w:val="00837120"/>
    <w:rsid w:val="00837FF6"/>
    <w:rsid w:val="00840681"/>
    <w:rsid w:val="0084075B"/>
    <w:rsid w:val="00840A1D"/>
    <w:rsid w:val="00841767"/>
    <w:rsid w:val="00842DF1"/>
    <w:rsid w:val="008454F9"/>
    <w:rsid w:val="008455FE"/>
    <w:rsid w:val="00845BC6"/>
    <w:rsid w:val="00846ABE"/>
    <w:rsid w:val="00846D7A"/>
    <w:rsid w:val="008478AB"/>
    <w:rsid w:val="008479E7"/>
    <w:rsid w:val="008502B3"/>
    <w:rsid w:val="008511C5"/>
    <w:rsid w:val="00851A84"/>
    <w:rsid w:val="00851FF0"/>
    <w:rsid w:val="008528E4"/>
    <w:rsid w:val="00852EFF"/>
    <w:rsid w:val="008530CB"/>
    <w:rsid w:val="00853CDA"/>
    <w:rsid w:val="00853F53"/>
    <w:rsid w:val="00854825"/>
    <w:rsid w:val="00854DA3"/>
    <w:rsid w:val="0085571C"/>
    <w:rsid w:val="008558BB"/>
    <w:rsid w:val="00856043"/>
    <w:rsid w:val="008569C9"/>
    <w:rsid w:val="008573ED"/>
    <w:rsid w:val="00857734"/>
    <w:rsid w:val="00857BF3"/>
    <w:rsid w:val="008604FB"/>
    <w:rsid w:val="0086223E"/>
    <w:rsid w:val="00862E36"/>
    <w:rsid w:val="00862FB9"/>
    <w:rsid w:val="00863B80"/>
    <w:rsid w:val="00863DB2"/>
    <w:rsid w:val="00864A82"/>
    <w:rsid w:val="00864E8F"/>
    <w:rsid w:val="00865E91"/>
    <w:rsid w:val="0086791A"/>
    <w:rsid w:val="00867EC3"/>
    <w:rsid w:val="00870937"/>
    <w:rsid w:val="0087118C"/>
    <w:rsid w:val="00871224"/>
    <w:rsid w:val="00871B4D"/>
    <w:rsid w:val="00873251"/>
    <w:rsid w:val="008738C1"/>
    <w:rsid w:val="008739B3"/>
    <w:rsid w:val="00873EF8"/>
    <w:rsid w:val="008746B2"/>
    <w:rsid w:val="00875D39"/>
    <w:rsid w:val="0087682D"/>
    <w:rsid w:val="008770C2"/>
    <w:rsid w:val="008772BD"/>
    <w:rsid w:val="00877622"/>
    <w:rsid w:val="0088065A"/>
    <w:rsid w:val="00881190"/>
    <w:rsid w:val="008814D0"/>
    <w:rsid w:val="008816C5"/>
    <w:rsid w:val="00881979"/>
    <w:rsid w:val="008824A5"/>
    <w:rsid w:val="0088274A"/>
    <w:rsid w:val="00882AFD"/>
    <w:rsid w:val="00883695"/>
    <w:rsid w:val="008845BE"/>
    <w:rsid w:val="0088567E"/>
    <w:rsid w:val="00885B16"/>
    <w:rsid w:val="00885C30"/>
    <w:rsid w:val="00885E82"/>
    <w:rsid w:val="0088612A"/>
    <w:rsid w:val="00886DAC"/>
    <w:rsid w:val="0088737C"/>
    <w:rsid w:val="00890DAD"/>
    <w:rsid w:val="00891112"/>
    <w:rsid w:val="00891791"/>
    <w:rsid w:val="008919E5"/>
    <w:rsid w:val="00891E08"/>
    <w:rsid w:val="008929E8"/>
    <w:rsid w:val="00892FE0"/>
    <w:rsid w:val="00893608"/>
    <w:rsid w:val="008937AB"/>
    <w:rsid w:val="008937F8"/>
    <w:rsid w:val="0089395A"/>
    <w:rsid w:val="008939FC"/>
    <w:rsid w:val="008943E7"/>
    <w:rsid w:val="00894B6F"/>
    <w:rsid w:val="008954D0"/>
    <w:rsid w:val="00895957"/>
    <w:rsid w:val="00895E37"/>
    <w:rsid w:val="008968AF"/>
    <w:rsid w:val="00896B36"/>
    <w:rsid w:val="00896EAD"/>
    <w:rsid w:val="008975AC"/>
    <w:rsid w:val="0089791C"/>
    <w:rsid w:val="00897B57"/>
    <w:rsid w:val="008A1492"/>
    <w:rsid w:val="008A18E4"/>
    <w:rsid w:val="008A1E28"/>
    <w:rsid w:val="008A1F34"/>
    <w:rsid w:val="008A2A93"/>
    <w:rsid w:val="008A2DD9"/>
    <w:rsid w:val="008A3C0D"/>
    <w:rsid w:val="008A3CC7"/>
    <w:rsid w:val="008A3E31"/>
    <w:rsid w:val="008A4293"/>
    <w:rsid w:val="008A5000"/>
    <w:rsid w:val="008A65FA"/>
    <w:rsid w:val="008A6987"/>
    <w:rsid w:val="008A6A88"/>
    <w:rsid w:val="008B027F"/>
    <w:rsid w:val="008B09C5"/>
    <w:rsid w:val="008B0C85"/>
    <w:rsid w:val="008B0D6B"/>
    <w:rsid w:val="008B1F95"/>
    <w:rsid w:val="008B1FFA"/>
    <w:rsid w:val="008B24EC"/>
    <w:rsid w:val="008B2D66"/>
    <w:rsid w:val="008B4446"/>
    <w:rsid w:val="008B444E"/>
    <w:rsid w:val="008B544D"/>
    <w:rsid w:val="008B5530"/>
    <w:rsid w:val="008B57DC"/>
    <w:rsid w:val="008B5AAB"/>
    <w:rsid w:val="008B61DD"/>
    <w:rsid w:val="008B624D"/>
    <w:rsid w:val="008B64D0"/>
    <w:rsid w:val="008B6D5A"/>
    <w:rsid w:val="008B723B"/>
    <w:rsid w:val="008B7D14"/>
    <w:rsid w:val="008B7E94"/>
    <w:rsid w:val="008C0BF7"/>
    <w:rsid w:val="008C0C23"/>
    <w:rsid w:val="008C0FC3"/>
    <w:rsid w:val="008C18BA"/>
    <w:rsid w:val="008C1A12"/>
    <w:rsid w:val="008C233F"/>
    <w:rsid w:val="008C23EB"/>
    <w:rsid w:val="008C27A8"/>
    <w:rsid w:val="008C2DF4"/>
    <w:rsid w:val="008C3143"/>
    <w:rsid w:val="008C34CE"/>
    <w:rsid w:val="008C3828"/>
    <w:rsid w:val="008C413E"/>
    <w:rsid w:val="008C4150"/>
    <w:rsid w:val="008C481C"/>
    <w:rsid w:val="008C504F"/>
    <w:rsid w:val="008C55B1"/>
    <w:rsid w:val="008C60F8"/>
    <w:rsid w:val="008C62A9"/>
    <w:rsid w:val="008C6F03"/>
    <w:rsid w:val="008C715E"/>
    <w:rsid w:val="008D09C8"/>
    <w:rsid w:val="008D1045"/>
    <w:rsid w:val="008D2E6C"/>
    <w:rsid w:val="008D32BF"/>
    <w:rsid w:val="008D4FC7"/>
    <w:rsid w:val="008D5085"/>
    <w:rsid w:val="008D58C0"/>
    <w:rsid w:val="008D6424"/>
    <w:rsid w:val="008D73B5"/>
    <w:rsid w:val="008D7938"/>
    <w:rsid w:val="008E0C76"/>
    <w:rsid w:val="008E169E"/>
    <w:rsid w:val="008E1B88"/>
    <w:rsid w:val="008E1DBE"/>
    <w:rsid w:val="008E21C0"/>
    <w:rsid w:val="008E2376"/>
    <w:rsid w:val="008E2DB5"/>
    <w:rsid w:val="008E33E8"/>
    <w:rsid w:val="008E474D"/>
    <w:rsid w:val="008E48AC"/>
    <w:rsid w:val="008E52B1"/>
    <w:rsid w:val="008E53F9"/>
    <w:rsid w:val="008E5913"/>
    <w:rsid w:val="008E65FF"/>
    <w:rsid w:val="008F09CD"/>
    <w:rsid w:val="008F0A16"/>
    <w:rsid w:val="008F0EB9"/>
    <w:rsid w:val="008F1051"/>
    <w:rsid w:val="008F1764"/>
    <w:rsid w:val="008F19FB"/>
    <w:rsid w:val="008F2D1E"/>
    <w:rsid w:val="008F2FA1"/>
    <w:rsid w:val="008F2FAD"/>
    <w:rsid w:val="008F33D7"/>
    <w:rsid w:val="008F35DC"/>
    <w:rsid w:val="008F37D1"/>
    <w:rsid w:val="008F4580"/>
    <w:rsid w:val="008F5C97"/>
    <w:rsid w:val="008F62BE"/>
    <w:rsid w:val="008F6C34"/>
    <w:rsid w:val="008F7043"/>
    <w:rsid w:val="008F7180"/>
    <w:rsid w:val="008F7994"/>
    <w:rsid w:val="008F7D01"/>
    <w:rsid w:val="0090021D"/>
    <w:rsid w:val="00900F46"/>
    <w:rsid w:val="00901A6C"/>
    <w:rsid w:val="00901B77"/>
    <w:rsid w:val="00901E8B"/>
    <w:rsid w:val="0090236E"/>
    <w:rsid w:val="009025C0"/>
    <w:rsid w:val="00903A06"/>
    <w:rsid w:val="00904058"/>
    <w:rsid w:val="0090408A"/>
    <w:rsid w:val="00904370"/>
    <w:rsid w:val="009045FE"/>
    <w:rsid w:val="00905277"/>
    <w:rsid w:val="00905793"/>
    <w:rsid w:val="00905AEF"/>
    <w:rsid w:val="00905F6E"/>
    <w:rsid w:val="00906107"/>
    <w:rsid w:val="00906181"/>
    <w:rsid w:val="0090618E"/>
    <w:rsid w:val="00906F49"/>
    <w:rsid w:val="00907B8A"/>
    <w:rsid w:val="00910EC3"/>
    <w:rsid w:val="00910FAD"/>
    <w:rsid w:val="00911A96"/>
    <w:rsid w:val="00911B52"/>
    <w:rsid w:val="00911BF3"/>
    <w:rsid w:val="00912392"/>
    <w:rsid w:val="00912867"/>
    <w:rsid w:val="009128A7"/>
    <w:rsid w:val="00913F04"/>
    <w:rsid w:val="00914FA8"/>
    <w:rsid w:val="00915027"/>
    <w:rsid w:val="0091509C"/>
    <w:rsid w:val="00915A6E"/>
    <w:rsid w:val="00916F3D"/>
    <w:rsid w:val="0091700F"/>
    <w:rsid w:val="00917727"/>
    <w:rsid w:val="009179E2"/>
    <w:rsid w:val="00917ADF"/>
    <w:rsid w:val="009201B4"/>
    <w:rsid w:val="009202F7"/>
    <w:rsid w:val="0092032C"/>
    <w:rsid w:val="009209F0"/>
    <w:rsid w:val="00920AAC"/>
    <w:rsid w:val="00920B80"/>
    <w:rsid w:val="00920EEA"/>
    <w:rsid w:val="0092281D"/>
    <w:rsid w:val="0092292A"/>
    <w:rsid w:val="009237E0"/>
    <w:rsid w:val="00923974"/>
    <w:rsid w:val="00923A4A"/>
    <w:rsid w:val="00923DA7"/>
    <w:rsid w:val="00924FDB"/>
    <w:rsid w:val="00925726"/>
    <w:rsid w:val="00925C61"/>
    <w:rsid w:val="00926329"/>
    <w:rsid w:val="00926B59"/>
    <w:rsid w:val="0092732F"/>
    <w:rsid w:val="009275C2"/>
    <w:rsid w:val="00927611"/>
    <w:rsid w:val="00930512"/>
    <w:rsid w:val="0093075D"/>
    <w:rsid w:val="00930E9C"/>
    <w:rsid w:val="0093142A"/>
    <w:rsid w:val="00931EB2"/>
    <w:rsid w:val="009324F6"/>
    <w:rsid w:val="00933A9B"/>
    <w:rsid w:val="00934D91"/>
    <w:rsid w:val="00935E74"/>
    <w:rsid w:val="0094126A"/>
    <w:rsid w:val="00941B8C"/>
    <w:rsid w:val="00943160"/>
    <w:rsid w:val="00943FF0"/>
    <w:rsid w:val="00944C74"/>
    <w:rsid w:val="00945AE3"/>
    <w:rsid w:val="0094662D"/>
    <w:rsid w:val="00946BDD"/>
    <w:rsid w:val="009472E4"/>
    <w:rsid w:val="00947D7E"/>
    <w:rsid w:val="00950617"/>
    <w:rsid w:val="009513CD"/>
    <w:rsid w:val="00951519"/>
    <w:rsid w:val="00951830"/>
    <w:rsid w:val="00952B5E"/>
    <w:rsid w:val="00952DA8"/>
    <w:rsid w:val="00952EB3"/>
    <w:rsid w:val="00952FD4"/>
    <w:rsid w:val="009537DD"/>
    <w:rsid w:val="00953F86"/>
    <w:rsid w:val="00954068"/>
    <w:rsid w:val="009542DD"/>
    <w:rsid w:val="00954AB8"/>
    <w:rsid w:val="00954C4F"/>
    <w:rsid w:val="009560D9"/>
    <w:rsid w:val="00956286"/>
    <w:rsid w:val="00956AA6"/>
    <w:rsid w:val="009576F0"/>
    <w:rsid w:val="00960390"/>
    <w:rsid w:val="00960A89"/>
    <w:rsid w:val="0096165F"/>
    <w:rsid w:val="00961A9E"/>
    <w:rsid w:val="00962423"/>
    <w:rsid w:val="00962E7F"/>
    <w:rsid w:val="00963412"/>
    <w:rsid w:val="00963B4B"/>
    <w:rsid w:val="00964440"/>
    <w:rsid w:val="0096482C"/>
    <w:rsid w:val="00964A93"/>
    <w:rsid w:val="009652EE"/>
    <w:rsid w:val="009656AB"/>
    <w:rsid w:val="0096619C"/>
    <w:rsid w:val="009667BC"/>
    <w:rsid w:val="00966BE1"/>
    <w:rsid w:val="00966E21"/>
    <w:rsid w:val="00967323"/>
    <w:rsid w:val="00967E0D"/>
    <w:rsid w:val="0097038A"/>
    <w:rsid w:val="00970702"/>
    <w:rsid w:val="00972AB9"/>
    <w:rsid w:val="00972F08"/>
    <w:rsid w:val="00973453"/>
    <w:rsid w:val="00973975"/>
    <w:rsid w:val="00973DE2"/>
    <w:rsid w:val="00973FEA"/>
    <w:rsid w:val="00974CD1"/>
    <w:rsid w:val="009751E5"/>
    <w:rsid w:val="0097549E"/>
    <w:rsid w:val="00975685"/>
    <w:rsid w:val="00975883"/>
    <w:rsid w:val="009766BE"/>
    <w:rsid w:val="00976741"/>
    <w:rsid w:val="0097705C"/>
    <w:rsid w:val="00977173"/>
    <w:rsid w:val="00980845"/>
    <w:rsid w:val="00980EEF"/>
    <w:rsid w:val="0098162A"/>
    <w:rsid w:val="00981F34"/>
    <w:rsid w:val="00982B32"/>
    <w:rsid w:val="00983157"/>
    <w:rsid w:val="00983B2C"/>
    <w:rsid w:val="00983CD5"/>
    <w:rsid w:val="00984D25"/>
    <w:rsid w:val="00985080"/>
    <w:rsid w:val="0098613C"/>
    <w:rsid w:val="0098620C"/>
    <w:rsid w:val="00986563"/>
    <w:rsid w:val="00986634"/>
    <w:rsid w:val="00990160"/>
    <w:rsid w:val="00990707"/>
    <w:rsid w:val="009919D1"/>
    <w:rsid w:val="00991AE1"/>
    <w:rsid w:val="00991C94"/>
    <w:rsid w:val="00992FBB"/>
    <w:rsid w:val="009936EF"/>
    <w:rsid w:val="00993EBA"/>
    <w:rsid w:val="009940CB"/>
    <w:rsid w:val="009940D0"/>
    <w:rsid w:val="0099410F"/>
    <w:rsid w:val="0099439B"/>
    <w:rsid w:val="0099449D"/>
    <w:rsid w:val="009952BA"/>
    <w:rsid w:val="009957F5"/>
    <w:rsid w:val="00996E1E"/>
    <w:rsid w:val="009977EF"/>
    <w:rsid w:val="009A00EF"/>
    <w:rsid w:val="009A0299"/>
    <w:rsid w:val="009A0630"/>
    <w:rsid w:val="009A08A5"/>
    <w:rsid w:val="009A13E3"/>
    <w:rsid w:val="009A1E28"/>
    <w:rsid w:val="009A2186"/>
    <w:rsid w:val="009A4159"/>
    <w:rsid w:val="009A4C0C"/>
    <w:rsid w:val="009A4DF2"/>
    <w:rsid w:val="009A5C23"/>
    <w:rsid w:val="009A6280"/>
    <w:rsid w:val="009A663C"/>
    <w:rsid w:val="009A7164"/>
    <w:rsid w:val="009A73AF"/>
    <w:rsid w:val="009A75FF"/>
    <w:rsid w:val="009A7E8A"/>
    <w:rsid w:val="009B0A4C"/>
    <w:rsid w:val="009B1038"/>
    <w:rsid w:val="009B12AB"/>
    <w:rsid w:val="009B214D"/>
    <w:rsid w:val="009B2528"/>
    <w:rsid w:val="009B3093"/>
    <w:rsid w:val="009B3E21"/>
    <w:rsid w:val="009B59DD"/>
    <w:rsid w:val="009B5CCB"/>
    <w:rsid w:val="009B613D"/>
    <w:rsid w:val="009B627B"/>
    <w:rsid w:val="009B6857"/>
    <w:rsid w:val="009B79B8"/>
    <w:rsid w:val="009B7B16"/>
    <w:rsid w:val="009B7F29"/>
    <w:rsid w:val="009C0599"/>
    <w:rsid w:val="009C0DA3"/>
    <w:rsid w:val="009C129F"/>
    <w:rsid w:val="009C187A"/>
    <w:rsid w:val="009C1A12"/>
    <w:rsid w:val="009C2305"/>
    <w:rsid w:val="009C2360"/>
    <w:rsid w:val="009C31D8"/>
    <w:rsid w:val="009C4141"/>
    <w:rsid w:val="009C704D"/>
    <w:rsid w:val="009C7386"/>
    <w:rsid w:val="009C7672"/>
    <w:rsid w:val="009C78C7"/>
    <w:rsid w:val="009C7FEA"/>
    <w:rsid w:val="009D0B01"/>
    <w:rsid w:val="009D0F93"/>
    <w:rsid w:val="009D1A9D"/>
    <w:rsid w:val="009D2206"/>
    <w:rsid w:val="009D2B04"/>
    <w:rsid w:val="009D2D6B"/>
    <w:rsid w:val="009D3203"/>
    <w:rsid w:val="009D3708"/>
    <w:rsid w:val="009D38B6"/>
    <w:rsid w:val="009D39E0"/>
    <w:rsid w:val="009D4383"/>
    <w:rsid w:val="009D49A5"/>
    <w:rsid w:val="009D4D3F"/>
    <w:rsid w:val="009D5336"/>
    <w:rsid w:val="009D5C08"/>
    <w:rsid w:val="009D5D76"/>
    <w:rsid w:val="009D5E08"/>
    <w:rsid w:val="009D6218"/>
    <w:rsid w:val="009D652F"/>
    <w:rsid w:val="009D757F"/>
    <w:rsid w:val="009E0643"/>
    <w:rsid w:val="009E0F14"/>
    <w:rsid w:val="009E20FD"/>
    <w:rsid w:val="009E2BF1"/>
    <w:rsid w:val="009E2CC5"/>
    <w:rsid w:val="009E329E"/>
    <w:rsid w:val="009E4452"/>
    <w:rsid w:val="009E452E"/>
    <w:rsid w:val="009E4FCC"/>
    <w:rsid w:val="009E7D97"/>
    <w:rsid w:val="009E7DEE"/>
    <w:rsid w:val="009E7F5C"/>
    <w:rsid w:val="009F01CF"/>
    <w:rsid w:val="009F02CA"/>
    <w:rsid w:val="009F04CD"/>
    <w:rsid w:val="009F0C34"/>
    <w:rsid w:val="009F16EE"/>
    <w:rsid w:val="009F2AE7"/>
    <w:rsid w:val="009F2BFD"/>
    <w:rsid w:val="009F2C06"/>
    <w:rsid w:val="009F35DD"/>
    <w:rsid w:val="009F3C09"/>
    <w:rsid w:val="009F3D79"/>
    <w:rsid w:val="009F3FE0"/>
    <w:rsid w:val="009F4D45"/>
    <w:rsid w:val="009F573D"/>
    <w:rsid w:val="009F5DC0"/>
    <w:rsid w:val="009F636A"/>
    <w:rsid w:val="009F6740"/>
    <w:rsid w:val="009F717F"/>
    <w:rsid w:val="009F730D"/>
    <w:rsid w:val="009F789C"/>
    <w:rsid w:val="009F7B98"/>
    <w:rsid w:val="00A00D4E"/>
    <w:rsid w:val="00A02EF3"/>
    <w:rsid w:val="00A03402"/>
    <w:rsid w:val="00A03423"/>
    <w:rsid w:val="00A0347E"/>
    <w:rsid w:val="00A034DA"/>
    <w:rsid w:val="00A03C06"/>
    <w:rsid w:val="00A03D97"/>
    <w:rsid w:val="00A044BF"/>
    <w:rsid w:val="00A04D56"/>
    <w:rsid w:val="00A05807"/>
    <w:rsid w:val="00A05BBF"/>
    <w:rsid w:val="00A05C51"/>
    <w:rsid w:val="00A06154"/>
    <w:rsid w:val="00A0640A"/>
    <w:rsid w:val="00A069F1"/>
    <w:rsid w:val="00A0700D"/>
    <w:rsid w:val="00A0771D"/>
    <w:rsid w:val="00A07AAF"/>
    <w:rsid w:val="00A07B03"/>
    <w:rsid w:val="00A07F8B"/>
    <w:rsid w:val="00A116BB"/>
    <w:rsid w:val="00A1201B"/>
    <w:rsid w:val="00A120E6"/>
    <w:rsid w:val="00A120E7"/>
    <w:rsid w:val="00A1230B"/>
    <w:rsid w:val="00A12DE9"/>
    <w:rsid w:val="00A12EBB"/>
    <w:rsid w:val="00A13C5A"/>
    <w:rsid w:val="00A13E76"/>
    <w:rsid w:val="00A15804"/>
    <w:rsid w:val="00A1603B"/>
    <w:rsid w:val="00A16464"/>
    <w:rsid w:val="00A1764A"/>
    <w:rsid w:val="00A17BB1"/>
    <w:rsid w:val="00A17DF8"/>
    <w:rsid w:val="00A17EDA"/>
    <w:rsid w:val="00A202D5"/>
    <w:rsid w:val="00A20B03"/>
    <w:rsid w:val="00A22FD0"/>
    <w:rsid w:val="00A23718"/>
    <w:rsid w:val="00A23CA8"/>
    <w:rsid w:val="00A247C0"/>
    <w:rsid w:val="00A24FC4"/>
    <w:rsid w:val="00A25499"/>
    <w:rsid w:val="00A25838"/>
    <w:rsid w:val="00A25E11"/>
    <w:rsid w:val="00A26576"/>
    <w:rsid w:val="00A2693B"/>
    <w:rsid w:val="00A26CE6"/>
    <w:rsid w:val="00A3001D"/>
    <w:rsid w:val="00A30D8D"/>
    <w:rsid w:val="00A310AB"/>
    <w:rsid w:val="00A3120A"/>
    <w:rsid w:val="00A3139C"/>
    <w:rsid w:val="00A31D96"/>
    <w:rsid w:val="00A3271F"/>
    <w:rsid w:val="00A3301C"/>
    <w:rsid w:val="00A34448"/>
    <w:rsid w:val="00A34E8C"/>
    <w:rsid w:val="00A35016"/>
    <w:rsid w:val="00A351E2"/>
    <w:rsid w:val="00A3558F"/>
    <w:rsid w:val="00A3573B"/>
    <w:rsid w:val="00A3622E"/>
    <w:rsid w:val="00A37F63"/>
    <w:rsid w:val="00A40C10"/>
    <w:rsid w:val="00A40F07"/>
    <w:rsid w:val="00A41967"/>
    <w:rsid w:val="00A41D16"/>
    <w:rsid w:val="00A4272A"/>
    <w:rsid w:val="00A42FB1"/>
    <w:rsid w:val="00A4378F"/>
    <w:rsid w:val="00A43E98"/>
    <w:rsid w:val="00A44040"/>
    <w:rsid w:val="00A449EB"/>
    <w:rsid w:val="00A45613"/>
    <w:rsid w:val="00A478C5"/>
    <w:rsid w:val="00A5023B"/>
    <w:rsid w:val="00A51182"/>
    <w:rsid w:val="00A51BAF"/>
    <w:rsid w:val="00A51BBC"/>
    <w:rsid w:val="00A52576"/>
    <w:rsid w:val="00A53FEE"/>
    <w:rsid w:val="00A540E1"/>
    <w:rsid w:val="00A540EB"/>
    <w:rsid w:val="00A55CE7"/>
    <w:rsid w:val="00A5679A"/>
    <w:rsid w:val="00A56A5F"/>
    <w:rsid w:val="00A56AAF"/>
    <w:rsid w:val="00A5790A"/>
    <w:rsid w:val="00A61219"/>
    <w:rsid w:val="00A6142D"/>
    <w:rsid w:val="00A62C5A"/>
    <w:rsid w:val="00A62DEE"/>
    <w:rsid w:val="00A62ED7"/>
    <w:rsid w:val="00A632AE"/>
    <w:rsid w:val="00A63E72"/>
    <w:rsid w:val="00A64412"/>
    <w:rsid w:val="00A64EE0"/>
    <w:rsid w:val="00A6515A"/>
    <w:rsid w:val="00A67AEF"/>
    <w:rsid w:val="00A67B09"/>
    <w:rsid w:val="00A708F6"/>
    <w:rsid w:val="00A70B62"/>
    <w:rsid w:val="00A70DF9"/>
    <w:rsid w:val="00A71654"/>
    <w:rsid w:val="00A71ECC"/>
    <w:rsid w:val="00A72801"/>
    <w:rsid w:val="00A730B5"/>
    <w:rsid w:val="00A73FF3"/>
    <w:rsid w:val="00A743C2"/>
    <w:rsid w:val="00A75E0C"/>
    <w:rsid w:val="00A76216"/>
    <w:rsid w:val="00A76A34"/>
    <w:rsid w:val="00A76ABC"/>
    <w:rsid w:val="00A76FCA"/>
    <w:rsid w:val="00A77023"/>
    <w:rsid w:val="00A77941"/>
    <w:rsid w:val="00A77A0B"/>
    <w:rsid w:val="00A80682"/>
    <w:rsid w:val="00A80C1F"/>
    <w:rsid w:val="00A810FD"/>
    <w:rsid w:val="00A81332"/>
    <w:rsid w:val="00A817C3"/>
    <w:rsid w:val="00A81C64"/>
    <w:rsid w:val="00A82D88"/>
    <w:rsid w:val="00A82DA4"/>
    <w:rsid w:val="00A83971"/>
    <w:rsid w:val="00A83E1E"/>
    <w:rsid w:val="00A8456B"/>
    <w:rsid w:val="00A84A07"/>
    <w:rsid w:val="00A85E54"/>
    <w:rsid w:val="00A87240"/>
    <w:rsid w:val="00A87A51"/>
    <w:rsid w:val="00A87F54"/>
    <w:rsid w:val="00A924B3"/>
    <w:rsid w:val="00A938D3"/>
    <w:rsid w:val="00A94F48"/>
    <w:rsid w:val="00A9591A"/>
    <w:rsid w:val="00A96407"/>
    <w:rsid w:val="00A965C1"/>
    <w:rsid w:val="00A97427"/>
    <w:rsid w:val="00A97A2E"/>
    <w:rsid w:val="00AA1D89"/>
    <w:rsid w:val="00AA24D3"/>
    <w:rsid w:val="00AA2B24"/>
    <w:rsid w:val="00AA2DE2"/>
    <w:rsid w:val="00AA3216"/>
    <w:rsid w:val="00AA414C"/>
    <w:rsid w:val="00AA42FA"/>
    <w:rsid w:val="00AA485A"/>
    <w:rsid w:val="00AA488B"/>
    <w:rsid w:val="00AA4976"/>
    <w:rsid w:val="00AA5795"/>
    <w:rsid w:val="00AA5801"/>
    <w:rsid w:val="00AA5FF2"/>
    <w:rsid w:val="00AA6078"/>
    <w:rsid w:val="00AA6CE9"/>
    <w:rsid w:val="00AA6F11"/>
    <w:rsid w:val="00AA7119"/>
    <w:rsid w:val="00AB1B02"/>
    <w:rsid w:val="00AB1CF1"/>
    <w:rsid w:val="00AB22B5"/>
    <w:rsid w:val="00AB26E2"/>
    <w:rsid w:val="00AB36F3"/>
    <w:rsid w:val="00AB3F3F"/>
    <w:rsid w:val="00AB4316"/>
    <w:rsid w:val="00AB4CDB"/>
    <w:rsid w:val="00AB4E68"/>
    <w:rsid w:val="00AB774F"/>
    <w:rsid w:val="00AB7951"/>
    <w:rsid w:val="00AB7B23"/>
    <w:rsid w:val="00AB7DDD"/>
    <w:rsid w:val="00AC0501"/>
    <w:rsid w:val="00AC11EB"/>
    <w:rsid w:val="00AC19F7"/>
    <w:rsid w:val="00AC2407"/>
    <w:rsid w:val="00AC3217"/>
    <w:rsid w:val="00AC376E"/>
    <w:rsid w:val="00AC483D"/>
    <w:rsid w:val="00AC5424"/>
    <w:rsid w:val="00AC679D"/>
    <w:rsid w:val="00AC73BA"/>
    <w:rsid w:val="00AC74EF"/>
    <w:rsid w:val="00AC79CB"/>
    <w:rsid w:val="00AC7B33"/>
    <w:rsid w:val="00AC7C05"/>
    <w:rsid w:val="00AD1451"/>
    <w:rsid w:val="00AD1B54"/>
    <w:rsid w:val="00AD40B9"/>
    <w:rsid w:val="00AD5910"/>
    <w:rsid w:val="00AE012D"/>
    <w:rsid w:val="00AE05E3"/>
    <w:rsid w:val="00AE0AD8"/>
    <w:rsid w:val="00AE0E25"/>
    <w:rsid w:val="00AE1F88"/>
    <w:rsid w:val="00AE20A3"/>
    <w:rsid w:val="00AE210D"/>
    <w:rsid w:val="00AE2143"/>
    <w:rsid w:val="00AE2307"/>
    <w:rsid w:val="00AE2A07"/>
    <w:rsid w:val="00AE312A"/>
    <w:rsid w:val="00AE3EA8"/>
    <w:rsid w:val="00AE4A1D"/>
    <w:rsid w:val="00AE5844"/>
    <w:rsid w:val="00AE5941"/>
    <w:rsid w:val="00AE5C25"/>
    <w:rsid w:val="00AE5F8A"/>
    <w:rsid w:val="00AE7CE2"/>
    <w:rsid w:val="00AF0D30"/>
    <w:rsid w:val="00AF17AA"/>
    <w:rsid w:val="00AF2195"/>
    <w:rsid w:val="00AF2BCC"/>
    <w:rsid w:val="00AF2D57"/>
    <w:rsid w:val="00AF3452"/>
    <w:rsid w:val="00AF439A"/>
    <w:rsid w:val="00AF4CF2"/>
    <w:rsid w:val="00AF4D5F"/>
    <w:rsid w:val="00AF5326"/>
    <w:rsid w:val="00AF5775"/>
    <w:rsid w:val="00AF57F1"/>
    <w:rsid w:val="00AF5F19"/>
    <w:rsid w:val="00AF632C"/>
    <w:rsid w:val="00AF65AB"/>
    <w:rsid w:val="00AF72CB"/>
    <w:rsid w:val="00AF78B9"/>
    <w:rsid w:val="00B004AB"/>
    <w:rsid w:val="00B005B8"/>
    <w:rsid w:val="00B018B7"/>
    <w:rsid w:val="00B01EDB"/>
    <w:rsid w:val="00B02FB9"/>
    <w:rsid w:val="00B0362F"/>
    <w:rsid w:val="00B03638"/>
    <w:rsid w:val="00B04181"/>
    <w:rsid w:val="00B04732"/>
    <w:rsid w:val="00B04A1D"/>
    <w:rsid w:val="00B04BA2"/>
    <w:rsid w:val="00B05312"/>
    <w:rsid w:val="00B05BB0"/>
    <w:rsid w:val="00B06168"/>
    <w:rsid w:val="00B067C2"/>
    <w:rsid w:val="00B06DCB"/>
    <w:rsid w:val="00B06FF4"/>
    <w:rsid w:val="00B0736E"/>
    <w:rsid w:val="00B0785F"/>
    <w:rsid w:val="00B07E0D"/>
    <w:rsid w:val="00B113DE"/>
    <w:rsid w:val="00B1159B"/>
    <w:rsid w:val="00B12DF7"/>
    <w:rsid w:val="00B136CC"/>
    <w:rsid w:val="00B13A6D"/>
    <w:rsid w:val="00B154CE"/>
    <w:rsid w:val="00B156AD"/>
    <w:rsid w:val="00B1606E"/>
    <w:rsid w:val="00B16BA7"/>
    <w:rsid w:val="00B16C5A"/>
    <w:rsid w:val="00B174B0"/>
    <w:rsid w:val="00B174CB"/>
    <w:rsid w:val="00B2084E"/>
    <w:rsid w:val="00B21A59"/>
    <w:rsid w:val="00B21B71"/>
    <w:rsid w:val="00B2280F"/>
    <w:rsid w:val="00B240CD"/>
    <w:rsid w:val="00B24E2E"/>
    <w:rsid w:val="00B24FA8"/>
    <w:rsid w:val="00B25ABB"/>
    <w:rsid w:val="00B27727"/>
    <w:rsid w:val="00B305D9"/>
    <w:rsid w:val="00B32134"/>
    <w:rsid w:val="00B3386A"/>
    <w:rsid w:val="00B345A2"/>
    <w:rsid w:val="00B34A19"/>
    <w:rsid w:val="00B34CAE"/>
    <w:rsid w:val="00B34CE1"/>
    <w:rsid w:val="00B35AB1"/>
    <w:rsid w:val="00B35B78"/>
    <w:rsid w:val="00B378DE"/>
    <w:rsid w:val="00B40EE4"/>
    <w:rsid w:val="00B4232F"/>
    <w:rsid w:val="00B43183"/>
    <w:rsid w:val="00B434FE"/>
    <w:rsid w:val="00B43777"/>
    <w:rsid w:val="00B43994"/>
    <w:rsid w:val="00B43A64"/>
    <w:rsid w:val="00B443CE"/>
    <w:rsid w:val="00B44421"/>
    <w:rsid w:val="00B4483D"/>
    <w:rsid w:val="00B4582B"/>
    <w:rsid w:val="00B45985"/>
    <w:rsid w:val="00B45BDA"/>
    <w:rsid w:val="00B45FC6"/>
    <w:rsid w:val="00B46559"/>
    <w:rsid w:val="00B46E1E"/>
    <w:rsid w:val="00B47C99"/>
    <w:rsid w:val="00B5096C"/>
    <w:rsid w:val="00B52576"/>
    <w:rsid w:val="00B5299E"/>
    <w:rsid w:val="00B52B8B"/>
    <w:rsid w:val="00B5336D"/>
    <w:rsid w:val="00B53D9F"/>
    <w:rsid w:val="00B5658D"/>
    <w:rsid w:val="00B57105"/>
    <w:rsid w:val="00B5746E"/>
    <w:rsid w:val="00B60801"/>
    <w:rsid w:val="00B60C58"/>
    <w:rsid w:val="00B623C7"/>
    <w:rsid w:val="00B627CD"/>
    <w:rsid w:val="00B6285A"/>
    <w:rsid w:val="00B62FAF"/>
    <w:rsid w:val="00B6313F"/>
    <w:rsid w:val="00B6366E"/>
    <w:rsid w:val="00B63977"/>
    <w:rsid w:val="00B64508"/>
    <w:rsid w:val="00B6452D"/>
    <w:rsid w:val="00B646A8"/>
    <w:rsid w:val="00B647F3"/>
    <w:rsid w:val="00B64E32"/>
    <w:rsid w:val="00B65C0E"/>
    <w:rsid w:val="00B676BC"/>
    <w:rsid w:val="00B701D1"/>
    <w:rsid w:val="00B70326"/>
    <w:rsid w:val="00B70E2D"/>
    <w:rsid w:val="00B71210"/>
    <w:rsid w:val="00B72191"/>
    <w:rsid w:val="00B72217"/>
    <w:rsid w:val="00B72A78"/>
    <w:rsid w:val="00B72E2E"/>
    <w:rsid w:val="00B732F9"/>
    <w:rsid w:val="00B73397"/>
    <w:rsid w:val="00B73F04"/>
    <w:rsid w:val="00B73F10"/>
    <w:rsid w:val="00B74F23"/>
    <w:rsid w:val="00B76221"/>
    <w:rsid w:val="00B7632F"/>
    <w:rsid w:val="00B77054"/>
    <w:rsid w:val="00B7726C"/>
    <w:rsid w:val="00B77CEC"/>
    <w:rsid w:val="00B77DD7"/>
    <w:rsid w:val="00B77EC8"/>
    <w:rsid w:val="00B8086B"/>
    <w:rsid w:val="00B81618"/>
    <w:rsid w:val="00B81725"/>
    <w:rsid w:val="00B81908"/>
    <w:rsid w:val="00B8192A"/>
    <w:rsid w:val="00B82979"/>
    <w:rsid w:val="00B82CA0"/>
    <w:rsid w:val="00B82F42"/>
    <w:rsid w:val="00B83075"/>
    <w:rsid w:val="00B852C1"/>
    <w:rsid w:val="00B856E3"/>
    <w:rsid w:val="00B86AA2"/>
    <w:rsid w:val="00B877FE"/>
    <w:rsid w:val="00B87CA1"/>
    <w:rsid w:val="00B900C9"/>
    <w:rsid w:val="00B9154D"/>
    <w:rsid w:val="00B9165E"/>
    <w:rsid w:val="00B92399"/>
    <w:rsid w:val="00B92489"/>
    <w:rsid w:val="00B928CD"/>
    <w:rsid w:val="00B9294B"/>
    <w:rsid w:val="00B92B2C"/>
    <w:rsid w:val="00B93FD6"/>
    <w:rsid w:val="00B94306"/>
    <w:rsid w:val="00B943CE"/>
    <w:rsid w:val="00B944C9"/>
    <w:rsid w:val="00B94EF5"/>
    <w:rsid w:val="00B95D9A"/>
    <w:rsid w:val="00B95DFB"/>
    <w:rsid w:val="00B96396"/>
    <w:rsid w:val="00BA00C3"/>
    <w:rsid w:val="00BA0BE5"/>
    <w:rsid w:val="00BA0F64"/>
    <w:rsid w:val="00BA1090"/>
    <w:rsid w:val="00BA1528"/>
    <w:rsid w:val="00BA30DD"/>
    <w:rsid w:val="00BA320F"/>
    <w:rsid w:val="00BA3397"/>
    <w:rsid w:val="00BA4183"/>
    <w:rsid w:val="00BA50BF"/>
    <w:rsid w:val="00BA5470"/>
    <w:rsid w:val="00BA5511"/>
    <w:rsid w:val="00BA5E9E"/>
    <w:rsid w:val="00BA6732"/>
    <w:rsid w:val="00BA6B8E"/>
    <w:rsid w:val="00BA7AC6"/>
    <w:rsid w:val="00BB02DC"/>
    <w:rsid w:val="00BB09AF"/>
    <w:rsid w:val="00BB0EF8"/>
    <w:rsid w:val="00BB108E"/>
    <w:rsid w:val="00BB1719"/>
    <w:rsid w:val="00BB1E55"/>
    <w:rsid w:val="00BB1EAB"/>
    <w:rsid w:val="00BB24DF"/>
    <w:rsid w:val="00BB291F"/>
    <w:rsid w:val="00BB3B6A"/>
    <w:rsid w:val="00BB3E43"/>
    <w:rsid w:val="00BB3EE9"/>
    <w:rsid w:val="00BB41FA"/>
    <w:rsid w:val="00BB59D2"/>
    <w:rsid w:val="00BB60C1"/>
    <w:rsid w:val="00BB6202"/>
    <w:rsid w:val="00BB6454"/>
    <w:rsid w:val="00BB72BD"/>
    <w:rsid w:val="00BB76D4"/>
    <w:rsid w:val="00BB7CC5"/>
    <w:rsid w:val="00BC0581"/>
    <w:rsid w:val="00BC120E"/>
    <w:rsid w:val="00BC16C5"/>
    <w:rsid w:val="00BC1769"/>
    <w:rsid w:val="00BC1A94"/>
    <w:rsid w:val="00BC1EDD"/>
    <w:rsid w:val="00BC2EBE"/>
    <w:rsid w:val="00BC329A"/>
    <w:rsid w:val="00BC32F2"/>
    <w:rsid w:val="00BC3CDA"/>
    <w:rsid w:val="00BC5774"/>
    <w:rsid w:val="00BC5B85"/>
    <w:rsid w:val="00BC638C"/>
    <w:rsid w:val="00BC6F47"/>
    <w:rsid w:val="00BC6FF7"/>
    <w:rsid w:val="00BC78DB"/>
    <w:rsid w:val="00BD09AB"/>
    <w:rsid w:val="00BD0E00"/>
    <w:rsid w:val="00BD2495"/>
    <w:rsid w:val="00BD2AA5"/>
    <w:rsid w:val="00BD35CD"/>
    <w:rsid w:val="00BD444D"/>
    <w:rsid w:val="00BD4592"/>
    <w:rsid w:val="00BD48DA"/>
    <w:rsid w:val="00BD6D32"/>
    <w:rsid w:val="00BD7C72"/>
    <w:rsid w:val="00BE01FB"/>
    <w:rsid w:val="00BE025A"/>
    <w:rsid w:val="00BE0740"/>
    <w:rsid w:val="00BE083E"/>
    <w:rsid w:val="00BE0B0E"/>
    <w:rsid w:val="00BE17A5"/>
    <w:rsid w:val="00BE2372"/>
    <w:rsid w:val="00BE2DD8"/>
    <w:rsid w:val="00BE30DA"/>
    <w:rsid w:val="00BE3E07"/>
    <w:rsid w:val="00BE4167"/>
    <w:rsid w:val="00BE4909"/>
    <w:rsid w:val="00BE5D27"/>
    <w:rsid w:val="00BE5FC7"/>
    <w:rsid w:val="00BE608E"/>
    <w:rsid w:val="00BE6E03"/>
    <w:rsid w:val="00BE6F4F"/>
    <w:rsid w:val="00BE70DF"/>
    <w:rsid w:val="00BE74A3"/>
    <w:rsid w:val="00BF017B"/>
    <w:rsid w:val="00BF026B"/>
    <w:rsid w:val="00BF0FCB"/>
    <w:rsid w:val="00BF31CB"/>
    <w:rsid w:val="00BF3405"/>
    <w:rsid w:val="00BF3AF4"/>
    <w:rsid w:val="00BF3CD9"/>
    <w:rsid w:val="00BF3FFF"/>
    <w:rsid w:val="00BF5B88"/>
    <w:rsid w:val="00BF670E"/>
    <w:rsid w:val="00BF70C9"/>
    <w:rsid w:val="00BF781A"/>
    <w:rsid w:val="00BF7D36"/>
    <w:rsid w:val="00C00042"/>
    <w:rsid w:val="00C00D9F"/>
    <w:rsid w:val="00C02443"/>
    <w:rsid w:val="00C028A4"/>
    <w:rsid w:val="00C03A99"/>
    <w:rsid w:val="00C04E14"/>
    <w:rsid w:val="00C052EF"/>
    <w:rsid w:val="00C06B6F"/>
    <w:rsid w:val="00C1028B"/>
    <w:rsid w:val="00C10916"/>
    <w:rsid w:val="00C11117"/>
    <w:rsid w:val="00C111AA"/>
    <w:rsid w:val="00C11492"/>
    <w:rsid w:val="00C1199A"/>
    <w:rsid w:val="00C119B4"/>
    <w:rsid w:val="00C11B5E"/>
    <w:rsid w:val="00C12635"/>
    <w:rsid w:val="00C12B54"/>
    <w:rsid w:val="00C13729"/>
    <w:rsid w:val="00C1372C"/>
    <w:rsid w:val="00C13859"/>
    <w:rsid w:val="00C13E95"/>
    <w:rsid w:val="00C13E9D"/>
    <w:rsid w:val="00C144C0"/>
    <w:rsid w:val="00C147CE"/>
    <w:rsid w:val="00C148F9"/>
    <w:rsid w:val="00C1494A"/>
    <w:rsid w:val="00C1599F"/>
    <w:rsid w:val="00C15EB2"/>
    <w:rsid w:val="00C15F93"/>
    <w:rsid w:val="00C163A7"/>
    <w:rsid w:val="00C1680D"/>
    <w:rsid w:val="00C16D23"/>
    <w:rsid w:val="00C17118"/>
    <w:rsid w:val="00C211BF"/>
    <w:rsid w:val="00C21990"/>
    <w:rsid w:val="00C21A8E"/>
    <w:rsid w:val="00C22C7F"/>
    <w:rsid w:val="00C22CE6"/>
    <w:rsid w:val="00C23767"/>
    <w:rsid w:val="00C239EA"/>
    <w:rsid w:val="00C23F50"/>
    <w:rsid w:val="00C24F23"/>
    <w:rsid w:val="00C27090"/>
    <w:rsid w:val="00C274DE"/>
    <w:rsid w:val="00C3116C"/>
    <w:rsid w:val="00C312F2"/>
    <w:rsid w:val="00C316DA"/>
    <w:rsid w:val="00C3191D"/>
    <w:rsid w:val="00C326D0"/>
    <w:rsid w:val="00C32E81"/>
    <w:rsid w:val="00C332F3"/>
    <w:rsid w:val="00C33779"/>
    <w:rsid w:val="00C33C61"/>
    <w:rsid w:val="00C34B1E"/>
    <w:rsid w:val="00C372AC"/>
    <w:rsid w:val="00C378FC"/>
    <w:rsid w:val="00C37D26"/>
    <w:rsid w:val="00C37EB3"/>
    <w:rsid w:val="00C40453"/>
    <w:rsid w:val="00C40A37"/>
    <w:rsid w:val="00C412C3"/>
    <w:rsid w:val="00C425CA"/>
    <w:rsid w:val="00C4269A"/>
    <w:rsid w:val="00C429DA"/>
    <w:rsid w:val="00C42CB2"/>
    <w:rsid w:val="00C434FD"/>
    <w:rsid w:val="00C44D51"/>
    <w:rsid w:val="00C453A4"/>
    <w:rsid w:val="00C463AC"/>
    <w:rsid w:val="00C4691C"/>
    <w:rsid w:val="00C47271"/>
    <w:rsid w:val="00C47731"/>
    <w:rsid w:val="00C50279"/>
    <w:rsid w:val="00C50468"/>
    <w:rsid w:val="00C50C9F"/>
    <w:rsid w:val="00C51D69"/>
    <w:rsid w:val="00C526E9"/>
    <w:rsid w:val="00C52CC0"/>
    <w:rsid w:val="00C534B6"/>
    <w:rsid w:val="00C535D7"/>
    <w:rsid w:val="00C54429"/>
    <w:rsid w:val="00C544FC"/>
    <w:rsid w:val="00C54689"/>
    <w:rsid w:val="00C5496E"/>
    <w:rsid w:val="00C56459"/>
    <w:rsid w:val="00C57192"/>
    <w:rsid w:val="00C57658"/>
    <w:rsid w:val="00C57EF1"/>
    <w:rsid w:val="00C60684"/>
    <w:rsid w:val="00C60E90"/>
    <w:rsid w:val="00C6214A"/>
    <w:rsid w:val="00C6218D"/>
    <w:rsid w:val="00C62518"/>
    <w:rsid w:val="00C63C37"/>
    <w:rsid w:val="00C63F84"/>
    <w:rsid w:val="00C643FD"/>
    <w:rsid w:val="00C6657C"/>
    <w:rsid w:val="00C6686C"/>
    <w:rsid w:val="00C671E9"/>
    <w:rsid w:val="00C67F91"/>
    <w:rsid w:val="00C70321"/>
    <w:rsid w:val="00C7058C"/>
    <w:rsid w:val="00C70AA1"/>
    <w:rsid w:val="00C70D0F"/>
    <w:rsid w:val="00C71487"/>
    <w:rsid w:val="00C7170E"/>
    <w:rsid w:val="00C73372"/>
    <w:rsid w:val="00C7428E"/>
    <w:rsid w:val="00C7513F"/>
    <w:rsid w:val="00C762F2"/>
    <w:rsid w:val="00C77125"/>
    <w:rsid w:val="00C7723B"/>
    <w:rsid w:val="00C7735C"/>
    <w:rsid w:val="00C77996"/>
    <w:rsid w:val="00C77B29"/>
    <w:rsid w:val="00C80046"/>
    <w:rsid w:val="00C80AEA"/>
    <w:rsid w:val="00C817AC"/>
    <w:rsid w:val="00C82FEC"/>
    <w:rsid w:val="00C832B2"/>
    <w:rsid w:val="00C839B4"/>
    <w:rsid w:val="00C83ADB"/>
    <w:rsid w:val="00C8444A"/>
    <w:rsid w:val="00C84C05"/>
    <w:rsid w:val="00C84FE0"/>
    <w:rsid w:val="00C85431"/>
    <w:rsid w:val="00C857FC"/>
    <w:rsid w:val="00C85964"/>
    <w:rsid w:val="00C8606E"/>
    <w:rsid w:val="00C860D9"/>
    <w:rsid w:val="00C865E1"/>
    <w:rsid w:val="00C86C69"/>
    <w:rsid w:val="00C87738"/>
    <w:rsid w:val="00C906D2"/>
    <w:rsid w:val="00C90D40"/>
    <w:rsid w:val="00C91124"/>
    <w:rsid w:val="00C9142C"/>
    <w:rsid w:val="00C91E40"/>
    <w:rsid w:val="00C9256C"/>
    <w:rsid w:val="00C927FC"/>
    <w:rsid w:val="00C931B8"/>
    <w:rsid w:val="00C931FC"/>
    <w:rsid w:val="00C9342E"/>
    <w:rsid w:val="00C9366E"/>
    <w:rsid w:val="00C93B75"/>
    <w:rsid w:val="00C94288"/>
    <w:rsid w:val="00C946A7"/>
    <w:rsid w:val="00C94A3A"/>
    <w:rsid w:val="00C94F7C"/>
    <w:rsid w:val="00C95480"/>
    <w:rsid w:val="00C954A2"/>
    <w:rsid w:val="00C957D3"/>
    <w:rsid w:val="00C97576"/>
    <w:rsid w:val="00CA0706"/>
    <w:rsid w:val="00CA08FC"/>
    <w:rsid w:val="00CA09B9"/>
    <w:rsid w:val="00CA0B70"/>
    <w:rsid w:val="00CA0C9A"/>
    <w:rsid w:val="00CA1932"/>
    <w:rsid w:val="00CA2837"/>
    <w:rsid w:val="00CA39C1"/>
    <w:rsid w:val="00CA439B"/>
    <w:rsid w:val="00CA4EEB"/>
    <w:rsid w:val="00CA7C67"/>
    <w:rsid w:val="00CA7D24"/>
    <w:rsid w:val="00CB0733"/>
    <w:rsid w:val="00CB0EE0"/>
    <w:rsid w:val="00CB1414"/>
    <w:rsid w:val="00CB19EC"/>
    <w:rsid w:val="00CB1E2A"/>
    <w:rsid w:val="00CB26F6"/>
    <w:rsid w:val="00CB2E4C"/>
    <w:rsid w:val="00CB38F9"/>
    <w:rsid w:val="00CB3903"/>
    <w:rsid w:val="00CB3AA4"/>
    <w:rsid w:val="00CB640E"/>
    <w:rsid w:val="00CC01A4"/>
    <w:rsid w:val="00CC2381"/>
    <w:rsid w:val="00CC46A6"/>
    <w:rsid w:val="00CC4B85"/>
    <w:rsid w:val="00CC5AD5"/>
    <w:rsid w:val="00CC5D6C"/>
    <w:rsid w:val="00CC6B55"/>
    <w:rsid w:val="00CC7AFF"/>
    <w:rsid w:val="00CC7D0C"/>
    <w:rsid w:val="00CD0060"/>
    <w:rsid w:val="00CD01A5"/>
    <w:rsid w:val="00CD07BF"/>
    <w:rsid w:val="00CD0CDB"/>
    <w:rsid w:val="00CD12FE"/>
    <w:rsid w:val="00CD1492"/>
    <w:rsid w:val="00CD1B76"/>
    <w:rsid w:val="00CD234B"/>
    <w:rsid w:val="00CD271C"/>
    <w:rsid w:val="00CD285C"/>
    <w:rsid w:val="00CD4FBC"/>
    <w:rsid w:val="00CD55EF"/>
    <w:rsid w:val="00CD5673"/>
    <w:rsid w:val="00CD62B4"/>
    <w:rsid w:val="00CD743C"/>
    <w:rsid w:val="00CE0100"/>
    <w:rsid w:val="00CE035F"/>
    <w:rsid w:val="00CE0533"/>
    <w:rsid w:val="00CE2195"/>
    <w:rsid w:val="00CE303A"/>
    <w:rsid w:val="00CE3387"/>
    <w:rsid w:val="00CE38D1"/>
    <w:rsid w:val="00CE38E9"/>
    <w:rsid w:val="00CE5B01"/>
    <w:rsid w:val="00CE5D18"/>
    <w:rsid w:val="00CE69D3"/>
    <w:rsid w:val="00CE6C64"/>
    <w:rsid w:val="00CE7536"/>
    <w:rsid w:val="00CE7F48"/>
    <w:rsid w:val="00CF05C9"/>
    <w:rsid w:val="00CF066D"/>
    <w:rsid w:val="00CF0D98"/>
    <w:rsid w:val="00CF1A30"/>
    <w:rsid w:val="00CF1AB6"/>
    <w:rsid w:val="00CF1BC7"/>
    <w:rsid w:val="00CF1E4B"/>
    <w:rsid w:val="00CF2AEB"/>
    <w:rsid w:val="00CF2DA9"/>
    <w:rsid w:val="00CF2F14"/>
    <w:rsid w:val="00CF3306"/>
    <w:rsid w:val="00CF339E"/>
    <w:rsid w:val="00CF4163"/>
    <w:rsid w:val="00CF424A"/>
    <w:rsid w:val="00CF4CFE"/>
    <w:rsid w:val="00CF5178"/>
    <w:rsid w:val="00CF5676"/>
    <w:rsid w:val="00CF59D0"/>
    <w:rsid w:val="00CF70A6"/>
    <w:rsid w:val="00CF73C1"/>
    <w:rsid w:val="00CF767C"/>
    <w:rsid w:val="00CF789B"/>
    <w:rsid w:val="00CF7B16"/>
    <w:rsid w:val="00CF7F61"/>
    <w:rsid w:val="00D004C1"/>
    <w:rsid w:val="00D006B8"/>
    <w:rsid w:val="00D007B9"/>
    <w:rsid w:val="00D012C9"/>
    <w:rsid w:val="00D01D99"/>
    <w:rsid w:val="00D02C84"/>
    <w:rsid w:val="00D02CD5"/>
    <w:rsid w:val="00D02FF6"/>
    <w:rsid w:val="00D03893"/>
    <w:rsid w:val="00D0478A"/>
    <w:rsid w:val="00D05103"/>
    <w:rsid w:val="00D05B00"/>
    <w:rsid w:val="00D06517"/>
    <w:rsid w:val="00D07089"/>
    <w:rsid w:val="00D0736B"/>
    <w:rsid w:val="00D075AF"/>
    <w:rsid w:val="00D10F36"/>
    <w:rsid w:val="00D125E9"/>
    <w:rsid w:val="00D13A61"/>
    <w:rsid w:val="00D13E76"/>
    <w:rsid w:val="00D145DE"/>
    <w:rsid w:val="00D14E32"/>
    <w:rsid w:val="00D14F4F"/>
    <w:rsid w:val="00D15ACA"/>
    <w:rsid w:val="00D15CF9"/>
    <w:rsid w:val="00D1703D"/>
    <w:rsid w:val="00D17180"/>
    <w:rsid w:val="00D1726A"/>
    <w:rsid w:val="00D17B73"/>
    <w:rsid w:val="00D202AE"/>
    <w:rsid w:val="00D20941"/>
    <w:rsid w:val="00D20BF2"/>
    <w:rsid w:val="00D210B2"/>
    <w:rsid w:val="00D21D81"/>
    <w:rsid w:val="00D22FC5"/>
    <w:rsid w:val="00D2453C"/>
    <w:rsid w:val="00D24B68"/>
    <w:rsid w:val="00D24E1F"/>
    <w:rsid w:val="00D25876"/>
    <w:rsid w:val="00D25AC7"/>
    <w:rsid w:val="00D26256"/>
    <w:rsid w:val="00D27BEF"/>
    <w:rsid w:val="00D27D32"/>
    <w:rsid w:val="00D309B4"/>
    <w:rsid w:val="00D30C74"/>
    <w:rsid w:val="00D31D14"/>
    <w:rsid w:val="00D32096"/>
    <w:rsid w:val="00D32355"/>
    <w:rsid w:val="00D32926"/>
    <w:rsid w:val="00D3298B"/>
    <w:rsid w:val="00D333CB"/>
    <w:rsid w:val="00D347AF"/>
    <w:rsid w:val="00D3480F"/>
    <w:rsid w:val="00D35198"/>
    <w:rsid w:val="00D3534E"/>
    <w:rsid w:val="00D35CE9"/>
    <w:rsid w:val="00D3615F"/>
    <w:rsid w:val="00D3638A"/>
    <w:rsid w:val="00D36AA5"/>
    <w:rsid w:val="00D36E9C"/>
    <w:rsid w:val="00D3704C"/>
    <w:rsid w:val="00D378DC"/>
    <w:rsid w:val="00D37914"/>
    <w:rsid w:val="00D37BC9"/>
    <w:rsid w:val="00D401F6"/>
    <w:rsid w:val="00D40501"/>
    <w:rsid w:val="00D4071E"/>
    <w:rsid w:val="00D40A11"/>
    <w:rsid w:val="00D414B1"/>
    <w:rsid w:val="00D41657"/>
    <w:rsid w:val="00D41849"/>
    <w:rsid w:val="00D41A1A"/>
    <w:rsid w:val="00D41B18"/>
    <w:rsid w:val="00D41FD1"/>
    <w:rsid w:val="00D42B00"/>
    <w:rsid w:val="00D42CCB"/>
    <w:rsid w:val="00D42D04"/>
    <w:rsid w:val="00D43C72"/>
    <w:rsid w:val="00D441AA"/>
    <w:rsid w:val="00D4482F"/>
    <w:rsid w:val="00D44E6C"/>
    <w:rsid w:val="00D45072"/>
    <w:rsid w:val="00D45573"/>
    <w:rsid w:val="00D45948"/>
    <w:rsid w:val="00D45A42"/>
    <w:rsid w:val="00D46098"/>
    <w:rsid w:val="00D47574"/>
    <w:rsid w:val="00D50C23"/>
    <w:rsid w:val="00D5168D"/>
    <w:rsid w:val="00D52EAF"/>
    <w:rsid w:val="00D53383"/>
    <w:rsid w:val="00D53477"/>
    <w:rsid w:val="00D5355B"/>
    <w:rsid w:val="00D53D83"/>
    <w:rsid w:val="00D53E33"/>
    <w:rsid w:val="00D541B5"/>
    <w:rsid w:val="00D5489F"/>
    <w:rsid w:val="00D563FB"/>
    <w:rsid w:val="00D57161"/>
    <w:rsid w:val="00D601CF"/>
    <w:rsid w:val="00D60AAF"/>
    <w:rsid w:val="00D60CF8"/>
    <w:rsid w:val="00D61A2F"/>
    <w:rsid w:val="00D62166"/>
    <w:rsid w:val="00D623AA"/>
    <w:rsid w:val="00D63268"/>
    <w:rsid w:val="00D63762"/>
    <w:rsid w:val="00D637FD"/>
    <w:rsid w:val="00D6454A"/>
    <w:rsid w:val="00D65134"/>
    <w:rsid w:val="00D65254"/>
    <w:rsid w:val="00D65286"/>
    <w:rsid w:val="00D65DBE"/>
    <w:rsid w:val="00D65E0C"/>
    <w:rsid w:val="00D66192"/>
    <w:rsid w:val="00D66721"/>
    <w:rsid w:val="00D66BFC"/>
    <w:rsid w:val="00D676AE"/>
    <w:rsid w:val="00D67AD0"/>
    <w:rsid w:val="00D70F7B"/>
    <w:rsid w:val="00D71AD2"/>
    <w:rsid w:val="00D72A69"/>
    <w:rsid w:val="00D72E31"/>
    <w:rsid w:val="00D744EE"/>
    <w:rsid w:val="00D75865"/>
    <w:rsid w:val="00D75DB2"/>
    <w:rsid w:val="00D7619E"/>
    <w:rsid w:val="00D80D5B"/>
    <w:rsid w:val="00D81281"/>
    <w:rsid w:val="00D817F4"/>
    <w:rsid w:val="00D81969"/>
    <w:rsid w:val="00D81EB8"/>
    <w:rsid w:val="00D8226E"/>
    <w:rsid w:val="00D825F3"/>
    <w:rsid w:val="00D829B9"/>
    <w:rsid w:val="00D82A18"/>
    <w:rsid w:val="00D82DF0"/>
    <w:rsid w:val="00D83349"/>
    <w:rsid w:val="00D837B5"/>
    <w:rsid w:val="00D8383A"/>
    <w:rsid w:val="00D838B4"/>
    <w:rsid w:val="00D83AA6"/>
    <w:rsid w:val="00D83EF3"/>
    <w:rsid w:val="00D841D4"/>
    <w:rsid w:val="00D85D89"/>
    <w:rsid w:val="00D86284"/>
    <w:rsid w:val="00D867A9"/>
    <w:rsid w:val="00D903A7"/>
    <w:rsid w:val="00D91CDC"/>
    <w:rsid w:val="00D92381"/>
    <w:rsid w:val="00D924B5"/>
    <w:rsid w:val="00D925C7"/>
    <w:rsid w:val="00D926C9"/>
    <w:rsid w:val="00D92784"/>
    <w:rsid w:val="00D9450D"/>
    <w:rsid w:val="00D95CED"/>
    <w:rsid w:val="00D9626E"/>
    <w:rsid w:val="00D96D01"/>
    <w:rsid w:val="00D97A04"/>
    <w:rsid w:val="00DA0420"/>
    <w:rsid w:val="00DA0AB8"/>
    <w:rsid w:val="00DA1870"/>
    <w:rsid w:val="00DA1D54"/>
    <w:rsid w:val="00DA1F1B"/>
    <w:rsid w:val="00DA29AD"/>
    <w:rsid w:val="00DA4720"/>
    <w:rsid w:val="00DA4A23"/>
    <w:rsid w:val="00DA51BD"/>
    <w:rsid w:val="00DA638F"/>
    <w:rsid w:val="00DA6825"/>
    <w:rsid w:val="00DA6831"/>
    <w:rsid w:val="00DA698B"/>
    <w:rsid w:val="00DB090E"/>
    <w:rsid w:val="00DB0D60"/>
    <w:rsid w:val="00DB0F77"/>
    <w:rsid w:val="00DB1DEA"/>
    <w:rsid w:val="00DB2590"/>
    <w:rsid w:val="00DB2904"/>
    <w:rsid w:val="00DB36E7"/>
    <w:rsid w:val="00DB3A91"/>
    <w:rsid w:val="00DB408A"/>
    <w:rsid w:val="00DB4339"/>
    <w:rsid w:val="00DB4D7E"/>
    <w:rsid w:val="00DB572A"/>
    <w:rsid w:val="00DB5E61"/>
    <w:rsid w:val="00DB69C4"/>
    <w:rsid w:val="00DB6A00"/>
    <w:rsid w:val="00DB6F4A"/>
    <w:rsid w:val="00DB71F2"/>
    <w:rsid w:val="00DB7AFE"/>
    <w:rsid w:val="00DC044B"/>
    <w:rsid w:val="00DC0857"/>
    <w:rsid w:val="00DC14BE"/>
    <w:rsid w:val="00DC1855"/>
    <w:rsid w:val="00DC19AF"/>
    <w:rsid w:val="00DC1DA7"/>
    <w:rsid w:val="00DC2517"/>
    <w:rsid w:val="00DC28FC"/>
    <w:rsid w:val="00DC3DEA"/>
    <w:rsid w:val="00DC455B"/>
    <w:rsid w:val="00DC4BFA"/>
    <w:rsid w:val="00DC4C71"/>
    <w:rsid w:val="00DC5422"/>
    <w:rsid w:val="00DC555A"/>
    <w:rsid w:val="00DC5623"/>
    <w:rsid w:val="00DC5D14"/>
    <w:rsid w:val="00DC65EE"/>
    <w:rsid w:val="00DC6DC2"/>
    <w:rsid w:val="00DC71F4"/>
    <w:rsid w:val="00DC79E9"/>
    <w:rsid w:val="00DC7B9D"/>
    <w:rsid w:val="00DC7D46"/>
    <w:rsid w:val="00DD0566"/>
    <w:rsid w:val="00DD0BA9"/>
    <w:rsid w:val="00DD0C0F"/>
    <w:rsid w:val="00DD1BC2"/>
    <w:rsid w:val="00DD320F"/>
    <w:rsid w:val="00DD40A1"/>
    <w:rsid w:val="00DD41EB"/>
    <w:rsid w:val="00DD4792"/>
    <w:rsid w:val="00DD54E1"/>
    <w:rsid w:val="00DD5FCD"/>
    <w:rsid w:val="00DD6521"/>
    <w:rsid w:val="00DD7669"/>
    <w:rsid w:val="00DD7703"/>
    <w:rsid w:val="00DD7755"/>
    <w:rsid w:val="00DD7A21"/>
    <w:rsid w:val="00DD7C95"/>
    <w:rsid w:val="00DD7EB0"/>
    <w:rsid w:val="00DD7F6E"/>
    <w:rsid w:val="00DE03C6"/>
    <w:rsid w:val="00DE06D5"/>
    <w:rsid w:val="00DE138D"/>
    <w:rsid w:val="00DE1818"/>
    <w:rsid w:val="00DE26A0"/>
    <w:rsid w:val="00DE3662"/>
    <w:rsid w:val="00DE452E"/>
    <w:rsid w:val="00DE45F5"/>
    <w:rsid w:val="00DE49EA"/>
    <w:rsid w:val="00DE53D3"/>
    <w:rsid w:val="00DE601B"/>
    <w:rsid w:val="00DE6957"/>
    <w:rsid w:val="00DE7132"/>
    <w:rsid w:val="00DE765E"/>
    <w:rsid w:val="00DE777C"/>
    <w:rsid w:val="00DE7FCA"/>
    <w:rsid w:val="00DF0A06"/>
    <w:rsid w:val="00DF0CEC"/>
    <w:rsid w:val="00DF0E7B"/>
    <w:rsid w:val="00DF1E8B"/>
    <w:rsid w:val="00DF1FAA"/>
    <w:rsid w:val="00DF240A"/>
    <w:rsid w:val="00DF2910"/>
    <w:rsid w:val="00DF40E5"/>
    <w:rsid w:val="00DF41C1"/>
    <w:rsid w:val="00DF41C6"/>
    <w:rsid w:val="00DF4C58"/>
    <w:rsid w:val="00DF4EF7"/>
    <w:rsid w:val="00DF4F0C"/>
    <w:rsid w:val="00DF63BE"/>
    <w:rsid w:val="00E005DB"/>
    <w:rsid w:val="00E01798"/>
    <w:rsid w:val="00E01B56"/>
    <w:rsid w:val="00E01CA1"/>
    <w:rsid w:val="00E02C4C"/>
    <w:rsid w:val="00E03138"/>
    <w:rsid w:val="00E0376D"/>
    <w:rsid w:val="00E0397A"/>
    <w:rsid w:val="00E04235"/>
    <w:rsid w:val="00E052D4"/>
    <w:rsid w:val="00E0686F"/>
    <w:rsid w:val="00E07509"/>
    <w:rsid w:val="00E10159"/>
    <w:rsid w:val="00E12371"/>
    <w:rsid w:val="00E125F4"/>
    <w:rsid w:val="00E127E6"/>
    <w:rsid w:val="00E12A17"/>
    <w:rsid w:val="00E12ADB"/>
    <w:rsid w:val="00E140C9"/>
    <w:rsid w:val="00E146B3"/>
    <w:rsid w:val="00E156C3"/>
    <w:rsid w:val="00E17CEC"/>
    <w:rsid w:val="00E17E7A"/>
    <w:rsid w:val="00E20565"/>
    <w:rsid w:val="00E213E2"/>
    <w:rsid w:val="00E219A9"/>
    <w:rsid w:val="00E21E4C"/>
    <w:rsid w:val="00E21F16"/>
    <w:rsid w:val="00E22B25"/>
    <w:rsid w:val="00E22BC8"/>
    <w:rsid w:val="00E23C36"/>
    <w:rsid w:val="00E2468C"/>
    <w:rsid w:val="00E25641"/>
    <w:rsid w:val="00E25860"/>
    <w:rsid w:val="00E25AFD"/>
    <w:rsid w:val="00E25EBE"/>
    <w:rsid w:val="00E26517"/>
    <w:rsid w:val="00E26D3C"/>
    <w:rsid w:val="00E272A9"/>
    <w:rsid w:val="00E27A96"/>
    <w:rsid w:val="00E3005A"/>
    <w:rsid w:val="00E3016D"/>
    <w:rsid w:val="00E302A2"/>
    <w:rsid w:val="00E30AC7"/>
    <w:rsid w:val="00E30E2A"/>
    <w:rsid w:val="00E31029"/>
    <w:rsid w:val="00E310C3"/>
    <w:rsid w:val="00E313A6"/>
    <w:rsid w:val="00E31660"/>
    <w:rsid w:val="00E31B14"/>
    <w:rsid w:val="00E32096"/>
    <w:rsid w:val="00E32FFA"/>
    <w:rsid w:val="00E33A46"/>
    <w:rsid w:val="00E33AA5"/>
    <w:rsid w:val="00E33E12"/>
    <w:rsid w:val="00E33EAF"/>
    <w:rsid w:val="00E34CB2"/>
    <w:rsid w:val="00E3668D"/>
    <w:rsid w:val="00E3688D"/>
    <w:rsid w:val="00E370EE"/>
    <w:rsid w:val="00E3741A"/>
    <w:rsid w:val="00E37897"/>
    <w:rsid w:val="00E37BBA"/>
    <w:rsid w:val="00E37EC1"/>
    <w:rsid w:val="00E41838"/>
    <w:rsid w:val="00E41C7B"/>
    <w:rsid w:val="00E41DE8"/>
    <w:rsid w:val="00E41E02"/>
    <w:rsid w:val="00E42369"/>
    <w:rsid w:val="00E42883"/>
    <w:rsid w:val="00E42A3B"/>
    <w:rsid w:val="00E43055"/>
    <w:rsid w:val="00E43193"/>
    <w:rsid w:val="00E4336A"/>
    <w:rsid w:val="00E43720"/>
    <w:rsid w:val="00E44059"/>
    <w:rsid w:val="00E445B5"/>
    <w:rsid w:val="00E44DBA"/>
    <w:rsid w:val="00E45D19"/>
    <w:rsid w:val="00E45E7E"/>
    <w:rsid w:val="00E46910"/>
    <w:rsid w:val="00E46C81"/>
    <w:rsid w:val="00E4742F"/>
    <w:rsid w:val="00E50536"/>
    <w:rsid w:val="00E506F3"/>
    <w:rsid w:val="00E50EA0"/>
    <w:rsid w:val="00E51C0F"/>
    <w:rsid w:val="00E52CF0"/>
    <w:rsid w:val="00E53329"/>
    <w:rsid w:val="00E53AC5"/>
    <w:rsid w:val="00E54874"/>
    <w:rsid w:val="00E55C7E"/>
    <w:rsid w:val="00E57020"/>
    <w:rsid w:val="00E60003"/>
    <w:rsid w:val="00E602C2"/>
    <w:rsid w:val="00E60F2F"/>
    <w:rsid w:val="00E61838"/>
    <w:rsid w:val="00E63283"/>
    <w:rsid w:val="00E6458A"/>
    <w:rsid w:val="00E64AC2"/>
    <w:rsid w:val="00E6549B"/>
    <w:rsid w:val="00E6669A"/>
    <w:rsid w:val="00E669B5"/>
    <w:rsid w:val="00E669B7"/>
    <w:rsid w:val="00E66CF0"/>
    <w:rsid w:val="00E66D18"/>
    <w:rsid w:val="00E67704"/>
    <w:rsid w:val="00E67FAA"/>
    <w:rsid w:val="00E67FE9"/>
    <w:rsid w:val="00E700D5"/>
    <w:rsid w:val="00E70F95"/>
    <w:rsid w:val="00E711A4"/>
    <w:rsid w:val="00E715C9"/>
    <w:rsid w:val="00E7296D"/>
    <w:rsid w:val="00E732E4"/>
    <w:rsid w:val="00E733EA"/>
    <w:rsid w:val="00E73736"/>
    <w:rsid w:val="00E73808"/>
    <w:rsid w:val="00E74858"/>
    <w:rsid w:val="00E75123"/>
    <w:rsid w:val="00E753D1"/>
    <w:rsid w:val="00E75B36"/>
    <w:rsid w:val="00E75E8A"/>
    <w:rsid w:val="00E760C7"/>
    <w:rsid w:val="00E76174"/>
    <w:rsid w:val="00E762D4"/>
    <w:rsid w:val="00E76540"/>
    <w:rsid w:val="00E76597"/>
    <w:rsid w:val="00E77092"/>
    <w:rsid w:val="00E77818"/>
    <w:rsid w:val="00E77C32"/>
    <w:rsid w:val="00E80886"/>
    <w:rsid w:val="00E8104D"/>
    <w:rsid w:val="00E81820"/>
    <w:rsid w:val="00E8225A"/>
    <w:rsid w:val="00E82337"/>
    <w:rsid w:val="00E8239D"/>
    <w:rsid w:val="00E828ED"/>
    <w:rsid w:val="00E837F3"/>
    <w:rsid w:val="00E8384E"/>
    <w:rsid w:val="00E8393F"/>
    <w:rsid w:val="00E83E86"/>
    <w:rsid w:val="00E83F9E"/>
    <w:rsid w:val="00E83FA9"/>
    <w:rsid w:val="00E84895"/>
    <w:rsid w:val="00E84BBC"/>
    <w:rsid w:val="00E8579B"/>
    <w:rsid w:val="00E86B4E"/>
    <w:rsid w:val="00E907E9"/>
    <w:rsid w:val="00E91393"/>
    <w:rsid w:val="00E91402"/>
    <w:rsid w:val="00E91405"/>
    <w:rsid w:val="00E919C4"/>
    <w:rsid w:val="00E92193"/>
    <w:rsid w:val="00E927C5"/>
    <w:rsid w:val="00E945B7"/>
    <w:rsid w:val="00E94E0F"/>
    <w:rsid w:val="00E955AE"/>
    <w:rsid w:val="00E9561A"/>
    <w:rsid w:val="00E958DB"/>
    <w:rsid w:val="00E96800"/>
    <w:rsid w:val="00E96AAB"/>
    <w:rsid w:val="00E96C19"/>
    <w:rsid w:val="00E970FB"/>
    <w:rsid w:val="00E972D6"/>
    <w:rsid w:val="00E97749"/>
    <w:rsid w:val="00E9787C"/>
    <w:rsid w:val="00EA049E"/>
    <w:rsid w:val="00EA0830"/>
    <w:rsid w:val="00EA0A18"/>
    <w:rsid w:val="00EA1057"/>
    <w:rsid w:val="00EA12C9"/>
    <w:rsid w:val="00EA2D32"/>
    <w:rsid w:val="00EA3D04"/>
    <w:rsid w:val="00EA404D"/>
    <w:rsid w:val="00EA416B"/>
    <w:rsid w:val="00EA463D"/>
    <w:rsid w:val="00EA5F70"/>
    <w:rsid w:val="00EA6A25"/>
    <w:rsid w:val="00EA6F1C"/>
    <w:rsid w:val="00EB0851"/>
    <w:rsid w:val="00EB22A3"/>
    <w:rsid w:val="00EB244F"/>
    <w:rsid w:val="00EB2822"/>
    <w:rsid w:val="00EB2ECB"/>
    <w:rsid w:val="00EB35E5"/>
    <w:rsid w:val="00EB39D4"/>
    <w:rsid w:val="00EB3BFA"/>
    <w:rsid w:val="00EB4C3C"/>
    <w:rsid w:val="00EB4FA3"/>
    <w:rsid w:val="00EB52EF"/>
    <w:rsid w:val="00EB592C"/>
    <w:rsid w:val="00EB5999"/>
    <w:rsid w:val="00EB5E69"/>
    <w:rsid w:val="00EB6179"/>
    <w:rsid w:val="00EB6200"/>
    <w:rsid w:val="00EB64B4"/>
    <w:rsid w:val="00EC03D1"/>
    <w:rsid w:val="00EC06D3"/>
    <w:rsid w:val="00EC0A88"/>
    <w:rsid w:val="00EC0BFA"/>
    <w:rsid w:val="00EC1D85"/>
    <w:rsid w:val="00EC2171"/>
    <w:rsid w:val="00EC4642"/>
    <w:rsid w:val="00EC5E79"/>
    <w:rsid w:val="00EC64E1"/>
    <w:rsid w:val="00EC7E10"/>
    <w:rsid w:val="00ED02C7"/>
    <w:rsid w:val="00ED0677"/>
    <w:rsid w:val="00ED10F5"/>
    <w:rsid w:val="00ED1194"/>
    <w:rsid w:val="00ED17D8"/>
    <w:rsid w:val="00ED30BA"/>
    <w:rsid w:val="00ED36CF"/>
    <w:rsid w:val="00ED3C12"/>
    <w:rsid w:val="00ED3D8A"/>
    <w:rsid w:val="00ED46AB"/>
    <w:rsid w:val="00ED5088"/>
    <w:rsid w:val="00ED55B6"/>
    <w:rsid w:val="00ED5DDB"/>
    <w:rsid w:val="00ED69E0"/>
    <w:rsid w:val="00EE0453"/>
    <w:rsid w:val="00EE0552"/>
    <w:rsid w:val="00EE0A9A"/>
    <w:rsid w:val="00EE1CBC"/>
    <w:rsid w:val="00EE1F48"/>
    <w:rsid w:val="00EE2013"/>
    <w:rsid w:val="00EE2C29"/>
    <w:rsid w:val="00EE30AA"/>
    <w:rsid w:val="00EE38D2"/>
    <w:rsid w:val="00EE3916"/>
    <w:rsid w:val="00EE4185"/>
    <w:rsid w:val="00EE4522"/>
    <w:rsid w:val="00EE5FA5"/>
    <w:rsid w:val="00EE6916"/>
    <w:rsid w:val="00EE6B57"/>
    <w:rsid w:val="00EE7060"/>
    <w:rsid w:val="00EE7300"/>
    <w:rsid w:val="00EE7CC3"/>
    <w:rsid w:val="00EE7FDB"/>
    <w:rsid w:val="00EF116B"/>
    <w:rsid w:val="00EF1675"/>
    <w:rsid w:val="00EF1892"/>
    <w:rsid w:val="00EF1E73"/>
    <w:rsid w:val="00EF3092"/>
    <w:rsid w:val="00EF31B3"/>
    <w:rsid w:val="00EF3C11"/>
    <w:rsid w:val="00EF4437"/>
    <w:rsid w:val="00EF463E"/>
    <w:rsid w:val="00EF5182"/>
    <w:rsid w:val="00EF5679"/>
    <w:rsid w:val="00EF59F2"/>
    <w:rsid w:val="00EF5F60"/>
    <w:rsid w:val="00EF62BA"/>
    <w:rsid w:val="00EF64C1"/>
    <w:rsid w:val="00EF7019"/>
    <w:rsid w:val="00EF73EB"/>
    <w:rsid w:val="00EF75DB"/>
    <w:rsid w:val="00EF7700"/>
    <w:rsid w:val="00EF7BC0"/>
    <w:rsid w:val="00F000F8"/>
    <w:rsid w:val="00F00A45"/>
    <w:rsid w:val="00F00D00"/>
    <w:rsid w:val="00F0105F"/>
    <w:rsid w:val="00F01C37"/>
    <w:rsid w:val="00F01EAD"/>
    <w:rsid w:val="00F036A0"/>
    <w:rsid w:val="00F039CB"/>
    <w:rsid w:val="00F0472D"/>
    <w:rsid w:val="00F04B22"/>
    <w:rsid w:val="00F05D67"/>
    <w:rsid w:val="00F063D0"/>
    <w:rsid w:val="00F06689"/>
    <w:rsid w:val="00F06AB0"/>
    <w:rsid w:val="00F06B03"/>
    <w:rsid w:val="00F06C69"/>
    <w:rsid w:val="00F06EC7"/>
    <w:rsid w:val="00F07E43"/>
    <w:rsid w:val="00F101E3"/>
    <w:rsid w:val="00F11F98"/>
    <w:rsid w:val="00F12049"/>
    <w:rsid w:val="00F12581"/>
    <w:rsid w:val="00F12737"/>
    <w:rsid w:val="00F12C22"/>
    <w:rsid w:val="00F131BF"/>
    <w:rsid w:val="00F13493"/>
    <w:rsid w:val="00F13D76"/>
    <w:rsid w:val="00F13F2D"/>
    <w:rsid w:val="00F14135"/>
    <w:rsid w:val="00F1550E"/>
    <w:rsid w:val="00F15511"/>
    <w:rsid w:val="00F15CA1"/>
    <w:rsid w:val="00F15F60"/>
    <w:rsid w:val="00F163B1"/>
    <w:rsid w:val="00F201E0"/>
    <w:rsid w:val="00F20294"/>
    <w:rsid w:val="00F211DF"/>
    <w:rsid w:val="00F221DA"/>
    <w:rsid w:val="00F228EA"/>
    <w:rsid w:val="00F22906"/>
    <w:rsid w:val="00F229E2"/>
    <w:rsid w:val="00F23368"/>
    <w:rsid w:val="00F23AB8"/>
    <w:rsid w:val="00F25102"/>
    <w:rsid w:val="00F2661D"/>
    <w:rsid w:val="00F27A50"/>
    <w:rsid w:val="00F27DC0"/>
    <w:rsid w:val="00F3003C"/>
    <w:rsid w:val="00F300CF"/>
    <w:rsid w:val="00F31217"/>
    <w:rsid w:val="00F317C4"/>
    <w:rsid w:val="00F318A1"/>
    <w:rsid w:val="00F330F9"/>
    <w:rsid w:val="00F334B7"/>
    <w:rsid w:val="00F33B51"/>
    <w:rsid w:val="00F343F5"/>
    <w:rsid w:val="00F3678C"/>
    <w:rsid w:val="00F36CA3"/>
    <w:rsid w:val="00F40409"/>
    <w:rsid w:val="00F40A39"/>
    <w:rsid w:val="00F40DB3"/>
    <w:rsid w:val="00F40F57"/>
    <w:rsid w:val="00F415A3"/>
    <w:rsid w:val="00F42062"/>
    <w:rsid w:val="00F422B7"/>
    <w:rsid w:val="00F43143"/>
    <w:rsid w:val="00F4349C"/>
    <w:rsid w:val="00F4374C"/>
    <w:rsid w:val="00F43D30"/>
    <w:rsid w:val="00F440CF"/>
    <w:rsid w:val="00F45260"/>
    <w:rsid w:val="00F45B7F"/>
    <w:rsid w:val="00F466DB"/>
    <w:rsid w:val="00F4796C"/>
    <w:rsid w:val="00F5056A"/>
    <w:rsid w:val="00F508FB"/>
    <w:rsid w:val="00F5272F"/>
    <w:rsid w:val="00F529B7"/>
    <w:rsid w:val="00F53CB6"/>
    <w:rsid w:val="00F53DBA"/>
    <w:rsid w:val="00F5461E"/>
    <w:rsid w:val="00F552BF"/>
    <w:rsid w:val="00F559BB"/>
    <w:rsid w:val="00F55B37"/>
    <w:rsid w:val="00F56F8F"/>
    <w:rsid w:val="00F574DF"/>
    <w:rsid w:val="00F57B6A"/>
    <w:rsid w:val="00F60065"/>
    <w:rsid w:val="00F6174E"/>
    <w:rsid w:val="00F619FA"/>
    <w:rsid w:val="00F6207A"/>
    <w:rsid w:val="00F63694"/>
    <w:rsid w:val="00F63738"/>
    <w:rsid w:val="00F64404"/>
    <w:rsid w:val="00F64A6D"/>
    <w:rsid w:val="00F65968"/>
    <w:rsid w:val="00F6611A"/>
    <w:rsid w:val="00F66181"/>
    <w:rsid w:val="00F66A69"/>
    <w:rsid w:val="00F701C8"/>
    <w:rsid w:val="00F70CFD"/>
    <w:rsid w:val="00F712DA"/>
    <w:rsid w:val="00F7212C"/>
    <w:rsid w:val="00F73994"/>
    <w:rsid w:val="00F754DA"/>
    <w:rsid w:val="00F76AEF"/>
    <w:rsid w:val="00F76C1C"/>
    <w:rsid w:val="00F771A7"/>
    <w:rsid w:val="00F773E3"/>
    <w:rsid w:val="00F775A7"/>
    <w:rsid w:val="00F7791A"/>
    <w:rsid w:val="00F77D6D"/>
    <w:rsid w:val="00F805D3"/>
    <w:rsid w:val="00F80AE6"/>
    <w:rsid w:val="00F81186"/>
    <w:rsid w:val="00F813D3"/>
    <w:rsid w:val="00F81712"/>
    <w:rsid w:val="00F81936"/>
    <w:rsid w:val="00F8223D"/>
    <w:rsid w:val="00F82E99"/>
    <w:rsid w:val="00F84890"/>
    <w:rsid w:val="00F84DB3"/>
    <w:rsid w:val="00F85CF7"/>
    <w:rsid w:val="00F8756B"/>
    <w:rsid w:val="00F900DE"/>
    <w:rsid w:val="00F905EB"/>
    <w:rsid w:val="00F90B50"/>
    <w:rsid w:val="00F91747"/>
    <w:rsid w:val="00F928FF"/>
    <w:rsid w:val="00F944F3"/>
    <w:rsid w:val="00F95391"/>
    <w:rsid w:val="00F965BA"/>
    <w:rsid w:val="00F96854"/>
    <w:rsid w:val="00F96987"/>
    <w:rsid w:val="00F96D76"/>
    <w:rsid w:val="00F97EF6"/>
    <w:rsid w:val="00FA0401"/>
    <w:rsid w:val="00FA0A31"/>
    <w:rsid w:val="00FA0D71"/>
    <w:rsid w:val="00FA12A0"/>
    <w:rsid w:val="00FA2216"/>
    <w:rsid w:val="00FA234D"/>
    <w:rsid w:val="00FA308A"/>
    <w:rsid w:val="00FA3429"/>
    <w:rsid w:val="00FA3465"/>
    <w:rsid w:val="00FA3887"/>
    <w:rsid w:val="00FA424B"/>
    <w:rsid w:val="00FA4386"/>
    <w:rsid w:val="00FA4433"/>
    <w:rsid w:val="00FA4875"/>
    <w:rsid w:val="00FA4CB4"/>
    <w:rsid w:val="00FA5048"/>
    <w:rsid w:val="00FA6212"/>
    <w:rsid w:val="00FA75B6"/>
    <w:rsid w:val="00FB31C7"/>
    <w:rsid w:val="00FB3B55"/>
    <w:rsid w:val="00FB5012"/>
    <w:rsid w:val="00FB54AC"/>
    <w:rsid w:val="00FB5943"/>
    <w:rsid w:val="00FB66F2"/>
    <w:rsid w:val="00FC0EAF"/>
    <w:rsid w:val="00FC1CD5"/>
    <w:rsid w:val="00FC205D"/>
    <w:rsid w:val="00FC22C1"/>
    <w:rsid w:val="00FC3BC4"/>
    <w:rsid w:val="00FC3C68"/>
    <w:rsid w:val="00FC4A0D"/>
    <w:rsid w:val="00FC5361"/>
    <w:rsid w:val="00FC7400"/>
    <w:rsid w:val="00FC77EE"/>
    <w:rsid w:val="00FC7983"/>
    <w:rsid w:val="00FD0012"/>
    <w:rsid w:val="00FD0E3D"/>
    <w:rsid w:val="00FD0FC9"/>
    <w:rsid w:val="00FD1F0B"/>
    <w:rsid w:val="00FD1F6E"/>
    <w:rsid w:val="00FD2922"/>
    <w:rsid w:val="00FD2E43"/>
    <w:rsid w:val="00FD37CE"/>
    <w:rsid w:val="00FD4206"/>
    <w:rsid w:val="00FD4600"/>
    <w:rsid w:val="00FD5068"/>
    <w:rsid w:val="00FD5A02"/>
    <w:rsid w:val="00FD6999"/>
    <w:rsid w:val="00FE0140"/>
    <w:rsid w:val="00FE016C"/>
    <w:rsid w:val="00FE0648"/>
    <w:rsid w:val="00FE092F"/>
    <w:rsid w:val="00FE10C9"/>
    <w:rsid w:val="00FE1C1B"/>
    <w:rsid w:val="00FE25ED"/>
    <w:rsid w:val="00FE2FF3"/>
    <w:rsid w:val="00FE465D"/>
    <w:rsid w:val="00FE5063"/>
    <w:rsid w:val="00FE5090"/>
    <w:rsid w:val="00FE553D"/>
    <w:rsid w:val="00FE5B08"/>
    <w:rsid w:val="00FE5B92"/>
    <w:rsid w:val="00FE6A5E"/>
    <w:rsid w:val="00FF0B17"/>
    <w:rsid w:val="00FF1545"/>
    <w:rsid w:val="00FF2483"/>
    <w:rsid w:val="00FF3350"/>
    <w:rsid w:val="00FF385D"/>
    <w:rsid w:val="00FF3A8B"/>
    <w:rsid w:val="00FF41BF"/>
    <w:rsid w:val="00FF4345"/>
    <w:rsid w:val="00FF4F2C"/>
    <w:rsid w:val="00FF523C"/>
    <w:rsid w:val="00FF523E"/>
    <w:rsid w:val="00FF5E66"/>
    <w:rsid w:val="00FF620D"/>
    <w:rsid w:val="00FF6608"/>
    <w:rsid w:val="00FF6861"/>
    <w:rsid w:val="00FF69B9"/>
    <w:rsid w:val="00FF6BCA"/>
    <w:rsid w:val="00FF718E"/>
    <w:rsid w:val="00FF774B"/>
    <w:rsid w:val="00FF7ABC"/>
    <w:rsid w:val="00FF7DB4"/>
    <w:rsid w:val="00FF7E48"/>
    <w:rsid w:val="01924566"/>
    <w:rsid w:val="022356D3"/>
    <w:rsid w:val="03E27342"/>
    <w:rsid w:val="03F22F63"/>
    <w:rsid w:val="041A47D7"/>
    <w:rsid w:val="0491233C"/>
    <w:rsid w:val="04D92218"/>
    <w:rsid w:val="054C641A"/>
    <w:rsid w:val="05D60ED3"/>
    <w:rsid w:val="05E26622"/>
    <w:rsid w:val="0A4303F5"/>
    <w:rsid w:val="0C263473"/>
    <w:rsid w:val="0DED3147"/>
    <w:rsid w:val="0E9706C9"/>
    <w:rsid w:val="0F496F91"/>
    <w:rsid w:val="0FC25347"/>
    <w:rsid w:val="10D43389"/>
    <w:rsid w:val="123769A2"/>
    <w:rsid w:val="12EE5F8A"/>
    <w:rsid w:val="14EC3EA3"/>
    <w:rsid w:val="150E27F5"/>
    <w:rsid w:val="15537E26"/>
    <w:rsid w:val="15C53966"/>
    <w:rsid w:val="15EB228E"/>
    <w:rsid w:val="164A1C50"/>
    <w:rsid w:val="173A5E3C"/>
    <w:rsid w:val="19C271A7"/>
    <w:rsid w:val="19CA653E"/>
    <w:rsid w:val="1A1B535C"/>
    <w:rsid w:val="1A681702"/>
    <w:rsid w:val="1B41468E"/>
    <w:rsid w:val="1B844205"/>
    <w:rsid w:val="1BD95631"/>
    <w:rsid w:val="1DC37C09"/>
    <w:rsid w:val="1DF05E9B"/>
    <w:rsid w:val="1F0C137A"/>
    <w:rsid w:val="21D25564"/>
    <w:rsid w:val="21EB00A0"/>
    <w:rsid w:val="24B806AE"/>
    <w:rsid w:val="2690563A"/>
    <w:rsid w:val="27800A69"/>
    <w:rsid w:val="279410F6"/>
    <w:rsid w:val="27AB48AC"/>
    <w:rsid w:val="2B553798"/>
    <w:rsid w:val="2BB3424E"/>
    <w:rsid w:val="2BCD5515"/>
    <w:rsid w:val="2C92058B"/>
    <w:rsid w:val="2E582B10"/>
    <w:rsid w:val="2E5A1FE0"/>
    <w:rsid w:val="2E7462D0"/>
    <w:rsid w:val="2EDC3F08"/>
    <w:rsid w:val="2FB37504"/>
    <w:rsid w:val="30595CFC"/>
    <w:rsid w:val="307D4334"/>
    <w:rsid w:val="31D22226"/>
    <w:rsid w:val="31F503C9"/>
    <w:rsid w:val="33477C4D"/>
    <w:rsid w:val="33EB7770"/>
    <w:rsid w:val="361D3723"/>
    <w:rsid w:val="389A576D"/>
    <w:rsid w:val="3C081DFE"/>
    <w:rsid w:val="3CCD2377"/>
    <w:rsid w:val="3D614146"/>
    <w:rsid w:val="3D677C90"/>
    <w:rsid w:val="3E0A2457"/>
    <w:rsid w:val="3F423D7F"/>
    <w:rsid w:val="40AC5E34"/>
    <w:rsid w:val="41FC68F9"/>
    <w:rsid w:val="428845FA"/>
    <w:rsid w:val="43C20E80"/>
    <w:rsid w:val="455D19BA"/>
    <w:rsid w:val="461A55B9"/>
    <w:rsid w:val="46537556"/>
    <w:rsid w:val="4BBE6449"/>
    <w:rsid w:val="4D0E3069"/>
    <w:rsid w:val="50BC7A55"/>
    <w:rsid w:val="51785788"/>
    <w:rsid w:val="52883883"/>
    <w:rsid w:val="536B423C"/>
    <w:rsid w:val="544A38C6"/>
    <w:rsid w:val="547D7AFE"/>
    <w:rsid w:val="57AA5B1B"/>
    <w:rsid w:val="585207E8"/>
    <w:rsid w:val="586E66DA"/>
    <w:rsid w:val="596020C7"/>
    <w:rsid w:val="5A1A037D"/>
    <w:rsid w:val="5BD427F6"/>
    <w:rsid w:val="5E063096"/>
    <w:rsid w:val="5E7F21C4"/>
    <w:rsid w:val="5F5E1DAF"/>
    <w:rsid w:val="61116E70"/>
    <w:rsid w:val="622E291C"/>
    <w:rsid w:val="62C87F93"/>
    <w:rsid w:val="63BC3EC6"/>
    <w:rsid w:val="64F0594E"/>
    <w:rsid w:val="650A3F83"/>
    <w:rsid w:val="68C3139E"/>
    <w:rsid w:val="6AA71328"/>
    <w:rsid w:val="6B8C33A9"/>
    <w:rsid w:val="6D871141"/>
    <w:rsid w:val="6FC9642C"/>
    <w:rsid w:val="71CE4C41"/>
    <w:rsid w:val="721A4B17"/>
    <w:rsid w:val="724E5024"/>
    <w:rsid w:val="728A3352"/>
    <w:rsid w:val="738D37F9"/>
    <w:rsid w:val="73A03208"/>
    <w:rsid w:val="73A86744"/>
    <w:rsid w:val="74364115"/>
    <w:rsid w:val="75E6294C"/>
    <w:rsid w:val="76637125"/>
    <w:rsid w:val="77B02176"/>
    <w:rsid w:val="77F261DE"/>
    <w:rsid w:val="78BE3C01"/>
    <w:rsid w:val="79490875"/>
    <w:rsid w:val="798B1E3E"/>
    <w:rsid w:val="7CC9789B"/>
    <w:rsid w:val="7CF74FB7"/>
    <w:rsid w:val="7D007CE7"/>
    <w:rsid w:val="7DE9BC7F"/>
    <w:rsid w:val="7E03320F"/>
    <w:rsid w:val="7E8F4EFF"/>
    <w:rsid w:val="7F0035DE"/>
    <w:rsid w:val="7F1334FB"/>
    <w:rsid w:val="7F33FEC1"/>
    <w:rsid w:val="7F727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FFDEEAC"/>
  <w15:docId w15:val="{8B478C7E-8437-4121-BA00-7D2E9C50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573D"/>
    <w:pPr>
      <w:widowControl w:val="0"/>
      <w:spacing w:line="320" w:lineRule="exact"/>
      <w:jc w:val="both"/>
    </w:pPr>
    <w:rPr>
      <w:rFonts w:eastAsia="微软雅黑"/>
      <w:kern w:val="2"/>
      <w:sz w:val="21"/>
      <w:szCs w:val="22"/>
    </w:rPr>
  </w:style>
  <w:style w:type="paragraph" w:styleId="1">
    <w:name w:val="heading 1"/>
    <w:basedOn w:val="a"/>
    <w:next w:val="a"/>
    <w:link w:val="10"/>
    <w:autoRedefine/>
    <w:uiPriority w:val="9"/>
    <w:qFormat/>
    <w:rsid w:val="00E25EBE"/>
    <w:pPr>
      <w:keepNext/>
      <w:keepLines/>
      <w:numPr>
        <w:numId w:val="23"/>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E25EBE"/>
    <w:pPr>
      <w:keepNext/>
      <w:keepLines/>
      <w:numPr>
        <w:ilvl w:val="1"/>
        <w:numId w:val="23"/>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10466E"/>
    <w:pPr>
      <w:keepNext/>
      <w:keepLines/>
      <w:numPr>
        <w:ilvl w:val="2"/>
        <w:numId w:val="23"/>
      </w:numPr>
      <w:spacing w:before="260" w:after="260" w:line="416" w:lineRule="auto"/>
      <w:outlineLvl w:val="2"/>
    </w:pPr>
    <w:rPr>
      <w:b/>
      <w:bCs/>
      <w:sz w:val="28"/>
      <w:szCs w:val="32"/>
    </w:rPr>
  </w:style>
  <w:style w:type="paragraph" w:styleId="4">
    <w:name w:val="heading 4"/>
    <w:basedOn w:val="a"/>
    <w:next w:val="a"/>
    <w:link w:val="40"/>
    <w:uiPriority w:val="9"/>
    <w:qFormat/>
    <w:rsid w:val="0010466E"/>
    <w:pPr>
      <w:keepNext/>
      <w:keepLines/>
      <w:numPr>
        <w:ilvl w:val="3"/>
        <w:numId w:val="23"/>
      </w:numPr>
      <w:spacing w:before="280" w:after="290" w:line="372" w:lineRule="auto"/>
      <w:outlineLvl w:val="3"/>
    </w:pPr>
    <w:rPr>
      <w:rFonts w:ascii="Arial" w:eastAsia="黑体" w:hAnsi="Arial" w:cs="Times New Roman"/>
      <w:b/>
      <w:szCs w:val="20"/>
    </w:rPr>
  </w:style>
  <w:style w:type="paragraph" w:styleId="5">
    <w:name w:val="heading 5"/>
    <w:basedOn w:val="a"/>
    <w:next w:val="a"/>
    <w:link w:val="50"/>
    <w:autoRedefine/>
    <w:uiPriority w:val="9"/>
    <w:unhideWhenUsed/>
    <w:qFormat/>
    <w:rsid w:val="00E25EBE"/>
    <w:pPr>
      <w:keepNext/>
      <w:keepLines/>
      <w:numPr>
        <w:ilvl w:val="4"/>
        <w:numId w:val="23"/>
      </w:numPr>
      <w:spacing w:before="280" w:after="290" w:line="376" w:lineRule="atLeast"/>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25EBE"/>
    <w:rPr>
      <w:rFonts w:eastAsia="微软雅黑"/>
      <w:b/>
      <w:bCs/>
      <w:kern w:val="44"/>
      <w:sz w:val="44"/>
      <w:szCs w:val="44"/>
    </w:rPr>
  </w:style>
  <w:style w:type="character" w:customStyle="1" w:styleId="20">
    <w:name w:val="标题 2 字符"/>
    <w:basedOn w:val="a0"/>
    <w:link w:val="2"/>
    <w:uiPriority w:val="9"/>
    <w:qFormat/>
    <w:rsid w:val="00E25EBE"/>
    <w:rPr>
      <w:rFonts w:ascii="Arial" w:eastAsia="微软雅黑" w:hAnsi="Arial" w:cs="Times New Roman"/>
      <w:b/>
      <w:kern w:val="2"/>
      <w:sz w:val="32"/>
    </w:rPr>
  </w:style>
  <w:style w:type="character" w:customStyle="1" w:styleId="30">
    <w:name w:val="标题 3 字符"/>
    <w:basedOn w:val="a0"/>
    <w:link w:val="3"/>
    <w:uiPriority w:val="9"/>
    <w:qFormat/>
    <w:rPr>
      <w:rFonts w:eastAsia="微软雅黑"/>
      <w:b/>
      <w:bCs/>
      <w:kern w:val="2"/>
      <w:sz w:val="28"/>
      <w:szCs w:val="32"/>
    </w:rPr>
  </w:style>
  <w:style w:type="character" w:customStyle="1" w:styleId="40">
    <w:name w:val="标题 4 字符"/>
    <w:basedOn w:val="a0"/>
    <w:link w:val="4"/>
    <w:uiPriority w:val="9"/>
    <w:qFormat/>
    <w:rPr>
      <w:rFonts w:ascii="Arial" w:eastAsia="黑体" w:hAnsi="Arial" w:cs="Times New Roman"/>
      <w:b/>
      <w:kern w:val="2"/>
      <w:sz w:val="21"/>
    </w:rPr>
  </w:style>
  <w:style w:type="character" w:customStyle="1" w:styleId="50">
    <w:name w:val="标题 5 字符"/>
    <w:basedOn w:val="a0"/>
    <w:link w:val="5"/>
    <w:uiPriority w:val="9"/>
    <w:qFormat/>
    <w:rsid w:val="00E25EBE"/>
    <w:rPr>
      <w:rFonts w:eastAsia="微软雅黑"/>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styleId="TOC7">
    <w:name w:val="toc 7"/>
    <w:basedOn w:val="a"/>
    <w:next w:val="a"/>
    <w:uiPriority w:val="39"/>
    <w:unhideWhenUsed/>
    <w:qFormat/>
    <w:pPr>
      <w:spacing w:line="240" w:lineRule="auto"/>
      <w:ind w:leftChars="1200" w:left="2520"/>
    </w:pPr>
    <w:rPr>
      <w:rFonts w:eastAsiaTheme="minorEastAsia"/>
    </w:rPr>
  </w:style>
  <w:style w:type="paragraph" w:styleId="TOC5">
    <w:name w:val="toc 5"/>
    <w:basedOn w:val="a"/>
    <w:next w:val="a"/>
    <w:uiPriority w:val="39"/>
    <w:unhideWhenUsed/>
    <w:qFormat/>
    <w:pPr>
      <w:spacing w:line="240" w:lineRule="auto"/>
      <w:ind w:leftChars="800" w:left="1680"/>
    </w:pPr>
    <w:rPr>
      <w:rFonts w:eastAsiaTheme="minorEastAsia"/>
    </w:r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spacing w:line="240" w:lineRule="auto"/>
      <w:ind w:leftChars="1400" w:left="2940"/>
    </w:pPr>
    <w:rPr>
      <w:rFonts w:eastAsiaTheme="minorEastAsia"/>
    </w:rPr>
  </w:style>
  <w:style w:type="paragraph" w:styleId="a3">
    <w:name w:val="Date"/>
    <w:basedOn w:val="a"/>
    <w:next w:val="a"/>
    <w:link w:val="a4"/>
    <w:uiPriority w:val="99"/>
    <w:unhideWhenUsed/>
    <w:qFormat/>
    <w:pPr>
      <w:ind w:leftChars="2500" w:left="100"/>
    </w:pPr>
  </w:style>
  <w:style w:type="character" w:customStyle="1" w:styleId="a4">
    <w:name w:val="日期 字符"/>
    <w:basedOn w:val="a0"/>
    <w:link w:val="a3"/>
    <w:uiPriority w:val="99"/>
    <w:semiHidden/>
    <w:qFormat/>
    <w:rPr>
      <w:rFonts w:eastAsia="微软雅黑"/>
      <w:kern w:val="2"/>
      <w:sz w:val="21"/>
      <w:szCs w:val="22"/>
    </w:rPr>
  </w:style>
  <w:style w:type="paragraph" w:styleId="a5">
    <w:name w:val="Balloon Text"/>
    <w:basedOn w:val="a"/>
    <w:link w:val="a6"/>
    <w:uiPriority w:val="99"/>
    <w:unhideWhenUsed/>
    <w:qFormat/>
    <w:pPr>
      <w:spacing w:line="240" w:lineRule="auto"/>
    </w:pPr>
    <w:rPr>
      <w:sz w:val="18"/>
      <w:szCs w:val="18"/>
    </w:rPr>
  </w:style>
  <w:style w:type="character" w:customStyle="1" w:styleId="a6">
    <w:name w:val="批注框文本 字符"/>
    <w:basedOn w:val="a0"/>
    <w:link w:val="a5"/>
    <w:uiPriority w:val="99"/>
    <w:semiHidden/>
    <w:qFormat/>
    <w:rPr>
      <w:rFonts w:eastAsia="微软雅黑"/>
      <w:kern w:val="2"/>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character" w:customStyle="1" w:styleId="a8">
    <w:name w:val="页脚 字符"/>
    <w:basedOn w:val="a0"/>
    <w:link w:val="a7"/>
    <w:uiPriority w:val="99"/>
    <w:qFormat/>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qFormat/>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spacing w:line="240" w:lineRule="auto"/>
      <w:ind w:leftChars="600" w:left="1260"/>
    </w:pPr>
    <w:rPr>
      <w:rFonts w:eastAsiaTheme="minorEastAsia"/>
    </w:rPr>
  </w:style>
  <w:style w:type="paragraph" w:styleId="TOC6">
    <w:name w:val="toc 6"/>
    <w:basedOn w:val="a"/>
    <w:next w:val="a"/>
    <w:uiPriority w:val="39"/>
    <w:unhideWhenUsed/>
    <w:qFormat/>
    <w:pPr>
      <w:spacing w:line="240" w:lineRule="auto"/>
      <w:ind w:leftChars="1000" w:left="2100"/>
    </w:pPr>
    <w:rPr>
      <w:rFonts w:eastAsiaTheme="minorEastAsia"/>
    </w:r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spacing w:line="240" w:lineRule="auto"/>
      <w:ind w:leftChars="1600" w:left="3360"/>
    </w:pPr>
    <w:rPr>
      <w:rFonts w:eastAsiaTheme="minorEastAsia"/>
    </w:rPr>
  </w:style>
  <w:style w:type="paragraph" w:styleId="ab">
    <w:name w:val="Title"/>
    <w:basedOn w:val="a"/>
    <w:next w:val="a"/>
    <w:link w:val="11"/>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11">
    <w:name w:val="标题 字符1"/>
    <w:basedOn w:val="a0"/>
    <w:link w:val="ab"/>
    <w:uiPriority w:val="10"/>
    <w:rPr>
      <w:rFonts w:asciiTheme="majorHAnsi" w:eastAsiaTheme="majorEastAsia" w:hAnsiTheme="majorHAnsi" w:cstheme="majorBidi"/>
      <w:b/>
      <w:bCs/>
      <w:kern w:val="2"/>
      <w:sz w:val="32"/>
      <w:szCs w:val="32"/>
    </w:rPr>
  </w:style>
  <w:style w:type="character" w:styleId="ac">
    <w:name w:val="FollowedHyperlink"/>
    <w:basedOn w:val="a0"/>
    <w:uiPriority w:val="99"/>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table" w:styleId="ae">
    <w:name w:val="Table Grid"/>
    <w:basedOn w:val="a1"/>
    <w:uiPriority w:val="59"/>
    <w:unhideWhenUsed/>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标题 字符"/>
    <w:basedOn w:val="a0"/>
    <w:uiPriority w:val="10"/>
    <w:qFormat/>
    <w:rPr>
      <w:rFonts w:asciiTheme="majorHAnsi" w:eastAsia="微软雅黑" w:hAnsiTheme="majorHAnsi" w:cstheme="majorBidi"/>
      <w:b/>
      <w:bCs/>
      <w:sz w:val="32"/>
      <w:szCs w:val="32"/>
    </w:rPr>
  </w:style>
  <w:style w:type="paragraph" w:customStyle="1" w:styleId="12">
    <w:name w:val="列出段落1"/>
    <w:basedOn w:val="a"/>
    <w:uiPriority w:val="34"/>
    <w:qFormat/>
    <w:pPr>
      <w:ind w:firstLineChars="200" w:firstLine="420"/>
    </w:pPr>
    <w:rPr>
      <w:sz w:val="18"/>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3">
    <w:name w:val="未处理的提及1"/>
    <w:basedOn w:val="a0"/>
    <w:uiPriority w:val="99"/>
    <w:unhideWhenUsed/>
    <w:qFormat/>
    <w:rPr>
      <w:color w:val="808080"/>
      <w:shd w:val="clear" w:color="auto" w:fill="E6E6E6"/>
    </w:rPr>
  </w:style>
  <w:style w:type="paragraph" w:customStyle="1" w:styleId="14">
    <w:name w:val="无间隔1"/>
    <w:uiPriority w:val="1"/>
    <w:qFormat/>
    <w:pPr>
      <w:widowControl w:val="0"/>
      <w:jc w:val="both"/>
    </w:pPr>
    <w:rPr>
      <w:kern w:val="2"/>
      <w:sz w:val="21"/>
      <w:szCs w:val="22"/>
    </w:rPr>
  </w:style>
  <w:style w:type="character" w:customStyle="1" w:styleId="21">
    <w:name w:val="未处理的提及2"/>
    <w:basedOn w:val="a0"/>
    <w:uiPriority w:val="99"/>
    <w:unhideWhenUsed/>
    <w:qFormat/>
    <w:rPr>
      <w:color w:val="808080"/>
      <w:shd w:val="clear" w:color="auto" w:fill="E6E6E6"/>
    </w:rPr>
  </w:style>
  <w:style w:type="paragraph" w:customStyle="1" w:styleId="22">
    <w:name w:val="列出段落2"/>
    <w:basedOn w:val="a"/>
    <w:uiPriority w:val="99"/>
    <w:qFormat/>
    <w:pPr>
      <w:ind w:firstLineChars="200" w:firstLine="420"/>
    </w:pPr>
  </w:style>
  <w:style w:type="character" w:customStyle="1" w:styleId="31">
    <w:name w:val="未处理的提及3"/>
    <w:basedOn w:val="a0"/>
    <w:uiPriority w:val="99"/>
    <w:unhideWhenUsed/>
    <w:qFormat/>
    <w:rPr>
      <w:color w:val="808080"/>
      <w:shd w:val="clear" w:color="auto" w:fill="E6E6E6"/>
    </w:rPr>
  </w:style>
  <w:style w:type="paragraph" w:customStyle="1" w:styleId="15">
    <w:name w:val="列表段落1"/>
    <w:basedOn w:val="a"/>
    <w:uiPriority w:val="99"/>
    <w:qFormat/>
    <w:pPr>
      <w:ind w:firstLineChars="200" w:firstLine="420"/>
    </w:pPr>
  </w:style>
  <w:style w:type="character" w:customStyle="1" w:styleId="41">
    <w:name w:val="未处理的提及4"/>
    <w:basedOn w:val="a0"/>
    <w:uiPriority w:val="99"/>
    <w:unhideWhenUsed/>
    <w:qFormat/>
    <w:rPr>
      <w:color w:val="605E5C"/>
      <w:shd w:val="clear" w:color="auto" w:fill="E1DFDD"/>
    </w:rPr>
  </w:style>
  <w:style w:type="character" w:customStyle="1" w:styleId="51">
    <w:name w:val="未处理的提及5"/>
    <w:basedOn w:val="a0"/>
    <w:uiPriority w:val="99"/>
    <w:unhideWhenUsed/>
    <w:qFormat/>
    <w:rPr>
      <w:color w:val="605E5C"/>
      <w:shd w:val="clear" w:color="auto" w:fill="E1DFDD"/>
    </w:rPr>
  </w:style>
  <w:style w:type="character" w:customStyle="1" w:styleId="61">
    <w:name w:val="未处理的提及6"/>
    <w:basedOn w:val="a0"/>
    <w:uiPriority w:val="99"/>
    <w:rPr>
      <w:color w:val="605E5C"/>
      <w:shd w:val="clear" w:color="auto" w:fill="E1DFDD"/>
    </w:rPr>
  </w:style>
  <w:style w:type="character" w:customStyle="1" w:styleId="7">
    <w:name w:val="未处理的提及7"/>
    <w:basedOn w:val="a0"/>
    <w:uiPriority w:val="99"/>
    <w:unhideWhenUsed/>
    <w:rPr>
      <w:color w:val="605E5C"/>
      <w:shd w:val="clear" w:color="auto" w:fill="E1DFDD"/>
    </w:rPr>
  </w:style>
  <w:style w:type="paragraph" w:customStyle="1" w:styleId="23">
    <w:name w:val="列表段落2"/>
    <w:basedOn w:val="a"/>
    <w:uiPriority w:val="99"/>
    <w:pPr>
      <w:ind w:firstLineChars="200" w:firstLine="420"/>
    </w:pPr>
  </w:style>
  <w:style w:type="character" w:styleId="af0">
    <w:name w:val="Unresolved Mention"/>
    <w:basedOn w:val="a0"/>
    <w:uiPriority w:val="99"/>
    <w:semiHidden/>
    <w:unhideWhenUsed/>
    <w:rsid w:val="00D541B5"/>
    <w:rPr>
      <w:color w:val="605E5C"/>
      <w:shd w:val="clear" w:color="auto" w:fill="E1DFDD"/>
    </w:rPr>
  </w:style>
  <w:style w:type="paragraph" w:styleId="HTML">
    <w:name w:val="HTML Preformatted"/>
    <w:basedOn w:val="a"/>
    <w:link w:val="HTML0"/>
    <w:uiPriority w:val="99"/>
    <w:unhideWhenUsed/>
    <w:rsid w:val="007E3B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E3B00"/>
    <w:rPr>
      <w:rFonts w:ascii="宋体" w:eastAsia="宋体" w:hAnsi="宋体" w:cs="宋体"/>
      <w:sz w:val="24"/>
      <w:szCs w:val="24"/>
    </w:rPr>
  </w:style>
  <w:style w:type="paragraph" w:styleId="af1">
    <w:name w:val="List Paragraph"/>
    <w:basedOn w:val="a"/>
    <w:uiPriority w:val="34"/>
    <w:qFormat/>
    <w:rsid w:val="006F7022"/>
    <w:pPr>
      <w:ind w:firstLineChars="200" w:firstLine="420"/>
    </w:pPr>
  </w:style>
  <w:style w:type="paragraph" w:styleId="af2">
    <w:name w:val="Normal (Web)"/>
    <w:basedOn w:val="a"/>
    <w:uiPriority w:val="99"/>
    <w:unhideWhenUsed/>
    <w:rsid w:val="00B4582B"/>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msg">
    <w:name w:val="msg"/>
    <w:basedOn w:val="a0"/>
    <w:rsid w:val="00650624"/>
  </w:style>
  <w:style w:type="character" w:styleId="af3">
    <w:name w:val="Emphasis"/>
    <w:basedOn w:val="a0"/>
    <w:uiPriority w:val="20"/>
    <w:qFormat/>
    <w:rsid w:val="007B17D9"/>
    <w:rPr>
      <w:i/>
      <w:iCs/>
    </w:rPr>
  </w:style>
  <w:style w:type="character" w:styleId="HTML1">
    <w:name w:val="HTML Code"/>
    <w:basedOn w:val="a0"/>
    <w:uiPriority w:val="99"/>
    <w:semiHidden/>
    <w:unhideWhenUsed/>
    <w:rsid w:val="00457F02"/>
    <w:rPr>
      <w:rFonts w:ascii="宋体" w:eastAsia="宋体" w:hAnsi="宋体" w:cs="宋体"/>
      <w:sz w:val="24"/>
      <w:szCs w:val="24"/>
    </w:rPr>
  </w:style>
  <w:style w:type="character" w:styleId="af4">
    <w:name w:val="Strong"/>
    <w:basedOn w:val="a0"/>
    <w:uiPriority w:val="22"/>
    <w:qFormat/>
    <w:rsid w:val="00D10F36"/>
    <w:rPr>
      <w:b/>
      <w:bCs/>
    </w:rPr>
  </w:style>
  <w:style w:type="character" w:customStyle="1" w:styleId="8">
    <w:name w:val="未处理的提及8"/>
    <w:basedOn w:val="a0"/>
    <w:uiPriority w:val="99"/>
    <w:semiHidden/>
    <w:unhideWhenUsed/>
    <w:rsid w:val="002E005C"/>
    <w:rPr>
      <w:color w:val="605E5C"/>
      <w:shd w:val="clear" w:color="auto" w:fill="E1DFDD"/>
    </w:rPr>
  </w:style>
  <w:style w:type="paragraph" w:customStyle="1" w:styleId="16">
    <w:name w:val="正文1"/>
    <w:rsid w:val="00102C29"/>
    <w:pPr>
      <w:jc w:val="both"/>
    </w:pPr>
    <w:rPr>
      <w:rFonts w:ascii="宋体" w:eastAsia="宋体" w:hAnsi="宋体" w:cs="宋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87278">
      <w:bodyDiv w:val="1"/>
      <w:marLeft w:val="0"/>
      <w:marRight w:val="0"/>
      <w:marTop w:val="0"/>
      <w:marBottom w:val="0"/>
      <w:divBdr>
        <w:top w:val="none" w:sz="0" w:space="0" w:color="auto"/>
        <w:left w:val="none" w:sz="0" w:space="0" w:color="auto"/>
        <w:bottom w:val="none" w:sz="0" w:space="0" w:color="auto"/>
        <w:right w:val="none" w:sz="0" w:space="0" w:color="auto"/>
      </w:divBdr>
    </w:div>
    <w:div w:id="87582984">
      <w:bodyDiv w:val="1"/>
      <w:marLeft w:val="0"/>
      <w:marRight w:val="0"/>
      <w:marTop w:val="0"/>
      <w:marBottom w:val="0"/>
      <w:divBdr>
        <w:top w:val="none" w:sz="0" w:space="0" w:color="auto"/>
        <w:left w:val="none" w:sz="0" w:space="0" w:color="auto"/>
        <w:bottom w:val="none" w:sz="0" w:space="0" w:color="auto"/>
        <w:right w:val="none" w:sz="0" w:space="0" w:color="auto"/>
      </w:divBdr>
    </w:div>
    <w:div w:id="120270664">
      <w:bodyDiv w:val="1"/>
      <w:marLeft w:val="0"/>
      <w:marRight w:val="0"/>
      <w:marTop w:val="0"/>
      <w:marBottom w:val="0"/>
      <w:divBdr>
        <w:top w:val="none" w:sz="0" w:space="0" w:color="auto"/>
        <w:left w:val="none" w:sz="0" w:space="0" w:color="auto"/>
        <w:bottom w:val="none" w:sz="0" w:space="0" w:color="auto"/>
        <w:right w:val="none" w:sz="0" w:space="0" w:color="auto"/>
      </w:divBdr>
    </w:div>
    <w:div w:id="212811138">
      <w:bodyDiv w:val="1"/>
      <w:marLeft w:val="0"/>
      <w:marRight w:val="0"/>
      <w:marTop w:val="0"/>
      <w:marBottom w:val="0"/>
      <w:divBdr>
        <w:top w:val="none" w:sz="0" w:space="0" w:color="auto"/>
        <w:left w:val="none" w:sz="0" w:space="0" w:color="auto"/>
        <w:bottom w:val="none" w:sz="0" w:space="0" w:color="auto"/>
        <w:right w:val="none" w:sz="0" w:space="0" w:color="auto"/>
      </w:divBdr>
    </w:div>
    <w:div w:id="372773722">
      <w:bodyDiv w:val="1"/>
      <w:marLeft w:val="0"/>
      <w:marRight w:val="0"/>
      <w:marTop w:val="0"/>
      <w:marBottom w:val="0"/>
      <w:divBdr>
        <w:top w:val="none" w:sz="0" w:space="0" w:color="auto"/>
        <w:left w:val="none" w:sz="0" w:space="0" w:color="auto"/>
        <w:bottom w:val="none" w:sz="0" w:space="0" w:color="auto"/>
        <w:right w:val="none" w:sz="0" w:space="0" w:color="auto"/>
      </w:divBdr>
    </w:div>
    <w:div w:id="591822441">
      <w:bodyDiv w:val="1"/>
      <w:marLeft w:val="0"/>
      <w:marRight w:val="0"/>
      <w:marTop w:val="0"/>
      <w:marBottom w:val="0"/>
      <w:divBdr>
        <w:top w:val="none" w:sz="0" w:space="0" w:color="auto"/>
        <w:left w:val="none" w:sz="0" w:space="0" w:color="auto"/>
        <w:bottom w:val="none" w:sz="0" w:space="0" w:color="auto"/>
        <w:right w:val="none" w:sz="0" w:space="0" w:color="auto"/>
      </w:divBdr>
    </w:div>
    <w:div w:id="762727049">
      <w:bodyDiv w:val="1"/>
      <w:marLeft w:val="0"/>
      <w:marRight w:val="0"/>
      <w:marTop w:val="0"/>
      <w:marBottom w:val="0"/>
      <w:divBdr>
        <w:top w:val="none" w:sz="0" w:space="0" w:color="auto"/>
        <w:left w:val="none" w:sz="0" w:space="0" w:color="auto"/>
        <w:bottom w:val="none" w:sz="0" w:space="0" w:color="auto"/>
        <w:right w:val="none" w:sz="0" w:space="0" w:color="auto"/>
      </w:divBdr>
    </w:div>
    <w:div w:id="774209179">
      <w:bodyDiv w:val="1"/>
      <w:marLeft w:val="0"/>
      <w:marRight w:val="0"/>
      <w:marTop w:val="0"/>
      <w:marBottom w:val="0"/>
      <w:divBdr>
        <w:top w:val="none" w:sz="0" w:space="0" w:color="auto"/>
        <w:left w:val="none" w:sz="0" w:space="0" w:color="auto"/>
        <w:bottom w:val="none" w:sz="0" w:space="0" w:color="auto"/>
        <w:right w:val="none" w:sz="0" w:space="0" w:color="auto"/>
      </w:divBdr>
    </w:div>
    <w:div w:id="974333867">
      <w:bodyDiv w:val="1"/>
      <w:marLeft w:val="0"/>
      <w:marRight w:val="0"/>
      <w:marTop w:val="0"/>
      <w:marBottom w:val="0"/>
      <w:divBdr>
        <w:top w:val="none" w:sz="0" w:space="0" w:color="auto"/>
        <w:left w:val="none" w:sz="0" w:space="0" w:color="auto"/>
        <w:bottom w:val="none" w:sz="0" w:space="0" w:color="auto"/>
        <w:right w:val="none" w:sz="0" w:space="0" w:color="auto"/>
      </w:divBdr>
    </w:div>
    <w:div w:id="1021707539">
      <w:bodyDiv w:val="1"/>
      <w:marLeft w:val="0"/>
      <w:marRight w:val="0"/>
      <w:marTop w:val="0"/>
      <w:marBottom w:val="0"/>
      <w:divBdr>
        <w:top w:val="none" w:sz="0" w:space="0" w:color="auto"/>
        <w:left w:val="none" w:sz="0" w:space="0" w:color="auto"/>
        <w:bottom w:val="none" w:sz="0" w:space="0" w:color="auto"/>
        <w:right w:val="none" w:sz="0" w:space="0" w:color="auto"/>
      </w:divBdr>
    </w:div>
    <w:div w:id="1245844964">
      <w:bodyDiv w:val="1"/>
      <w:marLeft w:val="0"/>
      <w:marRight w:val="0"/>
      <w:marTop w:val="0"/>
      <w:marBottom w:val="0"/>
      <w:divBdr>
        <w:top w:val="none" w:sz="0" w:space="0" w:color="auto"/>
        <w:left w:val="none" w:sz="0" w:space="0" w:color="auto"/>
        <w:bottom w:val="none" w:sz="0" w:space="0" w:color="auto"/>
        <w:right w:val="none" w:sz="0" w:space="0" w:color="auto"/>
      </w:divBdr>
      <w:divsChild>
        <w:div w:id="682366519">
          <w:marLeft w:val="0"/>
          <w:marRight w:val="0"/>
          <w:marTop w:val="525"/>
          <w:marBottom w:val="450"/>
          <w:divBdr>
            <w:top w:val="single" w:sz="6" w:space="0" w:color="D9DADC"/>
            <w:left w:val="single" w:sz="6" w:space="0" w:color="D9DADC"/>
            <w:bottom w:val="single" w:sz="6" w:space="0" w:color="D9DADC"/>
            <w:right w:val="single" w:sz="6" w:space="0" w:color="D9DADC"/>
          </w:divBdr>
          <w:divsChild>
            <w:div w:id="871185373">
              <w:marLeft w:val="0"/>
              <w:marRight w:val="0"/>
              <w:marTop w:val="0"/>
              <w:marBottom w:val="0"/>
              <w:divBdr>
                <w:top w:val="none" w:sz="0" w:space="0" w:color="auto"/>
                <w:left w:val="none" w:sz="0" w:space="0" w:color="auto"/>
                <w:bottom w:val="none" w:sz="0" w:space="0" w:color="auto"/>
                <w:right w:val="none" w:sz="0" w:space="0" w:color="auto"/>
              </w:divBdr>
              <w:divsChild>
                <w:div w:id="1813062136">
                  <w:marLeft w:val="0"/>
                  <w:marRight w:val="0"/>
                  <w:marTop w:val="0"/>
                  <w:marBottom w:val="0"/>
                  <w:divBdr>
                    <w:top w:val="none" w:sz="0" w:space="0" w:color="auto"/>
                    <w:left w:val="none" w:sz="0" w:space="0" w:color="auto"/>
                    <w:bottom w:val="none" w:sz="0" w:space="0" w:color="auto"/>
                    <w:right w:val="none" w:sz="0" w:space="0" w:color="auto"/>
                  </w:divBdr>
                  <w:divsChild>
                    <w:div w:id="668875479">
                      <w:marLeft w:val="0"/>
                      <w:marRight w:val="0"/>
                      <w:marTop w:val="0"/>
                      <w:marBottom w:val="450"/>
                      <w:divBdr>
                        <w:top w:val="none" w:sz="0" w:space="0" w:color="auto"/>
                        <w:left w:val="none" w:sz="0" w:space="0" w:color="auto"/>
                        <w:bottom w:val="none" w:sz="0" w:space="0" w:color="auto"/>
                        <w:right w:val="none" w:sz="0" w:space="0" w:color="auto"/>
                      </w:divBdr>
                      <w:divsChild>
                        <w:div w:id="1580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078975">
      <w:bodyDiv w:val="1"/>
      <w:marLeft w:val="0"/>
      <w:marRight w:val="0"/>
      <w:marTop w:val="0"/>
      <w:marBottom w:val="0"/>
      <w:divBdr>
        <w:top w:val="none" w:sz="0" w:space="0" w:color="auto"/>
        <w:left w:val="none" w:sz="0" w:space="0" w:color="auto"/>
        <w:bottom w:val="none" w:sz="0" w:space="0" w:color="auto"/>
        <w:right w:val="none" w:sz="0" w:space="0" w:color="auto"/>
      </w:divBdr>
    </w:div>
    <w:div w:id="1361859017">
      <w:bodyDiv w:val="1"/>
      <w:marLeft w:val="0"/>
      <w:marRight w:val="0"/>
      <w:marTop w:val="0"/>
      <w:marBottom w:val="0"/>
      <w:divBdr>
        <w:top w:val="none" w:sz="0" w:space="0" w:color="auto"/>
        <w:left w:val="none" w:sz="0" w:space="0" w:color="auto"/>
        <w:bottom w:val="none" w:sz="0" w:space="0" w:color="auto"/>
        <w:right w:val="none" w:sz="0" w:space="0" w:color="auto"/>
      </w:divBdr>
    </w:div>
    <w:div w:id="1526601830">
      <w:bodyDiv w:val="1"/>
      <w:marLeft w:val="0"/>
      <w:marRight w:val="0"/>
      <w:marTop w:val="0"/>
      <w:marBottom w:val="0"/>
      <w:divBdr>
        <w:top w:val="none" w:sz="0" w:space="0" w:color="auto"/>
        <w:left w:val="none" w:sz="0" w:space="0" w:color="auto"/>
        <w:bottom w:val="none" w:sz="0" w:space="0" w:color="auto"/>
        <w:right w:val="none" w:sz="0" w:space="0" w:color="auto"/>
      </w:divBdr>
    </w:div>
    <w:div w:id="1557669223">
      <w:bodyDiv w:val="1"/>
      <w:marLeft w:val="0"/>
      <w:marRight w:val="0"/>
      <w:marTop w:val="0"/>
      <w:marBottom w:val="0"/>
      <w:divBdr>
        <w:top w:val="none" w:sz="0" w:space="0" w:color="auto"/>
        <w:left w:val="none" w:sz="0" w:space="0" w:color="auto"/>
        <w:bottom w:val="none" w:sz="0" w:space="0" w:color="auto"/>
        <w:right w:val="none" w:sz="0" w:space="0" w:color="auto"/>
      </w:divBdr>
    </w:div>
    <w:div w:id="1570580422">
      <w:bodyDiv w:val="1"/>
      <w:marLeft w:val="0"/>
      <w:marRight w:val="0"/>
      <w:marTop w:val="0"/>
      <w:marBottom w:val="0"/>
      <w:divBdr>
        <w:top w:val="none" w:sz="0" w:space="0" w:color="auto"/>
        <w:left w:val="none" w:sz="0" w:space="0" w:color="auto"/>
        <w:bottom w:val="none" w:sz="0" w:space="0" w:color="auto"/>
        <w:right w:val="none" w:sz="0" w:space="0" w:color="auto"/>
      </w:divBdr>
    </w:div>
    <w:div w:id="1686711463">
      <w:bodyDiv w:val="1"/>
      <w:marLeft w:val="0"/>
      <w:marRight w:val="0"/>
      <w:marTop w:val="0"/>
      <w:marBottom w:val="0"/>
      <w:divBdr>
        <w:top w:val="none" w:sz="0" w:space="0" w:color="auto"/>
        <w:left w:val="none" w:sz="0" w:space="0" w:color="auto"/>
        <w:bottom w:val="none" w:sz="0" w:space="0" w:color="auto"/>
        <w:right w:val="none" w:sz="0" w:space="0" w:color="auto"/>
      </w:divBdr>
    </w:div>
    <w:div w:id="1693921493">
      <w:bodyDiv w:val="1"/>
      <w:marLeft w:val="0"/>
      <w:marRight w:val="0"/>
      <w:marTop w:val="0"/>
      <w:marBottom w:val="0"/>
      <w:divBdr>
        <w:top w:val="none" w:sz="0" w:space="0" w:color="auto"/>
        <w:left w:val="none" w:sz="0" w:space="0" w:color="auto"/>
        <w:bottom w:val="none" w:sz="0" w:space="0" w:color="auto"/>
        <w:right w:val="none" w:sz="0" w:space="0" w:color="auto"/>
      </w:divBdr>
    </w:div>
    <w:div w:id="1736004638">
      <w:bodyDiv w:val="1"/>
      <w:marLeft w:val="0"/>
      <w:marRight w:val="0"/>
      <w:marTop w:val="0"/>
      <w:marBottom w:val="0"/>
      <w:divBdr>
        <w:top w:val="none" w:sz="0" w:space="0" w:color="auto"/>
        <w:left w:val="none" w:sz="0" w:space="0" w:color="auto"/>
        <w:bottom w:val="none" w:sz="0" w:space="0" w:color="auto"/>
        <w:right w:val="none" w:sz="0" w:space="0" w:color="auto"/>
      </w:divBdr>
    </w:div>
    <w:div w:id="1757938967">
      <w:bodyDiv w:val="1"/>
      <w:marLeft w:val="0"/>
      <w:marRight w:val="0"/>
      <w:marTop w:val="0"/>
      <w:marBottom w:val="0"/>
      <w:divBdr>
        <w:top w:val="none" w:sz="0" w:space="0" w:color="auto"/>
        <w:left w:val="none" w:sz="0" w:space="0" w:color="auto"/>
        <w:bottom w:val="none" w:sz="0" w:space="0" w:color="auto"/>
        <w:right w:val="none" w:sz="0" w:space="0" w:color="auto"/>
      </w:divBdr>
    </w:div>
    <w:div w:id="1819567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cnblogs.com/TianFang/archive/2011/12/20/2294603.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www.bxit.vip/shop/order/ID/5" TargetMode="External"/><Relationship Id="rId79"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pay.weixin.qq.com/wiki/doc/api/app/app.php?chapter=9_4&amp;index=6" TargetMode="External"/><Relationship Id="rId78" Type="http://schemas.openxmlformats.org/officeDocument/2006/relationships/hyperlink" Target="https://developers.weixin.qq.com/doc/offiaccount/Cards_and_Offer/Membership_Cards/Create_a_membership_card.htm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developers.weixin.qq.com/doc/offiaccount/Cards_and_Offer/Membership_Cards/Manage_Member_Card.html"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ftp://119.23.160.192/Install/%CF%EE%C4%BF%B2%BF%CA%F0/jce_policy-8.zip" TargetMode="External"/><Relationship Id="rId80"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pay.weixin.qq.com/wiki/doc/api/micropay_sl.php?chapter=5_4"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10037F23-39CA-4D8F-BA20-DEA1A6912B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26939</TotalTime>
  <Pages>111</Pages>
  <Words>17036</Words>
  <Characters>97107</Characters>
  <Application>Microsoft Office Word</Application>
  <DocSecurity>0</DocSecurity>
  <Lines>809</Lines>
  <Paragraphs>227</Paragraphs>
  <ScaleCrop>false</ScaleCrop>
  <Company/>
  <LinksUpToDate>false</LinksUpToDate>
  <CharactersWithSpaces>113916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Giggs li</cp:lastModifiedBy>
  <cp:revision>935</cp:revision>
  <dcterms:created xsi:type="dcterms:W3CDTF">2018-09-18T09:56:00Z</dcterms:created>
  <dcterms:modified xsi:type="dcterms:W3CDTF">2020-09-08T14:31:00Z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